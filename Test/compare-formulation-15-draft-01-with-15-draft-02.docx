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427F75" w14:textId="77777777" w:rsidR="00714039" w:rsidRDefault="00714039" w:rsidP="00714039">
      <w:pPr>
        <w:pStyle w:val="BodyText"/>
        <w:rPr>
          <w:rFonts w:ascii="Cambria Math"/>
          <w:oMath/>
        </w:rPr>
      </w:pPr>
    </w:p>
    <w:sdt>
      <w:sdtPr>
        <w:rPr>
          <w:noProof/>
          <w:szCs w:val="22"/>
          <w:lang w:eastAsia="en-GB"/>
        </w:rPr>
        <w:id w:val="-1212723728"/>
        <w:docPartObj>
          <w:docPartGallery w:val="Cover Pages"/>
          <w:docPartUnique/>
        </w:docPartObj>
      </w:sdtPr>
      <w:sdtEndPr/>
      <w:sdtContent>
        <w:p w14:paraId="45208D10" w14:textId="77777777" w:rsidR="00714039" w:rsidRDefault="00714039" w:rsidP="00714039">
          <w:pPr>
            <w:pStyle w:val="BodyText"/>
            <w:rPr>
              <w:noProof/>
            </w:rPr>
          </w:pPr>
        </w:p>
        <w:p w14:paraId="0CD06553" w14:textId="77777777" w:rsidR="00714039" w:rsidRDefault="00714039" w:rsidP="00714039">
          <w:pPr>
            <w:pStyle w:val="BodyText"/>
          </w:pPr>
          <w:r>
            <w:rPr>
              <w:noProof/>
            </w:rPr>
            <w:drawing>
              <wp:anchor distT="0" distB="0" distL="114300" distR="114300" simplePos="0" relativeHeight="251661312" behindDoc="1" locked="0" layoutInCell="1" allowOverlap="1" wp14:anchorId="2A40F72F" wp14:editId="195793ED">
                <wp:simplePos x="0" y="0"/>
                <wp:positionH relativeFrom="page">
                  <wp:posOffset>0</wp:posOffset>
                </wp:positionH>
                <wp:positionV relativeFrom="page">
                  <wp:posOffset>0</wp:posOffset>
                </wp:positionV>
                <wp:extent cx="7560310" cy="10706100"/>
                <wp:effectExtent l="19050" t="0" r="2540" b="0"/>
                <wp:wrapNone/>
                <wp:docPr id="3" name="Picture 2" descr="Cover 2010 op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 2010 opt1.jpg"/>
                        <pic:cNvPicPr/>
                      </pic:nvPicPr>
                      <pic:blipFill>
                        <a:blip r:embed="rId14" cstate="print"/>
                        <a:stretch>
                          <a:fillRect/>
                        </a:stretch>
                      </pic:blipFill>
                      <pic:spPr>
                        <a:xfrm>
                          <a:off x="0" y="0"/>
                          <a:ext cx="7560310" cy="10706100"/>
                        </a:xfrm>
                        <a:prstGeom prst="rect">
                          <a:avLst/>
                        </a:prstGeom>
                      </pic:spPr>
                    </pic:pic>
                  </a:graphicData>
                </a:graphic>
              </wp:anchor>
            </w:drawing>
          </w:r>
        </w:p>
        <w:p w14:paraId="31CBD1B5" w14:textId="77777777" w:rsidR="00714039" w:rsidRDefault="00714039" w:rsidP="00714039">
          <w:pPr>
            <w:pStyle w:val="BodyText"/>
          </w:pPr>
        </w:p>
        <w:sdt>
          <w:sdtPr>
            <w:rPr>
              <w:sz w:val="52"/>
              <w:szCs w:val="52"/>
            </w:rPr>
            <w:alias w:val="Title"/>
            <w:id w:val="994539101"/>
            <w:dataBinding w:prefixMappings="xmlns:ns0='http://purl.org/dc/elements/1.1/' xmlns:ns1='http://schemas.openxmlformats.org/package/2006/metadata/core-properties' " w:xpath="/ns1:coreProperties[1]/ns0:title[1]" w:storeItemID="{6C3C8BC8-F283-45AE-878A-BAB7291924A1}"/>
            <w:text/>
          </w:sdtPr>
          <w:sdtEndPr/>
          <w:sdtContent>
            <w:p w14:paraId="7338DB33" w14:textId="287BDE1A" w:rsidR="00714039" w:rsidRPr="00F3305D" w:rsidRDefault="00EA7BDF" w:rsidP="00714039">
              <w:pPr>
                <w:pStyle w:val="Title"/>
                <w:rPr>
                  <w:sz w:val="52"/>
                  <w:szCs w:val="52"/>
                </w:rPr>
              </w:pPr>
              <w:r>
                <w:rPr>
                  <w:sz w:val="52"/>
                  <w:szCs w:val="52"/>
                </w:rPr>
                <w:t>SPD_Model_Formulation_v15.0</w:t>
              </w:r>
            </w:p>
          </w:sdtContent>
        </w:sdt>
        <w:p w14:paraId="673E3A8C" w14:textId="77777777" w:rsidR="00714039" w:rsidRPr="0020536C" w:rsidRDefault="00714039" w:rsidP="00714039">
          <w:pPr>
            <w:pStyle w:val="BodyText"/>
          </w:pPr>
        </w:p>
        <w:p w14:paraId="5958F2FC" w14:textId="307190C9" w:rsidR="00714039" w:rsidRPr="00532522" w:rsidRDefault="00EA7BDF" w:rsidP="00714039">
          <w:pPr>
            <w:pStyle w:val="TitleSecondary"/>
          </w:pPr>
          <w:sdt>
            <w:sdtPr>
              <w:alias w:val="Subject"/>
              <w:id w:val="488144489"/>
              <w:dataBinding w:prefixMappings="xmlns:ns0='http://purl.org/dc/elements/1.1/' xmlns:ns1='http://schemas.openxmlformats.org/package/2006/metadata/core-properties' " w:xpath="/ns1:coreProperties[1]/ns0:subject[1]" w:storeItemID="{6C3C8BC8-F283-45AE-878A-BAB7291924A1}"/>
              <w:text/>
            </w:sdtPr>
            <w:sdtEndPr/>
            <w:sdtContent>
              <w:r>
                <w:t>Model Formulation Version 15.0</w:t>
              </w:r>
            </w:sdtContent>
          </w:sdt>
        </w:p>
        <w:p w14:paraId="446E9D7D" w14:textId="77777777" w:rsidR="00714039" w:rsidRDefault="00714039" w:rsidP="00714039">
          <w:pPr>
            <w:pStyle w:val="BodyText"/>
          </w:pPr>
          <w:proofErr w:type="gramStart"/>
          <w:r w:rsidRPr="00201B64">
            <w:rPr>
              <w:b/>
            </w:rPr>
            <w:t>SO</w:t>
          </w:r>
          <w:proofErr w:type="gramEnd"/>
          <w:r w:rsidRPr="00201B64">
            <w:rPr>
              <w:b/>
            </w:rPr>
            <w:t xml:space="preserve"> Ref:</w:t>
          </w:r>
        </w:p>
        <w:p w14:paraId="629CAC7C" w14:textId="77777777" w:rsidR="00714039" w:rsidRDefault="00714039" w:rsidP="00714039">
          <w:pPr>
            <w:pStyle w:val="BodyText"/>
          </w:pPr>
        </w:p>
        <w:sdt>
          <w:sdtPr>
            <w:alias w:val="Author"/>
            <w:id w:val="-308245744"/>
            <w:dataBinding w:prefixMappings="xmlns:ns0='http://purl.org/dc/elements/1.1/' xmlns:ns1='http://schemas.openxmlformats.org/package/2006/metadata/core-properties' " w:xpath="/ns1:coreProperties[1]/ns0:creator[1]" w:storeItemID="{6C3C8BC8-F283-45AE-878A-BAB7291924A1}"/>
            <w:text/>
          </w:sdtPr>
          <w:sdtEndPr/>
          <w:sdtContent>
            <w:p w14:paraId="2F91F65A" w14:textId="024E9126" w:rsidR="00714039" w:rsidRDefault="00EA7BDF" w:rsidP="00714039">
              <w:pPr>
                <w:pStyle w:val="BodyText"/>
              </w:pPr>
              <w:r>
                <w:t>System Operator</w:t>
              </w:r>
            </w:p>
          </w:sdtContent>
        </w:sdt>
        <w:customXmlDelRangeStart w:id="0" w:author="David Bullen" w:date="2025-02-25T15:45:00Z"/>
        <w:sdt>
          <w:sdtPr>
            <w:alias w:val="Publish Date"/>
            <w:tag w:val="Publish Date"/>
            <w:id w:val="505717320"/>
            <w:dataBinding w:prefixMappings="xmlns:ns0='http://schemas.microsoft.com/office/2006/coverPageProps' " w:xpath="/ns0:CoverPageProperties[1]/ns0:PublishDate[1]" w:storeItemID="{55AF091B-3C7A-41E3-B477-F2FDAA23CFDA}"/>
            <w:date w:fullDate="2025-01-30T00:00:00Z">
              <w:dateFormat w:val="d MMMM yyyy"/>
              <w:lid w:val="en-NZ"/>
              <w:storeMappedDataAs w:val="dateTime"/>
              <w:calendar w:val="gregorian"/>
            </w:date>
          </w:sdtPr>
          <w:sdtEndPr/>
          <w:sdtContent>
            <w:customXmlDelRangeEnd w:id="0"/>
            <w:p w14:paraId="05788687" w14:textId="77777777" w:rsidR="00EA7BDF" w:rsidRDefault="00DB55E8" w:rsidP="00714039">
              <w:pPr>
                <w:pStyle w:val="BodyText"/>
                <w:rPr>
                  <w:del w:id="1" w:author="David Bullen" w:date="2025-02-25T15:45:00Z" w16du:dateUtc="2025-02-25T02:45:00Z"/>
                </w:rPr>
              </w:pPr>
              <w:del w:id="2" w:author="David Bullen" w:date="2025-02-25T15:45:00Z" w16du:dateUtc="2025-02-25T02:45:00Z">
                <w:r>
                  <w:delText>3</w:delText>
                </w:r>
                <w:r w:rsidR="009476C2">
                  <w:delText>0</w:delText>
                </w:r>
                <w:r w:rsidR="00855671">
                  <w:delText xml:space="preserve"> </w:delText>
                </w:r>
                <w:r w:rsidR="00D65EE3">
                  <w:delText>January</w:delText>
                </w:r>
                <w:r w:rsidR="00855671">
                  <w:delText xml:space="preserve"> 202</w:delText>
                </w:r>
                <w:r w:rsidR="00D65EE3">
                  <w:delText>5</w:delText>
                </w:r>
              </w:del>
            </w:p>
            <w:customXmlDelRangeStart w:id="3" w:author="David Bullen" w:date="2025-02-25T15:45:00Z"/>
          </w:sdtContent>
        </w:sdt>
        <w:customXmlDelRangeEnd w:id="3"/>
        <w:customXmlInsRangeStart w:id="4" w:author="David Bullen" w:date="2025-02-25T15:45:00Z"/>
        <w:sdt>
          <w:sdtPr>
            <w:alias w:val="Publish Date"/>
            <w:tag w:val="Publish Date"/>
            <w:id w:val="958524937"/>
            <w:dataBinding w:prefixMappings="xmlns:ns0='http://schemas.microsoft.com/office/2006/coverPageProps' " w:xpath="/ns0:CoverPageProperties[1]/ns0:PublishDate[1]" w:storeItemID="{55AF091B-3C7A-41E3-B477-F2FDAA23CFDA}"/>
            <w:date w:fullDate="2025-02-25T00:00:00Z">
              <w:dateFormat w:val="d MMMM yyyy"/>
              <w:lid w:val="en-NZ"/>
              <w:storeMappedDataAs w:val="dateTime"/>
              <w:calendar w:val="gregorian"/>
            </w:date>
          </w:sdtPr>
          <w:sdtEndPr/>
          <w:sdtContent>
            <w:customXmlInsRangeEnd w:id="4"/>
            <w:p w14:paraId="0DA4A45A" w14:textId="367018E9" w:rsidR="00714039" w:rsidRDefault="00EA7BDF" w:rsidP="00714039">
              <w:pPr>
                <w:pStyle w:val="BodyText"/>
              </w:pPr>
              <w:ins w:id="5" w:author="David Bullen" w:date="2025-02-25T15:45:00Z" w16du:dateUtc="2025-02-25T02:45:00Z">
                <w:r>
                  <w:t>25 February 2025</w:t>
                </w:r>
              </w:ins>
            </w:p>
            <w:customXmlInsRangeStart w:id="6" w:author="David Bullen" w:date="2025-02-25T15:45:00Z"/>
          </w:sdtContent>
        </w:sdt>
        <w:customXmlInsRangeEnd w:id="6"/>
        <w:p w14:paraId="0041D961" w14:textId="77777777" w:rsidR="00714039" w:rsidRDefault="00714039" w:rsidP="00714039">
          <w:pPr>
            <w:rPr>
              <w:noProof/>
              <w:szCs w:val="20"/>
              <w:lang w:eastAsia="en-NZ"/>
            </w:rPr>
          </w:pPr>
          <w:r>
            <w:rPr>
              <w:noProof/>
              <w:szCs w:val="20"/>
              <w:lang w:eastAsia="en-NZ"/>
            </w:rPr>
            <w:br w:type="page"/>
          </w:r>
        </w:p>
      </w:sdtContent>
    </w:sdt>
    <w:p w14:paraId="37F71E7B" w14:textId="77777777" w:rsidR="00714039" w:rsidRPr="00184F82" w:rsidRDefault="00714039" w:rsidP="00714039">
      <w:pPr>
        <w:pStyle w:val="Heading4"/>
      </w:pPr>
      <w:r w:rsidRPr="00184F82">
        <w:lastRenderedPageBreak/>
        <w:t>NOTICE</w:t>
      </w:r>
    </w:p>
    <w:p w14:paraId="1E59283B" w14:textId="77777777" w:rsidR="00714039" w:rsidRPr="00096B5D" w:rsidRDefault="00714039" w:rsidP="00846EF6">
      <w:pPr>
        <w:pStyle w:val="Heading5"/>
      </w:pPr>
      <w:r w:rsidRPr="00096B5D">
        <w:t>COPYRIGHT © 20</w:t>
      </w:r>
      <w:r>
        <w:t>12</w:t>
      </w:r>
      <w:r w:rsidRPr="00096B5D">
        <w:t xml:space="preserve"> TRANSPOWER New Zealand LIMITED</w:t>
      </w:r>
    </w:p>
    <w:p w14:paraId="5D692737" w14:textId="77777777" w:rsidR="00714039" w:rsidRPr="00096B5D" w:rsidRDefault="00714039" w:rsidP="00846EF6">
      <w:pPr>
        <w:pStyle w:val="Heading5"/>
      </w:pPr>
      <w:r w:rsidRPr="00096B5D">
        <w:t>ALL RIGHTS RESERVED</w:t>
      </w:r>
    </w:p>
    <w:p w14:paraId="26124345" w14:textId="77777777" w:rsidR="00714039" w:rsidRPr="00096B5D" w:rsidRDefault="00714039" w:rsidP="00714039">
      <w:pPr>
        <w:pStyle w:val="BodyText3"/>
      </w:pPr>
      <w:r w:rsidRPr="00096B5D">
        <w:t>The information contained in the report is protected by copyright vested in Transpower New Zealand Limited (“Transpower”).  The report is supplied in confidence to you solely for your information.  No part of the report may be reproduced or transmitted in any form by any means including, without limitation, electronic, photocopying, recording, or otherwise, without the prior written permission of Transpower.  No information embodied in the report which is not already in the public domain shall be communicated in any manner whatsoever to any third party without the prior written consent of Transpower.</w:t>
      </w:r>
    </w:p>
    <w:p w14:paraId="25AB8330" w14:textId="28EEEC67" w:rsidR="00714039" w:rsidRPr="00096B5D" w:rsidRDefault="00714039" w:rsidP="00714039">
      <w:pPr>
        <w:pStyle w:val="BodyText3"/>
      </w:pPr>
      <w:r w:rsidRPr="00096B5D">
        <w:t>Any breach of the above obligations may be restrained by legal proceedings seeking remedies including injunctions, damages</w:t>
      </w:r>
      <w:r w:rsidR="00AD2F4B">
        <w:t>,</w:t>
      </w:r>
      <w:r w:rsidRPr="00096B5D">
        <w:t xml:space="preserve"> and costs.</w:t>
      </w:r>
    </w:p>
    <w:p w14:paraId="3FD4891A" w14:textId="77777777" w:rsidR="00714039" w:rsidRPr="00096B5D" w:rsidRDefault="00714039" w:rsidP="00846EF6">
      <w:pPr>
        <w:pStyle w:val="Heading5"/>
      </w:pPr>
      <w:r w:rsidRPr="00096B5D">
        <w:t>LIMITATION OF LIABILITY/DISCLAIMER OF WARRANTY</w:t>
      </w:r>
    </w:p>
    <w:p w14:paraId="579C7AEB" w14:textId="77777777" w:rsidR="00714039" w:rsidRDefault="00714039" w:rsidP="00714039">
      <w:pPr>
        <w:pStyle w:val="BodyText3"/>
      </w:pPr>
      <w:r w:rsidRPr="00096B5D">
        <w:t>Transpower make no representation or warranties with respect to the accuracy or completeness of the information contained in the report.  Unless it is not lawfully permitted to do so, Transpower specifically disclaims any implied warranties of merchantability or fitness for any particular purpose and shall in no event be liable for, any loss of profit or any other commercial damage, including but not limited to special, incidental, consequential or other damages.</w:t>
      </w:r>
    </w:p>
    <w:tbl>
      <w:tblPr>
        <w:tblStyle w:val="SOReportTable"/>
        <w:tblW w:w="7917" w:type="dxa"/>
        <w:tblLayout w:type="fixed"/>
        <w:tblLook w:val="01E0" w:firstRow="1" w:lastRow="1" w:firstColumn="1" w:lastColumn="1" w:noHBand="0" w:noVBand="0"/>
      </w:tblPr>
      <w:tblGrid>
        <w:gridCol w:w="921"/>
        <w:gridCol w:w="1779"/>
        <w:gridCol w:w="5217"/>
      </w:tblGrid>
      <w:tr w:rsidR="00714039" w:rsidRPr="00096B5D" w14:paraId="696C843E" w14:textId="77777777" w:rsidTr="00D8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 w:type="dxa"/>
          </w:tcPr>
          <w:p w14:paraId="2924665C" w14:textId="77777777" w:rsidR="00714039" w:rsidRPr="00096B5D" w:rsidRDefault="00714039" w:rsidP="00D872AD">
            <w:r w:rsidRPr="00096B5D">
              <w:t>Version</w:t>
            </w:r>
          </w:p>
        </w:tc>
        <w:tc>
          <w:tcPr>
            <w:tcW w:w="1779" w:type="dxa"/>
          </w:tcPr>
          <w:p w14:paraId="74779ADB" w14:textId="77777777" w:rsidR="00714039" w:rsidRPr="00096B5D" w:rsidRDefault="00714039" w:rsidP="00D872AD">
            <w:pPr>
              <w:cnfStyle w:val="100000000000" w:firstRow="1" w:lastRow="0" w:firstColumn="0" w:lastColumn="0" w:oddVBand="0" w:evenVBand="0" w:oddHBand="0" w:evenHBand="0" w:firstRowFirstColumn="0" w:firstRowLastColumn="0" w:lastRowFirstColumn="0" w:lastRowLastColumn="0"/>
            </w:pPr>
            <w:r w:rsidRPr="00096B5D">
              <w:t>Date</w:t>
            </w:r>
          </w:p>
        </w:tc>
        <w:tc>
          <w:tcPr>
            <w:tcW w:w="5217" w:type="dxa"/>
          </w:tcPr>
          <w:p w14:paraId="2B7CAFAF" w14:textId="77777777" w:rsidR="00714039" w:rsidRPr="00096B5D" w:rsidRDefault="00714039" w:rsidP="00D872AD">
            <w:pPr>
              <w:cnfStyle w:val="100000000000" w:firstRow="1" w:lastRow="0" w:firstColumn="0" w:lastColumn="0" w:oddVBand="0" w:evenVBand="0" w:oddHBand="0" w:evenHBand="0" w:firstRowFirstColumn="0" w:firstRowLastColumn="0" w:lastRowFirstColumn="0" w:lastRowLastColumn="0"/>
            </w:pPr>
            <w:r w:rsidRPr="00096B5D">
              <w:t>Change</w:t>
            </w:r>
          </w:p>
        </w:tc>
      </w:tr>
      <w:tr w:rsidR="00714039" w:rsidRPr="00EF3450" w14:paraId="0CBD47FB"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031A3D28" w14:textId="77777777" w:rsidR="00714039" w:rsidRPr="00D778E3" w:rsidRDefault="00714039" w:rsidP="00D872AD">
            <w:pPr>
              <w:rPr>
                <w:sz w:val="18"/>
                <w:szCs w:val="18"/>
              </w:rPr>
            </w:pPr>
            <w:r w:rsidRPr="00D778E3">
              <w:rPr>
                <w:sz w:val="18"/>
                <w:szCs w:val="18"/>
              </w:rPr>
              <w:t>4.4</w:t>
            </w:r>
          </w:p>
        </w:tc>
        <w:tc>
          <w:tcPr>
            <w:tcW w:w="1779" w:type="dxa"/>
          </w:tcPr>
          <w:p w14:paraId="20A8D9F6"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24 June 2010</w:t>
            </w:r>
          </w:p>
        </w:tc>
        <w:tc>
          <w:tcPr>
            <w:tcW w:w="5217" w:type="dxa"/>
          </w:tcPr>
          <w:p w14:paraId="08BE6F37"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 xml:space="preserve">To model new CVP values for 1 May 2010 Rule Changes </w:t>
            </w:r>
          </w:p>
        </w:tc>
      </w:tr>
      <w:tr w:rsidR="00714039" w:rsidRPr="00EF3450" w14:paraId="260BCF90"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547F2819" w14:textId="77777777" w:rsidR="00714039" w:rsidRPr="00D778E3" w:rsidRDefault="00714039" w:rsidP="00D872AD">
            <w:pPr>
              <w:rPr>
                <w:sz w:val="18"/>
                <w:szCs w:val="18"/>
              </w:rPr>
            </w:pPr>
            <w:r w:rsidRPr="00D778E3">
              <w:rPr>
                <w:sz w:val="18"/>
                <w:szCs w:val="18"/>
              </w:rPr>
              <w:t>5.0</w:t>
            </w:r>
          </w:p>
        </w:tc>
        <w:tc>
          <w:tcPr>
            <w:tcW w:w="1779" w:type="dxa"/>
          </w:tcPr>
          <w:p w14:paraId="2D321E9A"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24 November 2011</w:t>
            </w:r>
          </w:p>
        </w:tc>
        <w:tc>
          <w:tcPr>
            <w:tcW w:w="5217" w:type="dxa"/>
          </w:tcPr>
          <w:p w14:paraId="76CCB36A"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Major update associated with the decommissioning of pole1 and the commissioning of pole3 and removal of appendix1</w:t>
            </w:r>
          </w:p>
        </w:tc>
      </w:tr>
      <w:tr w:rsidR="00714039" w:rsidRPr="00EF3450" w14:paraId="1A295AEA"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2E268A13" w14:textId="77777777" w:rsidR="00714039" w:rsidRPr="00D778E3" w:rsidRDefault="00714039" w:rsidP="00D872AD">
            <w:pPr>
              <w:rPr>
                <w:sz w:val="18"/>
                <w:szCs w:val="18"/>
              </w:rPr>
            </w:pPr>
            <w:r w:rsidRPr="00D778E3">
              <w:rPr>
                <w:sz w:val="18"/>
                <w:szCs w:val="18"/>
              </w:rPr>
              <w:t>6.0</w:t>
            </w:r>
          </w:p>
        </w:tc>
        <w:tc>
          <w:tcPr>
            <w:tcW w:w="1779" w:type="dxa"/>
          </w:tcPr>
          <w:p w14:paraId="178BCEAD"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21 May 2012</w:t>
            </w:r>
          </w:p>
        </w:tc>
        <w:tc>
          <w:tcPr>
            <w:tcW w:w="5217" w:type="dxa"/>
          </w:tcPr>
          <w:p w14:paraId="6984792B"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Update associated with implementing new PRSS, PRSL, NRSS, NRSL schedules</w:t>
            </w:r>
          </w:p>
        </w:tc>
      </w:tr>
      <w:tr w:rsidR="00714039" w:rsidRPr="00EF3450" w14:paraId="127A624B"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3F9172E3" w14:textId="77777777" w:rsidR="00714039" w:rsidRPr="00D778E3" w:rsidRDefault="00714039" w:rsidP="00D872AD">
            <w:pPr>
              <w:rPr>
                <w:sz w:val="18"/>
                <w:szCs w:val="18"/>
              </w:rPr>
            </w:pPr>
            <w:r w:rsidRPr="00D778E3">
              <w:rPr>
                <w:sz w:val="18"/>
                <w:szCs w:val="18"/>
              </w:rPr>
              <w:t>7.0</w:t>
            </w:r>
          </w:p>
        </w:tc>
        <w:tc>
          <w:tcPr>
            <w:tcW w:w="1779" w:type="dxa"/>
          </w:tcPr>
          <w:p w14:paraId="49F14AED"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11 July 2012</w:t>
            </w:r>
          </w:p>
        </w:tc>
        <w:tc>
          <w:tcPr>
            <w:tcW w:w="5217" w:type="dxa"/>
          </w:tcPr>
          <w:p w14:paraId="48D4457B"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Update associated with implementing HVDC Secondary Risk and Frequency Keeping Band into Risk</w:t>
            </w:r>
          </w:p>
        </w:tc>
      </w:tr>
      <w:tr w:rsidR="00714039" w:rsidRPr="00EF3450" w14:paraId="7B847D15"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7C198C38" w14:textId="77777777" w:rsidR="00714039" w:rsidRPr="00D778E3" w:rsidRDefault="00714039" w:rsidP="00D872AD">
            <w:pPr>
              <w:rPr>
                <w:sz w:val="18"/>
                <w:szCs w:val="18"/>
              </w:rPr>
            </w:pPr>
            <w:r w:rsidRPr="00D778E3">
              <w:rPr>
                <w:sz w:val="18"/>
                <w:szCs w:val="18"/>
              </w:rPr>
              <w:t>8.0</w:t>
            </w:r>
          </w:p>
        </w:tc>
        <w:tc>
          <w:tcPr>
            <w:tcW w:w="1779" w:type="dxa"/>
          </w:tcPr>
          <w:p w14:paraId="7B252A4A"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18 April 2013</w:t>
            </w:r>
          </w:p>
        </w:tc>
        <w:tc>
          <w:tcPr>
            <w:tcW w:w="5217" w:type="dxa"/>
          </w:tcPr>
          <w:p w14:paraId="5BD45317"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Update associated with implementing the Electricity Industry Participation (Scarcity Pricing) Code Amendment 2011.</w:t>
            </w:r>
          </w:p>
        </w:tc>
      </w:tr>
      <w:tr w:rsidR="00714039" w:rsidRPr="00EF3450" w14:paraId="388B5902"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24BF85C4" w14:textId="77777777" w:rsidR="00714039" w:rsidRPr="00D778E3" w:rsidRDefault="00714039" w:rsidP="00D872AD">
            <w:pPr>
              <w:rPr>
                <w:sz w:val="18"/>
                <w:szCs w:val="18"/>
              </w:rPr>
            </w:pPr>
            <w:r w:rsidRPr="00D778E3">
              <w:rPr>
                <w:sz w:val="18"/>
                <w:szCs w:val="18"/>
              </w:rPr>
              <w:t>9.0</w:t>
            </w:r>
          </w:p>
        </w:tc>
        <w:tc>
          <w:tcPr>
            <w:tcW w:w="1779" w:type="dxa"/>
          </w:tcPr>
          <w:p w14:paraId="627B82D9"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10 April 2014</w:t>
            </w:r>
          </w:p>
        </w:tc>
        <w:tc>
          <w:tcPr>
            <w:tcW w:w="5217" w:type="dxa"/>
          </w:tcPr>
          <w:p w14:paraId="3757A616"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Update associated with implementing Dispatchable Demand project.</w:t>
            </w:r>
          </w:p>
        </w:tc>
      </w:tr>
      <w:tr w:rsidR="00714039" w:rsidRPr="00EF3450" w14:paraId="7DFB647D"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54E27259" w14:textId="77777777" w:rsidR="00714039" w:rsidRPr="00D778E3" w:rsidRDefault="00714039" w:rsidP="00D872AD">
            <w:pPr>
              <w:rPr>
                <w:sz w:val="18"/>
                <w:szCs w:val="18"/>
              </w:rPr>
            </w:pPr>
            <w:r w:rsidRPr="00D778E3">
              <w:rPr>
                <w:sz w:val="18"/>
                <w:szCs w:val="18"/>
              </w:rPr>
              <w:t>10.0</w:t>
            </w:r>
          </w:p>
        </w:tc>
        <w:tc>
          <w:tcPr>
            <w:tcW w:w="1779" w:type="dxa"/>
          </w:tcPr>
          <w:p w14:paraId="0E49AB42"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1 April 2016</w:t>
            </w:r>
          </w:p>
        </w:tc>
        <w:tc>
          <w:tcPr>
            <w:tcW w:w="5217" w:type="dxa"/>
          </w:tcPr>
          <w:p w14:paraId="3B3BBE2C"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Update associated mainly with correction of reserve price definition and generation ramp model.</w:t>
            </w:r>
          </w:p>
        </w:tc>
      </w:tr>
      <w:tr w:rsidR="00714039" w:rsidRPr="00EF3450" w14:paraId="259DF9C3"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304B0CB1" w14:textId="77777777" w:rsidR="00714039" w:rsidRPr="00D778E3" w:rsidRDefault="00714039" w:rsidP="00D872AD">
            <w:pPr>
              <w:rPr>
                <w:sz w:val="18"/>
                <w:szCs w:val="18"/>
              </w:rPr>
            </w:pPr>
            <w:r w:rsidRPr="00D778E3">
              <w:rPr>
                <w:sz w:val="18"/>
                <w:szCs w:val="18"/>
              </w:rPr>
              <w:t>11.0</w:t>
            </w:r>
          </w:p>
        </w:tc>
        <w:tc>
          <w:tcPr>
            <w:tcW w:w="1779" w:type="dxa"/>
          </w:tcPr>
          <w:p w14:paraId="4A32B0C0"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14 October 2016</w:t>
            </w:r>
          </w:p>
        </w:tc>
        <w:tc>
          <w:tcPr>
            <w:tcW w:w="5217" w:type="dxa"/>
          </w:tcPr>
          <w:p w14:paraId="15B39669"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Update associated with implementing National Market for Instantaneous Reserves and risk groups.</w:t>
            </w:r>
          </w:p>
        </w:tc>
      </w:tr>
      <w:tr w:rsidR="00714039" w:rsidRPr="00EF3450" w14:paraId="7E069048"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3883697C" w14:textId="77777777" w:rsidR="00714039" w:rsidRPr="00D778E3" w:rsidRDefault="00714039" w:rsidP="00D872AD">
            <w:pPr>
              <w:rPr>
                <w:sz w:val="18"/>
                <w:szCs w:val="18"/>
              </w:rPr>
            </w:pPr>
            <w:r w:rsidRPr="00D778E3">
              <w:rPr>
                <w:sz w:val="18"/>
                <w:szCs w:val="18"/>
              </w:rPr>
              <w:t>11.1</w:t>
            </w:r>
          </w:p>
        </w:tc>
        <w:tc>
          <w:tcPr>
            <w:tcW w:w="1779" w:type="dxa"/>
          </w:tcPr>
          <w:p w14:paraId="24728401"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22 November 2016</w:t>
            </w:r>
          </w:p>
        </w:tc>
        <w:tc>
          <w:tcPr>
            <w:tcW w:w="5217" w:type="dxa"/>
          </w:tcPr>
          <w:p w14:paraId="583ED88D"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Minor change to 5.4 to reflect changes to shared reserve loss modelling during DC outages</w:t>
            </w:r>
          </w:p>
        </w:tc>
      </w:tr>
      <w:tr w:rsidR="00714039" w:rsidRPr="00EF3450" w14:paraId="1EEBC8AC"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5CDA0C0C" w14:textId="77777777" w:rsidR="00714039" w:rsidRPr="00D778E3" w:rsidRDefault="00714039" w:rsidP="00D872AD">
            <w:pPr>
              <w:rPr>
                <w:sz w:val="18"/>
                <w:szCs w:val="18"/>
              </w:rPr>
            </w:pPr>
            <w:r w:rsidRPr="00D778E3">
              <w:rPr>
                <w:sz w:val="18"/>
                <w:szCs w:val="18"/>
              </w:rPr>
              <w:t>11.2</w:t>
            </w:r>
          </w:p>
        </w:tc>
        <w:tc>
          <w:tcPr>
            <w:tcW w:w="1779" w:type="dxa"/>
          </w:tcPr>
          <w:p w14:paraId="340D05CC"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08 October 2018</w:t>
            </w:r>
          </w:p>
        </w:tc>
        <w:tc>
          <w:tcPr>
            <w:tcW w:w="5217" w:type="dxa"/>
          </w:tcPr>
          <w:p w14:paraId="72A429FD"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No changes to the SPD software. This update aligns the formulation more closely with the software in the areas of pre-processing and post-processing.</w:t>
            </w:r>
          </w:p>
        </w:tc>
      </w:tr>
      <w:tr w:rsidR="00714039" w:rsidRPr="00EF3450" w14:paraId="329106D8"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567E2867" w14:textId="77777777" w:rsidR="00714039" w:rsidRPr="00D778E3" w:rsidRDefault="00714039" w:rsidP="00D872AD">
            <w:pPr>
              <w:rPr>
                <w:sz w:val="18"/>
                <w:szCs w:val="18"/>
              </w:rPr>
            </w:pPr>
            <w:r w:rsidRPr="00D778E3">
              <w:rPr>
                <w:sz w:val="18"/>
                <w:szCs w:val="18"/>
              </w:rPr>
              <w:t>11.3</w:t>
            </w:r>
          </w:p>
        </w:tc>
        <w:tc>
          <w:tcPr>
            <w:tcW w:w="1779" w:type="dxa"/>
          </w:tcPr>
          <w:p w14:paraId="40E0E0EB"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01 July 2019</w:t>
            </w:r>
          </w:p>
        </w:tc>
        <w:tc>
          <w:tcPr>
            <w:tcW w:w="5217" w:type="dxa"/>
          </w:tcPr>
          <w:p w14:paraId="0E21679F"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Update associated with implementing Wind Offer Arrangements</w:t>
            </w:r>
          </w:p>
        </w:tc>
      </w:tr>
      <w:tr w:rsidR="00714039" w:rsidRPr="00EF3450" w14:paraId="77080395"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00C05C46" w14:textId="77777777" w:rsidR="00714039" w:rsidRPr="00D778E3" w:rsidRDefault="00714039" w:rsidP="00D872AD">
            <w:pPr>
              <w:rPr>
                <w:sz w:val="18"/>
                <w:szCs w:val="18"/>
              </w:rPr>
            </w:pPr>
            <w:r w:rsidRPr="00D778E3">
              <w:rPr>
                <w:sz w:val="18"/>
                <w:szCs w:val="18"/>
              </w:rPr>
              <w:t>11.4</w:t>
            </w:r>
          </w:p>
        </w:tc>
        <w:tc>
          <w:tcPr>
            <w:tcW w:w="1779" w:type="dxa"/>
          </w:tcPr>
          <w:p w14:paraId="6EA087B3"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w:t>
            </w:r>
            <w:r w:rsidRPr="00D778E3">
              <w:rPr>
                <w:sz w:val="18"/>
                <w:szCs w:val="18"/>
              </w:rPr>
              <w:t xml:space="preserve"> November 2020</w:t>
            </w:r>
          </w:p>
        </w:tc>
        <w:tc>
          <w:tcPr>
            <w:tcW w:w="5217" w:type="dxa"/>
          </w:tcPr>
          <w:p w14:paraId="1F82C68E"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sidRPr="00D778E3">
              <w:rPr>
                <w:sz w:val="18"/>
                <w:szCs w:val="18"/>
              </w:rPr>
              <w:t xml:space="preserve">Add check for $0 to </w:t>
            </w:r>
            <w:r>
              <w:rPr>
                <w:sz w:val="18"/>
                <w:szCs w:val="18"/>
              </w:rPr>
              <w:t>r</w:t>
            </w:r>
            <w:r w:rsidRPr="00D778E3">
              <w:rPr>
                <w:sz w:val="18"/>
                <w:szCs w:val="18"/>
              </w:rPr>
              <w:t>eplacing invalid prices after SOS1</w:t>
            </w:r>
          </w:p>
        </w:tc>
      </w:tr>
      <w:tr w:rsidR="00714039" w:rsidRPr="00EF3450" w14:paraId="50F8D562"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097E6EB5" w14:textId="77777777" w:rsidR="00714039" w:rsidRPr="00D778E3" w:rsidRDefault="00714039" w:rsidP="00D872AD">
            <w:pPr>
              <w:rPr>
                <w:sz w:val="18"/>
                <w:szCs w:val="18"/>
              </w:rPr>
            </w:pPr>
            <w:r>
              <w:rPr>
                <w:sz w:val="18"/>
                <w:szCs w:val="18"/>
              </w:rPr>
              <w:t>11.5</w:t>
            </w:r>
          </w:p>
        </w:tc>
        <w:tc>
          <w:tcPr>
            <w:tcW w:w="1779" w:type="dxa"/>
          </w:tcPr>
          <w:p w14:paraId="5269C7BB" w14:textId="77777777" w:rsidR="00714039"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18 May 2021</w:t>
            </w:r>
          </w:p>
        </w:tc>
        <w:tc>
          <w:tcPr>
            <w:tcW w:w="5217" w:type="dxa"/>
          </w:tcPr>
          <w:p w14:paraId="3F2030B1" w14:textId="77777777" w:rsidR="00714039" w:rsidRPr="00D778E3"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for various changes associated with the Reverse Branch Limits project</w:t>
            </w:r>
          </w:p>
        </w:tc>
      </w:tr>
      <w:tr w:rsidR="00714039" w:rsidRPr="00EF3450" w14:paraId="1DB27BCB"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751EFDB2" w14:textId="77777777" w:rsidR="00714039" w:rsidRDefault="00714039" w:rsidP="00D872AD">
            <w:pPr>
              <w:rPr>
                <w:sz w:val="18"/>
                <w:szCs w:val="18"/>
              </w:rPr>
            </w:pPr>
            <w:r>
              <w:rPr>
                <w:sz w:val="18"/>
                <w:szCs w:val="18"/>
              </w:rPr>
              <w:t>11.6</w:t>
            </w:r>
          </w:p>
        </w:tc>
        <w:tc>
          <w:tcPr>
            <w:tcW w:w="1779" w:type="dxa"/>
          </w:tcPr>
          <w:p w14:paraId="40F7817C" w14:textId="77777777" w:rsidR="00714039"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November 2021</w:t>
            </w:r>
          </w:p>
        </w:tc>
        <w:tc>
          <w:tcPr>
            <w:tcW w:w="5217" w:type="dxa"/>
          </w:tcPr>
          <w:p w14:paraId="722F5A92" w14:textId="77777777" w:rsidR="00714039" w:rsidRDefault="00714039"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Added RTD load calculation. Added pre-processing for price responsive IG</w:t>
            </w:r>
          </w:p>
        </w:tc>
      </w:tr>
      <w:tr w:rsidR="00714039" w:rsidRPr="00EF3450" w14:paraId="7B0DC439"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6343CBD3" w14:textId="77777777" w:rsidR="00714039" w:rsidRDefault="00714039" w:rsidP="00D872AD">
            <w:pPr>
              <w:rPr>
                <w:sz w:val="18"/>
                <w:szCs w:val="18"/>
              </w:rPr>
            </w:pPr>
            <w:r>
              <w:rPr>
                <w:sz w:val="18"/>
                <w:szCs w:val="18"/>
              </w:rPr>
              <w:t>12.0</w:t>
            </w:r>
          </w:p>
        </w:tc>
        <w:tc>
          <w:tcPr>
            <w:tcW w:w="1779" w:type="dxa"/>
          </w:tcPr>
          <w:p w14:paraId="3AEF3685" w14:textId="5ECEBA7D" w:rsidR="00714039" w:rsidRDefault="00AF4CDA"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00491FF6">
              <w:rPr>
                <w:sz w:val="18"/>
                <w:szCs w:val="18"/>
              </w:rPr>
              <w:t>5</w:t>
            </w:r>
            <w:r w:rsidR="001F1F2A">
              <w:rPr>
                <w:sz w:val="18"/>
                <w:szCs w:val="18"/>
              </w:rPr>
              <w:t xml:space="preserve"> </w:t>
            </w:r>
            <w:r w:rsidR="007C52EA">
              <w:rPr>
                <w:sz w:val="18"/>
                <w:szCs w:val="18"/>
              </w:rPr>
              <w:t>September</w:t>
            </w:r>
            <w:r w:rsidR="001F1F2A">
              <w:rPr>
                <w:sz w:val="18"/>
                <w:szCs w:val="18"/>
              </w:rPr>
              <w:t xml:space="preserve"> 2022</w:t>
            </w:r>
          </w:p>
        </w:tc>
        <w:tc>
          <w:tcPr>
            <w:tcW w:w="5217" w:type="dxa"/>
          </w:tcPr>
          <w:p w14:paraId="060B5021" w14:textId="77777777" w:rsidR="00714039" w:rsidRDefault="001F1F2A"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Changes for the release of RTP3</w:t>
            </w:r>
          </w:p>
        </w:tc>
      </w:tr>
      <w:tr w:rsidR="009A3D62" w:rsidRPr="00EF3450" w14:paraId="72BD3B76"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3B4A63B4" w14:textId="34F1E5C3" w:rsidR="009A3D62" w:rsidRDefault="009A3D62" w:rsidP="00D872AD">
            <w:pPr>
              <w:rPr>
                <w:sz w:val="18"/>
                <w:szCs w:val="18"/>
              </w:rPr>
            </w:pPr>
            <w:r>
              <w:rPr>
                <w:sz w:val="18"/>
                <w:szCs w:val="18"/>
              </w:rPr>
              <w:t>13.0</w:t>
            </w:r>
          </w:p>
        </w:tc>
        <w:tc>
          <w:tcPr>
            <w:tcW w:w="1779" w:type="dxa"/>
          </w:tcPr>
          <w:p w14:paraId="2FDFCC1B" w14:textId="0524816A" w:rsidR="009A3D62" w:rsidRDefault="00427D4F"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w:t>
            </w:r>
            <w:r w:rsidR="009A3D62">
              <w:rPr>
                <w:sz w:val="18"/>
                <w:szCs w:val="18"/>
              </w:rPr>
              <w:t xml:space="preserve"> </w:t>
            </w:r>
            <w:r>
              <w:rPr>
                <w:sz w:val="18"/>
                <w:szCs w:val="18"/>
              </w:rPr>
              <w:t>April</w:t>
            </w:r>
            <w:r w:rsidR="009A3D62">
              <w:rPr>
                <w:sz w:val="18"/>
                <w:szCs w:val="18"/>
              </w:rPr>
              <w:t xml:space="preserve"> 2023</w:t>
            </w:r>
          </w:p>
        </w:tc>
        <w:tc>
          <w:tcPr>
            <w:tcW w:w="5217" w:type="dxa"/>
          </w:tcPr>
          <w:p w14:paraId="37A5E7E0" w14:textId="73922149" w:rsidR="009A3D62" w:rsidRDefault="009A3D62"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Changes for the release of RTP4</w:t>
            </w:r>
          </w:p>
        </w:tc>
      </w:tr>
      <w:tr w:rsidR="00D83ACD" w:rsidRPr="00EF3450" w14:paraId="42F01B8D" w14:textId="77777777" w:rsidTr="00D83ACD">
        <w:tc>
          <w:tcPr>
            <w:cnfStyle w:val="001000000000" w:firstRow="0" w:lastRow="0" w:firstColumn="1" w:lastColumn="0" w:oddVBand="0" w:evenVBand="0" w:oddHBand="0" w:evenHBand="0" w:firstRowFirstColumn="0" w:firstRowLastColumn="0" w:lastRowFirstColumn="0" w:lastRowLastColumn="0"/>
            <w:tcW w:w="921" w:type="dxa"/>
          </w:tcPr>
          <w:p w14:paraId="1D6DFB8C" w14:textId="5FD6FFC6" w:rsidR="00D83ACD" w:rsidRDefault="00D83ACD" w:rsidP="00D872AD">
            <w:pPr>
              <w:rPr>
                <w:sz w:val="18"/>
                <w:szCs w:val="18"/>
              </w:rPr>
            </w:pPr>
            <w:r>
              <w:rPr>
                <w:sz w:val="18"/>
                <w:szCs w:val="18"/>
              </w:rPr>
              <w:t>14.0</w:t>
            </w:r>
          </w:p>
        </w:tc>
        <w:tc>
          <w:tcPr>
            <w:tcW w:w="1779" w:type="dxa"/>
          </w:tcPr>
          <w:p w14:paraId="1F57DA7D" w14:textId="0A8C682E" w:rsidR="00D83ACD" w:rsidRDefault="00D65EE3"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November 2024</w:t>
            </w:r>
          </w:p>
        </w:tc>
        <w:tc>
          <w:tcPr>
            <w:tcW w:w="5217" w:type="dxa"/>
          </w:tcPr>
          <w:p w14:paraId="0865C2D5" w14:textId="1D680581" w:rsidR="00D83ACD" w:rsidRDefault="00D83ACD"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Updates to the replacement of invalid prices after SOS1</w:t>
            </w:r>
          </w:p>
        </w:tc>
      </w:tr>
      <w:tr w:rsidR="00DB55E8" w:rsidRPr="00EF3450" w14:paraId="0ADE2915" w14:textId="77777777" w:rsidTr="008C5345">
        <w:trPr>
          <w:trHeight w:val="239"/>
        </w:trPr>
        <w:tc>
          <w:tcPr>
            <w:cnfStyle w:val="001000000000" w:firstRow="0" w:lastRow="0" w:firstColumn="1" w:lastColumn="0" w:oddVBand="0" w:evenVBand="0" w:oddHBand="0" w:evenHBand="0" w:firstRowFirstColumn="0" w:firstRowLastColumn="0" w:lastRowFirstColumn="0" w:lastRowLastColumn="0"/>
            <w:tcW w:w="921" w:type="dxa"/>
          </w:tcPr>
          <w:p w14:paraId="166AA422" w14:textId="6E8FAB83" w:rsidR="00DB55E8" w:rsidRDefault="00DB55E8" w:rsidP="008C5345">
            <w:pPr>
              <w:spacing w:before="0" w:after="0"/>
              <w:rPr>
                <w:sz w:val="18"/>
                <w:szCs w:val="18"/>
              </w:rPr>
            </w:pPr>
            <w:r>
              <w:rPr>
                <w:sz w:val="18"/>
                <w:szCs w:val="18"/>
              </w:rPr>
              <w:t>15.0</w:t>
            </w:r>
          </w:p>
        </w:tc>
        <w:tc>
          <w:tcPr>
            <w:tcW w:w="1779" w:type="dxa"/>
          </w:tcPr>
          <w:p w14:paraId="1427636D" w14:textId="36EE8545" w:rsidR="00DB55E8" w:rsidRPr="008C5345" w:rsidRDefault="00EA7BDF" w:rsidP="008C5345">
            <w:pPr>
              <w:pStyle w:val="BodyText"/>
              <w:spacing w:before="0" w:after="0"/>
              <w:ind w:left="0"/>
              <w:cnfStyle w:val="000000000000" w:firstRow="0" w:lastRow="0" w:firstColumn="0" w:lastColumn="0" w:oddVBand="0" w:evenVBand="0" w:oddHBand="0" w:evenHBand="0" w:firstRowFirstColumn="0" w:firstRowLastColumn="0" w:lastRowFirstColumn="0" w:lastRowLastColumn="0"/>
            </w:pPr>
            <w:customXmlDelRangeStart w:id="7" w:author="David Bullen" w:date="2025-02-25T15:45:00Z"/>
            <w:sdt>
              <w:sdtPr>
                <w:rPr>
                  <w:sz w:val="18"/>
                  <w:szCs w:val="18"/>
                  <w:lang w:eastAsia="en-GB"/>
                </w:rPr>
                <w:alias w:val="Publish Date"/>
                <w:tag w:val="Publish Date"/>
                <w:id w:val="159893987"/>
                <w:dataBinding w:prefixMappings="xmlns:ns0='http://schemas.microsoft.com/office/2006/coverPageProps' " w:xpath="/ns0:CoverPageProperties[1]/ns0:PublishDate[1]" w:storeItemID="{55AF091B-3C7A-41E3-B477-F2FDAA23CFDA}"/>
                <w:date w:fullDate="2025-01-30T00:00:00Z">
                  <w:dateFormat w:val="d MMMM yyyy"/>
                  <w:lid w:val="en-NZ"/>
                  <w:storeMappedDataAs w:val="dateTime"/>
                  <w:calendar w:val="gregorian"/>
                </w:date>
              </w:sdtPr>
              <w:sdtEndPr/>
              <w:sdtContent>
                <w:customXmlDelRangeEnd w:id="7"/>
                <w:del w:id="8" w:author="David Bullen" w:date="2025-02-25T15:45:00Z" w16du:dateUtc="2025-02-25T02:45:00Z">
                  <w:r w:rsidR="009476C2">
                    <w:rPr>
                      <w:sz w:val="18"/>
                      <w:szCs w:val="18"/>
                      <w:lang w:eastAsia="en-GB"/>
                    </w:rPr>
                    <w:delText>30 January 2025</w:delText>
                  </w:r>
                </w:del>
                <w:customXmlDelRangeStart w:id="9" w:author="David Bullen" w:date="2025-02-25T15:45:00Z"/>
              </w:sdtContent>
            </w:sdt>
            <w:customXmlDelRangeEnd w:id="9"/>
            <w:customXmlInsRangeStart w:id="10" w:author="David Bullen" w:date="2025-02-25T15:45:00Z"/>
            <w:sdt>
              <w:sdtPr>
                <w:rPr>
                  <w:sz w:val="18"/>
                  <w:szCs w:val="18"/>
                  <w:lang w:eastAsia="en-GB"/>
                </w:rPr>
                <w:alias w:val="Publish Date"/>
                <w:tag w:val="Publish Date"/>
                <w:id w:val="-2129538371"/>
                <w:dataBinding w:prefixMappings="xmlns:ns0='http://schemas.microsoft.com/office/2006/coverPageProps' " w:xpath="/ns0:CoverPageProperties[1]/ns0:PublishDate[1]" w:storeItemID="{55AF091B-3C7A-41E3-B477-F2FDAA23CFDA}"/>
                <w:date w:fullDate="2025-02-25T00:00:00Z">
                  <w:dateFormat w:val="d MMMM yyyy"/>
                  <w:lid w:val="en-NZ"/>
                  <w:storeMappedDataAs w:val="dateTime"/>
                  <w:calendar w:val="gregorian"/>
                </w:date>
              </w:sdtPr>
              <w:sdtEndPr/>
              <w:sdtContent>
                <w:customXmlInsRangeEnd w:id="10"/>
                <w:ins w:id="11" w:author="David Bullen" w:date="2025-02-25T15:45:00Z" w16du:dateUtc="2025-02-25T02:45:00Z">
                  <w:r>
                    <w:rPr>
                      <w:sz w:val="18"/>
                      <w:szCs w:val="18"/>
                      <w:lang w:eastAsia="en-GB"/>
                    </w:rPr>
                    <w:t>25 February 2025</w:t>
                  </w:r>
                </w:ins>
                <w:customXmlInsRangeStart w:id="12" w:author="David Bullen" w:date="2025-02-25T15:45:00Z"/>
              </w:sdtContent>
            </w:sdt>
            <w:customXmlInsRangeEnd w:id="12"/>
            <w:r w:rsidR="008C5345">
              <w:rPr>
                <w:sz w:val="18"/>
                <w:szCs w:val="18"/>
              </w:rPr>
              <w:fldChar w:fldCharType="begin"/>
            </w:r>
            <w:r w:rsidR="008C5345">
              <w:rPr>
                <w:sz w:val="18"/>
                <w:szCs w:val="18"/>
              </w:rPr>
              <w:instrText xml:space="preserve">  </w:instrText>
            </w:r>
            <w:r w:rsidR="008C5345">
              <w:rPr>
                <w:sz w:val="18"/>
                <w:szCs w:val="18"/>
              </w:rPr>
              <w:fldChar w:fldCharType="end"/>
            </w:r>
          </w:p>
        </w:tc>
        <w:tc>
          <w:tcPr>
            <w:tcW w:w="5217" w:type="dxa"/>
          </w:tcPr>
          <w:p w14:paraId="461E137B" w14:textId="160100DD" w:rsidR="00DB55E8" w:rsidRDefault="00DB55E8" w:rsidP="008C5345">
            <w:pPr>
              <w:spacing w:before="0" w:after="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Add Link Risk and account for AC Secondary Risk</w:t>
            </w:r>
          </w:p>
        </w:tc>
      </w:tr>
    </w:tbl>
    <w:p w14:paraId="5A2DAE6D" w14:textId="77777777" w:rsidR="00714039" w:rsidRPr="00D778E3" w:rsidRDefault="00714039" w:rsidP="00714039">
      <w:pPr>
        <w:pStyle w:val="BodyText"/>
        <w:rPr>
          <w:sz w:val="18"/>
          <w:szCs w:val="18"/>
        </w:rPr>
      </w:pPr>
    </w:p>
    <w:tbl>
      <w:tblPr>
        <w:tblStyle w:val="SOReportTable"/>
        <w:tblW w:w="7945" w:type="dxa"/>
        <w:tblLayout w:type="fixed"/>
        <w:tblLook w:val="01E0" w:firstRow="1" w:lastRow="1" w:firstColumn="1" w:lastColumn="1" w:noHBand="0" w:noVBand="0"/>
      </w:tblPr>
      <w:tblGrid>
        <w:gridCol w:w="1708"/>
        <w:gridCol w:w="3827"/>
        <w:gridCol w:w="2410"/>
      </w:tblGrid>
      <w:tr w:rsidR="00714039" w:rsidRPr="00EF3450" w14:paraId="223024F2"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8" w:type="dxa"/>
          </w:tcPr>
          <w:p w14:paraId="25895ED8" w14:textId="77777777" w:rsidR="00714039" w:rsidRPr="00D778E3" w:rsidRDefault="00714039" w:rsidP="00D872AD">
            <w:pPr>
              <w:rPr>
                <w:sz w:val="18"/>
                <w:szCs w:val="18"/>
              </w:rPr>
            </w:pPr>
          </w:p>
        </w:tc>
        <w:tc>
          <w:tcPr>
            <w:tcW w:w="3827" w:type="dxa"/>
          </w:tcPr>
          <w:p w14:paraId="220856BE" w14:textId="77777777" w:rsidR="00714039" w:rsidRPr="00D778E3" w:rsidRDefault="00714039" w:rsidP="00D872AD">
            <w:pPr>
              <w:cnfStyle w:val="100000000000" w:firstRow="1" w:lastRow="0" w:firstColumn="0" w:lastColumn="0" w:oddVBand="0" w:evenVBand="0" w:oddHBand="0" w:evenHBand="0" w:firstRowFirstColumn="0" w:firstRowLastColumn="0" w:lastRowFirstColumn="0" w:lastRowLastColumn="0"/>
              <w:rPr>
                <w:sz w:val="18"/>
                <w:szCs w:val="18"/>
              </w:rPr>
            </w:pPr>
            <w:r w:rsidRPr="00D778E3">
              <w:rPr>
                <w:sz w:val="18"/>
                <w:szCs w:val="18"/>
              </w:rPr>
              <w:t>Position</w:t>
            </w:r>
          </w:p>
        </w:tc>
        <w:tc>
          <w:tcPr>
            <w:tcW w:w="2410" w:type="dxa"/>
          </w:tcPr>
          <w:p w14:paraId="34F47B6F" w14:textId="77777777" w:rsidR="00714039" w:rsidRPr="00D778E3" w:rsidRDefault="00714039" w:rsidP="00D872AD">
            <w:pPr>
              <w:cnfStyle w:val="100000000000" w:firstRow="1" w:lastRow="0" w:firstColumn="0" w:lastColumn="0" w:oddVBand="0" w:evenVBand="0" w:oddHBand="0" w:evenHBand="0" w:firstRowFirstColumn="0" w:firstRowLastColumn="0" w:lastRowFirstColumn="0" w:lastRowLastColumn="0"/>
              <w:rPr>
                <w:sz w:val="18"/>
                <w:szCs w:val="18"/>
              </w:rPr>
            </w:pPr>
            <w:r w:rsidRPr="00D778E3">
              <w:rPr>
                <w:sz w:val="18"/>
                <w:szCs w:val="18"/>
              </w:rPr>
              <w:t>Date</w:t>
            </w:r>
          </w:p>
        </w:tc>
      </w:tr>
      <w:tr w:rsidR="00714039" w:rsidRPr="00EF3450" w14:paraId="2F1F9E5D" w14:textId="77777777" w:rsidTr="00D872AD">
        <w:tc>
          <w:tcPr>
            <w:cnfStyle w:val="001000000000" w:firstRow="0" w:lastRow="0" w:firstColumn="1" w:lastColumn="0" w:oddVBand="0" w:evenVBand="0" w:oddHBand="0" w:evenHBand="0" w:firstRowFirstColumn="0" w:firstRowLastColumn="0" w:lastRowFirstColumn="0" w:lastRowLastColumn="0"/>
            <w:tcW w:w="1708" w:type="dxa"/>
          </w:tcPr>
          <w:p w14:paraId="2C0626AA" w14:textId="77777777" w:rsidR="00714039" w:rsidRPr="00D778E3" w:rsidRDefault="00714039" w:rsidP="00D872AD">
            <w:pPr>
              <w:rPr>
                <w:sz w:val="18"/>
                <w:szCs w:val="18"/>
              </w:rPr>
            </w:pPr>
            <w:r w:rsidRPr="00D778E3">
              <w:rPr>
                <w:sz w:val="18"/>
                <w:szCs w:val="18"/>
              </w:rPr>
              <w:t xml:space="preserve">Prepared By: </w:t>
            </w:r>
          </w:p>
        </w:tc>
        <w:sdt>
          <w:sdtPr>
            <w:rPr>
              <w:sz w:val="18"/>
              <w:szCs w:val="18"/>
            </w:rPr>
            <w:alias w:val="Author"/>
            <w:id w:val="984290980"/>
            <w:dataBinding w:prefixMappings="xmlns:ns0='http://purl.org/dc/elements/1.1/' xmlns:ns1='http://schemas.openxmlformats.org/package/2006/metadata/core-properties' " w:xpath="/ns1:coreProperties[1]/ns0:creator[1]" w:storeItemID="{6C3C8BC8-F283-45AE-878A-BAB7291924A1}"/>
            <w:text/>
          </w:sdtPr>
          <w:sdtEndPr/>
          <w:sdtContent>
            <w:tc>
              <w:tcPr>
                <w:tcW w:w="3827" w:type="dxa"/>
              </w:tcPr>
              <w:p w14:paraId="03061DEE" w14:textId="19ABDD4E" w:rsidR="00714039" w:rsidRPr="00D778E3" w:rsidRDefault="00EA7BDF"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System Operator</w:t>
                </w:r>
              </w:p>
            </w:tc>
          </w:sdtContent>
        </w:sdt>
        <w:sdt>
          <w:sdtPr>
            <w:rPr>
              <w:sz w:val="18"/>
              <w:szCs w:val="18"/>
            </w:rPr>
            <w:alias w:val="Publish Date"/>
            <w:tag w:val=""/>
            <w:id w:val="76716772"/>
            <w:placeholder>
              <w:docPart w:val="4939CE90D5164FB4A77CA86EC44F05FE"/>
            </w:placeholder>
            <w:dataBinding w:prefixMappings="xmlns:ns0='http://schemas.microsoft.com/office/2006/coverPageProps' " w:xpath="/ns0:CoverPageProperties[1]/ns0:PublishDate[1]" w:storeItemID="{55AF091B-3C7A-41E3-B477-F2FDAA23CFDA}"/>
            <w:date w:fullDate="2025-02-25T00:00:00Z">
              <w:dateFormat w:val="d/MM/yyyy"/>
              <w:lid w:val="en-NZ"/>
              <w:storeMappedDataAs w:val="dateTime"/>
              <w:calendar w:val="gregorian"/>
            </w:date>
          </w:sdtPr>
          <w:sdtEndPr/>
          <w:sdtContent>
            <w:tc>
              <w:tcPr>
                <w:tcW w:w="2410" w:type="dxa"/>
              </w:tcPr>
              <w:p w14:paraId="1CB6E298" w14:textId="777B6F3F" w:rsidR="00714039" w:rsidRPr="00D778E3" w:rsidRDefault="00EA7BDF" w:rsidP="00D872A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25/02/2025</w:t>
                </w:r>
              </w:p>
            </w:tc>
          </w:sdtContent>
        </w:sdt>
      </w:tr>
    </w:tbl>
    <w:p w14:paraId="6B0B28A7" w14:textId="77777777" w:rsidR="00714039" w:rsidRPr="00001E74" w:rsidRDefault="00714039" w:rsidP="00714039">
      <w:pPr>
        <w:pStyle w:val="Contents"/>
        <w:pageBreakBefore/>
        <w:rPr>
          <w:sz w:val="32"/>
        </w:rPr>
      </w:pPr>
      <w:r w:rsidRPr="00001E74">
        <w:rPr>
          <w:sz w:val="32"/>
        </w:rPr>
        <w:t>Table of Contents</w:t>
      </w:r>
    </w:p>
    <w:p w14:paraId="7C74C8B8" w14:textId="2CA5A4FA" w:rsidR="009476C2" w:rsidRDefault="00714039">
      <w:pPr>
        <w:pStyle w:val="TOC1"/>
        <w:rPr>
          <w:rFonts w:asciiTheme="minorHAnsi" w:eastAsiaTheme="minorEastAsia" w:hAnsiTheme="minorHAnsi" w:cstheme="minorBidi"/>
          <w:b w:val="0"/>
          <w:smallCaps w:val="0"/>
          <w:kern w:val="2"/>
          <w:sz w:val="24"/>
          <w:szCs w:val="24"/>
          <w:lang w:eastAsia="en-NZ"/>
          <w14:ligatures w14:val="standardContextual"/>
        </w:rPr>
      </w:pPr>
      <w:r>
        <w:rPr>
          <w:b w:val="0"/>
        </w:rPr>
        <w:fldChar w:fldCharType="begin"/>
      </w:r>
      <w:r>
        <w:instrText xml:space="preserve"> TOC \o "1-3" \h \z \u </w:instrText>
      </w:r>
      <w:r>
        <w:rPr>
          <w:b w:val="0"/>
        </w:rPr>
        <w:fldChar w:fldCharType="separate"/>
      </w:r>
      <w:hyperlink w:anchor="_Toc189139585" w:history="1">
        <w:r w:rsidR="009476C2" w:rsidRPr="00A522E2">
          <w:rPr>
            <w:rStyle w:val="Hyperlink"/>
          </w:rPr>
          <w:t>2</w:t>
        </w:r>
        <w:r w:rsidR="009476C2">
          <w:rPr>
            <w:rFonts w:asciiTheme="minorHAnsi" w:eastAsiaTheme="minorEastAsia" w:hAnsiTheme="minorHAnsi" w:cstheme="minorBidi"/>
            <w:b w:val="0"/>
            <w:smallCaps w:val="0"/>
            <w:kern w:val="2"/>
            <w:sz w:val="24"/>
            <w:szCs w:val="24"/>
            <w:lang w:eastAsia="en-NZ"/>
            <w14:ligatures w14:val="standardContextual"/>
          </w:rPr>
          <w:tab/>
        </w:r>
        <w:r w:rsidR="009476C2" w:rsidRPr="00A522E2">
          <w:rPr>
            <w:rStyle w:val="Hyperlink"/>
          </w:rPr>
          <w:t>Introduction</w:t>
        </w:r>
        <w:r w:rsidR="009476C2">
          <w:rPr>
            <w:webHidden/>
          </w:rPr>
          <w:tab/>
        </w:r>
        <w:r w:rsidR="009476C2">
          <w:rPr>
            <w:webHidden/>
          </w:rPr>
          <w:fldChar w:fldCharType="begin"/>
        </w:r>
        <w:r w:rsidR="009476C2">
          <w:rPr>
            <w:webHidden/>
          </w:rPr>
          <w:instrText xml:space="preserve"> PAGEREF _Toc189139585 \h </w:instrText>
        </w:r>
        <w:r w:rsidR="009476C2">
          <w:rPr>
            <w:webHidden/>
          </w:rPr>
        </w:r>
        <w:r w:rsidR="009476C2">
          <w:rPr>
            <w:webHidden/>
          </w:rPr>
          <w:fldChar w:fldCharType="separate"/>
        </w:r>
        <w:r w:rsidR="009476C2">
          <w:rPr>
            <w:webHidden/>
          </w:rPr>
          <w:t>4</w:t>
        </w:r>
        <w:r w:rsidR="009476C2">
          <w:rPr>
            <w:webHidden/>
          </w:rPr>
          <w:fldChar w:fldCharType="end"/>
        </w:r>
      </w:hyperlink>
    </w:p>
    <w:p w14:paraId="27453A4C" w14:textId="430A8809" w:rsidR="009476C2" w:rsidRDefault="009476C2">
      <w:pPr>
        <w:pStyle w:val="TOC1"/>
        <w:rPr>
          <w:rFonts w:asciiTheme="minorHAnsi" w:eastAsiaTheme="minorEastAsia" w:hAnsiTheme="minorHAnsi" w:cstheme="minorBidi"/>
          <w:b w:val="0"/>
          <w:smallCaps w:val="0"/>
          <w:kern w:val="2"/>
          <w:sz w:val="24"/>
          <w:szCs w:val="24"/>
          <w:lang w:eastAsia="en-NZ"/>
          <w14:ligatures w14:val="standardContextual"/>
        </w:rPr>
      </w:pPr>
      <w:hyperlink w:anchor="_Toc189139586" w:history="1">
        <w:r w:rsidRPr="00A522E2">
          <w:rPr>
            <w:rStyle w:val="Hyperlink"/>
          </w:rPr>
          <w:t>3</w:t>
        </w:r>
        <w:r>
          <w:rPr>
            <w:rFonts w:asciiTheme="minorHAnsi" w:eastAsiaTheme="minorEastAsia" w:hAnsiTheme="minorHAnsi" w:cstheme="minorBidi"/>
            <w:b w:val="0"/>
            <w:smallCaps w:val="0"/>
            <w:kern w:val="2"/>
            <w:sz w:val="24"/>
            <w:szCs w:val="24"/>
            <w:lang w:eastAsia="en-NZ"/>
            <w14:ligatures w14:val="standardContextual"/>
          </w:rPr>
          <w:tab/>
        </w:r>
        <w:r w:rsidRPr="00A522E2">
          <w:rPr>
            <w:rStyle w:val="Hyperlink"/>
          </w:rPr>
          <w:t>LP Model Sets, Parameters and Variables</w:t>
        </w:r>
        <w:r>
          <w:rPr>
            <w:webHidden/>
          </w:rPr>
          <w:tab/>
        </w:r>
        <w:r>
          <w:rPr>
            <w:webHidden/>
          </w:rPr>
          <w:fldChar w:fldCharType="begin"/>
        </w:r>
        <w:r>
          <w:rPr>
            <w:webHidden/>
          </w:rPr>
          <w:instrText xml:space="preserve"> PAGEREF _Toc189139586 \h </w:instrText>
        </w:r>
        <w:r>
          <w:rPr>
            <w:webHidden/>
          </w:rPr>
        </w:r>
        <w:r>
          <w:rPr>
            <w:webHidden/>
          </w:rPr>
          <w:fldChar w:fldCharType="separate"/>
        </w:r>
        <w:r>
          <w:rPr>
            <w:webHidden/>
          </w:rPr>
          <w:t>5</w:t>
        </w:r>
        <w:r>
          <w:rPr>
            <w:webHidden/>
          </w:rPr>
          <w:fldChar w:fldCharType="end"/>
        </w:r>
      </w:hyperlink>
    </w:p>
    <w:p w14:paraId="25DA4E67" w14:textId="4743683D"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587" w:history="1">
        <w:r w:rsidRPr="00A522E2">
          <w:rPr>
            <w:rStyle w:val="Hyperlink"/>
          </w:rPr>
          <w:t>3.1</w:t>
        </w:r>
        <w:r>
          <w:rPr>
            <w:rFonts w:asciiTheme="minorHAnsi" w:eastAsiaTheme="minorEastAsia" w:hAnsiTheme="minorHAnsi" w:cstheme="minorBidi"/>
            <w:kern w:val="2"/>
            <w:sz w:val="24"/>
            <w:szCs w:val="24"/>
            <w:lang w:eastAsia="en-NZ"/>
            <w14:ligatures w14:val="standardContextual"/>
          </w:rPr>
          <w:tab/>
        </w:r>
        <w:r w:rsidRPr="00A522E2">
          <w:rPr>
            <w:rStyle w:val="Hyperlink"/>
          </w:rPr>
          <w:t>Fundamental Sets</w:t>
        </w:r>
        <w:r>
          <w:rPr>
            <w:webHidden/>
          </w:rPr>
          <w:tab/>
        </w:r>
        <w:r>
          <w:rPr>
            <w:webHidden/>
          </w:rPr>
          <w:fldChar w:fldCharType="begin"/>
        </w:r>
        <w:r>
          <w:rPr>
            <w:webHidden/>
          </w:rPr>
          <w:instrText xml:space="preserve"> PAGEREF _Toc189139587 \h </w:instrText>
        </w:r>
        <w:r>
          <w:rPr>
            <w:webHidden/>
          </w:rPr>
        </w:r>
        <w:r>
          <w:rPr>
            <w:webHidden/>
          </w:rPr>
          <w:fldChar w:fldCharType="separate"/>
        </w:r>
        <w:r>
          <w:rPr>
            <w:webHidden/>
          </w:rPr>
          <w:t>5</w:t>
        </w:r>
        <w:r>
          <w:rPr>
            <w:webHidden/>
          </w:rPr>
          <w:fldChar w:fldCharType="end"/>
        </w:r>
      </w:hyperlink>
    </w:p>
    <w:p w14:paraId="42FE8243" w14:textId="44068796"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588" w:history="1">
        <w:r w:rsidRPr="00A522E2">
          <w:rPr>
            <w:rStyle w:val="Hyperlink"/>
          </w:rPr>
          <w:t>3.2</w:t>
        </w:r>
        <w:r>
          <w:rPr>
            <w:rFonts w:asciiTheme="minorHAnsi" w:eastAsiaTheme="minorEastAsia" w:hAnsiTheme="minorHAnsi" w:cstheme="minorBidi"/>
            <w:kern w:val="2"/>
            <w:sz w:val="24"/>
            <w:szCs w:val="24"/>
            <w:lang w:eastAsia="en-NZ"/>
            <w14:ligatures w14:val="standardContextual"/>
          </w:rPr>
          <w:tab/>
        </w:r>
        <w:r w:rsidRPr="00A522E2">
          <w:rPr>
            <w:rStyle w:val="Hyperlink"/>
          </w:rPr>
          <w:t>Derived Sets</w:t>
        </w:r>
        <w:r>
          <w:rPr>
            <w:webHidden/>
          </w:rPr>
          <w:tab/>
        </w:r>
        <w:r>
          <w:rPr>
            <w:webHidden/>
          </w:rPr>
          <w:fldChar w:fldCharType="begin"/>
        </w:r>
        <w:r>
          <w:rPr>
            <w:webHidden/>
          </w:rPr>
          <w:instrText xml:space="preserve"> PAGEREF _Toc189139588 \h </w:instrText>
        </w:r>
        <w:r>
          <w:rPr>
            <w:webHidden/>
          </w:rPr>
        </w:r>
        <w:r>
          <w:rPr>
            <w:webHidden/>
          </w:rPr>
          <w:fldChar w:fldCharType="separate"/>
        </w:r>
        <w:r>
          <w:rPr>
            <w:webHidden/>
          </w:rPr>
          <w:t>7</w:t>
        </w:r>
        <w:r>
          <w:rPr>
            <w:webHidden/>
          </w:rPr>
          <w:fldChar w:fldCharType="end"/>
        </w:r>
      </w:hyperlink>
    </w:p>
    <w:p w14:paraId="38D80AB3" w14:textId="1E086C87"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589" w:history="1">
        <w:r w:rsidRPr="00A522E2">
          <w:rPr>
            <w:rStyle w:val="Hyperlink"/>
          </w:rPr>
          <w:t>3.3</w:t>
        </w:r>
        <w:r>
          <w:rPr>
            <w:rFonts w:asciiTheme="minorHAnsi" w:eastAsiaTheme="minorEastAsia" w:hAnsiTheme="minorHAnsi" w:cstheme="minorBidi"/>
            <w:kern w:val="2"/>
            <w:sz w:val="24"/>
            <w:szCs w:val="24"/>
            <w:lang w:eastAsia="en-NZ"/>
            <w14:ligatures w14:val="standardContextual"/>
          </w:rPr>
          <w:tab/>
        </w:r>
        <w:r w:rsidRPr="00A522E2">
          <w:rPr>
            <w:rStyle w:val="Hyperlink"/>
          </w:rPr>
          <w:t>Functions Defined on Sets</w:t>
        </w:r>
        <w:r>
          <w:rPr>
            <w:webHidden/>
          </w:rPr>
          <w:tab/>
        </w:r>
        <w:r>
          <w:rPr>
            <w:webHidden/>
          </w:rPr>
          <w:fldChar w:fldCharType="begin"/>
        </w:r>
        <w:r>
          <w:rPr>
            <w:webHidden/>
          </w:rPr>
          <w:instrText xml:space="preserve"> PAGEREF _Toc189139589 \h </w:instrText>
        </w:r>
        <w:r>
          <w:rPr>
            <w:webHidden/>
          </w:rPr>
        </w:r>
        <w:r>
          <w:rPr>
            <w:webHidden/>
          </w:rPr>
          <w:fldChar w:fldCharType="separate"/>
        </w:r>
        <w:r>
          <w:rPr>
            <w:webHidden/>
          </w:rPr>
          <w:t>9</w:t>
        </w:r>
        <w:r>
          <w:rPr>
            <w:webHidden/>
          </w:rPr>
          <w:fldChar w:fldCharType="end"/>
        </w:r>
      </w:hyperlink>
    </w:p>
    <w:p w14:paraId="531F3E02" w14:textId="03A49815"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590" w:history="1">
        <w:r w:rsidRPr="00A522E2">
          <w:rPr>
            <w:rStyle w:val="Hyperlink"/>
          </w:rPr>
          <w:t>3.4</w:t>
        </w:r>
        <w:r>
          <w:rPr>
            <w:rFonts w:asciiTheme="minorHAnsi" w:eastAsiaTheme="minorEastAsia" w:hAnsiTheme="minorHAnsi" w:cstheme="minorBidi"/>
            <w:kern w:val="2"/>
            <w:sz w:val="24"/>
            <w:szCs w:val="24"/>
            <w:lang w:eastAsia="en-NZ"/>
            <w14:ligatures w14:val="standardContextual"/>
          </w:rPr>
          <w:tab/>
        </w:r>
        <w:r w:rsidRPr="00A522E2">
          <w:rPr>
            <w:rStyle w:val="Hyperlink"/>
          </w:rPr>
          <w:t>Generation and Load</w:t>
        </w:r>
        <w:r>
          <w:rPr>
            <w:webHidden/>
          </w:rPr>
          <w:tab/>
        </w:r>
        <w:r>
          <w:rPr>
            <w:webHidden/>
          </w:rPr>
          <w:fldChar w:fldCharType="begin"/>
        </w:r>
        <w:r>
          <w:rPr>
            <w:webHidden/>
          </w:rPr>
          <w:instrText xml:space="preserve"> PAGEREF _Toc189139590 \h </w:instrText>
        </w:r>
        <w:r>
          <w:rPr>
            <w:webHidden/>
          </w:rPr>
        </w:r>
        <w:r>
          <w:rPr>
            <w:webHidden/>
          </w:rPr>
          <w:fldChar w:fldCharType="separate"/>
        </w:r>
        <w:r>
          <w:rPr>
            <w:webHidden/>
          </w:rPr>
          <w:t>10</w:t>
        </w:r>
        <w:r>
          <w:rPr>
            <w:webHidden/>
          </w:rPr>
          <w:fldChar w:fldCharType="end"/>
        </w:r>
      </w:hyperlink>
    </w:p>
    <w:p w14:paraId="709AA96A" w14:textId="7502CBD9"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591" w:history="1">
        <w:r w:rsidRPr="00A522E2">
          <w:rPr>
            <w:rStyle w:val="Hyperlink"/>
          </w:rPr>
          <w:t>3.4.1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_Toc189139591 \h </w:instrText>
        </w:r>
        <w:r>
          <w:rPr>
            <w:webHidden/>
          </w:rPr>
        </w:r>
        <w:r>
          <w:rPr>
            <w:webHidden/>
          </w:rPr>
          <w:fldChar w:fldCharType="separate"/>
        </w:r>
        <w:r>
          <w:rPr>
            <w:webHidden/>
          </w:rPr>
          <w:t>10</w:t>
        </w:r>
        <w:r>
          <w:rPr>
            <w:webHidden/>
          </w:rPr>
          <w:fldChar w:fldCharType="end"/>
        </w:r>
      </w:hyperlink>
    </w:p>
    <w:p w14:paraId="78624DC7" w14:textId="66157087"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592" w:history="1">
        <w:r w:rsidRPr="00A522E2">
          <w:rPr>
            <w:rStyle w:val="Hyperlink"/>
          </w:rPr>
          <w:t>3.4.2</w:t>
        </w:r>
        <w:r>
          <w:rPr>
            <w:rFonts w:asciiTheme="minorHAnsi" w:eastAsiaTheme="minorEastAsia" w:hAnsiTheme="minorHAnsi" w:cstheme="minorBidi"/>
            <w:kern w:val="2"/>
            <w:sz w:val="24"/>
            <w:szCs w:val="24"/>
            <w:lang w:eastAsia="en-NZ"/>
            <w14:ligatures w14:val="standardContextual"/>
          </w:rPr>
          <w:tab/>
        </w:r>
        <w:r w:rsidRPr="00A522E2">
          <w:rPr>
            <w:rStyle w:val="Hyperlink"/>
          </w:rPr>
          <w:t>Variables</w:t>
        </w:r>
        <w:r>
          <w:rPr>
            <w:webHidden/>
          </w:rPr>
          <w:tab/>
        </w:r>
        <w:r>
          <w:rPr>
            <w:webHidden/>
          </w:rPr>
          <w:fldChar w:fldCharType="begin"/>
        </w:r>
        <w:r>
          <w:rPr>
            <w:webHidden/>
          </w:rPr>
          <w:instrText xml:space="preserve"> PAGEREF _Toc189139592 \h </w:instrText>
        </w:r>
        <w:r>
          <w:rPr>
            <w:webHidden/>
          </w:rPr>
        </w:r>
        <w:r>
          <w:rPr>
            <w:webHidden/>
          </w:rPr>
          <w:fldChar w:fldCharType="separate"/>
        </w:r>
        <w:r>
          <w:rPr>
            <w:webHidden/>
          </w:rPr>
          <w:t>11</w:t>
        </w:r>
        <w:r>
          <w:rPr>
            <w:webHidden/>
          </w:rPr>
          <w:fldChar w:fldCharType="end"/>
        </w:r>
      </w:hyperlink>
    </w:p>
    <w:p w14:paraId="6E4EB850" w14:textId="2ABAE29E"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593" w:history="1">
        <w:r w:rsidRPr="00A522E2">
          <w:rPr>
            <w:rStyle w:val="Hyperlink"/>
          </w:rPr>
          <w:t>3.5</w:t>
        </w:r>
        <w:r>
          <w:rPr>
            <w:rFonts w:asciiTheme="minorHAnsi" w:eastAsiaTheme="minorEastAsia" w:hAnsiTheme="minorHAnsi" w:cstheme="minorBidi"/>
            <w:kern w:val="2"/>
            <w:sz w:val="24"/>
            <w:szCs w:val="24"/>
            <w:lang w:eastAsia="en-NZ"/>
            <w14:ligatures w14:val="standardContextual"/>
          </w:rPr>
          <w:tab/>
        </w:r>
        <w:r w:rsidRPr="00A522E2">
          <w:rPr>
            <w:rStyle w:val="Hyperlink"/>
          </w:rPr>
          <w:t>HVDC Transmission System</w:t>
        </w:r>
        <w:r>
          <w:rPr>
            <w:webHidden/>
          </w:rPr>
          <w:tab/>
        </w:r>
        <w:r>
          <w:rPr>
            <w:webHidden/>
          </w:rPr>
          <w:fldChar w:fldCharType="begin"/>
        </w:r>
        <w:r>
          <w:rPr>
            <w:webHidden/>
          </w:rPr>
          <w:instrText xml:space="preserve"> PAGEREF _Toc189139593 \h </w:instrText>
        </w:r>
        <w:r>
          <w:rPr>
            <w:webHidden/>
          </w:rPr>
        </w:r>
        <w:r>
          <w:rPr>
            <w:webHidden/>
          </w:rPr>
          <w:fldChar w:fldCharType="separate"/>
        </w:r>
        <w:r>
          <w:rPr>
            <w:webHidden/>
          </w:rPr>
          <w:t>11</w:t>
        </w:r>
        <w:r>
          <w:rPr>
            <w:webHidden/>
          </w:rPr>
          <w:fldChar w:fldCharType="end"/>
        </w:r>
      </w:hyperlink>
    </w:p>
    <w:p w14:paraId="5D01B9FD" w14:textId="1245DB04"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594" w:history="1">
        <w:r w:rsidRPr="00A522E2">
          <w:rPr>
            <w:rStyle w:val="Hyperlink"/>
          </w:rPr>
          <w:t>3.5.1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_Toc189139594 \h </w:instrText>
        </w:r>
        <w:r>
          <w:rPr>
            <w:webHidden/>
          </w:rPr>
        </w:r>
        <w:r>
          <w:rPr>
            <w:webHidden/>
          </w:rPr>
          <w:fldChar w:fldCharType="separate"/>
        </w:r>
        <w:r>
          <w:rPr>
            <w:webHidden/>
          </w:rPr>
          <w:t>11</w:t>
        </w:r>
        <w:r>
          <w:rPr>
            <w:webHidden/>
          </w:rPr>
          <w:fldChar w:fldCharType="end"/>
        </w:r>
      </w:hyperlink>
    </w:p>
    <w:p w14:paraId="26491287" w14:textId="7B16C0F4"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595" w:history="1">
        <w:r w:rsidRPr="00A522E2">
          <w:rPr>
            <w:rStyle w:val="Hyperlink"/>
          </w:rPr>
          <w:t>3.5.2</w:t>
        </w:r>
        <w:r>
          <w:rPr>
            <w:rFonts w:asciiTheme="minorHAnsi" w:eastAsiaTheme="minorEastAsia" w:hAnsiTheme="minorHAnsi" w:cstheme="minorBidi"/>
            <w:kern w:val="2"/>
            <w:sz w:val="24"/>
            <w:szCs w:val="24"/>
            <w:lang w:eastAsia="en-NZ"/>
            <w14:ligatures w14:val="standardContextual"/>
          </w:rPr>
          <w:tab/>
        </w:r>
        <w:r w:rsidRPr="00A522E2">
          <w:rPr>
            <w:rStyle w:val="Hyperlink"/>
          </w:rPr>
          <w:t>Index</w:t>
        </w:r>
        <w:r>
          <w:rPr>
            <w:webHidden/>
          </w:rPr>
          <w:tab/>
        </w:r>
        <w:r>
          <w:rPr>
            <w:webHidden/>
          </w:rPr>
          <w:fldChar w:fldCharType="begin"/>
        </w:r>
        <w:r>
          <w:rPr>
            <w:webHidden/>
          </w:rPr>
          <w:instrText xml:space="preserve"> PAGEREF _Toc189139595 \h </w:instrText>
        </w:r>
        <w:r>
          <w:rPr>
            <w:webHidden/>
          </w:rPr>
        </w:r>
        <w:r>
          <w:rPr>
            <w:webHidden/>
          </w:rPr>
          <w:fldChar w:fldCharType="separate"/>
        </w:r>
        <w:r>
          <w:rPr>
            <w:webHidden/>
          </w:rPr>
          <w:t>12</w:t>
        </w:r>
        <w:r>
          <w:rPr>
            <w:webHidden/>
          </w:rPr>
          <w:fldChar w:fldCharType="end"/>
        </w:r>
      </w:hyperlink>
    </w:p>
    <w:p w14:paraId="5C5882EF" w14:textId="1A22FA4E"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596" w:history="1">
        <w:r w:rsidRPr="00A522E2">
          <w:rPr>
            <w:rStyle w:val="Hyperlink"/>
          </w:rPr>
          <w:t>3.5.3</w:t>
        </w:r>
        <w:r>
          <w:rPr>
            <w:rFonts w:asciiTheme="minorHAnsi" w:eastAsiaTheme="minorEastAsia" w:hAnsiTheme="minorHAnsi" w:cstheme="minorBidi"/>
            <w:kern w:val="2"/>
            <w:sz w:val="24"/>
            <w:szCs w:val="24"/>
            <w:lang w:eastAsia="en-NZ"/>
            <w14:ligatures w14:val="standardContextual"/>
          </w:rPr>
          <w:tab/>
        </w:r>
        <w:r w:rsidRPr="00A522E2">
          <w:rPr>
            <w:rStyle w:val="Hyperlink"/>
          </w:rPr>
          <w:t>Variables</w:t>
        </w:r>
        <w:r>
          <w:rPr>
            <w:webHidden/>
          </w:rPr>
          <w:tab/>
        </w:r>
        <w:r>
          <w:rPr>
            <w:webHidden/>
          </w:rPr>
          <w:fldChar w:fldCharType="begin"/>
        </w:r>
        <w:r>
          <w:rPr>
            <w:webHidden/>
          </w:rPr>
          <w:instrText xml:space="preserve"> PAGEREF _Toc189139596 \h </w:instrText>
        </w:r>
        <w:r>
          <w:rPr>
            <w:webHidden/>
          </w:rPr>
        </w:r>
        <w:r>
          <w:rPr>
            <w:webHidden/>
          </w:rPr>
          <w:fldChar w:fldCharType="separate"/>
        </w:r>
        <w:r>
          <w:rPr>
            <w:webHidden/>
          </w:rPr>
          <w:t>12</w:t>
        </w:r>
        <w:r>
          <w:rPr>
            <w:webHidden/>
          </w:rPr>
          <w:fldChar w:fldCharType="end"/>
        </w:r>
      </w:hyperlink>
    </w:p>
    <w:p w14:paraId="4AA3E603" w14:textId="38F51C01"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597" w:history="1">
        <w:r w:rsidRPr="00A522E2">
          <w:rPr>
            <w:rStyle w:val="Hyperlink"/>
          </w:rPr>
          <w:t>3.6</w:t>
        </w:r>
        <w:r>
          <w:rPr>
            <w:rFonts w:asciiTheme="minorHAnsi" w:eastAsiaTheme="minorEastAsia" w:hAnsiTheme="minorHAnsi" w:cstheme="minorBidi"/>
            <w:kern w:val="2"/>
            <w:sz w:val="24"/>
            <w:szCs w:val="24"/>
            <w:lang w:eastAsia="en-NZ"/>
            <w14:ligatures w14:val="standardContextual"/>
          </w:rPr>
          <w:tab/>
        </w:r>
        <w:r w:rsidRPr="00A522E2">
          <w:rPr>
            <w:rStyle w:val="Hyperlink"/>
          </w:rPr>
          <w:t>AC Transmission System</w:t>
        </w:r>
        <w:r>
          <w:rPr>
            <w:webHidden/>
          </w:rPr>
          <w:tab/>
        </w:r>
        <w:r>
          <w:rPr>
            <w:webHidden/>
          </w:rPr>
          <w:fldChar w:fldCharType="begin"/>
        </w:r>
        <w:r>
          <w:rPr>
            <w:webHidden/>
          </w:rPr>
          <w:instrText xml:space="preserve"> PAGEREF _Toc189139597 \h </w:instrText>
        </w:r>
        <w:r>
          <w:rPr>
            <w:webHidden/>
          </w:rPr>
        </w:r>
        <w:r>
          <w:rPr>
            <w:webHidden/>
          </w:rPr>
          <w:fldChar w:fldCharType="separate"/>
        </w:r>
        <w:r>
          <w:rPr>
            <w:webHidden/>
          </w:rPr>
          <w:t>12</w:t>
        </w:r>
        <w:r>
          <w:rPr>
            <w:webHidden/>
          </w:rPr>
          <w:fldChar w:fldCharType="end"/>
        </w:r>
      </w:hyperlink>
    </w:p>
    <w:p w14:paraId="0CBBDD1B" w14:textId="0DFBE49A"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598" w:history="1">
        <w:r w:rsidRPr="00A522E2">
          <w:rPr>
            <w:rStyle w:val="Hyperlink"/>
          </w:rPr>
          <w:t>3.6.1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_Toc189139598 \h </w:instrText>
        </w:r>
        <w:r>
          <w:rPr>
            <w:webHidden/>
          </w:rPr>
        </w:r>
        <w:r>
          <w:rPr>
            <w:webHidden/>
          </w:rPr>
          <w:fldChar w:fldCharType="separate"/>
        </w:r>
        <w:r>
          <w:rPr>
            <w:webHidden/>
          </w:rPr>
          <w:t>12</w:t>
        </w:r>
        <w:r>
          <w:rPr>
            <w:webHidden/>
          </w:rPr>
          <w:fldChar w:fldCharType="end"/>
        </w:r>
      </w:hyperlink>
    </w:p>
    <w:p w14:paraId="1E1E0A62" w14:textId="6A95300D"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599" w:history="1">
        <w:r w:rsidRPr="00A522E2">
          <w:rPr>
            <w:rStyle w:val="Hyperlink"/>
          </w:rPr>
          <w:t>3.6.2</w:t>
        </w:r>
        <w:r>
          <w:rPr>
            <w:rFonts w:asciiTheme="minorHAnsi" w:eastAsiaTheme="minorEastAsia" w:hAnsiTheme="minorHAnsi" w:cstheme="minorBidi"/>
            <w:kern w:val="2"/>
            <w:sz w:val="24"/>
            <w:szCs w:val="24"/>
            <w:lang w:eastAsia="en-NZ"/>
            <w14:ligatures w14:val="standardContextual"/>
          </w:rPr>
          <w:tab/>
        </w:r>
        <w:r w:rsidRPr="00A522E2">
          <w:rPr>
            <w:rStyle w:val="Hyperlink"/>
          </w:rPr>
          <w:t>Variables</w:t>
        </w:r>
        <w:r>
          <w:rPr>
            <w:webHidden/>
          </w:rPr>
          <w:tab/>
        </w:r>
        <w:r>
          <w:rPr>
            <w:webHidden/>
          </w:rPr>
          <w:fldChar w:fldCharType="begin"/>
        </w:r>
        <w:r>
          <w:rPr>
            <w:webHidden/>
          </w:rPr>
          <w:instrText xml:space="preserve"> PAGEREF _Toc189139599 \h </w:instrText>
        </w:r>
        <w:r>
          <w:rPr>
            <w:webHidden/>
          </w:rPr>
        </w:r>
        <w:r>
          <w:rPr>
            <w:webHidden/>
          </w:rPr>
          <w:fldChar w:fldCharType="separate"/>
        </w:r>
        <w:r>
          <w:rPr>
            <w:webHidden/>
          </w:rPr>
          <w:t>13</w:t>
        </w:r>
        <w:r>
          <w:rPr>
            <w:webHidden/>
          </w:rPr>
          <w:fldChar w:fldCharType="end"/>
        </w:r>
      </w:hyperlink>
    </w:p>
    <w:p w14:paraId="01812693" w14:textId="32E7E1D8"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00" w:history="1">
        <w:r w:rsidRPr="00A522E2">
          <w:rPr>
            <w:rStyle w:val="Hyperlink"/>
          </w:rPr>
          <w:t>3.7</w:t>
        </w:r>
        <w:r>
          <w:rPr>
            <w:rFonts w:asciiTheme="minorHAnsi" w:eastAsiaTheme="minorEastAsia" w:hAnsiTheme="minorHAnsi" w:cstheme="minorBidi"/>
            <w:kern w:val="2"/>
            <w:sz w:val="24"/>
            <w:szCs w:val="24"/>
            <w:lang w:eastAsia="en-NZ"/>
            <w14:ligatures w14:val="standardContextual"/>
          </w:rPr>
          <w:tab/>
        </w:r>
        <w:r w:rsidRPr="00A522E2">
          <w:rPr>
            <w:rStyle w:val="Hyperlink"/>
          </w:rPr>
          <w:t>Risk and Reserve</w:t>
        </w:r>
        <w:r>
          <w:rPr>
            <w:webHidden/>
          </w:rPr>
          <w:tab/>
        </w:r>
        <w:r>
          <w:rPr>
            <w:webHidden/>
          </w:rPr>
          <w:fldChar w:fldCharType="begin"/>
        </w:r>
        <w:r>
          <w:rPr>
            <w:webHidden/>
          </w:rPr>
          <w:instrText xml:space="preserve"> PAGEREF _Toc189139600 \h </w:instrText>
        </w:r>
        <w:r>
          <w:rPr>
            <w:webHidden/>
          </w:rPr>
        </w:r>
        <w:r>
          <w:rPr>
            <w:webHidden/>
          </w:rPr>
          <w:fldChar w:fldCharType="separate"/>
        </w:r>
        <w:r>
          <w:rPr>
            <w:webHidden/>
          </w:rPr>
          <w:t>13</w:t>
        </w:r>
        <w:r>
          <w:rPr>
            <w:webHidden/>
          </w:rPr>
          <w:fldChar w:fldCharType="end"/>
        </w:r>
      </w:hyperlink>
    </w:p>
    <w:p w14:paraId="52B18821" w14:textId="422D64D2"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01" w:history="1">
        <w:r w:rsidRPr="00A522E2">
          <w:rPr>
            <w:rStyle w:val="Hyperlink"/>
          </w:rPr>
          <w:t>3.7.1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_Toc189139601 \h </w:instrText>
        </w:r>
        <w:r>
          <w:rPr>
            <w:webHidden/>
          </w:rPr>
        </w:r>
        <w:r>
          <w:rPr>
            <w:webHidden/>
          </w:rPr>
          <w:fldChar w:fldCharType="separate"/>
        </w:r>
        <w:r>
          <w:rPr>
            <w:webHidden/>
          </w:rPr>
          <w:t>13</w:t>
        </w:r>
        <w:r>
          <w:rPr>
            <w:webHidden/>
          </w:rPr>
          <w:fldChar w:fldCharType="end"/>
        </w:r>
      </w:hyperlink>
    </w:p>
    <w:p w14:paraId="7FC032B3" w14:textId="012F9658"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02" w:history="1">
        <w:r w:rsidRPr="00A522E2">
          <w:rPr>
            <w:rStyle w:val="Hyperlink"/>
          </w:rPr>
          <w:t>3.7.2</w:t>
        </w:r>
        <w:r>
          <w:rPr>
            <w:rFonts w:asciiTheme="minorHAnsi" w:eastAsiaTheme="minorEastAsia" w:hAnsiTheme="minorHAnsi" w:cstheme="minorBidi"/>
            <w:kern w:val="2"/>
            <w:sz w:val="24"/>
            <w:szCs w:val="24"/>
            <w:lang w:eastAsia="en-NZ"/>
            <w14:ligatures w14:val="standardContextual"/>
          </w:rPr>
          <w:tab/>
        </w:r>
        <w:r w:rsidRPr="00A522E2">
          <w:rPr>
            <w:rStyle w:val="Hyperlink"/>
          </w:rPr>
          <w:t>Index</w:t>
        </w:r>
        <w:r>
          <w:rPr>
            <w:webHidden/>
          </w:rPr>
          <w:tab/>
        </w:r>
        <w:r>
          <w:rPr>
            <w:webHidden/>
          </w:rPr>
          <w:fldChar w:fldCharType="begin"/>
        </w:r>
        <w:r>
          <w:rPr>
            <w:webHidden/>
          </w:rPr>
          <w:instrText xml:space="preserve"> PAGEREF _Toc189139602 \h </w:instrText>
        </w:r>
        <w:r>
          <w:rPr>
            <w:webHidden/>
          </w:rPr>
        </w:r>
        <w:r>
          <w:rPr>
            <w:webHidden/>
          </w:rPr>
          <w:fldChar w:fldCharType="separate"/>
        </w:r>
        <w:r>
          <w:rPr>
            <w:webHidden/>
          </w:rPr>
          <w:t>16</w:t>
        </w:r>
        <w:r>
          <w:rPr>
            <w:webHidden/>
          </w:rPr>
          <w:fldChar w:fldCharType="end"/>
        </w:r>
      </w:hyperlink>
    </w:p>
    <w:p w14:paraId="0B660B18" w14:textId="65B7E6A5"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03" w:history="1">
        <w:r w:rsidRPr="00A522E2">
          <w:rPr>
            <w:rStyle w:val="Hyperlink"/>
          </w:rPr>
          <w:t>3.7.3</w:t>
        </w:r>
        <w:r>
          <w:rPr>
            <w:rFonts w:asciiTheme="minorHAnsi" w:eastAsiaTheme="minorEastAsia" w:hAnsiTheme="minorHAnsi" w:cstheme="minorBidi"/>
            <w:kern w:val="2"/>
            <w:sz w:val="24"/>
            <w:szCs w:val="24"/>
            <w:lang w:eastAsia="en-NZ"/>
            <w14:ligatures w14:val="standardContextual"/>
          </w:rPr>
          <w:tab/>
        </w:r>
        <w:r w:rsidRPr="00A522E2">
          <w:rPr>
            <w:rStyle w:val="Hyperlink"/>
          </w:rPr>
          <w:t>Variables</w:t>
        </w:r>
        <w:r>
          <w:rPr>
            <w:webHidden/>
          </w:rPr>
          <w:tab/>
        </w:r>
        <w:r>
          <w:rPr>
            <w:webHidden/>
          </w:rPr>
          <w:fldChar w:fldCharType="begin"/>
        </w:r>
        <w:r>
          <w:rPr>
            <w:webHidden/>
          </w:rPr>
          <w:instrText xml:space="preserve"> PAGEREF _Toc189139603 \h </w:instrText>
        </w:r>
        <w:r>
          <w:rPr>
            <w:webHidden/>
          </w:rPr>
        </w:r>
        <w:r>
          <w:rPr>
            <w:webHidden/>
          </w:rPr>
          <w:fldChar w:fldCharType="separate"/>
        </w:r>
        <w:r>
          <w:rPr>
            <w:webHidden/>
          </w:rPr>
          <w:t>17</w:t>
        </w:r>
        <w:r>
          <w:rPr>
            <w:webHidden/>
          </w:rPr>
          <w:fldChar w:fldCharType="end"/>
        </w:r>
      </w:hyperlink>
    </w:p>
    <w:p w14:paraId="64C45A2E" w14:textId="251F375E"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04" w:history="1">
        <w:r w:rsidRPr="00A522E2">
          <w:rPr>
            <w:rStyle w:val="Hyperlink"/>
          </w:rPr>
          <w:t>3.8</w:t>
        </w:r>
        <w:r>
          <w:rPr>
            <w:rFonts w:asciiTheme="minorHAnsi" w:eastAsiaTheme="minorEastAsia" w:hAnsiTheme="minorHAnsi" w:cstheme="minorBidi"/>
            <w:kern w:val="2"/>
            <w:sz w:val="24"/>
            <w:szCs w:val="24"/>
            <w:lang w:eastAsia="en-NZ"/>
            <w14:ligatures w14:val="standardContextual"/>
          </w:rPr>
          <w:tab/>
        </w:r>
        <w:r w:rsidRPr="00A522E2">
          <w:rPr>
            <w:rStyle w:val="Hyperlink"/>
          </w:rPr>
          <w:t>Security</w:t>
        </w:r>
        <w:r>
          <w:rPr>
            <w:webHidden/>
          </w:rPr>
          <w:tab/>
        </w:r>
        <w:r>
          <w:rPr>
            <w:webHidden/>
          </w:rPr>
          <w:fldChar w:fldCharType="begin"/>
        </w:r>
        <w:r>
          <w:rPr>
            <w:webHidden/>
          </w:rPr>
          <w:instrText xml:space="preserve"> PAGEREF _Toc189139604 \h </w:instrText>
        </w:r>
        <w:r>
          <w:rPr>
            <w:webHidden/>
          </w:rPr>
        </w:r>
        <w:r>
          <w:rPr>
            <w:webHidden/>
          </w:rPr>
          <w:fldChar w:fldCharType="separate"/>
        </w:r>
        <w:r>
          <w:rPr>
            <w:webHidden/>
          </w:rPr>
          <w:t>18</w:t>
        </w:r>
        <w:r>
          <w:rPr>
            <w:webHidden/>
          </w:rPr>
          <w:fldChar w:fldCharType="end"/>
        </w:r>
      </w:hyperlink>
    </w:p>
    <w:p w14:paraId="5BC474F8" w14:textId="602397BA"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05" w:history="1">
        <w:r w:rsidRPr="00A522E2">
          <w:rPr>
            <w:rStyle w:val="Hyperlink"/>
          </w:rPr>
          <w:t>3.8.1</w:t>
        </w:r>
        <w:r>
          <w:rPr>
            <w:rFonts w:asciiTheme="minorHAnsi" w:eastAsiaTheme="minorEastAsia" w:hAnsiTheme="minorHAnsi" w:cstheme="minorBidi"/>
            <w:kern w:val="2"/>
            <w:sz w:val="24"/>
            <w:szCs w:val="24"/>
            <w:lang w:eastAsia="en-NZ"/>
            <w14:ligatures w14:val="standardContextual"/>
          </w:rPr>
          <w:tab/>
        </w:r>
        <w:r w:rsidRPr="00A522E2">
          <w:rPr>
            <w:rStyle w:val="Hyperlink"/>
          </w:rPr>
          <w:t>Sets</w:t>
        </w:r>
        <w:r>
          <w:rPr>
            <w:webHidden/>
          </w:rPr>
          <w:tab/>
        </w:r>
        <w:r>
          <w:rPr>
            <w:webHidden/>
          </w:rPr>
          <w:fldChar w:fldCharType="begin"/>
        </w:r>
        <w:r>
          <w:rPr>
            <w:webHidden/>
          </w:rPr>
          <w:instrText xml:space="preserve"> PAGEREF _Toc189139605 \h </w:instrText>
        </w:r>
        <w:r>
          <w:rPr>
            <w:webHidden/>
          </w:rPr>
        </w:r>
        <w:r>
          <w:rPr>
            <w:webHidden/>
          </w:rPr>
          <w:fldChar w:fldCharType="separate"/>
        </w:r>
        <w:r>
          <w:rPr>
            <w:webHidden/>
          </w:rPr>
          <w:t>19</w:t>
        </w:r>
        <w:r>
          <w:rPr>
            <w:webHidden/>
          </w:rPr>
          <w:fldChar w:fldCharType="end"/>
        </w:r>
      </w:hyperlink>
    </w:p>
    <w:p w14:paraId="1AC83B44" w14:textId="4ABD9961"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06" w:history="1">
        <w:r w:rsidRPr="00A522E2">
          <w:rPr>
            <w:rStyle w:val="Hyperlink"/>
          </w:rPr>
          <w:t>3.8.2</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_Toc189139606 \h </w:instrText>
        </w:r>
        <w:r>
          <w:rPr>
            <w:webHidden/>
          </w:rPr>
        </w:r>
        <w:r>
          <w:rPr>
            <w:webHidden/>
          </w:rPr>
          <w:fldChar w:fldCharType="separate"/>
        </w:r>
        <w:r>
          <w:rPr>
            <w:webHidden/>
          </w:rPr>
          <w:t>19</w:t>
        </w:r>
        <w:r>
          <w:rPr>
            <w:webHidden/>
          </w:rPr>
          <w:fldChar w:fldCharType="end"/>
        </w:r>
      </w:hyperlink>
    </w:p>
    <w:p w14:paraId="0E966C22" w14:textId="15EDE0C3"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07" w:history="1">
        <w:r w:rsidRPr="00A522E2">
          <w:rPr>
            <w:rStyle w:val="Hyperlink"/>
          </w:rPr>
          <w:t>3.9</w:t>
        </w:r>
        <w:r>
          <w:rPr>
            <w:rFonts w:asciiTheme="minorHAnsi" w:eastAsiaTheme="minorEastAsia" w:hAnsiTheme="minorHAnsi" w:cstheme="minorBidi"/>
            <w:kern w:val="2"/>
            <w:sz w:val="24"/>
            <w:szCs w:val="24"/>
            <w:lang w:eastAsia="en-NZ"/>
            <w14:ligatures w14:val="standardContextual"/>
          </w:rPr>
          <w:tab/>
        </w:r>
        <w:r w:rsidRPr="00A522E2">
          <w:rPr>
            <w:rStyle w:val="Hyperlink"/>
          </w:rPr>
          <w:t>Mixed Constraints</w:t>
        </w:r>
        <w:r>
          <w:rPr>
            <w:webHidden/>
          </w:rPr>
          <w:tab/>
        </w:r>
        <w:r>
          <w:rPr>
            <w:webHidden/>
          </w:rPr>
          <w:fldChar w:fldCharType="begin"/>
        </w:r>
        <w:r>
          <w:rPr>
            <w:webHidden/>
          </w:rPr>
          <w:instrText xml:space="preserve"> PAGEREF _Toc189139607 \h </w:instrText>
        </w:r>
        <w:r>
          <w:rPr>
            <w:webHidden/>
          </w:rPr>
        </w:r>
        <w:r>
          <w:rPr>
            <w:webHidden/>
          </w:rPr>
          <w:fldChar w:fldCharType="separate"/>
        </w:r>
        <w:r>
          <w:rPr>
            <w:webHidden/>
          </w:rPr>
          <w:t>20</w:t>
        </w:r>
        <w:r>
          <w:rPr>
            <w:webHidden/>
          </w:rPr>
          <w:fldChar w:fldCharType="end"/>
        </w:r>
      </w:hyperlink>
    </w:p>
    <w:p w14:paraId="3BBF1251" w14:textId="78C6A15D"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08" w:history="1">
        <w:r w:rsidRPr="00A522E2">
          <w:rPr>
            <w:rStyle w:val="Hyperlink"/>
          </w:rPr>
          <w:t>3.9.1</w:t>
        </w:r>
        <w:r>
          <w:rPr>
            <w:rFonts w:asciiTheme="minorHAnsi" w:eastAsiaTheme="minorEastAsia" w:hAnsiTheme="minorHAnsi" w:cstheme="minorBidi"/>
            <w:kern w:val="2"/>
            <w:sz w:val="24"/>
            <w:szCs w:val="24"/>
            <w:lang w:eastAsia="en-NZ"/>
            <w14:ligatures w14:val="standardContextual"/>
          </w:rPr>
          <w:tab/>
        </w:r>
        <w:r w:rsidRPr="00A522E2">
          <w:rPr>
            <w:rStyle w:val="Hyperlink"/>
          </w:rPr>
          <w:t>Sets</w:t>
        </w:r>
        <w:r>
          <w:rPr>
            <w:webHidden/>
          </w:rPr>
          <w:tab/>
        </w:r>
        <w:r>
          <w:rPr>
            <w:webHidden/>
          </w:rPr>
          <w:fldChar w:fldCharType="begin"/>
        </w:r>
        <w:r>
          <w:rPr>
            <w:webHidden/>
          </w:rPr>
          <w:instrText xml:space="preserve"> PAGEREF _Toc189139608 \h </w:instrText>
        </w:r>
        <w:r>
          <w:rPr>
            <w:webHidden/>
          </w:rPr>
        </w:r>
        <w:r>
          <w:rPr>
            <w:webHidden/>
          </w:rPr>
          <w:fldChar w:fldCharType="separate"/>
        </w:r>
        <w:r>
          <w:rPr>
            <w:webHidden/>
          </w:rPr>
          <w:t>21</w:t>
        </w:r>
        <w:r>
          <w:rPr>
            <w:webHidden/>
          </w:rPr>
          <w:fldChar w:fldCharType="end"/>
        </w:r>
      </w:hyperlink>
    </w:p>
    <w:p w14:paraId="2C2E8F95" w14:textId="428AAEDF"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09" w:history="1">
        <w:r w:rsidRPr="00A522E2">
          <w:rPr>
            <w:rStyle w:val="Hyperlink"/>
          </w:rPr>
          <w:t>3.9.2</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_Toc189139609 \h </w:instrText>
        </w:r>
        <w:r>
          <w:rPr>
            <w:webHidden/>
          </w:rPr>
        </w:r>
        <w:r>
          <w:rPr>
            <w:webHidden/>
          </w:rPr>
          <w:fldChar w:fldCharType="separate"/>
        </w:r>
        <w:r>
          <w:rPr>
            <w:webHidden/>
          </w:rPr>
          <w:t>22</w:t>
        </w:r>
        <w:r>
          <w:rPr>
            <w:webHidden/>
          </w:rPr>
          <w:fldChar w:fldCharType="end"/>
        </w:r>
      </w:hyperlink>
    </w:p>
    <w:p w14:paraId="11471F06" w14:textId="3CD90EDC"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10" w:history="1">
        <w:r w:rsidRPr="00A522E2">
          <w:rPr>
            <w:rStyle w:val="Hyperlink"/>
          </w:rPr>
          <w:t>3.9.3</w:t>
        </w:r>
        <w:r>
          <w:rPr>
            <w:rFonts w:asciiTheme="minorHAnsi" w:eastAsiaTheme="minorEastAsia" w:hAnsiTheme="minorHAnsi" w:cstheme="minorBidi"/>
            <w:kern w:val="2"/>
            <w:sz w:val="24"/>
            <w:szCs w:val="24"/>
            <w:lang w:eastAsia="en-NZ"/>
            <w14:ligatures w14:val="standardContextual"/>
          </w:rPr>
          <w:tab/>
        </w:r>
        <w:r w:rsidRPr="00A522E2">
          <w:rPr>
            <w:rStyle w:val="Hyperlink"/>
          </w:rPr>
          <w:t>Variables</w:t>
        </w:r>
        <w:r>
          <w:rPr>
            <w:webHidden/>
          </w:rPr>
          <w:tab/>
        </w:r>
        <w:r>
          <w:rPr>
            <w:webHidden/>
          </w:rPr>
          <w:fldChar w:fldCharType="begin"/>
        </w:r>
        <w:r>
          <w:rPr>
            <w:webHidden/>
          </w:rPr>
          <w:instrText xml:space="preserve"> PAGEREF _Toc189139610 \h </w:instrText>
        </w:r>
        <w:r>
          <w:rPr>
            <w:webHidden/>
          </w:rPr>
        </w:r>
        <w:r>
          <w:rPr>
            <w:webHidden/>
          </w:rPr>
          <w:fldChar w:fldCharType="separate"/>
        </w:r>
        <w:r>
          <w:rPr>
            <w:webHidden/>
          </w:rPr>
          <w:t>23</w:t>
        </w:r>
        <w:r>
          <w:rPr>
            <w:webHidden/>
          </w:rPr>
          <w:fldChar w:fldCharType="end"/>
        </w:r>
      </w:hyperlink>
    </w:p>
    <w:p w14:paraId="707DDF20" w14:textId="082B7511" w:rsidR="009476C2" w:rsidRDefault="009476C2">
      <w:pPr>
        <w:pStyle w:val="TOC1"/>
        <w:rPr>
          <w:rFonts w:asciiTheme="minorHAnsi" w:eastAsiaTheme="minorEastAsia" w:hAnsiTheme="minorHAnsi" w:cstheme="minorBidi"/>
          <w:b w:val="0"/>
          <w:smallCaps w:val="0"/>
          <w:kern w:val="2"/>
          <w:sz w:val="24"/>
          <w:szCs w:val="24"/>
          <w:lang w:eastAsia="en-NZ"/>
          <w14:ligatures w14:val="standardContextual"/>
        </w:rPr>
      </w:pPr>
      <w:hyperlink w:anchor="_Toc189139611" w:history="1">
        <w:r w:rsidRPr="00A522E2">
          <w:rPr>
            <w:rStyle w:val="Hyperlink"/>
          </w:rPr>
          <w:t>4</w:t>
        </w:r>
        <w:r>
          <w:rPr>
            <w:rFonts w:asciiTheme="minorHAnsi" w:eastAsiaTheme="minorEastAsia" w:hAnsiTheme="minorHAnsi" w:cstheme="minorBidi"/>
            <w:b w:val="0"/>
            <w:smallCaps w:val="0"/>
            <w:kern w:val="2"/>
            <w:sz w:val="24"/>
            <w:szCs w:val="24"/>
            <w:lang w:eastAsia="en-NZ"/>
            <w14:ligatures w14:val="standardContextual"/>
          </w:rPr>
          <w:tab/>
        </w:r>
        <w:r w:rsidRPr="00A522E2">
          <w:rPr>
            <w:rStyle w:val="Hyperlink"/>
          </w:rPr>
          <w:t>Pre-Processing</w:t>
        </w:r>
        <w:r>
          <w:rPr>
            <w:webHidden/>
          </w:rPr>
          <w:tab/>
        </w:r>
        <w:r>
          <w:rPr>
            <w:webHidden/>
          </w:rPr>
          <w:fldChar w:fldCharType="begin"/>
        </w:r>
        <w:r>
          <w:rPr>
            <w:webHidden/>
          </w:rPr>
          <w:instrText xml:space="preserve"> PAGEREF _Toc189139611 \h </w:instrText>
        </w:r>
        <w:r>
          <w:rPr>
            <w:webHidden/>
          </w:rPr>
        </w:r>
        <w:r>
          <w:rPr>
            <w:webHidden/>
          </w:rPr>
          <w:fldChar w:fldCharType="separate"/>
        </w:r>
        <w:r>
          <w:rPr>
            <w:webHidden/>
          </w:rPr>
          <w:t>23</w:t>
        </w:r>
        <w:r>
          <w:rPr>
            <w:webHidden/>
          </w:rPr>
          <w:fldChar w:fldCharType="end"/>
        </w:r>
      </w:hyperlink>
    </w:p>
    <w:p w14:paraId="27E5C670" w14:textId="1AAD336C"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12" w:history="1">
        <w:r w:rsidRPr="00A522E2">
          <w:rPr>
            <w:rStyle w:val="Hyperlink"/>
          </w:rPr>
          <w:t>4.1</w:t>
        </w:r>
        <w:r>
          <w:rPr>
            <w:rFonts w:asciiTheme="minorHAnsi" w:eastAsiaTheme="minorEastAsia" w:hAnsiTheme="minorHAnsi" w:cstheme="minorBidi"/>
            <w:kern w:val="2"/>
            <w:sz w:val="24"/>
            <w:szCs w:val="24"/>
            <w:lang w:eastAsia="en-NZ"/>
            <w14:ligatures w14:val="standardContextual"/>
          </w:rPr>
          <w:tab/>
        </w:r>
        <w:r w:rsidRPr="00A522E2">
          <w:rPr>
            <w:rStyle w:val="Hyperlink"/>
          </w:rPr>
          <w:t>Overview</w:t>
        </w:r>
        <w:r>
          <w:rPr>
            <w:webHidden/>
          </w:rPr>
          <w:tab/>
        </w:r>
        <w:r>
          <w:rPr>
            <w:webHidden/>
          </w:rPr>
          <w:fldChar w:fldCharType="begin"/>
        </w:r>
        <w:r>
          <w:rPr>
            <w:webHidden/>
          </w:rPr>
          <w:instrText xml:space="preserve"> PAGEREF _Toc189139612 \h </w:instrText>
        </w:r>
        <w:r>
          <w:rPr>
            <w:webHidden/>
          </w:rPr>
        </w:r>
        <w:r>
          <w:rPr>
            <w:webHidden/>
          </w:rPr>
          <w:fldChar w:fldCharType="separate"/>
        </w:r>
        <w:r>
          <w:rPr>
            <w:webHidden/>
          </w:rPr>
          <w:t>23</w:t>
        </w:r>
        <w:r>
          <w:rPr>
            <w:webHidden/>
          </w:rPr>
          <w:fldChar w:fldCharType="end"/>
        </w:r>
      </w:hyperlink>
    </w:p>
    <w:p w14:paraId="34FA7B3F" w14:textId="186847D8"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13" w:history="1">
        <w:r w:rsidRPr="00A522E2">
          <w:rPr>
            <w:rStyle w:val="Hyperlink"/>
          </w:rPr>
          <w:t>4.2</w:t>
        </w:r>
        <w:r>
          <w:rPr>
            <w:rFonts w:asciiTheme="minorHAnsi" w:eastAsiaTheme="minorEastAsia" w:hAnsiTheme="minorHAnsi" w:cstheme="minorBidi"/>
            <w:kern w:val="2"/>
            <w:sz w:val="24"/>
            <w:szCs w:val="24"/>
            <w:lang w:eastAsia="en-NZ"/>
            <w14:ligatures w14:val="standardContextual"/>
          </w:rPr>
          <w:tab/>
        </w:r>
        <w:r w:rsidRPr="00A522E2">
          <w:rPr>
            <w:rStyle w:val="Hyperlink"/>
          </w:rPr>
          <w:t>Connectivity Pre-Processing</w:t>
        </w:r>
        <w:r>
          <w:rPr>
            <w:webHidden/>
          </w:rPr>
          <w:tab/>
        </w:r>
        <w:r>
          <w:rPr>
            <w:webHidden/>
          </w:rPr>
          <w:fldChar w:fldCharType="begin"/>
        </w:r>
        <w:r>
          <w:rPr>
            <w:webHidden/>
          </w:rPr>
          <w:instrText xml:space="preserve"> PAGEREF _Toc189139613 \h </w:instrText>
        </w:r>
        <w:r>
          <w:rPr>
            <w:webHidden/>
          </w:rPr>
        </w:r>
        <w:r>
          <w:rPr>
            <w:webHidden/>
          </w:rPr>
          <w:fldChar w:fldCharType="separate"/>
        </w:r>
        <w:r>
          <w:rPr>
            <w:webHidden/>
          </w:rPr>
          <w:t>23</w:t>
        </w:r>
        <w:r>
          <w:rPr>
            <w:webHidden/>
          </w:rPr>
          <w:fldChar w:fldCharType="end"/>
        </w:r>
      </w:hyperlink>
    </w:p>
    <w:p w14:paraId="08570172" w14:textId="35D01B79"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14" w:history="1">
        <w:r w:rsidRPr="00A522E2">
          <w:rPr>
            <w:rStyle w:val="Hyperlink"/>
          </w:rPr>
          <w:t>4.2.1</w:t>
        </w:r>
        <w:r>
          <w:rPr>
            <w:rFonts w:asciiTheme="minorHAnsi" w:eastAsiaTheme="minorEastAsia" w:hAnsiTheme="minorHAnsi" w:cstheme="minorBidi"/>
            <w:kern w:val="2"/>
            <w:sz w:val="24"/>
            <w:szCs w:val="24"/>
            <w:lang w:eastAsia="en-NZ"/>
            <w14:ligatures w14:val="standardContextual"/>
          </w:rPr>
          <w:tab/>
        </w:r>
        <w:r w:rsidRPr="00A522E2">
          <w:rPr>
            <w:rStyle w:val="Hyperlink"/>
          </w:rPr>
          <w:t>Network Model, Market Model, LP Model</w:t>
        </w:r>
        <w:r>
          <w:rPr>
            <w:webHidden/>
          </w:rPr>
          <w:tab/>
        </w:r>
        <w:r>
          <w:rPr>
            <w:webHidden/>
          </w:rPr>
          <w:fldChar w:fldCharType="begin"/>
        </w:r>
        <w:r>
          <w:rPr>
            <w:webHidden/>
          </w:rPr>
          <w:instrText xml:space="preserve"> PAGEREF _Toc189139614 \h </w:instrText>
        </w:r>
        <w:r>
          <w:rPr>
            <w:webHidden/>
          </w:rPr>
        </w:r>
        <w:r>
          <w:rPr>
            <w:webHidden/>
          </w:rPr>
          <w:fldChar w:fldCharType="separate"/>
        </w:r>
        <w:r>
          <w:rPr>
            <w:webHidden/>
          </w:rPr>
          <w:t>23</w:t>
        </w:r>
        <w:r>
          <w:rPr>
            <w:webHidden/>
          </w:rPr>
          <w:fldChar w:fldCharType="end"/>
        </w:r>
      </w:hyperlink>
    </w:p>
    <w:p w14:paraId="0CDF38ED" w14:textId="362C2A1D"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15" w:history="1">
        <w:r w:rsidRPr="00A522E2">
          <w:rPr>
            <w:rStyle w:val="Hyperlink"/>
          </w:rPr>
          <w:t>4.2.2</w:t>
        </w:r>
        <w:r>
          <w:rPr>
            <w:rFonts w:asciiTheme="minorHAnsi" w:eastAsiaTheme="minorEastAsia" w:hAnsiTheme="minorHAnsi" w:cstheme="minorBidi"/>
            <w:kern w:val="2"/>
            <w:sz w:val="24"/>
            <w:szCs w:val="24"/>
            <w:lang w:eastAsia="en-NZ"/>
            <w14:ligatures w14:val="standardContextual"/>
          </w:rPr>
          <w:tab/>
        </w:r>
        <w:r w:rsidRPr="00A522E2">
          <w:rPr>
            <w:rStyle w:val="Hyperlink"/>
          </w:rPr>
          <w:t>Electrical Islands</w:t>
        </w:r>
        <w:r>
          <w:rPr>
            <w:webHidden/>
          </w:rPr>
          <w:tab/>
        </w:r>
        <w:r>
          <w:rPr>
            <w:webHidden/>
          </w:rPr>
          <w:fldChar w:fldCharType="begin"/>
        </w:r>
        <w:r>
          <w:rPr>
            <w:webHidden/>
          </w:rPr>
          <w:instrText xml:space="preserve"> PAGEREF _Toc189139615 \h </w:instrText>
        </w:r>
        <w:r>
          <w:rPr>
            <w:webHidden/>
          </w:rPr>
        </w:r>
        <w:r>
          <w:rPr>
            <w:webHidden/>
          </w:rPr>
          <w:fldChar w:fldCharType="separate"/>
        </w:r>
        <w:r>
          <w:rPr>
            <w:webHidden/>
          </w:rPr>
          <w:t>24</w:t>
        </w:r>
        <w:r>
          <w:rPr>
            <w:webHidden/>
          </w:rPr>
          <w:fldChar w:fldCharType="end"/>
        </w:r>
      </w:hyperlink>
    </w:p>
    <w:p w14:paraId="6A978CA6" w14:textId="2974EA95"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16" w:history="1">
        <w:r w:rsidRPr="00A522E2">
          <w:rPr>
            <w:rStyle w:val="Hyperlink"/>
          </w:rPr>
          <w:t>4.2.3</w:t>
        </w:r>
        <w:r>
          <w:rPr>
            <w:rFonts w:asciiTheme="minorHAnsi" w:eastAsiaTheme="minorEastAsia" w:hAnsiTheme="minorHAnsi" w:cstheme="minorBidi"/>
            <w:kern w:val="2"/>
            <w:sz w:val="24"/>
            <w:szCs w:val="24"/>
            <w:lang w:eastAsia="en-NZ"/>
            <w14:ligatures w14:val="standardContextual"/>
          </w:rPr>
          <w:tab/>
        </w:r>
        <w:r w:rsidRPr="00A522E2">
          <w:rPr>
            <w:rStyle w:val="Hyperlink"/>
          </w:rPr>
          <w:t>Input Parameters</w:t>
        </w:r>
        <w:r>
          <w:rPr>
            <w:webHidden/>
          </w:rPr>
          <w:tab/>
        </w:r>
        <w:r>
          <w:rPr>
            <w:webHidden/>
          </w:rPr>
          <w:fldChar w:fldCharType="begin"/>
        </w:r>
        <w:r>
          <w:rPr>
            <w:webHidden/>
          </w:rPr>
          <w:instrText xml:space="preserve"> PAGEREF _Toc189139616 \h </w:instrText>
        </w:r>
        <w:r>
          <w:rPr>
            <w:webHidden/>
          </w:rPr>
        </w:r>
        <w:r>
          <w:rPr>
            <w:webHidden/>
          </w:rPr>
          <w:fldChar w:fldCharType="separate"/>
        </w:r>
        <w:r>
          <w:rPr>
            <w:webHidden/>
          </w:rPr>
          <w:t>25</w:t>
        </w:r>
        <w:r>
          <w:rPr>
            <w:webHidden/>
          </w:rPr>
          <w:fldChar w:fldCharType="end"/>
        </w:r>
      </w:hyperlink>
    </w:p>
    <w:p w14:paraId="52FBB11E" w14:textId="49CE8B26"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17" w:history="1">
        <w:r w:rsidRPr="00A522E2">
          <w:rPr>
            <w:rStyle w:val="Hyperlink"/>
          </w:rPr>
          <w:t>4.2.4</w:t>
        </w:r>
        <w:r>
          <w:rPr>
            <w:rFonts w:asciiTheme="minorHAnsi" w:eastAsiaTheme="minorEastAsia" w:hAnsiTheme="minorHAnsi" w:cstheme="minorBidi"/>
            <w:kern w:val="2"/>
            <w:sz w:val="24"/>
            <w:szCs w:val="24"/>
            <w:lang w:eastAsia="en-NZ"/>
            <w14:ligatures w14:val="standardContextual"/>
          </w:rPr>
          <w:tab/>
        </w:r>
        <w:r w:rsidRPr="00A522E2">
          <w:rPr>
            <w:rStyle w:val="Hyperlink"/>
          </w:rPr>
          <w:t>Calculated Parameters</w:t>
        </w:r>
        <w:r>
          <w:rPr>
            <w:webHidden/>
          </w:rPr>
          <w:tab/>
        </w:r>
        <w:r>
          <w:rPr>
            <w:webHidden/>
          </w:rPr>
          <w:fldChar w:fldCharType="begin"/>
        </w:r>
        <w:r>
          <w:rPr>
            <w:webHidden/>
          </w:rPr>
          <w:instrText xml:space="preserve"> PAGEREF _Toc189139617 \h </w:instrText>
        </w:r>
        <w:r>
          <w:rPr>
            <w:webHidden/>
          </w:rPr>
        </w:r>
        <w:r>
          <w:rPr>
            <w:webHidden/>
          </w:rPr>
          <w:fldChar w:fldCharType="separate"/>
        </w:r>
        <w:r>
          <w:rPr>
            <w:webHidden/>
          </w:rPr>
          <w:t>25</w:t>
        </w:r>
        <w:r>
          <w:rPr>
            <w:webHidden/>
          </w:rPr>
          <w:fldChar w:fldCharType="end"/>
        </w:r>
      </w:hyperlink>
    </w:p>
    <w:p w14:paraId="1CC6AC8F" w14:textId="7AB15B2F"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18" w:history="1">
        <w:r w:rsidRPr="00A522E2">
          <w:rPr>
            <w:rStyle w:val="Hyperlink"/>
          </w:rPr>
          <w:t>4.2.5</w:t>
        </w:r>
        <w:r>
          <w:rPr>
            <w:rFonts w:asciiTheme="minorHAnsi" w:eastAsiaTheme="minorEastAsia" w:hAnsiTheme="minorHAnsi" w:cstheme="minorBidi"/>
            <w:kern w:val="2"/>
            <w:sz w:val="24"/>
            <w:szCs w:val="24"/>
            <w:lang w:eastAsia="en-NZ"/>
            <w14:ligatures w14:val="standardContextual"/>
          </w:rPr>
          <w:tab/>
        </w:r>
        <w:r w:rsidRPr="00A522E2">
          <w:rPr>
            <w:rStyle w:val="Hyperlink"/>
          </w:rPr>
          <w:t>Pnode-Enode-ACNode Mapping</w:t>
        </w:r>
        <w:r>
          <w:rPr>
            <w:webHidden/>
          </w:rPr>
          <w:tab/>
        </w:r>
        <w:r>
          <w:rPr>
            <w:webHidden/>
          </w:rPr>
          <w:fldChar w:fldCharType="begin"/>
        </w:r>
        <w:r>
          <w:rPr>
            <w:webHidden/>
          </w:rPr>
          <w:instrText xml:space="preserve"> PAGEREF _Toc189139618 \h </w:instrText>
        </w:r>
        <w:r>
          <w:rPr>
            <w:webHidden/>
          </w:rPr>
        </w:r>
        <w:r>
          <w:rPr>
            <w:webHidden/>
          </w:rPr>
          <w:fldChar w:fldCharType="separate"/>
        </w:r>
        <w:r>
          <w:rPr>
            <w:webHidden/>
          </w:rPr>
          <w:t>25</w:t>
        </w:r>
        <w:r>
          <w:rPr>
            <w:webHidden/>
          </w:rPr>
          <w:fldChar w:fldCharType="end"/>
        </w:r>
      </w:hyperlink>
    </w:p>
    <w:p w14:paraId="0CD6A991" w14:textId="03FC4D47"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19" w:history="1">
        <w:r w:rsidRPr="00A522E2">
          <w:rPr>
            <w:rStyle w:val="Hyperlink"/>
          </w:rPr>
          <w:t>4.3</w:t>
        </w:r>
        <w:r>
          <w:rPr>
            <w:rFonts w:asciiTheme="minorHAnsi" w:eastAsiaTheme="minorEastAsia" w:hAnsiTheme="minorHAnsi" w:cstheme="minorBidi"/>
            <w:kern w:val="2"/>
            <w:sz w:val="24"/>
            <w:szCs w:val="24"/>
            <w:lang w:eastAsia="en-NZ"/>
            <w14:ligatures w14:val="standardContextual"/>
          </w:rPr>
          <w:tab/>
        </w:r>
        <w:r w:rsidRPr="00A522E2">
          <w:rPr>
            <w:rStyle w:val="Hyperlink"/>
          </w:rPr>
          <w:t>Dead Node Pre-Processing</w:t>
        </w:r>
        <w:r>
          <w:rPr>
            <w:webHidden/>
          </w:rPr>
          <w:tab/>
        </w:r>
        <w:r>
          <w:rPr>
            <w:webHidden/>
          </w:rPr>
          <w:fldChar w:fldCharType="begin"/>
        </w:r>
        <w:r>
          <w:rPr>
            <w:webHidden/>
          </w:rPr>
          <w:instrText xml:space="preserve"> PAGEREF _Toc189139619 \h </w:instrText>
        </w:r>
        <w:r>
          <w:rPr>
            <w:webHidden/>
          </w:rPr>
        </w:r>
        <w:r>
          <w:rPr>
            <w:webHidden/>
          </w:rPr>
          <w:fldChar w:fldCharType="separate"/>
        </w:r>
        <w:r>
          <w:rPr>
            <w:webHidden/>
          </w:rPr>
          <w:t>28</w:t>
        </w:r>
        <w:r>
          <w:rPr>
            <w:webHidden/>
          </w:rPr>
          <w:fldChar w:fldCharType="end"/>
        </w:r>
      </w:hyperlink>
    </w:p>
    <w:p w14:paraId="2233DB52" w14:textId="6B5C4822"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20" w:history="1">
        <w:r w:rsidRPr="00A522E2">
          <w:rPr>
            <w:rStyle w:val="Hyperlink"/>
          </w:rPr>
          <w:t>4.3.1</w:t>
        </w:r>
        <w:r>
          <w:rPr>
            <w:rFonts w:asciiTheme="minorHAnsi" w:eastAsiaTheme="minorEastAsia" w:hAnsiTheme="minorHAnsi" w:cstheme="minorBidi"/>
            <w:kern w:val="2"/>
            <w:sz w:val="24"/>
            <w:szCs w:val="24"/>
            <w:lang w:eastAsia="en-NZ"/>
            <w14:ligatures w14:val="standardContextual"/>
          </w:rPr>
          <w:tab/>
        </w:r>
        <w:r w:rsidRPr="00A522E2">
          <w:rPr>
            <w:rStyle w:val="Hyperlink"/>
          </w:rPr>
          <w:t>Zero cleared quantities</w:t>
        </w:r>
        <w:r>
          <w:rPr>
            <w:webHidden/>
          </w:rPr>
          <w:tab/>
        </w:r>
        <w:r>
          <w:rPr>
            <w:webHidden/>
          </w:rPr>
          <w:fldChar w:fldCharType="begin"/>
        </w:r>
        <w:r>
          <w:rPr>
            <w:webHidden/>
          </w:rPr>
          <w:instrText xml:space="preserve"> PAGEREF _Toc189139620 \h </w:instrText>
        </w:r>
        <w:r>
          <w:rPr>
            <w:webHidden/>
          </w:rPr>
        </w:r>
        <w:r>
          <w:rPr>
            <w:webHidden/>
          </w:rPr>
          <w:fldChar w:fldCharType="separate"/>
        </w:r>
        <w:r>
          <w:rPr>
            <w:webHidden/>
          </w:rPr>
          <w:t>28</w:t>
        </w:r>
        <w:r>
          <w:rPr>
            <w:webHidden/>
          </w:rPr>
          <w:fldChar w:fldCharType="end"/>
        </w:r>
      </w:hyperlink>
    </w:p>
    <w:p w14:paraId="3A71A2BE" w14:textId="47D027D2"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21" w:history="1">
        <w:r w:rsidRPr="00A522E2">
          <w:rPr>
            <w:rStyle w:val="Hyperlink"/>
          </w:rPr>
          <w:t>4.3.2</w:t>
        </w:r>
        <w:r>
          <w:rPr>
            <w:rFonts w:asciiTheme="minorHAnsi" w:eastAsiaTheme="minorEastAsia" w:hAnsiTheme="minorHAnsi" w:cstheme="minorBidi"/>
            <w:kern w:val="2"/>
            <w:sz w:val="24"/>
            <w:szCs w:val="24"/>
            <w:lang w:eastAsia="en-NZ"/>
            <w14:ligatures w14:val="standardContextual"/>
          </w:rPr>
          <w:tab/>
        </w:r>
        <w:r w:rsidRPr="00A522E2">
          <w:rPr>
            <w:rStyle w:val="Hyperlink"/>
          </w:rPr>
          <w:t>Remove ACLines</w:t>
        </w:r>
        <w:r>
          <w:rPr>
            <w:webHidden/>
          </w:rPr>
          <w:tab/>
        </w:r>
        <w:r>
          <w:rPr>
            <w:webHidden/>
          </w:rPr>
          <w:fldChar w:fldCharType="begin"/>
        </w:r>
        <w:r>
          <w:rPr>
            <w:webHidden/>
          </w:rPr>
          <w:instrText xml:space="preserve"> PAGEREF _Toc189139621 \h </w:instrText>
        </w:r>
        <w:r>
          <w:rPr>
            <w:webHidden/>
          </w:rPr>
        </w:r>
        <w:r>
          <w:rPr>
            <w:webHidden/>
          </w:rPr>
          <w:fldChar w:fldCharType="separate"/>
        </w:r>
        <w:r>
          <w:rPr>
            <w:webHidden/>
          </w:rPr>
          <w:t>28</w:t>
        </w:r>
        <w:r>
          <w:rPr>
            <w:webHidden/>
          </w:rPr>
          <w:fldChar w:fldCharType="end"/>
        </w:r>
      </w:hyperlink>
    </w:p>
    <w:p w14:paraId="347D3794" w14:textId="2D53AFBB"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22" w:history="1">
        <w:r w:rsidRPr="00A522E2">
          <w:rPr>
            <w:rStyle w:val="Hyperlink"/>
          </w:rPr>
          <w:t>4.4</w:t>
        </w:r>
        <w:r>
          <w:rPr>
            <w:rFonts w:asciiTheme="minorHAnsi" w:eastAsiaTheme="minorEastAsia" w:hAnsiTheme="minorHAnsi" w:cstheme="minorBidi"/>
            <w:kern w:val="2"/>
            <w:sz w:val="24"/>
            <w:szCs w:val="24"/>
            <w:lang w:eastAsia="en-NZ"/>
            <w14:ligatures w14:val="standardContextual"/>
          </w:rPr>
          <w:tab/>
        </w:r>
        <w:r w:rsidRPr="00A522E2">
          <w:rPr>
            <w:rStyle w:val="Hyperlink"/>
          </w:rPr>
          <w:t>HVDC Pre-Processing</w:t>
        </w:r>
        <w:r>
          <w:rPr>
            <w:webHidden/>
          </w:rPr>
          <w:tab/>
        </w:r>
        <w:r>
          <w:rPr>
            <w:webHidden/>
          </w:rPr>
          <w:fldChar w:fldCharType="begin"/>
        </w:r>
        <w:r>
          <w:rPr>
            <w:webHidden/>
          </w:rPr>
          <w:instrText xml:space="preserve"> PAGEREF _Toc189139622 \h </w:instrText>
        </w:r>
        <w:r>
          <w:rPr>
            <w:webHidden/>
          </w:rPr>
        </w:r>
        <w:r>
          <w:rPr>
            <w:webHidden/>
          </w:rPr>
          <w:fldChar w:fldCharType="separate"/>
        </w:r>
        <w:r>
          <w:rPr>
            <w:webHidden/>
          </w:rPr>
          <w:t>28</w:t>
        </w:r>
        <w:r>
          <w:rPr>
            <w:webHidden/>
          </w:rPr>
          <w:fldChar w:fldCharType="end"/>
        </w:r>
      </w:hyperlink>
    </w:p>
    <w:p w14:paraId="42C9F977" w14:textId="4976CE09"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23" w:history="1">
        <w:r w:rsidRPr="00A522E2">
          <w:rPr>
            <w:rStyle w:val="Hyperlink"/>
          </w:rPr>
          <w:t>4.4.1</w:t>
        </w:r>
        <w:r>
          <w:rPr>
            <w:rFonts w:asciiTheme="minorHAnsi" w:eastAsiaTheme="minorEastAsia" w:hAnsiTheme="minorHAnsi" w:cstheme="minorBidi"/>
            <w:kern w:val="2"/>
            <w:sz w:val="24"/>
            <w:szCs w:val="24"/>
            <w:lang w:eastAsia="en-NZ"/>
            <w14:ligatures w14:val="standardContextual"/>
          </w:rPr>
          <w:tab/>
        </w:r>
        <w:r w:rsidRPr="00A522E2">
          <w:rPr>
            <w:rStyle w:val="Hyperlink"/>
          </w:rPr>
          <w:t>Both poles operating</w:t>
        </w:r>
        <w:r>
          <w:rPr>
            <w:webHidden/>
          </w:rPr>
          <w:tab/>
        </w:r>
        <w:r>
          <w:rPr>
            <w:webHidden/>
          </w:rPr>
          <w:fldChar w:fldCharType="begin"/>
        </w:r>
        <w:r>
          <w:rPr>
            <w:webHidden/>
          </w:rPr>
          <w:instrText xml:space="preserve"> PAGEREF _Toc189139623 \h </w:instrText>
        </w:r>
        <w:r>
          <w:rPr>
            <w:webHidden/>
          </w:rPr>
        </w:r>
        <w:r>
          <w:rPr>
            <w:webHidden/>
          </w:rPr>
          <w:fldChar w:fldCharType="separate"/>
        </w:r>
        <w:r>
          <w:rPr>
            <w:webHidden/>
          </w:rPr>
          <w:t>28</w:t>
        </w:r>
        <w:r>
          <w:rPr>
            <w:webHidden/>
          </w:rPr>
          <w:fldChar w:fldCharType="end"/>
        </w:r>
      </w:hyperlink>
    </w:p>
    <w:p w14:paraId="597415C2" w14:textId="55A910E2"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24" w:history="1">
        <w:r w:rsidRPr="00A522E2">
          <w:rPr>
            <w:rStyle w:val="Hyperlink"/>
          </w:rPr>
          <w:t>4.4.2</w:t>
        </w:r>
        <w:r>
          <w:rPr>
            <w:rFonts w:asciiTheme="minorHAnsi" w:eastAsiaTheme="minorEastAsia" w:hAnsiTheme="minorHAnsi" w:cstheme="minorBidi"/>
            <w:kern w:val="2"/>
            <w:sz w:val="24"/>
            <w:szCs w:val="24"/>
            <w:lang w:eastAsia="en-NZ"/>
            <w14:ligatures w14:val="standardContextual"/>
          </w:rPr>
          <w:tab/>
        </w:r>
        <w:r w:rsidRPr="00A522E2">
          <w:rPr>
            <w:rStyle w:val="Hyperlink"/>
          </w:rPr>
          <w:t>One or more poles not operating</w:t>
        </w:r>
        <w:r>
          <w:rPr>
            <w:webHidden/>
          </w:rPr>
          <w:tab/>
        </w:r>
        <w:r>
          <w:rPr>
            <w:webHidden/>
          </w:rPr>
          <w:fldChar w:fldCharType="begin"/>
        </w:r>
        <w:r>
          <w:rPr>
            <w:webHidden/>
          </w:rPr>
          <w:instrText xml:space="preserve"> PAGEREF _Toc189139624 \h </w:instrText>
        </w:r>
        <w:r>
          <w:rPr>
            <w:webHidden/>
          </w:rPr>
        </w:r>
        <w:r>
          <w:rPr>
            <w:webHidden/>
          </w:rPr>
          <w:fldChar w:fldCharType="separate"/>
        </w:r>
        <w:r>
          <w:rPr>
            <w:webHidden/>
          </w:rPr>
          <w:t>28</w:t>
        </w:r>
        <w:r>
          <w:rPr>
            <w:webHidden/>
          </w:rPr>
          <w:fldChar w:fldCharType="end"/>
        </w:r>
      </w:hyperlink>
    </w:p>
    <w:p w14:paraId="557390E9" w14:textId="2D727D15"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25" w:history="1">
        <w:r w:rsidRPr="00A522E2">
          <w:rPr>
            <w:rStyle w:val="Hyperlink"/>
          </w:rPr>
          <w:t>4.5</w:t>
        </w:r>
        <w:r>
          <w:rPr>
            <w:rFonts w:asciiTheme="minorHAnsi" w:eastAsiaTheme="minorEastAsia" w:hAnsiTheme="minorHAnsi" w:cstheme="minorBidi"/>
            <w:kern w:val="2"/>
            <w:sz w:val="24"/>
            <w:szCs w:val="24"/>
            <w:lang w:eastAsia="en-NZ"/>
            <w14:ligatures w14:val="standardContextual"/>
          </w:rPr>
          <w:tab/>
        </w:r>
        <w:r w:rsidRPr="00A522E2">
          <w:rPr>
            <w:rStyle w:val="Hyperlink"/>
          </w:rPr>
          <w:t>Reserve Sharing Pre-Processing</w:t>
        </w:r>
        <w:r>
          <w:rPr>
            <w:webHidden/>
          </w:rPr>
          <w:tab/>
        </w:r>
        <w:r>
          <w:rPr>
            <w:webHidden/>
          </w:rPr>
          <w:fldChar w:fldCharType="begin"/>
        </w:r>
        <w:r>
          <w:rPr>
            <w:webHidden/>
          </w:rPr>
          <w:instrText xml:space="preserve"> PAGEREF _Toc189139625 \h </w:instrText>
        </w:r>
        <w:r>
          <w:rPr>
            <w:webHidden/>
          </w:rPr>
        </w:r>
        <w:r>
          <w:rPr>
            <w:webHidden/>
          </w:rPr>
          <w:fldChar w:fldCharType="separate"/>
        </w:r>
        <w:r>
          <w:rPr>
            <w:webHidden/>
          </w:rPr>
          <w:t>28</w:t>
        </w:r>
        <w:r>
          <w:rPr>
            <w:webHidden/>
          </w:rPr>
          <w:fldChar w:fldCharType="end"/>
        </w:r>
      </w:hyperlink>
    </w:p>
    <w:p w14:paraId="4D8B27E4" w14:textId="0C6970F7"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26" w:history="1">
        <w:r w:rsidRPr="00A522E2">
          <w:rPr>
            <w:rStyle w:val="Hyperlink"/>
          </w:rPr>
          <w:t>4.5.1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_Toc189139626 \h </w:instrText>
        </w:r>
        <w:r>
          <w:rPr>
            <w:webHidden/>
          </w:rPr>
        </w:r>
        <w:r>
          <w:rPr>
            <w:webHidden/>
          </w:rPr>
          <w:fldChar w:fldCharType="separate"/>
        </w:r>
        <w:r>
          <w:rPr>
            <w:webHidden/>
          </w:rPr>
          <w:t>28</w:t>
        </w:r>
        <w:r>
          <w:rPr>
            <w:webHidden/>
          </w:rPr>
          <w:fldChar w:fldCharType="end"/>
        </w:r>
      </w:hyperlink>
    </w:p>
    <w:p w14:paraId="6E862939" w14:textId="1D3186D0"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27" w:history="1">
        <w:r w:rsidRPr="00A522E2">
          <w:rPr>
            <w:rStyle w:val="Hyperlink"/>
          </w:rPr>
          <w:t>4.5.2</w:t>
        </w:r>
        <w:r>
          <w:rPr>
            <w:rFonts w:asciiTheme="minorHAnsi" w:eastAsiaTheme="minorEastAsia" w:hAnsiTheme="minorHAnsi" w:cstheme="minorBidi"/>
            <w:kern w:val="2"/>
            <w:sz w:val="24"/>
            <w:szCs w:val="24"/>
            <w:lang w:eastAsia="en-NZ"/>
            <w14:ligatures w14:val="standardContextual"/>
          </w:rPr>
          <w:tab/>
        </w:r>
        <w:r w:rsidRPr="00A522E2">
          <w:rPr>
            <w:rStyle w:val="Hyperlink"/>
          </w:rPr>
          <w:t>Calculations</w:t>
        </w:r>
        <w:r>
          <w:rPr>
            <w:webHidden/>
          </w:rPr>
          <w:tab/>
        </w:r>
        <w:r>
          <w:rPr>
            <w:webHidden/>
          </w:rPr>
          <w:fldChar w:fldCharType="begin"/>
        </w:r>
        <w:r>
          <w:rPr>
            <w:webHidden/>
          </w:rPr>
          <w:instrText xml:space="preserve"> PAGEREF _Toc189139627 \h </w:instrText>
        </w:r>
        <w:r>
          <w:rPr>
            <w:webHidden/>
          </w:rPr>
        </w:r>
        <w:r>
          <w:rPr>
            <w:webHidden/>
          </w:rPr>
          <w:fldChar w:fldCharType="separate"/>
        </w:r>
        <w:r>
          <w:rPr>
            <w:webHidden/>
          </w:rPr>
          <w:t>29</w:t>
        </w:r>
        <w:r>
          <w:rPr>
            <w:webHidden/>
          </w:rPr>
          <w:fldChar w:fldCharType="end"/>
        </w:r>
      </w:hyperlink>
    </w:p>
    <w:p w14:paraId="2BE84FEB" w14:textId="105DA8A1"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28" w:history="1">
        <w:r w:rsidRPr="00A522E2">
          <w:rPr>
            <w:rStyle w:val="Hyperlink"/>
          </w:rPr>
          <w:t>4.6</w:t>
        </w:r>
        <w:r>
          <w:rPr>
            <w:rFonts w:asciiTheme="minorHAnsi" w:eastAsiaTheme="minorEastAsia" w:hAnsiTheme="minorHAnsi" w:cstheme="minorBidi"/>
            <w:kern w:val="2"/>
            <w:sz w:val="24"/>
            <w:szCs w:val="24"/>
            <w:lang w:eastAsia="en-NZ"/>
            <w14:ligatures w14:val="standardContextual"/>
          </w:rPr>
          <w:tab/>
        </w:r>
        <w:r w:rsidRPr="00A522E2">
          <w:rPr>
            <w:rStyle w:val="Hyperlink"/>
          </w:rPr>
          <w:t>Secondary Risk Pre-Processing</w:t>
        </w:r>
        <w:r>
          <w:rPr>
            <w:webHidden/>
          </w:rPr>
          <w:tab/>
        </w:r>
        <w:r>
          <w:rPr>
            <w:webHidden/>
          </w:rPr>
          <w:fldChar w:fldCharType="begin"/>
        </w:r>
        <w:r>
          <w:rPr>
            <w:webHidden/>
          </w:rPr>
          <w:instrText xml:space="preserve"> PAGEREF _Toc189139628 \h </w:instrText>
        </w:r>
        <w:r>
          <w:rPr>
            <w:webHidden/>
          </w:rPr>
        </w:r>
        <w:r>
          <w:rPr>
            <w:webHidden/>
          </w:rPr>
          <w:fldChar w:fldCharType="separate"/>
        </w:r>
        <w:r>
          <w:rPr>
            <w:webHidden/>
          </w:rPr>
          <w:t>29</w:t>
        </w:r>
        <w:r>
          <w:rPr>
            <w:webHidden/>
          </w:rPr>
          <w:fldChar w:fldCharType="end"/>
        </w:r>
      </w:hyperlink>
    </w:p>
    <w:p w14:paraId="0A4EA68B" w14:textId="6931E774"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29" w:history="1">
        <w:r w:rsidRPr="00A522E2">
          <w:rPr>
            <w:rStyle w:val="Hyperlink"/>
          </w:rPr>
          <w:t>4.7</w:t>
        </w:r>
        <w:r>
          <w:rPr>
            <w:rFonts w:asciiTheme="minorHAnsi" w:eastAsiaTheme="minorEastAsia" w:hAnsiTheme="minorHAnsi" w:cstheme="minorBidi"/>
            <w:kern w:val="2"/>
            <w:sz w:val="24"/>
            <w:szCs w:val="24"/>
            <w:lang w:eastAsia="en-NZ"/>
            <w14:ligatures w14:val="standardContextual"/>
          </w:rPr>
          <w:tab/>
        </w:r>
        <w:r w:rsidRPr="00A522E2">
          <w:rPr>
            <w:rStyle w:val="Hyperlink"/>
          </w:rPr>
          <w:t>Generator Pre-Processing</w:t>
        </w:r>
        <w:r>
          <w:rPr>
            <w:webHidden/>
          </w:rPr>
          <w:tab/>
        </w:r>
        <w:r>
          <w:rPr>
            <w:webHidden/>
          </w:rPr>
          <w:fldChar w:fldCharType="begin"/>
        </w:r>
        <w:r>
          <w:rPr>
            <w:webHidden/>
          </w:rPr>
          <w:instrText xml:space="preserve"> PAGEREF _Toc189139629 \h </w:instrText>
        </w:r>
        <w:r>
          <w:rPr>
            <w:webHidden/>
          </w:rPr>
        </w:r>
        <w:r>
          <w:rPr>
            <w:webHidden/>
          </w:rPr>
          <w:fldChar w:fldCharType="separate"/>
        </w:r>
        <w:r>
          <w:rPr>
            <w:webHidden/>
          </w:rPr>
          <w:t>29</w:t>
        </w:r>
        <w:r>
          <w:rPr>
            <w:webHidden/>
          </w:rPr>
          <w:fldChar w:fldCharType="end"/>
        </w:r>
      </w:hyperlink>
    </w:p>
    <w:p w14:paraId="0657D082" w14:textId="2CE48610"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30" w:history="1">
        <w:r w:rsidRPr="00A522E2">
          <w:rPr>
            <w:rStyle w:val="Hyperlink"/>
          </w:rPr>
          <w:t>4.7.1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_Toc189139630 \h </w:instrText>
        </w:r>
        <w:r>
          <w:rPr>
            <w:webHidden/>
          </w:rPr>
        </w:r>
        <w:r>
          <w:rPr>
            <w:webHidden/>
          </w:rPr>
          <w:fldChar w:fldCharType="separate"/>
        </w:r>
        <w:r>
          <w:rPr>
            <w:webHidden/>
          </w:rPr>
          <w:t>29</w:t>
        </w:r>
        <w:r>
          <w:rPr>
            <w:webHidden/>
          </w:rPr>
          <w:fldChar w:fldCharType="end"/>
        </w:r>
      </w:hyperlink>
    </w:p>
    <w:p w14:paraId="71E6AC91" w14:textId="51B9D67B"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31" w:history="1">
        <w:r w:rsidRPr="00A522E2">
          <w:rPr>
            <w:rStyle w:val="Hyperlink"/>
          </w:rPr>
          <w:t>4.7.2</w:t>
        </w:r>
        <w:r>
          <w:rPr>
            <w:rFonts w:asciiTheme="minorHAnsi" w:eastAsiaTheme="minorEastAsia" w:hAnsiTheme="minorHAnsi" w:cstheme="minorBidi"/>
            <w:kern w:val="2"/>
            <w:sz w:val="24"/>
            <w:szCs w:val="24"/>
            <w:lang w:eastAsia="en-NZ"/>
            <w14:ligatures w14:val="standardContextual"/>
          </w:rPr>
          <w:tab/>
        </w:r>
        <w:r w:rsidRPr="00A522E2">
          <w:rPr>
            <w:rStyle w:val="Hyperlink"/>
          </w:rPr>
          <w:t>Calculations</w:t>
        </w:r>
        <w:r>
          <w:rPr>
            <w:webHidden/>
          </w:rPr>
          <w:tab/>
        </w:r>
        <w:r>
          <w:rPr>
            <w:webHidden/>
          </w:rPr>
          <w:fldChar w:fldCharType="begin"/>
        </w:r>
        <w:r>
          <w:rPr>
            <w:webHidden/>
          </w:rPr>
          <w:instrText xml:space="preserve"> PAGEREF _Toc189139631 \h </w:instrText>
        </w:r>
        <w:r>
          <w:rPr>
            <w:webHidden/>
          </w:rPr>
        </w:r>
        <w:r>
          <w:rPr>
            <w:webHidden/>
          </w:rPr>
          <w:fldChar w:fldCharType="separate"/>
        </w:r>
        <w:r>
          <w:rPr>
            <w:webHidden/>
          </w:rPr>
          <w:t>30</w:t>
        </w:r>
        <w:r>
          <w:rPr>
            <w:webHidden/>
          </w:rPr>
          <w:fldChar w:fldCharType="end"/>
        </w:r>
      </w:hyperlink>
    </w:p>
    <w:p w14:paraId="3977305C" w14:textId="684F9D8A"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32" w:history="1">
        <w:r w:rsidRPr="00A522E2">
          <w:rPr>
            <w:rStyle w:val="Hyperlink"/>
          </w:rPr>
          <w:t>4.8</w:t>
        </w:r>
        <w:r>
          <w:rPr>
            <w:rFonts w:asciiTheme="minorHAnsi" w:eastAsiaTheme="minorEastAsia" w:hAnsiTheme="minorHAnsi" w:cstheme="minorBidi"/>
            <w:kern w:val="2"/>
            <w:sz w:val="24"/>
            <w:szCs w:val="24"/>
            <w:lang w:eastAsia="en-NZ"/>
            <w14:ligatures w14:val="standardContextual"/>
          </w:rPr>
          <w:tab/>
        </w:r>
        <w:r w:rsidRPr="00A522E2">
          <w:rPr>
            <w:rStyle w:val="Hyperlink"/>
          </w:rPr>
          <w:t>Generation Ramp Pre-Processing</w:t>
        </w:r>
        <w:r>
          <w:rPr>
            <w:webHidden/>
          </w:rPr>
          <w:tab/>
        </w:r>
        <w:r>
          <w:rPr>
            <w:webHidden/>
          </w:rPr>
          <w:fldChar w:fldCharType="begin"/>
        </w:r>
        <w:r>
          <w:rPr>
            <w:webHidden/>
          </w:rPr>
          <w:instrText xml:space="preserve"> PAGEREF _Toc189139632 \h </w:instrText>
        </w:r>
        <w:r>
          <w:rPr>
            <w:webHidden/>
          </w:rPr>
        </w:r>
        <w:r>
          <w:rPr>
            <w:webHidden/>
          </w:rPr>
          <w:fldChar w:fldCharType="separate"/>
        </w:r>
        <w:r>
          <w:rPr>
            <w:webHidden/>
          </w:rPr>
          <w:t>30</w:t>
        </w:r>
        <w:r>
          <w:rPr>
            <w:webHidden/>
          </w:rPr>
          <w:fldChar w:fldCharType="end"/>
        </w:r>
      </w:hyperlink>
    </w:p>
    <w:p w14:paraId="2C8712AA" w14:textId="07CF299F"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33" w:history="1">
        <w:r w:rsidRPr="00A522E2">
          <w:rPr>
            <w:rStyle w:val="Hyperlink"/>
          </w:rPr>
          <w:t>4.8.1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_Toc189139633 \h </w:instrText>
        </w:r>
        <w:r>
          <w:rPr>
            <w:webHidden/>
          </w:rPr>
        </w:r>
        <w:r>
          <w:rPr>
            <w:webHidden/>
          </w:rPr>
          <w:fldChar w:fldCharType="separate"/>
        </w:r>
        <w:r>
          <w:rPr>
            <w:webHidden/>
          </w:rPr>
          <w:t>30</w:t>
        </w:r>
        <w:r>
          <w:rPr>
            <w:webHidden/>
          </w:rPr>
          <w:fldChar w:fldCharType="end"/>
        </w:r>
      </w:hyperlink>
    </w:p>
    <w:p w14:paraId="54E3C40C" w14:textId="6B8F51CE"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34" w:history="1">
        <w:r w:rsidRPr="00A522E2">
          <w:rPr>
            <w:rStyle w:val="Hyperlink"/>
          </w:rPr>
          <w:t>4.8.2</w:t>
        </w:r>
        <w:r>
          <w:rPr>
            <w:rFonts w:asciiTheme="minorHAnsi" w:eastAsiaTheme="minorEastAsia" w:hAnsiTheme="minorHAnsi" w:cstheme="minorBidi"/>
            <w:kern w:val="2"/>
            <w:sz w:val="24"/>
            <w:szCs w:val="24"/>
            <w:lang w:eastAsia="en-NZ"/>
            <w14:ligatures w14:val="standardContextual"/>
          </w:rPr>
          <w:tab/>
        </w:r>
        <w:r w:rsidRPr="00A522E2">
          <w:rPr>
            <w:rStyle w:val="Hyperlink"/>
          </w:rPr>
          <w:t>Calculations</w:t>
        </w:r>
        <w:r>
          <w:rPr>
            <w:webHidden/>
          </w:rPr>
          <w:tab/>
        </w:r>
        <w:r>
          <w:rPr>
            <w:webHidden/>
          </w:rPr>
          <w:fldChar w:fldCharType="begin"/>
        </w:r>
        <w:r>
          <w:rPr>
            <w:webHidden/>
          </w:rPr>
          <w:instrText xml:space="preserve"> PAGEREF _Toc189139634 \h </w:instrText>
        </w:r>
        <w:r>
          <w:rPr>
            <w:webHidden/>
          </w:rPr>
        </w:r>
        <w:r>
          <w:rPr>
            <w:webHidden/>
          </w:rPr>
          <w:fldChar w:fldCharType="separate"/>
        </w:r>
        <w:r>
          <w:rPr>
            <w:webHidden/>
          </w:rPr>
          <w:t>30</w:t>
        </w:r>
        <w:r>
          <w:rPr>
            <w:webHidden/>
          </w:rPr>
          <w:fldChar w:fldCharType="end"/>
        </w:r>
      </w:hyperlink>
    </w:p>
    <w:p w14:paraId="40E4D45B" w14:textId="7198B5DC"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35" w:history="1">
        <w:r w:rsidRPr="00A522E2">
          <w:rPr>
            <w:rStyle w:val="Hyperlink"/>
          </w:rPr>
          <w:t>4.9</w:t>
        </w:r>
        <w:r>
          <w:rPr>
            <w:rFonts w:asciiTheme="minorHAnsi" w:eastAsiaTheme="minorEastAsia" w:hAnsiTheme="minorHAnsi" w:cstheme="minorBidi"/>
            <w:kern w:val="2"/>
            <w:sz w:val="24"/>
            <w:szCs w:val="24"/>
            <w:lang w:eastAsia="en-NZ"/>
            <w14:ligatures w14:val="standardContextual"/>
          </w:rPr>
          <w:tab/>
        </w:r>
        <w:r w:rsidRPr="00A522E2">
          <w:rPr>
            <w:rStyle w:val="Hyperlink"/>
          </w:rPr>
          <w:t>Line Loss Pre-Processing</w:t>
        </w:r>
        <w:r>
          <w:rPr>
            <w:webHidden/>
          </w:rPr>
          <w:tab/>
        </w:r>
        <w:r>
          <w:rPr>
            <w:webHidden/>
          </w:rPr>
          <w:fldChar w:fldCharType="begin"/>
        </w:r>
        <w:r>
          <w:rPr>
            <w:webHidden/>
          </w:rPr>
          <w:instrText xml:space="preserve"> PAGEREF _Toc189139635 \h </w:instrText>
        </w:r>
        <w:r>
          <w:rPr>
            <w:webHidden/>
          </w:rPr>
        </w:r>
        <w:r>
          <w:rPr>
            <w:webHidden/>
          </w:rPr>
          <w:fldChar w:fldCharType="separate"/>
        </w:r>
        <w:r>
          <w:rPr>
            <w:webHidden/>
          </w:rPr>
          <w:t>31</w:t>
        </w:r>
        <w:r>
          <w:rPr>
            <w:webHidden/>
          </w:rPr>
          <w:fldChar w:fldCharType="end"/>
        </w:r>
      </w:hyperlink>
    </w:p>
    <w:p w14:paraId="25B3724A" w14:textId="62E61975"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36" w:history="1">
        <w:r w:rsidRPr="00A522E2">
          <w:rPr>
            <w:rStyle w:val="Hyperlink"/>
          </w:rPr>
          <w:t>4.9.1</w:t>
        </w:r>
        <w:r>
          <w:rPr>
            <w:rFonts w:asciiTheme="minorHAnsi" w:eastAsiaTheme="minorEastAsia" w:hAnsiTheme="minorHAnsi" w:cstheme="minorBidi"/>
            <w:kern w:val="2"/>
            <w:sz w:val="24"/>
            <w:szCs w:val="24"/>
            <w:lang w:eastAsia="en-NZ"/>
            <w14:ligatures w14:val="standardContextual"/>
          </w:rPr>
          <w:tab/>
        </w:r>
        <w:r w:rsidRPr="00A522E2">
          <w:rPr>
            <w:rStyle w:val="Hyperlink"/>
          </w:rPr>
          <w:t>Fixed and Variable Losses</w:t>
        </w:r>
        <w:r>
          <w:rPr>
            <w:webHidden/>
          </w:rPr>
          <w:tab/>
        </w:r>
        <w:r>
          <w:rPr>
            <w:webHidden/>
          </w:rPr>
          <w:fldChar w:fldCharType="begin"/>
        </w:r>
        <w:r>
          <w:rPr>
            <w:webHidden/>
          </w:rPr>
          <w:instrText xml:space="preserve"> PAGEREF _Toc189139636 \h </w:instrText>
        </w:r>
        <w:r>
          <w:rPr>
            <w:webHidden/>
          </w:rPr>
        </w:r>
        <w:r>
          <w:rPr>
            <w:webHidden/>
          </w:rPr>
          <w:fldChar w:fldCharType="separate"/>
        </w:r>
        <w:r>
          <w:rPr>
            <w:webHidden/>
          </w:rPr>
          <w:t>31</w:t>
        </w:r>
        <w:r>
          <w:rPr>
            <w:webHidden/>
          </w:rPr>
          <w:fldChar w:fldCharType="end"/>
        </w:r>
      </w:hyperlink>
    </w:p>
    <w:p w14:paraId="70344271" w14:textId="24BCA1A3"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37" w:history="1">
        <w:r w:rsidRPr="00A522E2">
          <w:rPr>
            <w:rStyle w:val="Hyperlink"/>
          </w:rPr>
          <w:t>4.9.2</w:t>
        </w:r>
        <w:r>
          <w:rPr>
            <w:rFonts w:asciiTheme="minorHAnsi" w:eastAsiaTheme="minorEastAsia" w:hAnsiTheme="minorHAnsi" w:cstheme="minorBidi"/>
            <w:kern w:val="2"/>
            <w:sz w:val="24"/>
            <w:szCs w:val="24"/>
            <w:lang w:eastAsia="en-NZ"/>
            <w14:ligatures w14:val="standardContextual"/>
          </w:rPr>
          <w:tab/>
        </w:r>
        <w:r w:rsidRPr="00A522E2">
          <w:rPr>
            <w:rStyle w:val="Hyperlink"/>
          </w:rPr>
          <w:t>Loss Approximation</w:t>
        </w:r>
        <w:r>
          <w:rPr>
            <w:webHidden/>
          </w:rPr>
          <w:tab/>
        </w:r>
        <w:r>
          <w:rPr>
            <w:webHidden/>
          </w:rPr>
          <w:fldChar w:fldCharType="begin"/>
        </w:r>
        <w:r>
          <w:rPr>
            <w:webHidden/>
          </w:rPr>
          <w:instrText xml:space="preserve"> PAGEREF _Toc189139637 \h </w:instrText>
        </w:r>
        <w:r>
          <w:rPr>
            <w:webHidden/>
          </w:rPr>
        </w:r>
        <w:r>
          <w:rPr>
            <w:webHidden/>
          </w:rPr>
          <w:fldChar w:fldCharType="separate"/>
        </w:r>
        <w:r>
          <w:rPr>
            <w:webHidden/>
          </w:rPr>
          <w:t>31</w:t>
        </w:r>
        <w:r>
          <w:rPr>
            <w:webHidden/>
          </w:rPr>
          <w:fldChar w:fldCharType="end"/>
        </w:r>
      </w:hyperlink>
    </w:p>
    <w:p w14:paraId="1FE5E6C8" w14:textId="462B6829"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38" w:history="1">
        <w:r w:rsidRPr="00A522E2">
          <w:rPr>
            <w:rStyle w:val="Hyperlink"/>
          </w:rPr>
          <w:t>4.9.3</w:t>
        </w:r>
        <w:r>
          <w:rPr>
            <w:rFonts w:asciiTheme="minorHAnsi" w:eastAsiaTheme="minorEastAsia" w:hAnsiTheme="minorHAnsi" w:cstheme="minorBidi"/>
            <w:kern w:val="2"/>
            <w:sz w:val="24"/>
            <w:szCs w:val="24"/>
            <w:lang w:eastAsia="en-NZ"/>
            <w14:ligatures w14:val="standardContextual"/>
          </w:rPr>
          <w:tab/>
        </w:r>
        <w:r w:rsidRPr="00A522E2">
          <w:rPr>
            <w:rStyle w:val="Hyperlink"/>
          </w:rPr>
          <w:t>Parabola Approximation</w:t>
        </w:r>
        <w:r>
          <w:rPr>
            <w:webHidden/>
          </w:rPr>
          <w:tab/>
        </w:r>
        <w:r>
          <w:rPr>
            <w:webHidden/>
          </w:rPr>
          <w:fldChar w:fldCharType="begin"/>
        </w:r>
        <w:r>
          <w:rPr>
            <w:webHidden/>
          </w:rPr>
          <w:instrText xml:space="preserve"> PAGEREF _Toc189139638 \h </w:instrText>
        </w:r>
        <w:r>
          <w:rPr>
            <w:webHidden/>
          </w:rPr>
        </w:r>
        <w:r>
          <w:rPr>
            <w:webHidden/>
          </w:rPr>
          <w:fldChar w:fldCharType="separate"/>
        </w:r>
        <w:r>
          <w:rPr>
            <w:webHidden/>
          </w:rPr>
          <w:t>31</w:t>
        </w:r>
        <w:r>
          <w:rPr>
            <w:webHidden/>
          </w:rPr>
          <w:fldChar w:fldCharType="end"/>
        </w:r>
      </w:hyperlink>
    </w:p>
    <w:p w14:paraId="51D358B4" w14:textId="01EFCC6F"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39" w:history="1">
        <w:r w:rsidRPr="00A522E2">
          <w:rPr>
            <w:rStyle w:val="Hyperlink"/>
          </w:rPr>
          <w:t>4.10</w:t>
        </w:r>
        <w:r>
          <w:rPr>
            <w:rFonts w:asciiTheme="minorHAnsi" w:eastAsiaTheme="minorEastAsia" w:hAnsiTheme="minorHAnsi" w:cstheme="minorBidi"/>
            <w:kern w:val="2"/>
            <w:sz w:val="24"/>
            <w:szCs w:val="24"/>
            <w:lang w:eastAsia="en-NZ"/>
            <w14:ligatures w14:val="standardContextual"/>
          </w:rPr>
          <w:tab/>
        </w:r>
        <w:r w:rsidRPr="00A522E2">
          <w:rPr>
            <w:rStyle w:val="Hyperlink"/>
          </w:rPr>
          <w:t>Required Load Pre-Processing</w:t>
        </w:r>
        <w:r>
          <w:rPr>
            <w:webHidden/>
          </w:rPr>
          <w:tab/>
        </w:r>
        <w:r>
          <w:rPr>
            <w:webHidden/>
          </w:rPr>
          <w:fldChar w:fldCharType="begin"/>
        </w:r>
        <w:r>
          <w:rPr>
            <w:webHidden/>
          </w:rPr>
          <w:instrText xml:space="preserve"> PAGEREF _Toc189139639 \h </w:instrText>
        </w:r>
        <w:r>
          <w:rPr>
            <w:webHidden/>
          </w:rPr>
        </w:r>
        <w:r>
          <w:rPr>
            <w:webHidden/>
          </w:rPr>
          <w:fldChar w:fldCharType="separate"/>
        </w:r>
        <w:r>
          <w:rPr>
            <w:webHidden/>
          </w:rPr>
          <w:t>31</w:t>
        </w:r>
        <w:r>
          <w:rPr>
            <w:webHidden/>
          </w:rPr>
          <w:fldChar w:fldCharType="end"/>
        </w:r>
      </w:hyperlink>
    </w:p>
    <w:p w14:paraId="33FEC742" w14:textId="549AAF53"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40" w:history="1">
        <w:r w:rsidRPr="00A522E2">
          <w:rPr>
            <w:rStyle w:val="Hyperlink"/>
          </w:rPr>
          <w:t>4.10.1</w:t>
        </w:r>
        <w:r>
          <w:rPr>
            <w:rFonts w:asciiTheme="minorHAnsi" w:eastAsiaTheme="minorEastAsia" w:hAnsiTheme="minorHAnsi" w:cstheme="minorBidi"/>
            <w:kern w:val="2"/>
            <w:sz w:val="24"/>
            <w:szCs w:val="24"/>
            <w:lang w:eastAsia="en-NZ"/>
            <w14:ligatures w14:val="standardContextual"/>
          </w:rPr>
          <w:tab/>
        </w:r>
        <w:r w:rsidRPr="00A522E2">
          <w:rPr>
            <w:rStyle w:val="Hyperlink"/>
          </w:rPr>
          <w:t>Schedule Type</w:t>
        </w:r>
        <w:r>
          <w:rPr>
            <w:webHidden/>
          </w:rPr>
          <w:tab/>
        </w:r>
        <w:r>
          <w:rPr>
            <w:webHidden/>
          </w:rPr>
          <w:fldChar w:fldCharType="begin"/>
        </w:r>
        <w:r>
          <w:rPr>
            <w:webHidden/>
          </w:rPr>
          <w:instrText xml:space="preserve"> PAGEREF _Toc189139640 \h </w:instrText>
        </w:r>
        <w:r>
          <w:rPr>
            <w:webHidden/>
          </w:rPr>
        </w:r>
        <w:r>
          <w:rPr>
            <w:webHidden/>
          </w:rPr>
          <w:fldChar w:fldCharType="separate"/>
        </w:r>
        <w:r>
          <w:rPr>
            <w:webHidden/>
          </w:rPr>
          <w:t>31</w:t>
        </w:r>
        <w:r>
          <w:rPr>
            <w:webHidden/>
          </w:rPr>
          <w:fldChar w:fldCharType="end"/>
        </w:r>
      </w:hyperlink>
    </w:p>
    <w:p w14:paraId="502F0EF6" w14:textId="7E117EFE"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41" w:history="1">
        <w:r w:rsidRPr="00A522E2">
          <w:rPr>
            <w:rStyle w:val="Hyperlink"/>
          </w:rPr>
          <w:t>4.10.2</w:t>
        </w:r>
        <w:r>
          <w:rPr>
            <w:rFonts w:asciiTheme="minorHAnsi" w:eastAsiaTheme="minorEastAsia" w:hAnsiTheme="minorHAnsi" w:cstheme="minorBidi"/>
            <w:kern w:val="2"/>
            <w:sz w:val="24"/>
            <w:szCs w:val="24"/>
            <w:lang w:eastAsia="en-NZ"/>
            <w14:ligatures w14:val="standardContextual"/>
          </w:rPr>
          <w:tab/>
        </w:r>
        <w:r w:rsidRPr="00A522E2">
          <w:rPr>
            <w:rStyle w:val="Hyperlink"/>
          </w:rPr>
          <w:t>Dispatchable Pnodes</w:t>
        </w:r>
        <w:r>
          <w:rPr>
            <w:webHidden/>
          </w:rPr>
          <w:tab/>
        </w:r>
        <w:r>
          <w:rPr>
            <w:webHidden/>
          </w:rPr>
          <w:fldChar w:fldCharType="begin"/>
        </w:r>
        <w:r>
          <w:rPr>
            <w:webHidden/>
          </w:rPr>
          <w:instrText xml:space="preserve"> PAGEREF _Toc189139641 \h </w:instrText>
        </w:r>
        <w:r>
          <w:rPr>
            <w:webHidden/>
          </w:rPr>
        </w:r>
        <w:r>
          <w:rPr>
            <w:webHidden/>
          </w:rPr>
          <w:fldChar w:fldCharType="separate"/>
        </w:r>
        <w:r>
          <w:rPr>
            <w:webHidden/>
          </w:rPr>
          <w:t>31</w:t>
        </w:r>
        <w:r>
          <w:rPr>
            <w:webHidden/>
          </w:rPr>
          <w:fldChar w:fldCharType="end"/>
        </w:r>
      </w:hyperlink>
    </w:p>
    <w:p w14:paraId="385DC0FE" w14:textId="42F7AB0E"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42" w:history="1">
        <w:r w:rsidRPr="00A522E2">
          <w:rPr>
            <w:rStyle w:val="Hyperlink"/>
          </w:rPr>
          <w:t>4.10.3</w:t>
        </w:r>
        <w:r>
          <w:rPr>
            <w:rFonts w:asciiTheme="minorHAnsi" w:eastAsiaTheme="minorEastAsia" w:hAnsiTheme="minorHAnsi" w:cstheme="minorBidi"/>
            <w:kern w:val="2"/>
            <w:sz w:val="24"/>
            <w:szCs w:val="24"/>
            <w:lang w:eastAsia="en-NZ"/>
            <w14:ligatures w14:val="standardContextual"/>
          </w:rPr>
          <w:tab/>
        </w:r>
        <w:r w:rsidRPr="00A522E2">
          <w:rPr>
            <w:rStyle w:val="Hyperlink"/>
          </w:rPr>
          <w:t>Assigning Required Load</w:t>
        </w:r>
        <w:r>
          <w:rPr>
            <w:webHidden/>
          </w:rPr>
          <w:tab/>
        </w:r>
        <w:r>
          <w:rPr>
            <w:webHidden/>
          </w:rPr>
          <w:fldChar w:fldCharType="begin"/>
        </w:r>
        <w:r>
          <w:rPr>
            <w:webHidden/>
          </w:rPr>
          <w:instrText xml:space="preserve"> PAGEREF _Toc189139642 \h </w:instrText>
        </w:r>
        <w:r>
          <w:rPr>
            <w:webHidden/>
          </w:rPr>
        </w:r>
        <w:r>
          <w:rPr>
            <w:webHidden/>
          </w:rPr>
          <w:fldChar w:fldCharType="separate"/>
        </w:r>
        <w:r>
          <w:rPr>
            <w:webHidden/>
          </w:rPr>
          <w:t>32</w:t>
        </w:r>
        <w:r>
          <w:rPr>
            <w:webHidden/>
          </w:rPr>
          <w:fldChar w:fldCharType="end"/>
        </w:r>
      </w:hyperlink>
    </w:p>
    <w:p w14:paraId="7FC1B101" w14:textId="3EBB26DF"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43" w:history="1">
        <w:r w:rsidRPr="00A522E2">
          <w:rPr>
            <w:rStyle w:val="Hyperlink"/>
          </w:rPr>
          <w:t>4.11</w:t>
        </w:r>
        <w:r>
          <w:rPr>
            <w:rFonts w:asciiTheme="minorHAnsi" w:eastAsiaTheme="minorEastAsia" w:hAnsiTheme="minorHAnsi" w:cstheme="minorBidi"/>
            <w:kern w:val="2"/>
            <w:sz w:val="24"/>
            <w:szCs w:val="24"/>
            <w:lang w:eastAsia="en-NZ"/>
            <w14:ligatures w14:val="standardContextual"/>
          </w:rPr>
          <w:tab/>
        </w:r>
        <w:r w:rsidRPr="00A522E2">
          <w:rPr>
            <w:rStyle w:val="Hyperlink"/>
          </w:rPr>
          <w:t>Required Load for Real Time Dispatch</w:t>
        </w:r>
        <w:r>
          <w:rPr>
            <w:webHidden/>
          </w:rPr>
          <w:tab/>
        </w:r>
        <w:r>
          <w:rPr>
            <w:webHidden/>
          </w:rPr>
          <w:fldChar w:fldCharType="begin"/>
        </w:r>
        <w:r>
          <w:rPr>
            <w:webHidden/>
          </w:rPr>
          <w:instrText xml:space="preserve"> PAGEREF _Toc189139643 \h </w:instrText>
        </w:r>
        <w:r>
          <w:rPr>
            <w:webHidden/>
          </w:rPr>
        </w:r>
        <w:r>
          <w:rPr>
            <w:webHidden/>
          </w:rPr>
          <w:fldChar w:fldCharType="separate"/>
        </w:r>
        <w:r>
          <w:rPr>
            <w:webHidden/>
          </w:rPr>
          <w:t>32</w:t>
        </w:r>
        <w:r>
          <w:rPr>
            <w:webHidden/>
          </w:rPr>
          <w:fldChar w:fldCharType="end"/>
        </w:r>
      </w:hyperlink>
    </w:p>
    <w:p w14:paraId="44B0604F" w14:textId="6B7F6483"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44" w:history="1">
        <w:r w:rsidRPr="00A522E2">
          <w:rPr>
            <w:rStyle w:val="Hyperlink"/>
          </w:rPr>
          <w:t>4.11.1</w:t>
        </w:r>
        <w:r>
          <w:rPr>
            <w:rFonts w:asciiTheme="minorHAnsi" w:eastAsiaTheme="minorEastAsia" w:hAnsiTheme="minorHAnsi" w:cstheme="minorBidi"/>
            <w:kern w:val="2"/>
            <w:sz w:val="24"/>
            <w:szCs w:val="24"/>
            <w:lang w:eastAsia="en-NZ"/>
            <w14:ligatures w14:val="standardContextual"/>
          </w:rPr>
          <w:tab/>
        </w:r>
        <w:r w:rsidRPr="00A522E2">
          <w:rPr>
            <w:rStyle w:val="Hyperlink"/>
          </w:rPr>
          <w:t>Overview</w:t>
        </w:r>
        <w:r>
          <w:rPr>
            <w:webHidden/>
          </w:rPr>
          <w:tab/>
        </w:r>
        <w:r>
          <w:rPr>
            <w:webHidden/>
          </w:rPr>
          <w:fldChar w:fldCharType="begin"/>
        </w:r>
        <w:r>
          <w:rPr>
            <w:webHidden/>
          </w:rPr>
          <w:instrText xml:space="preserve"> PAGEREF _Toc189139644 \h </w:instrText>
        </w:r>
        <w:r>
          <w:rPr>
            <w:webHidden/>
          </w:rPr>
        </w:r>
        <w:r>
          <w:rPr>
            <w:webHidden/>
          </w:rPr>
          <w:fldChar w:fldCharType="separate"/>
        </w:r>
        <w:r>
          <w:rPr>
            <w:webHidden/>
          </w:rPr>
          <w:t>32</w:t>
        </w:r>
        <w:r>
          <w:rPr>
            <w:webHidden/>
          </w:rPr>
          <w:fldChar w:fldCharType="end"/>
        </w:r>
      </w:hyperlink>
    </w:p>
    <w:p w14:paraId="3D6B94BC" w14:textId="49953582"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45" w:history="1">
        <w:r w:rsidRPr="00A522E2">
          <w:rPr>
            <w:rStyle w:val="Hyperlink"/>
          </w:rPr>
          <w:t>4.11.2</w:t>
        </w:r>
        <w:r>
          <w:rPr>
            <w:rFonts w:asciiTheme="minorHAnsi" w:eastAsiaTheme="minorEastAsia" w:hAnsiTheme="minorHAnsi" w:cstheme="minorBidi"/>
            <w:kern w:val="2"/>
            <w:sz w:val="24"/>
            <w:szCs w:val="24"/>
            <w:lang w:eastAsia="en-NZ"/>
            <w14:ligatures w14:val="standardContextual"/>
          </w:rPr>
          <w:tab/>
        </w:r>
        <w:r w:rsidRPr="00A522E2">
          <w:rPr>
            <w:rStyle w:val="Hyperlink"/>
          </w:rPr>
          <w:t>Instructed Load Shedding</w:t>
        </w:r>
        <w:r>
          <w:rPr>
            <w:webHidden/>
          </w:rPr>
          <w:tab/>
        </w:r>
        <w:r>
          <w:rPr>
            <w:webHidden/>
          </w:rPr>
          <w:fldChar w:fldCharType="begin"/>
        </w:r>
        <w:r>
          <w:rPr>
            <w:webHidden/>
          </w:rPr>
          <w:instrText xml:space="preserve"> PAGEREF _Toc189139645 \h </w:instrText>
        </w:r>
        <w:r>
          <w:rPr>
            <w:webHidden/>
          </w:rPr>
        </w:r>
        <w:r>
          <w:rPr>
            <w:webHidden/>
          </w:rPr>
          <w:fldChar w:fldCharType="separate"/>
        </w:r>
        <w:r>
          <w:rPr>
            <w:webHidden/>
          </w:rPr>
          <w:t>33</w:t>
        </w:r>
        <w:r>
          <w:rPr>
            <w:webHidden/>
          </w:rPr>
          <w:fldChar w:fldCharType="end"/>
        </w:r>
      </w:hyperlink>
    </w:p>
    <w:p w14:paraId="6335C890" w14:textId="3944B310"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46" w:history="1">
        <w:r w:rsidRPr="00A522E2">
          <w:rPr>
            <w:rStyle w:val="Hyperlink"/>
          </w:rPr>
          <w:t>4.11.3</w:t>
        </w:r>
        <w:r>
          <w:rPr>
            <w:rFonts w:asciiTheme="minorHAnsi" w:eastAsiaTheme="minorEastAsia" w:hAnsiTheme="minorHAnsi" w:cstheme="minorBidi"/>
            <w:kern w:val="2"/>
            <w:sz w:val="24"/>
            <w:szCs w:val="24"/>
            <w:lang w:eastAsia="en-NZ"/>
            <w14:ligatures w14:val="standardContextual"/>
          </w:rPr>
          <w:tab/>
        </w:r>
        <w:r w:rsidRPr="00A522E2">
          <w:rPr>
            <w:rStyle w:val="Hyperlink"/>
          </w:rPr>
          <w:t>Input Parameters</w:t>
        </w:r>
        <w:r>
          <w:rPr>
            <w:webHidden/>
          </w:rPr>
          <w:tab/>
        </w:r>
        <w:r>
          <w:rPr>
            <w:webHidden/>
          </w:rPr>
          <w:fldChar w:fldCharType="begin"/>
        </w:r>
        <w:r>
          <w:rPr>
            <w:webHidden/>
          </w:rPr>
          <w:instrText xml:space="preserve"> PAGEREF _Toc189139646 \h </w:instrText>
        </w:r>
        <w:r>
          <w:rPr>
            <w:webHidden/>
          </w:rPr>
        </w:r>
        <w:r>
          <w:rPr>
            <w:webHidden/>
          </w:rPr>
          <w:fldChar w:fldCharType="separate"/>
        </w:r>
        <w:r>
          <w:rPr>
            <w:webHidden/>
          </w:rPr>
          <w:t>33</w:t>
        </w:r>
        <w:r>
          <w:rPr>
            <w:webHidden/>
          </w:rPr>
          <w:fldChar w:fldCharType="end"/>
        </w:r>
      </w:hyperlink>
    </w:p>
    <w:p w14:paraId="215C151B" w14:textId="5AFFD929"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47" w:history="1">
        <w:r w:rsidRPr="00A522E2">
          <w:rPr>
            <w:rStyle w:val="Hyperlink"/>
          </w:rPr>
          <w:t>4.11.4</w:t>
        </w:r>
        <w:r>
          <w:rPr>
            <w:rFonts w:asciiTheme="minorHAnsi" w:eastAsiaTheme="minorEastAsia" w:hAnsiTheme="minorHAnsi" w:cstheme="minorBidi"/>
            <w:kern w:val="2"/>
            <w:sz w:val="24"/>
            <w:szCs w:val="24"/>
            <w:lang w:eastAsia="en-NZ"/>
            <w14:ligatures w14:val="standardContextual"/>
          </w:rPr>
          <w:tab/>
        </w:r>
        <w:r w:rsidRPr="00A522E2">
          <w:rPr>
            <w:rStyle w:val="Hyperlink"/>
          </w:rPr>
          <w:t>Calculated Parameters</w:t>
        </w:r>
        <w:r>
          <w:rPr>
            <w:webHidden/>
          </w:rPr>
          <w:tab/>
        </w:r>
        <w:r>
          <w:rPr>
            <w:webHidden/>
          </w:rPr>
          <w:fldChar w:fldCharType="begin"/>
        </w:r>
        <w:r>
          <w:rPr>
            <w:webHidden/>
          </w:rPr>
          <w:instrText xml:space="preserve"> PAGEREF _Toc189139647 \h </w:instrText>
        </w:r>
        <w:r>
          <w:rPr>
            <w:webHidden/>
          </w:rPr>
        </w:r>
        <w:r>
          <w:rPr>
            <w:webHidden/>
          </w:rPr>
          <w:fldChar w:fldCharType="separate"/>
        </w:r>
        <w:r>
          <w:rPr>
            <w:webHidden/>
          </w:rPr>
          <w:t>35</w:t>
        </w:r>
        <w:r>
          <w:rPr>
            <w:webHidden/>
          </w:rPr>
          <w:fldChar w:fldCharType="end"/>
        </w:r>
      </w:hyperlink>
    </w:p>
    <w:p w14:paraId="64A269A6" w14:textId="62B9B34F"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48" w:history="1">
        <w:r w:rsidRPr="00A522E2">
          <w:rPr>
            <w:rStyle w:val="Hyperlink"/>
          </w:rPr>
          <w:t>4.11.5</w:t>
        </w:r>
        <w:r>
          <w:rPr>
            <w:rFonts w:asciiTheme="minorHAnsi" w:eastAsiaTheme="minorEastAsia" w:hAnsiTheme="minorHAnsi" w:cstheme="minorBidi"/>
            <w:kern w:val="2"/>
            <w:sz w:val="24"/>
            <w:szCs w:val="24"/>
            <w:lang w:eastAsia="en-NZ"/>
            <w14:ligatures w14:val="standardContextual"/>
          </w:rPr>
          <w:tab/>
        </w:r>
        <w:r w:rsidRPr="00A522E2">
          <w:rPr>
            <w:rStyle w:val="Hyperlink"/>
          </w:rPr>
          <w:t>Derived Sets</w:t>
        </w:r>
        <w:r>
          <w:rPr>
            <w:webHidden/>
          </w:rPr>
          <w:tab/>
        </w:r>
        <w:r>
          <w:rPr>
            <w:webHidden/>
          </w:rPr>
          <w:fldChar w:fldCharType="begin"/>
        </w:r>
        <w:r>
          <w:rPr>
            <w:webHidden/>
          </w:rPr>
          <w:instrText xml:space="preserve"> PAGEREF _Toc189139648 \h </w:instrText>
        </w:r>
        <w:r>
          <w:rPr>
            <w:webHidden/>
          </w:rPr>
        </w:r>
        <w:r>
          <w:rPr>
            <w:webHidden/>
          </w:rPr>
          <w:fldChar w:fldCharType="separate"/>
        </w:r>
        <w:r>
          <w:rPr>
            <w:webHidden/>
          </w:rPr>
          <w:t>36</w:t>
        </w:r>
        <w:r>
          <w:rPr>
            <w:webHidden/>
          </w:rPr>
          <w:fldChar w:fldCharType="end"/>
        </w:r>
      </w:hyperlink>
    </w:p>
    <w:p w14:paraId="45BBF207" w14:textId="0279A042"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49" w:history="1">
        <w:r w:rsidRPr="00A522E2">
          <w:rPr>
            <w:rStyle w:val="Hyperlink"/>
          </w:rPr>
          <w:t>4.11.6</w:t>
        </w:r>
        <w:r>
          <w:rPr>
            <w:rFonts w:asciiTheme="minorHAnsi" w:eastAsiaTheme="minorEastAsia" w:hAnsiTheme="minorHAnsi" w:cstheme="minorBidi"/>
            <w:kern w:val="2"/>
            <w:sz w:val="24"/>
            <w:szCs w:val="24"/>
            <w:lang w:eastAsia="en-NZ"/>
            <w14:ligatures w14:val="standardContextual"/>
          </w:rPr>
          <w:tab/>
        </w:r>
        <w:r w:rsidRPr="00A522E2">
          <w:rPr>
            <w:rStyle w:val="Hyperlink"/>
          </w:rPr>
          <w:t>Calculations</w:t>
        </w:r>
        <w:r>
          <w:rPr>
            <w:webHidden/>
          </w:rPr>
          <w:tab/>
        </w:r>
        <w:r>
          <w:rPr>
            <w:webHidden/>
          </w:rPr>
          <w:fldChar w:fldCharType="begin"/>
        </w:r>
        <w:r>
          <w:rPr>
            <w:webHidden/>
          </w:rPr>
          <w:instrText xml:space="preserve"> PAGEREF _Toc189139649 \h </w:instrText>
        </w:r>
        <w:r>
          <w:rPr>
            <w:webHidden/>
          </w:rPr>
        </w:r>
        <w:r>
          <w:rPr>
            <w:webHidden/>
          </w:rPr>
          <w:fldChar w:fldCharType="separate"/>
        </w:r>
        <w:r>
          <w:rPr>
            <w:webHidden/>
          </w:rPr>
          <w:t>36</w:t>
        </w:r>
        <w:r>
          <w:rPr>
            <w:webHidden/>
          </w:rPr>
          <w:fldChar w:fldCharType="end"/>
        </w:r>
      </w:hyperlink>
    </w:p>
    <w:p w14:paraId="5640BF86" w14:textId="2CA74AFC"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50" w:history="1">
        <w:r w:rsidRPr="00A522E2">
          <w:rPr>
            <w:rStyle w:val="Hyperlink"/>
          </w:rPr>
          <w:t>4.12</w:t>
        </w:r>
        <w:r>
          <w:rPr>
            <w:rFonts w:asciiTheme="minorHAnsi" w:eastAsiaTheme="minorEastAsia" w:hAnsiTheme="minorHAnsi" w:cstheme="minorBidi"/>
            <w:kern w:val="2"/>
            <w:sz w:val="24"/>
            <w:szCs w:val="24"/>
            <w:lang w:eastAsia="en-NZ"/>
            <w14:ligatures w14:val="standardContextual"/>
          </w:rPr>
          <w:tab/>
        </w:r>
        <w:r w:rsidRPr="00A522E2">
          <w:rPr>
            <w:rStyle w:val="Hyperlink"/>
          </w:rPr>
          <w:t>Energy Scarcity Pre-Processing</w:t>
        </w:r>
        <w:r>
          <w:rPr>
            <w:webHidden/>
          </w:rPr>
          <w:tab/>
        </w:r>
        <w:r>
          <w:rPr>
            <w:webHidden/>
          </w:rPr>
          <w:fldChar w:fldCharType="begin"/>
        </w:r>
        <w:r>
          <w:rPr>
            <w:webHidden/>
          </w:rPr>
          <w:instrText xml:space="preserve"> PAGEREF _Toc189139650 \h </w:instrText>
        </w:r>
        <w:r>
          <w:rPr>
            <w:webHidden/>
          </w:rPr>
        </w:r>
        <w:r>
          <w:rPr>
            <w:webHidden/>
          </w:rPr>
          <w:fldChar w:fldCharType="separate"/>
        </w:r>
        <w:r>
          <w:rPr>
            <w:webHidden/>
          </w:rPr>
          <w:t>37</w:t>
        </w:r>
        <w:r>
          <w:rPr>
            <w:webHidden/>
          </w:rPr>
          <w:fldChar w:fldCharType="end"/>
        </w:r>
      </w:hyperlink>
    </w:p>
    <w:p w14:paraId="0D004E60" w14:textId="0F5C23F4"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51" w:history="1">
        <w:r w:rsidRPr="00A522E2">
          <w:rPr>
            <w:rStyle w:val="Hyperlink"/>
          </w:rPr>
          <w:t>4.12.1</w:t>
        </w:r>
        <w:r>
          <w:rPr>
            <w:rFonts w:asciiTheme="minorHAnsi" w:eastAsiaTheme="minorEastAsia" w:hAnsiTheme="minorHAnsi" w:cstheme="minorBidi"/>
            <w:kern w:val="2"/>
            <w:sz w:val="24"/>
            <w:szCs w:val="24"/>
            <w:lang w:eastAsia="en-NZ"/>
            <w14:ligatures w14:val="standardContextual"/>
          </w:rPr>
          <w:tab/>
        </w:r>
        <w:r w:rsidRPr="00A522E2">
          <w:rPr>
            <w:rStyle w:val="Hyperlink"/>
          </w:rPr>
          <w:t>Input Parameters</w:t>
        </w:r>
        <w:r>
          <w:rPr>
            <w:webHidden/>
          </w:rPr>
          <w:tab/>
        </w:r>
        <w:r>
          <w:rPr>
            <w:webHidden/>
          </w:rPr>
          <w:fldChar w:fldCharType="begin"/>
        </w:r>
        <w:r>
          <w:rPr>
            <w:webHidden/>
          </w:rPr>
          <w:instrText xml:space="preserve"> PAGEREF _Toc189139651 \h </w:instrText>
        </w:r>
        <w:r>
          <w:rPr>
            <w:webHidden/>
          </w:rPr>
        </w:r>
        <w:r>
          <w:rPr>
            <w:webHidden/>
          </w:rPr>
          <w:fldChar w:fldCharType="separate"/>
        </w:r>
        <w:r>
          <w:rPr>
            <w:webHidden/>
          </w:rPr>
          <w:t>37</w:t>
        </w:r>
        <w:r>
          <w:rPr>
            <w:webHidden/>
          </w:rPr>
          <w:fldChar w:fldCharType="end"/>
        </w:r>
      </w:hyperlink>
    </w:p>
    <w:p w14:paraId="5FCB726B" w14:textId="3FF22919"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52" w:history="1">
        <w:r w:rsidRPr="00A522E2">
          <w:rPr>
            <w:rStyle w:val="Hyperlink"/>
          </w:rPr>
          <w:t>4.12.2</w:t>
        </w:r>
        <w:r>
          <w:rPr>
            <w:rFonts w:asciiTheme="minorHAnsi" w:eastAsiaTheme="minorEastAsia" w:hAnsiTheme="minorHAnsi" w:cstheme="minorBidi"/>
            <w:kern w:val="2"/>
            <w:sz w:val="24"/>
            <w:szCs w:val="24"/>
            <w:lang w:eastAsia="en-NZ"/>
            <w14:ligatures w14:val="standardContextual"/>
          </w:rPr>
          <w:tab/>
        </w:r>
        <w:r w:rsidRPr="00A522E2">
          <w:rPr>
            <w:rStyle w:val="Hyperlink"/>
          </w:rPr>
          <w:t>Calculations</w:t>
        </w:r>
        <w:r>
          <w:rPr>
            <w:webHidden/>
          </w:rPr>
          <w:tab/>
        </w:r>
        <w:r>
          <w:rPr>
            <w:webHidden/>
          </w:rPr>
          <w:fldChar w:fldCharType="begin"/>
        </w:r>
        <w:r>
          <w:rPr>
            <w:webHidden/>
          </w:rPr>
          <w:instrText xml:space="preserve"> PAGEREF _Toc189139652 \h </w:instrText>
        </w:r>
        <w:r>
          <w:rPr>
            <w:webHidden/>
          </w:rPr>
        </w:r>
        <w:r>
          <w:rPr>
            <w:webHidden/>
          </w:rPr>
          <w:fldChar w:fldCharType="separate"/>
        </w:r>
        <w:r>
          <w:rPr>
            <w:webHidden/>
          </w:rPr>
          <w:t>38</w:t>
        </w:r>
        <w:r>
          <w:rPr>
            <w:webHidden/>
          </w:rPr>
          <w:fldChar w:fldCharType="end"/>
        </w:r>
      </w:hyperlink>
    </w:p>
    <w:p w14:paraId="1AF15FE5" w14:textId="53E2CC79" w:rsidR="009476C2" w:rsidRDefault="009476C2">
      <w:pPr>
        <w:pStyle w:val="TOC1"/>
        <w:rPr>
          <w:rFonts w:asciiTheme="minorHAnsi" w:eastAsiaTheme="minorEastAsia" w:hAnsiTheme="minorHAnsi" w:cstheme="minorBidi"/>
          <w:b w:val="0"/>
          <w:smallCaps w:val="0"/>
          <w:kern w:val="2"/>
          <w:sz w:val="24"/>
          <w:szCs w:val="24"/>
          <w:lang w:eastAsia="en-NZ"/>
          <w14:ligatures w14:val="standardContextual"/>
        </w:rPr>
      </w:pPr>
      <w:hyperlink w:anchor="_Toc189139653" w:history="1">
        <w:r w:rsidRPr="00A522E2">
          <w:rPr>
            <w:rStyle w:val="Hyperlink"/>
          </w:rPr>
          <w:t>5</w:t>
        </w:r>
        <w:r>
          <w:rPr>
            <w:rFonts w:asciiTheme="minorHAnsi" w:eastAsiaTheme="minorEastAsia" w:hAnsiTheme="minorHAnsi" w:cstheme="minorBidi"/>
            <w:b w:val="0"/>
            <w:smallCaps w:val="0"/>
            <w:kern w:val="2"/>
            <w:sz w:val="24"/>
            <w:szCs w:val="24"/>
            <w:lang w:eastAsia="en-NZ"/>
            <w14:ligatures w14:val="standardContextual"/>
          </w:rPr>
          <w:tab/>
        </w:r>
        <w:r w:rsidRPr="00A522E2">
          <w:rPr>
            <w:rStyle w:val="Hyperlink"/>
          </w:rPr>
          <w:t>Objective Function</w:t>
        </w:r>
        <w:r>
          <w:rPr>
            <w:webHidden/>
          </w:rPr>
          <w:tab/>
        </w:r>
        <w:r>
          <w:rPr>
            <w:webHidden/>
          </w:rPr>
          <w:fldChar w:fldCharType="begin"/>
        </w:r>
        <w:r>
          <w:rPr>
            <w:webHidden/>
          </w:rPr>
          <w:instrText xml:space="preserve"> PAGEREF _Toc189139653 \h </w:instrText>
        </w:r>
        <w:r>
          <w:rPr>
            <w:webHidden/>
          </w:rPr>
        </w:r>
        <w:r>
          <w:rPr>
            <w:webHidden/>
          </w:rPr>
          <w:fldChar w:fldCharType="separate"/>
        </w:r>
        <w:r>
          <w:rPr>
            <w:webHidden/>
          </w:rPr>
          <w:t>38</w:t>
        </w:r>
        <w:r>
          <w:rPr>
            <w:webHidden/>
          </w:rPr>
          <w:fldChar w:fldCharType="end"/>
        </w:r>
      </w:hyperlink>
    </w:p>
    <w:p w14:paraId="38F892AF" w14:textId="689D3774" w:rsidR="009476C2" w:rsidRDefault="009476C2">
      <w:pPr>
        <w:pStyle w:val="TOC1"/>
        <w:rPr>
          <w:rFonts w:asciiTheme="minorHAnsi" w:eastAsiaTheme="minorEastAsia" w:hAnsiTheme="minorHAnsi" w:cstheme="minorBidi"/>
          <w:b w:val="0"/>
          <w:smallCaps w:val="0"/>
          <w:kern w:val="2"/>
          <w:sz w:val="24"/>
          <w:szCs w:val="24"/>
          <w:lang w:eastAsia="en-NZ"/>
          <w14:ligatures w14:val="standardContextual"/>
        </w:rPr>
      </w:pPr>
      <w:hyperlink w:anchor="_Toc189139654" w:history="1">
        <w:r w:rsidRPr="00A522E2">
          <w:rPr>
            <w:rStyle w:val="Hyperlink"/>
          </w:rPr>
          <w:t>6</w:t>
        </w:r>
        <w:r>
          <w:rPr>
            <w:rFonts w:asciiTheme="minorHAnsi" w:eastAsiaTheme="minorEastAsia" w:hAnsiTheme="minorHAnsi" w:cstheme="minorBidi"/>
            <w:b w:val="0"/>
            <w:smallCaps w:val="0"/>
            <w:kern w:val="2"/>
            <w:sz w:val="24"/>
            <w:szCs w:val="24"/>
            <w:lang w:eastAsia="en-NZ"/>
            <w14:ligatures w14:val="standardContextual"/>
          </w:rPr>
          <w:tab/>
        </w:r>
        <w:r w:rsidRPr="00A522E2">
          <w:rPr>
            <w:rStyle w:val="Hyperlink"/>
          </w:rPr>
          <w:t>Constraints</w:t>
        </w:r>
        <w:r>
          <w:rPr>
            <w:webHidden/>
          </w:rPr>
          <w:tab/>
        </w:r>
        <w:r>
          <w:rPr>
            <w:webHidden/>
          </w:rPr>
          <w:fldChar w:fldCharType="begin"/>
        </w:r>
        <w:r>
          <w:rPr>
            <w:webHidden/>
          </w:rPr>
          <w:instrText xml:space="preserve"> PAGEREF _Toc189139654 \h </w:instrText>
        </w:r>
        <w:r>
          <w:rPr>
            <w:webHidden/>
          </w:rPr>
        </w:r>
        <w:r>
          <w:rPr>
            <w:webHidden/>
          </w:rPr>
          <w:fldChar w:fldCharType="separate"/>
        </w:r>
        <w:r>
          <w:rPr>
            <w:webHidden/>
          </w:rPr>
          <w:t>38</w:t>
        </w:r>
        <w:r>
          <w:rPr>
            <w:webHidden/>
          </w:rPr>
          <w:fldChar w:fldCharType="end"/>
        </w:r>
      </w:hyperlink>
    </w:p>
    <w:p w14:paraId="332009C8" w14:textId="7E49C702"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55" w:history="1">
        <w:r w:rsidRPr="00A522E2">
          <w:rPr>
            <w:rStyle w:val="Hyperlink"/>
          </w:rPr>
          <w:t>6.1</w:t>
        </w:r>
        <w:r>
          <w:rPr>
            <w:rFonts w:asciiTheme="minorHAnsi" w:eastAsiaTheme="minorEastAsia" w:hAnsiTheme="minorHAnsi" w:cstheme="minorBidi"/>
            <w:kern w:val="2"/>
            <w:sz w:val="24"/>
            <w:szCs w:val="24"/>
            <w:lang w:eastAsia="en-NZ"/>
            <w14:ligatures w14:val="standardContextual"/>
          </w:rPr>
          <w:tab/>
        </w:r>
        <w:r w:rsidRPr="00A522E2">
          <w:rPr>
            <w:rStyle w:val="Hyperlink"/>
          </w:rPr>
          <w:t>Generation and Load</w:t>
        </w:r>
        <w:r>
          <w:rPr>
            <w:webHidden/>
          </w:rPr>
          <w:tab/>
        </w:r>
        <w:r>
          <w:rPr>
            <w:webHidden/>
          </w:rPr>
          <w:fldChar w:fldCharType="begin"/>
        </w:r>
        <w:r>
          <w:rPr>
            <w:webHidden/>
          </w:rPr>
          <w:instrText xml:space="preserve"> PAGEREF _Toc189139655 \h </w:instrText>
        </w:r>
        <w:r>
          <w:rPr>
            <w:webHidden/>
          </w:rPr>
        </w:r>
        <w:r>
          <w:rPr>
            <w:webHidden/>
          </w:rPr>
          <w:fldChar w:fldCharType="separate"/>
        </w:r>
        <w:r>
          <w:rPr>
            <w:webHidden/>
          </w:rPr>
          <w:t>38</w:t>
        </w:r>
        <w:r>
          <w:rPr>
            <w:webHidden/>
          </w:rPr>
          <w:fldChar w:fldCharType="end"/>
        </w:r>
      </w:hyperlink>
    </w:p>
    <w:p w14:paraId="6F241F0F" w14:textId="444EDF82"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56" w:history="1">
        <w:r w:rsidRPr="00A522E2">
          <w:rPr>
            <w:rStyle w:val="Hyperlink"/>
          </w:rPr>
          <w:t>6.2</w:t>
        </w:r>
        <w:r>
          <w:rPr>
            <w:rFonts w:asciiTheme="minorHAnsi" w:eastAsiaTheme="minorEastAsia" w:hAnsiTheme="minorHAnsi" w:cstheme="minorBidi"/>
            <w:kern w:val="2"/>
            <w:sz w:val="24"/>
            <w:szCs w:val="24"/>
            <w:lang w:eastAsia="en-NZ"/>
            <w14:ligatures w14:val="standardContextual"/>
          </w:rPr>
          <w:tab/>
        </w:r>
        <w:r w:rsidRPr="00A522E2">
          <w:rPr>
            <w:rStyle w:val="Hyperlink"/>
          </w:rPr>
          <w:t>Ramping</w:t>
        </w:r>
        <w:r>
          <w:rPr>
            <w:webHidden/>
          </w:rPr>
          <w:tab/>
        </w:r>
        <w:r>
          <w:rPr>
            <w:webHidden/>
          </w:rPr>
          <w:fldChar w:fldCharType="begin"/>
        </w:r>
        <w:r>
          <w:rPr>
            <w:webHidden/>
          </w:rPr>
          <w:instrText xml:space="preserve"> PAGEREF _Toc189139656 \h </w:instrText>
        </w:r>
        <w:r>
          <w:rPr>
            <w:webHidden/>
          </w:rPr>
        </w:r>
        <w:r>
          <w:rPr>
            <w:webHidden/>
          </w:rPr>
          <w:fldChar w:fldCharType="separate"/>
        </w:r>
        <w:r>
          <w:rPr>
            <w:webHidden/>
          </w:rPr>
          <w:t>39</w:t>
        </w:r>
        <w:r>
          <w:rPr>
            <w:webHidden/>
          </w:rPr>
          <w:fldChar w:fldCharType="end"/>
        </w:r>
      </w:hyperlink>
    </w:p>
    <w:p w14:paraId="57C887BF" w14:textId="70F5F968"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57" w:history="1">
        <w:r w:rsidRPr="00A522E2">
          <w:rPr>
            <w:rStyle w:val="Hyperlink"/>
          </w:rPr>
          <w:t>6.3</w:t>
        </w:r>
        <w:r>
          <w:rPr>
            <w:rFonts w:asciiTheme="minorHAnsi" w:eastAsiaTheme="minorEastAsia" w:hAnsiTheme="minorHAnsi" w:cstheme="minorBidi"/>
            <w:kern w:val="2"/>
            <w:sz w:val="24"/>
            <w:szCs w:val="24"/>
            <w:lang w:eastAsia="en-NZ"/>
            <w14:ligatures w14:val="standardContextual"/>
          </w:rPr>
          <w:tab/>
        </w:r>
        <w:r w:rsidRPr="00A522E2">
          <w:rPr>
            <w:rStyle w:val="Hyperlink"/>
          </w:rPr>
          <w:t>HVDC Transmission</w:t>
        </w:r>
        <w:r>
          <w:rPr>
            <w:webHidden/>
          </w:rPr>
          <w:tab/>
        </w:r>
        <w:r>
          <w:rPr>
            <w:webHidden/>
          </w:rPr>
          <w:fldChar w:fldCharType="begin"/>
        </w:r>
        <w:r>
          <w:rPr>
            <w:webHidden/>
          </w:rPr>
          <w:instrText xml:space="preserve"> PAGEREF _Toc189139657 \h </w:instrText>
        </w:r>
        <w:r>
          <w:rPr>
            <w:webHidden/>
          </w:rPr>
        </w:r>
        <w:r>
          <w:rPr>
            <w:webHidden/>
          </w:rPr>
          <w:fldChar w:fldCharType="separate"/>
        </w:r>
        <w:r>
          <w:rPr>
            <w:webHidden/>
          </w:rPr>
          <w:t>40</w:t>
        </w:r>
        <w:r>
          <w:rPr>
            <w:webHidden/>
          </w:rPr>
          <w:fldChar w:fldCharType="end"/>
        </w:r>
      </w:hyperlink>
    </w:p>
    <w:p w14:paraId="430C899F" w14:textId="3D810860"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58" w:history="1">
        <w:r w:rsidRPr="00A522E2">
          <w:rPr>
            <w:rStyle w:val="Hyperlink"/>
          </w:rPr>
          <w:t>6.4</w:t>
        </w:r>
        <w:r>
          <w:rPr>
            <w:rFonts w:asciiTheme="minorHAnsi" w:eastAsiaTheme="minorEastAsia" w:hAnsiTheme="minorHAnsi" w:cstheme="minorBidi"/>
            <w:kern w:val="2"/>
            <w:sz w:val="24"/>
            <w:szCs w:val="24"/>
            <w:lang w:eastAsia="en-NZ"/>
            <w14:ligatures w14:val="standardContextual"/>
          </w:rPr>
          <w:tab/>
        </w:r>
        <w:r w:rsidRPr="00A522E2">
          <w:rPr>
            <w:rStyle w:val="Hyperlink"/>
          </w:rPr>
          <w:t>AC Transmission</w:t>
        </w:r>
        <w:r>
          <w:rPr>
            <w:webHidden/>
          </w:rPr>
          <w:tab/>
        </w:r>
        <w:r>
          <w:rPr>
            <w:webHidden/>
          </w:rPr>
          <w:fldChar w:fldCharType="begin"/>
        </w:r>
        <w:r>
          <w:rPr>
            <w:webHidden/>
          </w:rPr>
          <w:instrText xml:space="preserve"> PAGEREF _Toc189139658 \h </w:instrText>
        </w:r>
        <w:r>
          <w:rPr>
            <w:webHidden/>
          </w:rPr>
        </w:r>
        <w:r>
          <w:rPr>
            <w:webHidden/>
          </w:rPr>
          <w:fldChar w:fldCharType="separate"/>
        </w:r>
        <w:r>
          <w:rPr>
            <w:webHidden/>
          </w:rPr>
          <w:t>40</w:t>
        </w:r>
        <w:r>
          <w:rPr>
            <w:webHidden/>
          </w:rPr>
          <w:fldChar w:fldCharType="end"/>
        </w:r>
      </w:hyperlink>
    </w:p>
    <w:p w14:paraId="53086D6E" w14:textId="52BFA56F"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59" w:history="1">
        <w:r w:rsidRPr="00A522E2">
          <w:rPr>
            <w:rStyle w:val="Hyperlink"/>
          </w:rPr>
          <w:t>6.5</w:t>
        </w:r>
        <w:r>
          <w:rPr>
            <w:rFonts w:asciiTheme="minorHAnsi" w:eastAsiaTheme="minorEastAsia" w:hAnsiTheme="minorHAnsi" w:cstheme="minorBidi"/>
            <w:kern w:val="2"/>
            <w:sz w:val="24"/>
            <w:szCs w:val="24"/>
            <w:lang w:eastAsia="en-NZ"/>
            <w14:ligatures w14:val="standardContextual"/>
          </w:rPr>
          <w:tab/>
        </w:r>
        <w:r w:rsidRPr="00A522E2">
          <w:rPr>
            <w:rStyle w:val="Hyperlink"/>
          </w:rPr>
          <w:t>Risk and Reserve</w:t>
        </w:r>
        <w:r>
          <w:rPr>
            <w:webHidden/>
          </w:rPr>
          <w:tab/>
        </w:r>
        <w:r>
          <w:rPr>
            <w:webHidden/>
          </w:rPr>
          <w:fldChar w:fldCharType="begin"/>
        </w:r>
        <w:r>
          <w:rPr>
            <w:webHidden/>
          </w:rPr>
          <w:instrText xml:space="preserve"> PAGEREF _Toc189139659 \h </w:instrText>
        </w:r>
        <w:r>
          <w:rPr>
            <w:webHidden/>
          </w:rPr>
        </w:r>
        <w:r>
          <w:rPr>
            <w:webHidden/>
          </w:rPr>
          <w:fldChar w:fldCharType="separate"/>
        </w:r>
        <w:r>
          <w:rPr>
            <w:webHidden/>
          </w:rPr>
          <w:t>41</w:t>
        </w:r>
        <w:r>
          <w:rPr>
            <w:webHidden/>
          </w:rPr>
          <w:fldChar w:fldCharType="end"/>
        </w:r>
      </w:hyperlink>
    </w:p>
    <w:p w14:paraId="055AF88B" w14:textId="0803F930"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60" w:history="1">
        <w:r w:rsidRPr="00A522E2">
          <w:rPr>
            <w:rStyle w:val="Hyperlink"/>
          </w:rPr>
          <w:t>6.5.1</w:t>
        </w:r>
        <w:r>
          <w:rPr>
            <w:rFonts w:asciiTheme="minorHAnsi" w:eastAsiaTheme="minorEastAsia" w:hAnsiTheme="minorHAnsi" w:cstheme="minorBidi"/>
            <w:kern w:val="2"/>
            <w:sz w:val="24"/>
            <w:szCs w:val="24"/>
            <w:lang w:eastAsia="en-NZ"/>
            <w14:ligatures w14:val="standardContextual"/>
          </w:rPr>
          <w:tab/>
        </w:r>
        <w:r w:rsidRPr="00A522E2">
          <w:rPr>
            <w:rStyle w:val="Hyperlink"/>
          </w:rPr>
          <w:t>Risk</w:t>
        </w:r>
        <w:r>
          <w:rPr>
            <w:webHidden/>
          </w:rPr>
          <w:tab/>
        </w:r>
        <w:r>
          <w:rPr>
            <w:webHidden/>
          </w:rPr>
          <w:fldChar w:fldCharType="begin"/>
        </w:r>
        <w:r>
          <w:rPr>
            <w:webHidden/>
          </w:rPr>
          <w:instrText xml:space="preserve"> PAGEREF _Toc189139660 \h </w:instrText>
        </w:r>
        <w:r>
          <w:rPr>
            <w:webHidden/>
          </w:rPr>
        </w:r>
        <w:r>
          <w:rPr>
            <w:webHidden/>
          </w:rPr>
          <w:fldChar w:fldCharType="separate"/>
        </w:r>
        <w:r>
          <w:rPr>
            <w:webHidden/>
          </w:rPr>
          <w:t>41</w:t>
        </w:r>
        <w:r>
          <w:rPr>
            <w:webHidden/>
          </w:rPr>
          <w:fldChar w:fldCharType="end"/>
        </w:r>
      </w:hyperlink>
    </w:p>
    <w:p w14:paraId="0DFDAF56" w14:textId="0B188832"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61" w:history="1">
        <w:r w:rsidRPr="00A522E2">
          <w:rPr>
            <w:rStyle w:val="Hyperlink"/>
          </w:rPr>
          <w:t>6.5.2</w:t>
        </w:r>
        <w:r>
          <w:rPr>
            <w:rFonts w:asciiTheme="minorHAnsi" w:eastAsiaTheme="minorEastAsia" w:hAnsiTheme="minorHAnsi" w:cstheme="minorBidi"/>
            <w:kern w:val="2"/>
            <w:sz w:val="24"/>
            <w:szCs w:val="24"/>
            <w:lang w:eastAsia="en-NZ"/>
            <w14:ligatures w14:val="standardContextual"/>
          </w:rPr>
          <w:tab/>
        </w:r>
        <w:r w:rsidRPr="00A522E2">
          <w:rPr>
            <w:rStyle w:val="Hyperlink"/>
          </w:rPr>
          <w:t>Reserve sharing</w:t>
        </w:r>
        <w:r>
          <w:rPr>
            <w:webHidden/>
          </w:rPr>
          <w:tab/>
        </w:r>
        <w:r>
          <w:rPr>
            <w:webHidden/>
          </w:rPr>
          <w:fldChar w:fldCharType="begin"/>
        </w:r>
        <w:r>
          <w:rPr>
            <w:webHidden/>
          </w:rPr>
          <w:instrText xml:space="preserve"> PAGEREF _Toc189139661 \h </w:instrText>
        </w:r>
        <w:r>
          <w:rPr>
            <w:webHidden/>
          </w:rPr>
        </w:r>
        <w:r>
          <w:rPr>
            <w:webHidden/>
          </w:rPr>
          <w:fldChar w:fldCharType="separate"/>
        </w:r>
        <w:r>
          <w:rPr>
            <w:webHidden/>
          </w:rPr>
          <w:t>42</w:t>
        </w:r>
        <w:r>
          <w:rPr>
            <w:webHidden/>
          </w:rPr>
          <w:fldChar w:fldCharType="end"/>
        </w:r>
      </w:hyperlink>
    </w:p>
    <w:p w14:paraId="583C2A9E" w14:textId="0ADB1092"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62" w:history="1">
        <w:r w:rsidRPr="00A522E2">
          <w:rPr>
            <w:rStyle w:val="Hyperlink"/>
          </w:rPr>
          <w:t>6.5.3</w:t>
        </w:r>
        <w:r>
          <w:rPr>
            <w:rFonts w:asciiTheme="minorHAnsi" w:eastAsiaTheme="minorEastAsia" w:hAnsiTheme="minorHAnsi" w:cstheme="minorBidi"/>
            <w:kern w:val="2"/>
            <w:sz w:val="24"/>
            <w:szCs w:val="24"/>
            <w:lang w:eastAsia="en-NZ"/>
            <w14:ligatures w14:val="standardContextual"/>
          </w:rPr>
          <w:tab/>
        </w:r>
        <w:r w:rsidRPr="00A522E2">
          <w:rPr>
            <w:rStyle w:val="Hyperlink"/>
          </w:rPr>
          <w:t>Reserve</w:t>
        </w:r>
        <w:r>
          <w:rPr>
            <w:webHidden/>
          </w:rPr>
          <w:tab/>
        </w:r>
        <w:r>
          <w:rPr>
            <w:webHidden/>
          </w:rPr>
          <w:fldChar w:fldCharType="begin"/>
        </w:r>
        <w:r>
          <w:rPr>
            <w:webHidden/>
          </w:rPr>
          <w:instrText xml:space="preserve"> PAGEREF _Toc189139662 \h </w:instrText>
        </w:r>
        <w:r>
          <w:rPr>
            <w:webHidden/>
          </w:rPr>
        </w:r>
        <w:r>
          <w:rPr>
            <w:webHidden/>
          </w:rPr>
          <w:fldChar w:fldCharType="separate"/>
        </w:r>
        <w:r>
          <w:rPr>
            <w:webHidden/>
          </w:rPr>
          <w:t>45</w:t>
        </w:r>
        <w:r>
          <w:rPr>
            <w:webHidden/>
          </w:rPr>
          <w:fldChar w:fldCharType="end"/>
        </w:r>
      </w:hyperlink>
    </w:p>
    <w:p w14:paraId="173BC7F7" w14:textId="63980D14"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63" w:history="1">
        <w:r w:rsidRPr="00A522E2">
          <w:rPr>
            <w:rStyle w:val="Hyperlink"/>
          </w:rPr>
          <w:t>6.5.4</w:t>
        </w:r>
        <w:r>
          <w:rPr>
            <w:rFonts w:asciiTheme="minorHAnsi" w:eastAsiaTheme="minorEastAsia" w:hAnsiTheme="minorHAnsi" w:cstheme="minorBidi"/>
            <w:kern w:val="2"/>
            <w:sz w:val="24"/>
            <w:szCs w:val="24"/>
            <w:lang w:eastAsia="en-NZ"/>
            <w14:ligatures w14:val="standardContextual"/>
          </w:rPr>
          <w:tab/>
        </w:r>
        <w:r w:rsidRPr="00A522E2">
          <w:rPr>
            <w:rStyle w:val="Hyperlink"/>
          </w:rPr>
          <w:t>Reserve Scarcity</w:t>
        </w:r>
        <w:r>
          <w:rPr>
            <w:webHidden/>
          </w:rPr>
          <w:tab/>
        </w:r>
        <w:r>
          <w:rPr>
            <w:webHidden/>
          </w:rPr>
          <w:fldChar w:fldCharType="begin"/>
        </w:r>
        <w:r>
          <w:rPr>
            <w:webHidden/>
          </w:rPr>
          <w:instrText xml:space="preserve"> PAGEREF _Toc189139663 \h </w:instrText>
        </w:r>
        <w:r>
          <w:rPr>
            <w:webHidden/>
          </w:rPr>
        </w:r>
        <w:r>
          <w:rPr>
            <w:webHidden/>
          </w:rPr>
          <w:fldChar w:fldCharType="separate"/>
        </w:r>
        <w:r>
          <w:rPr>
            <w:webHidden/>
          </w:rPr>
          <w:t>45</w:t>
        </w:r>
        <w:r>
          <w:rPr>
            <w:webHidden/>
          </w:rPr>
          <w:fldChar w:fldCharType="end"/>
        </w:r>
      </w:hyperlink>
    </w:p>
    <w:p w14:paraId="6B731D07" w14:textId="6EB6B8D8"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64" w:history="1">
        <w:r w:rsidRPr="00A522E2">
          <w:rPr>
            <w:rStyle w:val="Hyperlink"/>
          </w:rPr>
          <w:t>6.5.5</w:t>
        </w:r>
        <w:r>
          <w:rPr>
            <w:rFonts w:asciiTheme="minorHAnsi" w:eastAsiaTheme="minorEastAsia" w:hAnsiTheme="minorHAnsi" w:cstheme="minorBidi"/>
            <w:kern w:val="2"/>
            <w:sz w:val="24"/>
            <w:szCs w:val="24"/>
            <w:lang w:eastAsia="en-NZ"/>
            <w14:ligatures w14:val="standardContextual"/>
          </w:rPr>
          <w:tab/>
        </w:r>
        <w:r w:rsidRPr="00A522E2">
          <w:rPr>
            <w:rStyle w:val="Hyperlink"/>
          </w:rPr>
          <w:t>Reserve covers Risk</w:t>
        </w:r>
        <w:r>
          <w:rPr>
            <w:webHidden/>
          </w:rPr>
          <w:tab/>
        </w:r>
        <w:r>
          <w:rPr>
            <w:webHidden/>
          </w:rPr>
          <w:fldChar w:fldCharType="begin"/>
        </w:r>
        <w:r>
          <w:rPr>
            <w:webHidden/>
          </w:rPr>
          <w:instrText xml:space="preserve"> PAGEREF _Toc189139664 \h </w:instrText>
        </w:r>
        <w:r>
          <w:rPr>
            <w:webHidden/>
          </w:rPr>
        </w:r>
        <w:r>
          <w:rPr>
            <w:webHidden/>
          </w:rPr>
          <w:fldChar w:fldCharType="separate"/>
        </w:r>
        <w:r>
          <w:rPr>
            <w:webHidden/>
          </w:rPr>
          <w:t>46</w:t>
        </w:r>
        <w:r>
          <w:rPr>
            <w:webHidden/>
          </w:rPr>
          <w:fldChar w:fldCharType="end"/>
        </w:r>
      </w:hyperlink>
    </w:p>
    <w:p w14:paraId="3A2D8EA1" w14:textId="2DB1196C"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65" w:history="1">
        <w:r w:rsidRPr="00A522E2">
          <w:rPr>
            <w:rStyle w:val="Hyperlink"/>
          </w:rPr>
          <w:t>6.6</w:t>
        </w:r>
        <w:r>
          <w:rPr>
            <w:rFonts w:asciiTheme="minorHAnsi" w:eastAsiaTheme="minorEastAsia" w:hAnsiTheme="minorHAnsi" w:cstheme="minorBidi"/>
            <w:kern w:val="2"/>
            <w:sz w:val="24"/>
            <w:szCs w:val="24"/>
            <w:lang w:eastAsia="en-NZ"/>
            <w14:ligatures w14:val="standardContextual"/>
          </w:rPr>
          <w:tab/>
        </w:r>
        <w:r w:rsidRPr="00A522E2">
          <w:rPr>
            <w:rStyle w:val="Hyperlink"/>
          </w:rPr>
          <w:t>Security</w:t>
        </w:r>
        <w:r>
          <w:rPr>
            <w:webHidden/>
          </w:rPr>
          <w:tab/>
        </w:r>
        <w:r>
          <w:rPr>
            <w:webHidden/>
          </w:rPr>
          <w:fldChar w:fldCharType="begin"/>
        </w:r>
        <w:r>
          <w:rPr>
            <w:webHidden/>
          </w:rPr>
          <w:instrText xml:space="preserve"> PAGEREF _Toc189139665 \h </w:instrText>
        </w:r>
        <w:r>
          <w:rPr>
            <w:webHidden/>
          </w:rPr>
        </w:r>
        <w:r>
          <w:rPr>
            <w:webHidden/>
          </w:rPr>
          <w:fldChar w:fldCharType="separate"/>
        </w:r>
        <w:r>
          <w:rPr>
            <w:webHidden/>
          </w:rPr>
          <w:t>46</w:t>
        </w:r>
        <w:r>
          <w:rPr>
            <w:webHidden/>
          </w:rPr>
          <w:fldChar w:fldCharType="end"/>
        </w:r>
      </w:hyperlink>
    </w:p>
    <w:p w14:paraId="00C57E59" w14:textId="7F662D76"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66" w:history="1">
        <w:r w:rsidRPr="00A522E2">
          <w:rPr>
            <w:rStyle w:val="Hyperlink"/>
          </w:rPr>
          <w:t>6.7</w:t>
        </w:r>
        <w:r>
          <w:rPr>
            <w:rFonts w:asciiTheme="minorHAnsi" w:eastAsiaTheme="minorEastAsia" w:hAnsiTheme="minorHAnsi" w:cstheme="minorBidi"/>
            <w:kern w:val="2"/>
            <w:sz w:val="24"/>
            <w:szCs w:val="24"/>
            <w:lang w:eastAsia="en-NZ"/>
            <w14:ligatures w14:val="standardContextual"/>
          </w:rPr>
          <w:tab/>
        </w:r>
        <w:r w:rsidRPr="00A522E2">
          <w:rPr>
            <w:rStyle w:val="Hyperlink"/>
          </w:rPr>
          <w:t>Mixed Constraints</w:t>
        </w:r>
        <w:r>
          <w:rPr>
            <w:webHidden/>
          </w:rPr>
          <w:tab/>
        </w:r>
        <w:r>
          <w:rPr>
            <w:webHidden/>
          </w:rPr>
          <w:fldChar w:fldCharType="begin"/>
        </w:r>
        <w:r>
          <w:rPr>
            <w:webHidden/>
          </w:rPr>
          <w:instrText xml:space="preserve"> PAGEREF _Toc189139666 \h </w:instrText>
        </w:r>
        <w:r>
          <w:rPr>
            <w:webHidden/>
          </w:rPr>
        </w:r>
        <w:r>
          <w:rPr>
            <w:webHidden/>
          </w:rPr>
          <w:fldChar w:fldCharType="separate"/>
        </w:r>
        <w:r>
          <w:rPr>
            <w:webHidden/>
          </w:rPr>
          <w:t>47</w:t>
        </w:r>
        <w:r>
          <w:rPr>
            <w:webHidden/>
          </w:rPr>
          <w:fldChar w:fldCharType="end"/>
        </w:r>
      </w:hyperlink>
    </w:p>
    <w:p w14:paraId="338CD73A" w14:textId="4DB6CED3"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67" w:history="1">
        <w:r w:rsidRPr="00A522E2">
          <w:rPr>
            <w:rStyle w:val="Hyperlink"/>
          </w:rPr>
          <w:t>6.8</w:t>
        </w:r>
        <w:r>
          <w:rPr>
            <w:rFonts w:asciiTheme="minorHAnsi" w:eastAsiaTheme="minorEastAsia" w:hAnsiTheme="minorHAnsi" w:cstheme="minorBidi"/>
            <w:kern w:val="2"/>
            <w:sz w:val="24"/>
            <w:szCs w:val="24"/>
            <w:lang w:eastAsia="en-NZ"/>
            <w14:ligatures w14:val="standardContextual"/>
          </w:rPr>
          <w:tab/>
        </w:r>
        <w:r w:rsidRPr="00A522E2">
          <w:rPr>
            <w:rStyle w:val="Hyperlink"/>
          </w:rPr>
          <w:t>Integer Constraints</w:t>
        </w:r>
        <w:r>
          <w:rPr>
            <w:webHidden/>
          </w:rPr>
          <w:tab/>
        </w:r>
        <w:r>
          <w:rPr>
            <w:webHidden/>
          </w:rPr>
          <w:fldChar w:fldCharType="begin"/>
        </w:r>
        <w:r>
          <w:rPr>
            <w:webHidden/>
          </w:rPr>
          <w:instrText xml:space="preserve"> PAGEREF _Toc189139667 \h </w:instrText>
        </w:r>
        <w:r>
          <w:rPr>
            <w:webHidden/>
          </w:rPr>
        </w:r>
        <w:r>
          <w:rPr>
            <w:webHidden/>
          </w:rPr>
          <w:fldChar w:fldCharType="separate"/>
        </w:r>
        <w:r>
          <w:rPr>
            <w:webHidden/>
          </w:rPr>
          <w:t>47</w:t>
        </w:r>
        <w:r>
          <w:rPr>
            <w:webHidden/>
          </w:rPr>
          <w:fldChar w:fldCharType="end"/>
        </w:r>
      </w:hyperlink>
    </w:p>
    <w:p w14:paraId="3D299D12" w14:textId="1BDD97E6"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68" w:history="1">
        <w:r w:rsidRPr="00A522E2">
          <w:rPr>
            <w:rStyle w:val="Hyperlink"/>
          </w:rPr>
          <w:t>6.8.1</w:t>
        </w:r>
        <w:r>
          <w:rPr>
            <w:rFonts w:asciiTheme="minorHAnsi" w:eastAsiaTheme="minorEastAsia" w:hAnsiTheme="minorHAnsi" w:cstheme="minorBidi"/>
            <w:kern w:val="2"/>
            <w:sz w:val="24"/>
            <w:szCs w:val="24"/>
            <w:lang w:eastAsia="en-NZ"/>
            <w14:ligatures w14:val="standardContextual"/>
          </w:rPr>
          <w:tab/>
        </w:r>
        <w:r w:rsidRPr="00A522E2">
          <w:rPr>
            <w:rStyle w:val="Hyperlink"/>
          </w:rPr>
          <w:t>Integer Constraints for non-continuous limits</w:t>
        </w:r>
        <w:r>
          <w:rPr>
            <w:webHidden/>
          </w:rPr>
          <w:tab/>
        </w:r>
        <w:r>
          <w:rPr>
            <w:webHidden/>
          </w:rPr>
          <w:fldChar w:fldCharType="begin"/>
        </w:r>
        <w:r>
          <w:rPr>
            <w:webHidden/>
          </w:rPr>
          <w:instrText xml:space="preserve"> PAGEREF _Toc189139668 \h </w:instrText>
        </w:r>
        <w:r>
          <w:rPr>
            <w:webHidden/>
          </w:rPr>
        </w:r>
        <w:r>
          <w:rPr>
            <w:webHidden/>
          </w:rPr>
          <w:fldChar w:fldCharType="separate"/>
        </w:r>
        <w:r>
          <w:rPr>
            <w:webHidden/>
          </w:rPr>
          <w:t>47</w:t>
        </w:r>
        <w:r>
          <w:rPr>
            <w:webHidden/>
          </w:rPr>
          <w:fldChar w:fldCharType="end"/>
        </w:r>
      </w:hyperlink>
    </w:p>
    <w:p w14:paraId="007B8815" w14:textId="4852D094"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69" w:history="1">
        <w:r w:rsidRPr="00A522E2">
          <w:rPr>
            <w:rStyle w:val="Hyperlink"/>
          </w:rPr>
          <w:t>6.8.2</w:t>
        </w:r>
        <w:r>
          <w:rPr>
            <w:rFonts w:asciiTheme="minorHAnsi" w:eastAsiaTheme="minorEastAsia" w:hAnsiTheme="minorHAnsi" w:cstheme="minorBidi"/>
            <w:kern w:val="2"/>
            <w:sz w:val="24"/>
            <w:szCs w:val="24"/>
            <w:lang w:eastAsia="en-NZ"/>
            <w14:ligatures w14:val="standardContextual"/>
          </w:rPr>
          <w:tab/>
        </w:r>
        <w:r w:rsidRPr="00A522E2">
          <w:rPr>
            <w:rStyle w:val="Hyperlink"/>
          </w:rPr>
          <w:t>Reserve sharing</w:t>
        </w:r>
        <w:r>
          <w:rPr>
            <w:webHidden/>
          </w:rPr>
          <w:tab/>
        </w:r>
        <w:r>
          <w:rPr>
            <w:webHidden/>
          </w:rPr>
          <w:fldChar w:fldCharType="begin"/>
        </w:r>
        <w:r>
          <w:rPr>
            <w:webHidden/>
          </w:rPr>
          <w:instrText xml:space="preserve"> PAGEREF _Toc189139669 \h </w:instrText>
        </w:r>
        <w:r>
          <w:rPr>
            <w:webHidden/>
          </w:rPr>
        </w:r>
        <w:r>
          <w:rPr>
            <w:webHidden/>
          </w:rPr>
          <w:fldChar w:fldCharType="separate"/>
        </w:r>
        <w:r>
          <w:rPr>
            <w:webHidden/>
          </w:rPr>
          <w:t>48</w:t>
        </w:r>
        <w:r>
          <w:rPr>
            <w:webHidden/>
          </w:rPr>
          <w:fldChar w:fldCharType="end"/>
        </w:r>
      </w:hyperlink>
    </w:p>
    <w:p w14:paraId="1E2042D5" w14:textId="7C3304A0" w:rsidR="009476C2" w:rsidRDefault="009476C2">
      <w:pPr>
        <w:pStyle w:val="TOC1"/>
        <w:rPr>
          <w:rFonts w:asciiTheme="minorHAnsi" w:eastAsiaTheme="minorEastAsia" w:hAnsiTheme="minorHAnsi" w:cstheme="minorBidi"/>
          <w:b w:val="0"/>
          <w:smallCaps w:val="0"/>
          <w:kern w:val="2"/>
          <w:sz w:val="24"/>
          <w:szCs w:val="24"/>
          <w:lang w:eastAsia="en-NZ"/>
          <w14:ligatures w14:val="standardContextual"/>
        </w:rPr>
      </w:pPr>
      <w:hyperlink w:anchor="_Toc189139670" w:history="1">
        <w:r w:rsidRPr="00A522E2">
          <w:rPr>
            <w:rStyle w:val="Hyperlink"/>
          </w:rPr>
          <w:t>7</w:t>
        </w:r>
        <w:r>
          <w:rPr>
            <w:rFonts w:asciiTheme="minorHAnsi" w:eastAsiaTheme="minorEastAsia" w:hAnsiTheme="minorHAnsi" w:cstheme="minorBidi"/>
            <w:b w:val="0"/>
            <w:smallCaps w:val="0"/>
            <w:kern w:val="2"/>
            <w:sz w:val="24"/>
            <w:szCs w:val="24"/>
            <w:lang w:eastAsia="en-NZ"/>
            <w14:ligatures w14:val="standardContextual"/>
          </w:rPr>
          <w:tab/>
        </w:r>
        <w:r w:rsidRPr="00A522E2">
          <w:rPr>
            <w:rStyle w:val="Hyperlink"/>
          </w:rPr>
          <w:t>Post-Solve Checks</w:t>
        </w:r>
        <w:r>
          <w:rPr>
            <w:webHidden/>
          </w:rPr>
          <w:tab/>
        </w:r>
        <w:r>
          <w:rPr>
            <w:webHidden/>
          </w:rPr>
          <w:fldChar w:fldCharType="begin"/>
        </w:r>
        <w:r>
          <w:rPr>
            <w:webHidden/>
          </w:rPr>
          <w:instrText xml:space="preserve"> PAGEREF _Toc189139670 \h </w:instrText>
        </w:r>
        <w:r>
          <w:rPr>
            <w:webHidden/>
          </w:rPr>
        </w:r>
        <w:r>
          <w:rPr>
            <w:webHidden/>
          </w:rPr>
          <w:fldChar w:fldCharType="separate"/>
        </w:r>
        <w:r>
          <w:rPr>
            <w:webHidden/>
          </w:rPr>
          <w:t>48</w:t>
        </w:r>
        <w:r>
          <w:rPr>
            <w:webHidden/>
          </w:rPr>
          <w:fldChar w:fldCharType="end"/>
        </w:r>
      </w:hyperlink>
    </w:p>
    <w:p w14:paraId="56B09782" w14:textId="6DEEA415"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71" w:history="1">
        <w:r w:rsidRPr="00A522E2">
          <w:rPr>
            <w:rStyle w:val="Hyperlink"/>
          </w:rPr>
          <w:t>7.1</w:t>
        </w:r>
        <w:r>
          <w:rPr>
            <w:rFonts w:asciiTheme="minorHAnsi" w:eastAsiaTheme="minorEastAsia" w:hAnsiTheme="minorHAnsi" w:cstheme="minorBidi"/>
            <w:kern w:val="2"/>
            <w:sz w:val="24"/>
            <w:szCs w:val="24"/>
            <w:lang w:eastAsia="en-NZ"/>
            <w14:ligatures w14:val="standardContextual"/>
          </w:rPr>
          <w:tab/>
        </w:r>
        <w:r w:rsidRPr="00A522E2">
          <w:rPr>
            <w:rStyle w:val="Hyperlink"/>
          </w:rPr>
          <w:t>Circulating Flow Check</w:t>
        </w:r>
        <w:r>
          <w:rPr>
            <w:webHidden/>
          </w:rPr>
          <w:tab/>
        </w:r>
        <w:r>
          <w:rPr>
            <w:webHidden/>
          </w:rPr>
          <w:fldChar w:fldCharType="begin"/>
        </w:r>
        <w:r>
          <w:rPr>
            <w:webHidden/>
          </w:rPr>
          <w:instrText xml:space="preserve"> PAGEREF _Toc189139671 \h </w:instrText>
        </w:r>
        <w:r>
          <w:rPr>
            <w:webHidden/>
          </w:rPr>
        </w:r>
        <w:r>
          <w:rPr>
            <w:webHidden/>
          </w:rPr>
          <w:fldChar w:fldCharType="separate"/>
        </w:r>
        <w:r>
          <w:rPr>
            <w:webHidden/>
          </w:rPr>
          <w:t>48</w:t>
        </w:r>
        <w:r>
          <w:rPr>
            <w:webHidden/>
          </w:rPr>
          <w:fldChar w:fldCharType="end"/>
        </w:r>
      </w:hyperlink>
    </w:p>
    <w:p w14:paraId="4FB1290F" w14:textId="737D4953"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72" w:history="1">
        <w:r w:rsidRPr="00A522E2">
          <w:rPr>
            <w:rStyle w:val="Hyperlink"/>
          </w:rPr>
          <w:t>7.1.1</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_Toc189139672 \h </w:instrText>
        </w:r>
        <w:r>
          <w:rPr>
            <w:webHidden/>
          </w:rPr>
        </w:r>
        <w:r>
          <w:rPr>
            <w:webHidden/>
          </w:rPr>
          <w:fldChar w:fldCharType="separate"/>
        </w:r>
        <w:r>
          <w:rPr>
            <w:webHidden/>
          </w:rPr>
          <w:t>48</w:t>
        </w:r>
        <w:r>
          <w:rPr>
            <w:webHidden/>
          </w:rPr>
          <w:fldChar w:fldCharType="end"/>
        </w:r>
      </w:hyperlink>
    </w:p>
    <w:p w14:paraId="5A8109E7" w14:textId="1019D387"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73" w:history="1">
        <w:r w:rsidRPr="00A522E2">
          <w:rPr>
            <w:rStyle w:val="Hyperlink"/>
          </w:rPr>
          <w:t>7.1.2</w:t>
        </w:r>
        <w:r>
          <w:rPr>
            <w:rFonts w:asciiTheme="minorHAnsi" w:eastAsiaTheme="minorEastAsia" w:hAnsiTheme="minorHAnsi" w:cstheme="minorBidi"/>
            <w:kern w:val="2"/>
            <w:sz w:val="24"/>
            <w:szCs w:val="24"/>
            <w:lang w:eastAsia="en-NZ"/>
            <w14:ligatures w14:val="standardContextual"/>
          </w:rPr>
          <w:tab/>
        </w:r>
        <w:r w:rsidRPr="00A522E2">
          <w:rPr>
            <w:rStyle w:val="Hyperlink"/>
          </w:rPr>
          <w:t>Cause of circulating flows</w:t>
        </w:r>
        <w:r>
          <w:rPr>
            <w:webHidden/>
          </w:rPr>
          <w:tab/>
        </w:r>
        <w:r>
          <w:rPr>
            <w:webHidden/>
          </w:rPr>
          <w:fldChar w:fldCharType="begin"/>
        </w:r>
        <w:r>
          <w:rPr>
            <w:webHidden/>
          </w:rPr>
          <w:instrText xml:space="preserve"> PAGEREF _Toc189139673 \h </w:instrText>
        </w:r>
        <w:r>
          <w:rPr>
            <w:webHidden/>
          </w:rPr>
        </w:r>
        <w:r>
          <w:rPr>
            <w:webHidden/>
          </w:rPr>
          <w:fldChar w:fldCharType="separate"/>
        </w:r>
        <w:r>
          <w:rPr>
            <w:webHidden/>
          </w:rPr>
          <w:t>48</w:t>
        </w:r>
        <w:r>
          <w:rPr>
            <w:webHidden/>
          </w:rPr>
          <w:fldChar w:fldCharType="end"/>
        </w:r>
      </w:hyperlink>
    </w:p>
    <w:p w14:paraId="2365BA83" w14:textId="7E6D0E47"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74" w:history="1">
        <w:r w:rsidRPr="00A522E2">
          <w:rPr>
            <w:rStyle w:val="Hyperlink"/>
          </w:rPr>
          <w:t>7.1.3</w:t>
        </w:r>
        <w:r>
          <w:rPr>
            <w:rFonts w:asciiTheme="minorHAnsi" w:eastAsiaTheme="minorEastAsia" w:hAnsiTheme="minorHAnsi" w:cstheme="minorBidi"/>
            <w:kern w:val="2"/>
            <w:sz w:val="24"/>
            <w:szCs w:val="24"/>
            <w:lang w:eastAsia="en-NZ"/>
            <w14:ligatures w14:val="standardContextual"/>
          </w:rPr>
          <w:tab/>
        </w:r>
        <w:r w:rsidRPr="00A522E2">
          <w:rPr>
            <w:rStyle w:val="Hyperlink"/>
          </w:rPr>
          <w:t>Removal of circulating flows</w:t>
        </w:r>
        <w:r>
          <w:rPr>
            <w:webHidden/>
          </w:rPr>
          <w:tab/>
        </w:r>
        <w:r>
          <w:rPr>
            <w:webHidden/>
          </w:rPr>
          <w:fldChar w:fldCharType="begin"/>
        </w:r>
        <w:r>
          <w:rPr>
            <w:webHidden/>
          </w:rPr>
          <w:instrText xml:space="preserve"> PAGEREF _Toc189139674 \h </w:instrText>
        </w:r>
        <w:r>
          <w:rPr>
            <w:webHidden/>
          </w:rPr>
        </w:r>
        <w:r>
          <w:rPr>
            <w:webHidden/>
          </w:rPr>
          <w:fldChar w:fldCharType="separate"/>
        </w:r>
        <w:r>
          <w:rPr>
            <w:webHidden/>
          </w:rPr>
          <w:t>49</w:t>
        </w:r>
        <w:r>
          <w:rPr>
            <w:webHidden/>
          </w:rPr>
          <w:fldChar w:fldCharType="end"/>
        </w:r>
      </w:hyperlink>
    </w:p>
    <w:p w14:paraId="10B0F408" w14:textId="114A44A5"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75" w:history="1">
        <w:r w:rsidRPr="00A522E2">
          <w:rPr>
            <w:rStyle w:val="Hyperlink"/>
          </w:rPr>
          <w:t>7.1.4</w:t>
        </w:r>
        <w:r>
          <w:rPr>
            <w:rFonts w:asciiTheme="minorHAnsi" w:eastAsiaTheme="minorEastAsia" w:hAnsiTheme="minorHAnsi" w:cstheme="minorBidi"/>
            <w:kern w:val="2"/>
            <w:sz w:val="24"/>
            <w:szCs w:val="24"/>
            <w:lang w:eastAsia="en-NZ"/>
            <w14:ligatures w14:val="standardContextual"/>
          </w:rPr>
          <w:tab/>
        </w:r>
        <w:r w:rsidRPr="00A522E2">
          <w:rPr>
            <w:rStyle w:val="Hyperlink"/>
          </w:rPr>
          <w:t>Replacement of invalid prices after SOS1</w:t>
        </w:r>
        <w:r>
          <w:rPr>
            <w:webHidden/>
          </w:rPr>
          <w:tab/>
        </w:r>
        <w:r>
          <w:rPr>
            <w:webHidden/>
          </w:rPr>
          <w:fldChar w:fldCharType="begin"/>
        </w:r>
        <w:r>
          <w:rPr>
            <w:webHidden/>
          </w:rPr>
          <w:instrText xml:space="preserve"> PAGEREF _Toc189139675 \h </w:instrText>
        </w:r>
        <w:r>
          <w:rPr>
            <w:webHidden/>
          </w:rPr>
        </w:r>
        <w:r>
          <w:rPr>
            <w:webHidden/>
          </w:rPr>
          <w:fldChar w:fldCharType="separate"/>
        </w:r>
        <w:r>
          <w:rPr>
            <w:webHidden/>
          </w:rPr>
          <w:t>50</w:t>
        </w:r>
        <w:r>
          <w:rPr>
            <w:webHidden/>
          </w:rPr>
          <w:fldChar w:fldCharType="end"/>
        </w:r>
      </w:hyperlink>
    </w:p>
    <w:p w14:paraId="6F8E9279" w14:textId="5DC03649"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76" w:history="1">
        <w:r w:rsidRPr="00A522E2">
          <w:rPr>
            <w:rStyle w:val="Hyperlink"/>
          </w:rPr>
          <w:t>7.2</w:t>
        </w:r>
        <w:r>
          <w:rPr>
            <w:rFonts w:asciiTheme="minorHAnsi" w:eastAsiaTheme="minorEastAsia" w:hAnsiTheme="minorHAnsi" w:cstheme="minorBidi"/>
            <w:kern w:val="2"/>
            <w:sz w:val="24"/>
            <w:szCs w:val="24"/>
            <w:lang w:eastAsia="en-NZ"/>
            <w14:ligatures w14:val="standardContextual"/>
          </w:rPr>
          <w:tab/>
        </w:r>
        <w:r w:rsidRPr="00A522E2">
          <w:rPr>
            <w:rStyle w:val="Hyperlink"/>
          </w:rPr>
          <w:t>Energy Shortfall Check</w:t>
        </w:r>
        <w:r>
          <w:rPr>
            <w:webHidden/>
          </w:rPr>
          <w:tab/>
        </w:r>
        <w:r>
          <w:rPr>
            <w:webHidden/>
          </w:rPr>
          <w:fldChar w:fldCharType="begin"/>
        </w:r>
        <w:r>
          <w:rPr>
            <w:webHidden/>
          </w:rPr>
          <w:instrText xml:space="preserve"> PAGEREF _Toc189139676 \h </w:instrText>
        </w:r>
        <w:r>
          <w:rPr>
            <w:webHidden/>
          </w:rPr>
        </w:r>
        <w:r>
          <w:rPr>
            <w:webHidden/>
          </w:rPr>
          <w:fldChar w:fldCharType="separate"/>
        </w:r>
        <w:r>
          <w:rPr>
            <w:webHidden/>
          </w:rPr>
          <w:t>53</w:t>
        </w:r>
        <w:r>
          <w:rPr>
            <w:webHidden/>
          </w:rPr>
          <w:fldChar w:fldCharType="end"/>
        </w:r>
      </w:hyperlink>
    </w:p>
    <w:p w14:paraId="4B96154E" w14:textId="0E3CFF1D"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77" w:history="1">
        <w:r w:rsidRPr="00A522E2">
          <w:rPr>
            <w:rStyle w:val="Hyperlink"/>
          </w:rPr>
          <w:t>7.2.1</w:t>
        </w:r>
        <w:r>
          <w:rPr>
            <w:rFonts w:asciiTheme="minorHAnsi" w:eastAsiaTheme="minorEastAsia" w:hAnsiTheme="minorHAnsi" w:cstheme="minorBidi"/>
            <w:kern w:val="2"/>
            <w:sz w:val="24"/>
            <w:szCs w:val="24"/>
            <w:lang w:eastAsia="en-NZ"/>
            <w14:ligatures w14:val="standardContextual"/>
          </w:rPr>
          <w:tab/>
        </w:r>
        <w:r w:rsidRPr="00A522E2">
          <w:rPr>
            <w:rStyle w:val="Hyperlink"/>
          </w:rPr>
          <w:t>Overview</w:t>
        </w:r>
        <w:r>
          <w:rPr>
            <w:webHidden/>
          </w:rPr>
          <w:tab/>
        </w:r>
        <w:r>
          <w:rPr>
            <w:webHidden/>
          </w:rPr>
          <w:fldChar w:fldCharType="begin"/>
        </w:r>
        <w:r>
          <w:rPr>
            <w:webHidden/>
          </w:rPr>
          <w:instrText xml:space="preserve"> PAGEREF _Toc189139677 \h </w:instrText>
        </w:r>
        <w:r>
          <w:rPr>
            <w:webHidden/>
          </w:rPr>
        </w:r>
        <w:r>
          <w:rPr>
            <w:webHidden/>
          </w:rPr>
          <w:fldChar w:fldCharType="separate"/>
        </w:r>
        <w:r>
          <w:rPr>
            <w:webHidden/>
          </w:rPr>
          <w:t>53</w:t>
        </w:r>
        <w:r>
          <w:rPr>
            <w:webHidden/>
          </w:rPr>
          <w:fldChar w:fldCharType="end"/>
        </w:r>
      </w:hyperlink>
    </w:p>
    <w:p w14:paraId="57BC3A29" w14:textId="5A87DE1A"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78" w:history="1">
        <w:r w:rsidRPr="00A522E2">
          <w:rPr>
            <w:rStyle w:val="Hyperlink"/>
          </w:rPr>
          <w:t>7.2.2</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_Toc189139678 \h </w:instrText>
        </w:r>
        <w:r>
          <w:rPr>
            <w:webHidden/>
          </w:rPr>
        </w:r>
        <w:r>
          <w:rPr>
            <w:webHidden/>
          </w:rPr>
          <w:fldChar w:fldCharType="separate"/>
        </w:r>
        <w:r>
          <w:rPr>
            <w:webHidden/>
          </w:rPr>
          <w:t>53</w:t>
        </w:r>
        <w:r>
          <w:rPr>
            <w:webHidden/>
          </w:rPr>
          <w:fldChar w:fldCharType="end"/>
        </w:r>
      </w:hyperlink>
    </w:p>
    <w:p w14:paraId="6B101527" w14:textId="7739816B"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79" w:history="1">
        <w:r w:rsidRPr="00A522E2">
          <w:rPr>
            <w:rStyle w:val="Hyperlink"/>
          </w:rPr>
          <w:t>7.2.3</w:t>
        </w:r>
        <w:r>
          <w:rPr>
            <w:rFonts w:asciiTheme="minorHAnsi" w:eastAsiaTheme="minorEastAsia" w:hAnsiTheme="minorHAnsi" w:cstheme="minorBidi"/>
            <w:kern w:val="2"/>
            <w:sz w:val="24"/>
            <w:szCs w:val="24"/>
            <w:lang w:eastAsia="en-NZ"/>
            <w14:ligatures w14:val="standardContextual"/>
          </w:rPr>
          <w:tab/>
        </w:r>
        <w:r w:rsidRPr="00A522E2">
          <w:rPr>
            <w:rStyle w:val="Hyperlink"/>
          </w:rPr>
          <w:t>Processing</w:t>
        </w:r>
        <w:r>
          <w:rPr>
            <w:webHidden/>
          </w:rPr>
          <w:tab/>
        </w:r>
        <w:r>
          <w:rPr>
            <w:webHidden/>
          </w:rPr>
          <w:fldChar w:fldCharType="begin"/>
        </w:r>
        <w:r>
          <w:rPr>
            <w:webHidden/>
          </w:rPr>
          <w:instrText xml:space="preserve"> PAGEREF _Toc189139679 \h </w:instrText>
        </w:r>
        <w:r>
          <w:rPr>
            <w:webHidden/>
          </w:rPr>
        </w:r>
        <w:r>
          <w:rPr>
            <w:webHidden/>
          </w:rPr>
          <w:fldChar w:fldCharType="separate"/>
        </w:r>
        <w:r>
          <w:rPr>
            <w:webHidden/>
          </w:rPr>
          <w:t>53</w:t>
        </w:r>
        <w:r>
          <w:rPr>
            <w:webHidden/>
          </w:rPr>
          <w:fldChar w:fldCharType="end"/>
        </w:r>
      </w:hyperlink>
    </w:p>
    <w:p w14:paraId="63086656" w14:textId="33E9BBAC" w:rsidR="009476C2" w:rsidRDefault="009476C2">
      <w:pPr>
        <w:pStyle w:val="TOC1"/>
        <w:rPr>
          <w:rFonts w:asciiTheme="minorHAnsi" w:eastAsiaTheme="minorEastAsia" w:hAnsiTheme="minorHAnsi" w:cstheme="minorBidi"/>
          <w:b w:val="0"/>
          <w:smallCaps w:val="0"/>
          <w:kern w:val="2"/>
          <w:sz w:val="24"/>
          <w:szCs w:val="24"/>
          <w:lang w:eastAsia="en-NZ"/>
          <w14:ligatures w14:val="standardContextual"/>
        </w:rPr>
      </w:pPr>
      <w:hyperlink w:anchor="_Toc189139680" w:history="1">
        <w:r w:rsidRPr="00A522E2">
          <w:rPr>
            <w:rStyle w:val="Hyperlink"/>
          </w:rPr>
          <w:t>8</w:t>
        </w:r>
        <w:r>
          <w:rPr>
            <w:rFonts w:asciiTheme="minorHAnsi" w:eastAsiaTheme="minorEastAsia" w:hAnsiTheme="minorHAnsi" w:cstheme="minorBidi"/>
            <w:b w:val="0"/>
            <w:smallCaps w:val="0"/>
            <w:kern w:val="2"/>
            <w:sz w:val="24"/>
            <w:szCs w:val="24"/>
            <w:lang w:eastAsia="en-NZ"/>
            <w14:ligatures w14:val="standardContextual"/>
          </w:rPr>
          <w:tab/>
        </w:r>
        <w:r w:rsidRPr="00A522E2">
          <w:rPr>
            <w:rStyle w:val="Hyperlink"/>
          </w:rPr>
          <w:t>Post-Processing</w:t>
        </w:r>
        <w:r>
          <w:rPr>
            <w:webHidden/>
          </w:rPr>
          <w:tab/>
        </w:r>
        <w:r>
          <w:rPr>
            <w:webHidden/>
          </w:rPr>
          <w:fldChar w:fldCharType="begin"/>
        </w:r>
        <w:r>
          <w:rPr>
            <w:webHidden/>
          </w:rPr>
          <w:instrText xml:space="preserve"> PAGEREF _Toc189139680 \h </w:instrText>
        </w:r>
        <w:r>
          <w:rPr>
            <w:webHidden/>
          </w:rPr>
        </w:r>
        <w:r>
          <w:rPr>
            <w:webHidden/>
          </w:rPr>
          <w:fldChar w:fldCharType="separate"/>
        </w:r>
        <w:r>
          <w:rPr>
            <w:webHidden/>
          </w:rPr>
          <w:t>56</w:t>
        </w:r>
        <w:r>
          <w:rPr>
            <w:webHidden/>
          </w:rPr>
          <w:fldChar w:fldCharType="end"/>
        </w:r>
      </w:hyperlink>
    </w:p>
    <w:p w14:paraId="544AE41B" w14:textId="6C39ED85"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81" w:history="1">
        <w:r w:rsidRPr="00A522E2">
          <w:rPr>
            <w:rStyle w:val="Hyperlink"/>
          </w:rPr>
          <w:t>8.1</w:t>
        </w:r>
        <w:r>
          <w:rPr>
            <w:rFonts w:asciiTheme="minorHAnsi" w:eastAsiaTheme="minorEastAsia" w:hAnsiTheme="minorHAnsi" w:cstheme="minorBidi"/>
            <w:kern w:val="2"/>
            <w:sz w:val="24"/>
            <w:szCs w:val="24"/>
            <w:lang w:eastAsia="en-NZ"/>
            <w14:ligatures w14:val="standardContextual"/>
          </w:rPr>
          <w:tab/>
        </w:r>
        <w:r w:rsidRPr="00A522E2">
          <w:rPr>
            <w:rStyle w:val="Hyperlink"/>
          </w:rPr>
          <w:t>System Losses</w:t>
        </w:r>
        <w:r>
          <w:rPr>
            <w:webHidden/>
          </w:rPr>
          <w:tab/>
        </w:r>
        <w:r>
          <w:rPr>
            <w:webHidden/>
          </w:rPr>
          <w:fldChar w:fldCharType="begin"/>
        </w:r>
        <w:r>
          <w:rPr>
            <w:webHidden/>
          </w:rPr>
          <w:instrText xml:space="preserve"> PAGEREF _Toc189139681 \h </w:instrText>
        </w:r>
        <w:r>
          <w:rPr>
            <w:webHidden/>
          </w:rPr>
        </w:r>
        <w:r>
          <w:rPr>
            <w:webHidden/>
          </w:rPr>
          <w:fldChar w:fldCharType="separate"/>
        </w:r>
        <w:r>
          <w:rPr>
            <w:webHidden/>
          </w:rPr>
          <w:t>56</w:t>
        </w:r>
        <w:r>
          <w:rPr>
            <w:webHidden/>
          </w:rPr>
          <w:fldChar w:fldCharType="end"/>
        </w:r>
      </w:hyperlink>
    </w:p>
    <w:p w14:paraId="581DCB1B" w14:textId="581A078A"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82" w:history="1">
        <w:r w:rsidRPr="00A522E2">
          <w:rPr>
            <w:rStyle w:val="Hyperlink"/>
          </w:rPr>
          <w:t>8.2</w:t>
        </w:r>
        <w:r>
          <w:rPr>
            <w:rFonts w:asciiTheme="minorHAnsi" w:eastAsiaTheme="minorEastAsia" w:hAnsiTheme="minorHAnsi" w:cstheme="minorBidi"/>
            <w:kern w:val="2"/>
            <w:sz w:val="24"/>
            <w:szCs w:val="24"/>
            <w:lang w:eastAsia="en-NZ"/>
            <w14:ligatures w14:val="standardContextual"/>
          </w:rPr>
          <w:tab/>
        </w:r>
        <w:r w:rsidRPr="00A522E2">
          <w:rPr>
            <w:rStyle w:val="Hyperlink"/>
          </w:rPr>
          <w:t>Dead Electrical Island</w:t>
        </w:r>
        <w:r>
          <w:rPr>
            <w:webHidden/>
          </w:rPr>
          <w:tab/>
        </w:r>
        <w:r>
          <w:rPr>
            <w:webHidden/>
          </w:rPr>
          <w:fldChar w:fldCharType="begin"/>
        </w:r>
        <w:r>
          <w:rPr>
            <w:webHidden/>
          </w:rPr>
          <w:instrText xml:space="preserve"> PAGEREF _Toc189139682 \h </w:instrText>
        </w:r>
        <w:r>
          <w:rPr>
            <w:webHidden/>
          </w:rPr>
        </w:r>
        <w:r>
          <w:rPr>
            <w:webHidden/>
          </w:rPr>
          <w:fldChar w:fldCharType="separate"/>
        </w:r>
        <w:r>
          <w:rPr>
            <w:webHidden/>
          </w:rPr>
          <w:t>56</w:t>
        </w:r>
        <w:r>
          <w:rPr>
            <w:webHidden/>
          </w:rPr>
          <w:fldChar w:fldCharType="end"/>
        </w:r>
      </w:hyperlink>
    </w:p>
    <w:p w14:paraId="0A05A8D9" w14:textId="54258638"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83" w:history="1">
        <w:r w:rsidRPr="00A522E2">
          <w:rPr>
            <w:rStyle w:val="Hyperlink"/>
          </w:rPr>
          <w:t>8.2.1</w:t>
        </w:r>
        <w:r>
          <w:rPr>
            <w:rFonts w:asciiTheme="minorHAnsi" w:eastAsiaTheme="minorEastAsia" w:hAnsiTheme="minorHAnsi" w:cstheme="minorBidi"/>
            <w:kern w:val="2"/>
            <w:sz w:val="24"/>
            <w:szCs w:val="24"/>
            <w:lang w:eastAsia="en-NZ"/>
            <w14:ligatures w14:val="standardContextual"/>
          </w:rPr>
          <w:tab/>
        </w:r>
        <w:r w:rsidRPr="00A522E2">
          <w:rPr>
            <w:rStyle w:val="Hyperlink"/>
          </w:rPr>
          <w:t>Determination</w:t>
        </w:r>
        <w:r>
          <w:rPr>
            <w:webHidden/>
          </w:rPr>
          <w:tab/>
        </w:r>
        <w:r>
          <w:rPr>
            <w:webHidden/>
          </w:rPr>
          <w:fldChar w:fldCharType="begin"/>
        </w:r>
        <w:r>
          <w:rPr>
            <w:webHidden/>
          </w:rPr>
          <w:instrText xml:space="preserve"> PAGEREF _Toc189139683 \h </w:instrText>
        </w:r>
        <w:r>
          <w:rPr>
            <w:webHidden/>
          </w:rPr>
        </w:r>
        <w:r>
          <w:rPr>
            <w:webHidden/>
          </w:rPr>
          <w:fldChar w:fldCharType="separate"/>
        </w:r>
        <w:r>
          <w:rPr>
            <w:webHidden/>
          </w:rPr>
          <w:t>56</w:t>
        </w:r>
        <w:r>
          <w:rPr>
            <w:webHidden/>
          </w:rPr>
          <w:fldChar w:fldCharType="end"/>
        </w:r>
      </w:hyperlink>
    </w:p>
    <w:p w14:paraId="162B3EBD" w14:textId="485795F5"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84" w:history="1">
        <w:r w:rsidRPr="00A522E2">
          <w:rPr>
            <w:rStyle w:val="Hyperlink"/>
          </w:rPr>
          <w:t>8.2.2</w:t>
        </w:r>
        <w:r>
          <w:rPr>
            <w:rFonts w:asciiTheme="minorHAnsi" w:eastAsiaTheme="minorEastAsia" w:hAnsiTheme="minorHAnsi" w:cstheme="minorBidi"/>
            <w:kern w:val="2"/>
            <w:sz w:val="24"/>
            <w:szCs w:val="24"/>
            <w:lang w:eastAsia="en-NZ"/>
            <w14:ligatures w14:val="standardContextual"/>
          </w:rPr>
          <w:tab/>
        </w:r>
        <w:r w:rsidRPr="00A522E2">
          <w:rPr>
            <w:rStyle w:val="Hyperlink"/>
          </w:rPr>
          <w:t>Zeroing of cleared quantities</w:t>
        </w:r>
        <w:r>
          <w:rPr>
            <w:webHidden/>
          </w:rPr>
          <w:tab/>
        </w:r>
        <w:r>
          <w:rPr>
            <w:webHidden/>
          </w:rPr>
          <w:fldChar w:fldCharType="begin"/>
        </w:r>
        <w:r>
          <w:rPr>
            <w:webHidden/>
          </w:rPr>
          <w:instrText xml:space="preserve"> PAGEREF _Toc189139684 \h </w:instrText>
        </w:r>
        <w:r>
          <w:rPr>
            <w:webHidden/>
          </w:rPr>
        </w:r>
        <w:r>
          <w:rPr>
            <w:webHidden/>
          </w:rPr>
          <w:fldChar w:fldCharType="separate"/>
        </w:r>
        <w:r>
          <w:rPr>
            <w:webHidden/>
          </w:rPr>
          <w:t>56</w:t>
        </w:r>
        <w:r>
          <w:rPr>
            <w:webHidden/>
          </w:rPr>
          <w:fldChar w:fldCharType="end"/>
        </w:r>
      </w:hyperlink>
    </w:p>
    <w:p w14:paraId="14128B17" w14:textId="41DA7447"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85" w:history="1">
        <w:r w:rsidRPr="00A522E2">
          <w:rPr>
            <w:rStyle w:val="Hyperlink"/>
          </w:rPr>
          <w:t>8.3</w:t>
        </w:r>
        <w:r>
          <w:rPr>
            <w:rFonts w:asciiTheme="minorHAnsi" w:eastAsiaTheme="minorEastAsia" w:hAnsiTheme="minorHAnsi" w:cstheme="minorBidi"/>
            <w:kern w:val="2"/>
            <w:sz w:val="24"/>
            <w:szCs w:val="24"/>
            <w:lang w:eastAsia="en-NZ"/>
            <w14:ligatures w14:val="standardContextual"/>
          </w:rPr>
          <w:tab/>
        </w:r>
        <w:r w:rsidRPr="00A522E2">
          <w:rPr>
            <w:rStyle w:val="Hyperlink"/>
          </w:rPr>
          <w:t>Energy Prices</w:t>
        </w:r>
        <w:r>
          <w:rPr>
            <w:webHidden/>
          </w:rPr>
          <w:tab/>
        </w:r>
        <w:r>
          <w:rPr>
            <w:webHidden/>
          </w:rPr>
          <w:fldChar w:fldCharType="begin"/>
        </w:r>
        <w:r>
          <w:rPr>
            <w:webHidden/>
          </w:rPr>
          <w:instrText xml:space="preserve"> PAGEREF _Toc189139685 \h </w:instrText>
        </w:r>
        <w:r>
          <w:rPr>
            <w:webHidden/>
          </w:rPr>
        </w:r>
        <w:r>
          <w:rPr>
            <w:webHidden/>
          </w:rPr>
          <w:fldChar w:fldCharType="separate"/>
        </w:r>
        <w:r>
          <w:rPr>
            <w:webHidden/>
          </w:rPr>
          <w:t>56</w:t>
        </w:r>
        <w:r>
          <w:rPr>
            <w:webHidden/>
          </w:rPr>
          <w:fldChar w:fldCharType="end"/>
        </w:r>
      </w:hyperlink>
    </w:p>
    <w:p w14:paraId="266EAE33" w14:textId="5ABE23FB"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86" w:history="1">
        <w:r w:rsidRPr="00A522E2">
          <w:rPr>
            <w:rStyle w:val="Hyperlink"/>
          </w:rPr>
          <w:t>8.3.1</w:t>
        </w:r>
        <w:r>
          <w:rPr>
            <w:rFonts w:asciiTheme="minorHAnsi" w:eastAsiaTheme="minorEastAsia" w:hAnsiTheme="minorHAnsi" w:cstheme="minorBidi"/>
            <w:kern w:val="2"/>
            <w:sz w:val="24"/>
            <w:szCs w:val="24"/>
            <w:lang w:eastAsia="en-NZ"/>
            <w14:ligatures w14:val="standardContextual"/>
          </w:rPr>
          <w:tab/>
        </w:r>
        <w:r w:rsidRPr="00A522E2">
          <w:rPr>
            <w:rStyle w:val="Hyperlink"/>
          </w:rPr>
          <w:t>Input Parameters</w:t>
        </w:r>
        <w:r>
          <w:rPr>
            <w:webHidden/>
          </w:rPr>
          <w:tab/>
        </w:r>
        <w:r>
          <w:rPr>
            <w:webHidden/>
          </w:rPr>
          <w:fldChar w:fldCharType="begin"/>
        </w:r>
        <w:r>
          <w:rPr>
            <w:webHidden/>
          </w:rPr>
          <w:instrText xml:space="preserve"> PAGEREF _Toc189139686 \h </w:instrText>
        </w:r>
        <w:r>
          <w:rPr>
            <w:webHidden/>
          </w:rPr>
        </w:r>
        <w:r>
          <w:rPr>
            <w:webHidden/>
          </w:rPr>
          <w:fldChar w:fldCharType="separate"/>
        </w:r>
        <w:r>
          <w:rPr>
            <w:webHidden/>
          </w:rPr>
          <w:t>56</w:t>
        </w:r>
        <w:r>
          <w:rPr>
            <w:webHidden/>
          </w:rPr>
          <w:fldChar w:fldCharType="end"/>
        </w:r>
      </w:hyperlink>
    </w:p>
    <w:p w14:paraId="7F1DA0E2" w14:textId="5E760AF6"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87" w:history="1">
        <w:r w:rsidRPr="00A522E2">
          <w:rPr>
            <w:rStyle w:val="Hyperlink"/>
          </w:rPr>
          <w:t>8.3.2</w:t>
        </w:r>
        <w:r>
          <w:rPr>
            <w:rFonts w:asciiTheme="minorHAnsi" w:eastAsiaTheme="minorEastAsia" w:hAnsiTheme="minorHAnsi" w:cstheme="minorBidi"/>
            <w:kern w:val="2"/>
            <w:sz w:val="24"/>
            <w:szCs w:val="24"/>
            <w:lang w:eastAsia="en-NZ"/>
            <w14:ligatures w14:val="standardContextual"/>
          </w:rPr>
          <w:tab/>
        </w:r>
        <w:r w:rsidRPr="00A522E2">
          <w:rPr>
            <w:rStyle w:val="Hyperlink"/>
          </w:rPr>
          <w:t>Parameters</w:t>
        </w:r>
        <w:r>
          <w:rPr>
            <w:webHidden/>
          </w:rPr>
          <w:tab/>
        </w:r>
        <w:r>
          <w:rPr>
            <w:webHidden/>
          </w:rPr>
          <w:fldChar w:fldCharType="begin"/>
        </w:r>
        <w:r>
          <w:rPr>
            <w:webHidden/>
          </w:rPr>
          <w:instrText xml:space="preserve"> PAGEREF _Toc189139687 \h </w:instrText>
        </w:r>
        <w:r>
          <w:rPr>
            <w:webHidden/>
          </w:rPr>
        </w:r>
        <w:r>
          <w:rPr>
            <w:webHidden/>
          </w:rPr>
          <w:fldChar w:fldCharType="separate"/>
        </w:r>
        <w:r>
          <w:rPr>
            <w:webHidden/>
          </w:rPr>
          <w:t>57</w:t>
        </w:r>
        <w:r>
          <w:rPr>
            <w:webHidden/>
          </w:rPr>
          <w:fldChar w:fldCharType="end"/>
        </w:r>
      </w:hyperlink>
    </w:p>
    <w:p w14:paraId="2EB1ED72" w14:textId="58283E63"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88" w:history="1">
        <w:r w:rsidRPr="00A522E2">
          <w:rPr>
            <w:rStyle w:val="Hyperlink"/>
          </w:rPr>
          <w:t>8.3.3</w:t>
        </w:r>
        <w:r>
          <w:rPr>
            <w:rFonts w:asciiTheme="minorHAnsi" w:eastAsiaTheme="minorEastAsia" w:hAnsiTheme="minorHAnsi" w:cstheme="minorBidi"/>
            <w:kern w:val="2"/>
            <w:sz w:val="24"/>
            <w:szCs w:val="24"/>
            <w:lang w:eastAsia="en-NZ"/>
            <w14:ligatures w14:val="standardContextual"/>
          </w:rPr>
          <w:tab/>
        </w:r>
        <w:r w:rsidRPr="00A522E2">
          <w:rPr>
            <w:rStyle w:val="Hyperlink"/>
          </w:rPr>
          <w:t>Dead Price Assignment</w:t>
        </w:r>
        <w:r>
          <w:rPr>
            <w:webHidden/>
          </w:rPr>
          <w:tab/>
        </w:r>
        <w:r>
          <w:rPr>
            <w:webHidden/>
          </w:rPr>
          <w:fldChar w:fldCharType="begin"/>
        </w:r>
        <w:r>
          <w:rPr>
            <w:webHidden/>
          </w:rPr>
          <w:instrText xml:space="preserve"> PAGEREF _Toc189139688 \h </w:instrText>
        </w:r>
        <w:r>
          <w:rPr>
            <w:webHidden/>
          </w:rPr>
        </w:r>
        <w:r>
          <w:rPr>
            <w:webHidden/>
          </w:rPr>
          <w:fldChar w:fldCharType="separate"/>
        </w:r>
        <w:r>
          <w:rPr>
            <w:webHidden/>
          </w:rPr>
          <w:t>57</w:t>
        </w:r>
        <w:r>
          <w:rPr>
            <w:webHidden/>
          </w:rPr>
          <w:fldChar w:fldCharType="end"/>
        </w:r>
      </w:hyperlink>
    </w:p>
    <w:p w14:paraId="7AEF0541" w14:textId="78EBA18C"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89" w:history="1">
        <w:r w:rsidRPr="00A522E2">
          <w:rPr>
            <w:rStyle w:val="Hyperlink"/>
          </w:rPr>
          <w:t>8.3.4</w:t>
        </w:r>
        <w:r>
          <w:rPr>
            <w:rFonts w:asciiTheme="minorHAnsi" w:eastAsiaTheme="minorEastAsia" w:hAnsiTheme="minorHAnsi" w:cstheme="minorBidi"/>
            <w:kern w:val="2"/>
            <w:sz w:val="24"/>
            <w:szCs w:val="24"/>
            <w:lang w:eastAsia="en-NZ"/>
            <w14:ligatures w14:val="standardContextual"/>
          </w:rPr>
          <w:tab/>
        </w:r>
        <w:r w:rsidRPr="00A522E2">
          <w:rPr>
            <w:rStyle w:val="Hyperlink"/>
          </w:rPr>
          <w:t>Pnode Price</w:t>
        </w:r>
        <w:r>
          <w:rPr>
            <w:webHidden/>
          </w:rPr>
          <w:tab/>
        </w:r>
        <w:r>
          <w:rPr>
            <w:webHidden/>
          </w:rPr>
          <w:fldChar w:fldCharType="begin"/>
        </w:r>
        <w:r>
          <w:rPr>
            <w:webHidden/>
          </w:rPr>
          <w:instrText xml:space="preserve"> PAGEREF _Toc189139689 \h </w:instrText>
        </w:r>
        <w:r>
          <w:rPr>
            <w:webHidden/>
          </w:rPr>
        </w:r>
        <w:r>
          <w:rPr>
            <w:webHidden/>
          </w:rPr>
          <w:fldChar w:fldCharType="separate"/>
        </w:r>
        <w:r>
          <w:rPr>
            <w:webHidden/>
          </w:rPr>
          <w:t>57</w:t>
        </w:r>
        <w:r>
          <w:rPr>
            <w:webHidden/>
          </w:rPr>
          <w:fldChar w:fldCharType="end"/>
        </w:r>
      </w:hyperlink>
    </w:p>
    <w:p w14:paraId="3EA97C75" w14:textId="6147CBDC"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90" w:history="1">
        <w:r w:rsidRPr="00A522E2">
          <w:rPr>
            <w:rStyle w:val="Hyperlink"/>
          </w:rPr>
          <w:t>8.3.5</w:t>
        </w:r>
        <w:r>
          <w:rPr>
            <w:rFonts w:asciiTheme="minorHAnsi" w:eastAsiaTheme="minorEastAsia" w:hAnsiTheme="minorHAnsi" w:cstheme="minorBidi"/>
            <w:kern w:val="2"/>
            <w:sz w:val="24"/>
            <w:szCs w:val="24"/>
            <w:lang w:eastAsia="en-NZ"/>
            <w14:ligatures w14:val="standardContextual"/>
          </w:rPr>
          <w:tab/>
        </w:r>
        <w:r w:rsidRPr="00A522E2">
          <w:rPr>
            <w:rStyle w:val="Hyperlink"/>
          </w:rPr>
          <w:t>Dead Price Replacement</w:t>
        </w:r>
        <w:r>
          <w:rPr>
            <w:webHidden/>
          </w:rPr>
          <w:tab/>
        </w:r>
        <w:r>
          <w:rPr>
            <w:webHidden/>
          </w:rPr>
          <w:fldChar w:fldCharType="begin"/>
        </w:r>
        <w:r>
          <w:rPr>
            <w:webHidden/>
          </w:rPr>
          <w:instrText xml:space="preserve"> PAGEREF _Toc189139690 \h </w:instrText>
        </w:r>
        <w:r>
          <w:rPr>
            <w:webHidden/>
          </w:rPr>
        </w:r>
        <w:r>
          <w:rPr>
            <w:webHidden/>
          </w:rPr>
          <w:fldChar w:fldCharType="separate"/>
        </w:r>
        <w:r>
          <w:rPr>
            <w:webHidden/>
          </w:rPr>
          <w:t>57</w:t>
        </w:r>
        <w:r>
          <w:rPr>
            <w:webHidden/>
          </w:rPr>
          <w:fldChar w:fldCharType="end"/>
        </w:r>
      </w:hyperlink>
    </w:p>
    <w:p w14:paraId="07187970" w14:textId="64F137FF"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91" w:history="1">
        <w:r w:rsidRPr="00A522E2">
          <w:rPr>
            <w:rStyle w:val="Hyperlink"/>
          </w:rPr>
          <w:t>8.3.6</w:t>
        </w:r>
        <w:r>
          <w:rPr>
            <w:rFonts w:asciiTheme="minorHAnsi" w:eastAsiaTheme="minorEastAsia" w:hAnsiTheme="minorHAnsi" w:cstheme="minorBidi"/>
            <w:kern w:val="2"/>
            <w:sz w:val="24"/>
            <w:szCs w:val="24"/>
            <w:lang w:eastAsia="en-NZ"/>
            <w14:ligatures w14:val="standardContextual"/>
          </w:rPr>
          <w:tab/>
        </w:r>
        <w:r w:rsidRPr="00A522E2">
          <w:rPr>
            <w:rStyle w:val="Hyperlink"/>
          </w:rPr>
          <w:t>Surplus Price Replacement</w:t>
        </w:r>
        <w:r>
          <w:rPr>
            <w:webHidden/>
          </w:rPr>
          <w:tab/>
        </w:r>
        <w:r>
          <w:rPr>
            <w:webHidden/>
          </w:rPr>
          <w:fldChar w:fldCharType="begin"/>
        </w:r>
        <w:r>
          <w:rPr>
            <w:webHidden/>
          </w:rPr>
          <w:instrText xml:space="preserve"> PAGEREF _Toc189139691 \h </w:instrText>
        </w:r>
        <w:r>
          <w:rPr>
            <w:webHidden/>
          </w:rPr>
        </w:r>
        <w:r>
          <w:rPr>
            <w:webHidden/>
          </w:rPr>
          <w:fldChar w:fldCharType="separate"/>
        </w:r>
        <w:r>
          <w:rPr>
            <w:webHidden/>
          </w:rPr>
          <w:t>57</w:t>
        </w:r>
        <w:r>
          <w:rPr>
            <w:webHidden/>
          </w:rPr>
          <w:fldChar w:fldCharType="end"/>
        </w:r>
      </w:hyperlink>
    </w:p>
    <w:p w14:paraId="50F76480" w14:textId="3FF1EE72"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92" w:history="1">
        <w:r w:rsidRPr="00A522E2">
          <w:rPr>
            <w:rStyle w:val="Hyperlink"/>
          </w:rPr>
          <w:t>8.4</w:t>
        </w:r>
        <w:r>
          <w:rPr>
            <w:rFonts w:asciiTheme="minorHAnsi" w:eastAsiaTheme="minorEastAsia" w:hAnsiTheme="minorHAnsi" w:cstheme="minorBidi"/>
            <w:kern w:val="2"/>
            <w:sz w:val="24"/>
            <w:szCs w:val="24"/>
            <w:lang w:eastAsia="en-NZ"/>
            <w14:ligatures w14:val="standardContextual"/>
          </w:rPr>
          <w:tab/>
        </w:r>
        <w:r w:rsidRPr="00A522E2">
          <w:rPr>
            <w:rStyle w:val="Hyperlink"/>
          </w:rPr>
          <w:t>Disconnected Pnodes</w:t>
        </w:r>
        <w:r>
          <w:rPr>
            <w:webHidden/>
          </w:rPr>
          <w:tab/>
        </w:r>
        <w:r>
          <w:rPr>
            <w:webHidden/>
          </w:rPr>
          <w:fldChar w:fldCharType="begin"/>
        </w:r>
        <w:r>
          <w:rPr>
            <w:webHidden/>
          </w:rPr>
          <w:instrText xml:space="preserve"> PAGEREF _Toc189139692 \h </w:instrText>
        </w:r>
        <w:r>
          <w:rPr>
            <w:webHidden/>
          </w:rPr>
        </w:r>
        <w:r>
          <w:rPr>
            <w:webHidden/>
          </w:rPr>
          <w:fldChar w:fldCharType="separate"/>
        </w:r>
        <w:r>
          <w:rPr>
            <w:webHidden/>
          </w:rPr>
          <w:t>58</w:t>
        </w:r>
        <w:r>
          <w:rPr>
            <w:webHidden/>
          </w:rPr>
          <w:fldChar w:fldCharType="end"/>
        </w:r>
      </w:hyperlink>
    </w:p>
    <w:p w14:paraId="3DD75FC9" w14:textId="3C89D6AB"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93" w:history="1">
        <w:r w:rsidRPr="00A522E2">
          <w:rPr>
            <w:rStyle w:val="Hyperlink"/>
          </w:rPr>
          <w:t>8.5</w:t>
        </w:r>
        <w:r>
          <w:rPr>
            <w:rFonts w:asciiTheme="minorHAnsi" w:eastAsiaTheme="minorEastAsia" w:hAnsiTheme="minorHAnsi" w:cstheme="minorBidi"/>
            <w:kern w:val="2"/>
            <w:sz w:val="24"/>
            <w:szCs w:val="24"/>
            <w:lang w:eastAsia="en-NZ"/>
            <w14:ligatures w14:val="standardContextual"/>
          </w:rPr>
          <w:tab/>
        </w:r>
        <w:r w:rsidRPr="00A522E2">
          <w:rPr>
            <w:rStyle w:val="Hyperlink"/>
          </w:rPr>
          <w:t>Reserve Prices</w:t>
        </w:r>
        <w:r>
          <w:rPr>
            <w:webHidden/>
          </w:rPr>
          <w:tab/>
        </w:r>
        <w:r>
          <w:rPr>
            <w:webHidden/>
          </w:rPr>
          <w:fldChar w:fldCharType="begin"/>
        </w:r>
        <w:r>
          <w:rPr>
            <w:webHidden/>
          </w:rPr>
          <w:instrText xml:space="preserve"> PAGEREF _Toc189139693 \h </w:instrText>
        </w:r>
        <w:r>
          <w:rPr>
            <w:webHidden/>
          </w:rPr>
        </w:r>
        <w:r>
          <w:rPr>
            <w:webHidden/>
          </w:rPr>
          <w:fldChar w:fldCharType="separate"/>
        </w:r>
        <w:r>
          <w:rPr>
            <w:webHidden/>
          </w:rPr>
          <w:t>58</w:t>
        </w:r>
        <w:r>
          <w:rPr>
            <w:webHidden/>
          </w:rPr>
          <w:fldChar w:fldCharType="end"/>
        </w:r>
      </w:hyperlink>
    </w:p>
    <w:p w14:paraId="0A828155" w14:textId="4F426DB7" w:rsidR="009476C2" w:rsidRDefault="009476C2">
      <w:pPr>
        <w:pStyle w:val="TOC2"/>
        <w:rPr>
          <w:rFonts w:asciiTheme="minorHAnsi" w:eastAsiaTheme="minorEastAsia" w:hAnsiTheme="minorHAnsi" w:cstheme="minorBidi"/>
          <w:kern w:val="2"/>
          <w:sz w:val="24"/>
          <w:szCs w:val="24"/>
          <w:lang w:eastAsia="en-NZ"/>
          <w14:ligatures w14:val="standardContextual"/>
        </w:rPr>
      </w:pPr>
      <w:hyperlink w:anchor="_Toc189139694" w:history="1">
        <w:r w:rsidRPr="00A522E2">
          <w:rPr>
            <w:rStyle w:val="Hyperlink"/>
          </w:rPr>
          <w:t>8.6</w:t>
        </w:r>
        <w:r>
          <w:rPr>
            <w:rFonts w:asciiTheme="minorHAnsi" w:eastAsiaTheme="minorEastAsia" w:hAnsiTheme="minorHAnsi" w:cstheme="minorBidi"/>
            <w:kern w:val="2"/>
            <w:sz w:val="24"/>
            <w:szCs w:val="24"/>
            <w:lang w:eastAsia="en-NZ"/>
            <w14:ligatures w14:val="standardContextual"/>
          </w:rPr>
          <w:tab/>
        </w:r>
        <w:r w:rsidRPr="00A522E2">
          <w:rPr>
            <w:rStyle w:val="Hyperlink"/>
          </w:rPr>
          <w:t>AC Node imbalance</w:t>
        </w:r>
        <w:r>
          <w:rPr>
            <w:webHidden/>
          </w:rPr>
          <w:tab/>
        </w:r>
        <w:r>
          <w:rPr>
            <w:webHidden/>
          </w:rPr>
          <w:fldChar w:fldCharType="begin"/>
        </w:r>
        <w:r>
          <w:rPr>
            <w:webHidden/>
          </w:rPr>
          <w:instrText xml:space="preserve"> PAGEREF _Toc189139694 \h </w:instrText>
        </w:r>
        <w:r>
          <w:rPr>
            <w:webHidden/>
          </w:rPr>
        </w:r>
        <w:r>
          <w:rPr>
            <w:webHidden/>
          </w:rPr>
          <w:fldChar w:fldCharType="separate"/>
        </w:r>
        <w:r>
          <w:rPr>
            <w:webHidden/>
          </w:rPr>
          <w:t>58</w:t>
        </w:r>
        <w:r>
          <w:rPr>
            <w:webHidden/>
          </w:rPr>
          <w:fldChar w:fldCharType="end"/>
        </w:r>
      </w:hyperlink>
    </w:p>
    <w:p w14:paraId="4BA84F27" w14:textId="22A546B9"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95" w:history="1">
        <w:r w:rsidRPr="00A522E2">
          <w:rPr>
            <w:rStyle w:val="Hyperlink"/>
          </w:rPr>
          <w:t>8.6.1</w:t>
        </w:r>
        <w:r>
          <w:rPr>
            <w:rFonts w:asciiTheme="minorHAnsi" w:eastAsiaTheme="minorEastAsia" w:hAnsiTheme="minorHAnsi" w:cstheme="minorBidi"/>
            <w:kern w:val="2"/>
            <w:sz w:val="24"/>
            <w:szCs w:val="24"/>
            <w:lang w:eastAsia="en-NZ"/>
            <w14:ligatures w14:val="standardContextual"/>
          </w:rPr>
          <w:tab/>
        </w:r>
        <w:r w:rsidRPr="00A522E2">
          <w:rPr>
            <w:rStyle w:val="Hyperlink"/>
          </w:rPr>
          <w:t>Infeasibility Mapping</w:t>
        </w:r>
        <w:r>
          <w:rPr>
            <w:webHidden/>
          </w:rPr>
          <w:tab/>
        </w:r>
        <w:r>
          <w:rPr>
            <w:webHidden/>
          </w:rPr>
          <w:fldChar w:fldCharType="begin"/>
        </w:r>
        <w:r>
          <w:rPr>
            <w:webHidden/>
          </w:rPr>
          <w:instrText xml:space="preserve"> PAGEREF _Toc189139695 \h </w:instrText>
        </w:r>
        <w:r>
          <w:rPr>
            <w:webHidden/>
          </w:rPr>
        </w:r>
        <w:r>
          <w:rPr>
            <w:webHidden/>
          </w:rPr>
          <w:fldChar w:fldCharType="separate"/>
        </w:r>
        <w:r>
          <w:rPr>
            <w:webHidden/>
          </w:rPr>
          <w:t>58</w:t>
        </w:r>
        <w:r>
          <w:rPr>
            <w:webHidden/>
          </w:rPr>
          <w:fldChar w:fldCharType="end"/>
        </w:r>
      </w:hyperlink>
    </w:p>
    <w:p w14:paraId="12F16AA1" w14:textId="4C882096" w:rsidR="009476C2" w:rsidRDefault="009476C2">
      <w:pPr>
        <w:pStyle w:val="TOC3"/>
        <w:rPr>
          <w:rFonts w:asciiTheme="minorHAnsi" w:eastAsiaTheme="minorEastAsia" w:hAnsiTheme="minorHAnsi" w:cstheme="minorBidi"/>
          <w:kern w:val="2"/>
          <w:sz w:val="24"/>
          <w:szCs w:val="24"/>
          <w:lang w:eastAsia="en-NZ"/>
          <w14:ligatures w14:val="standardContextual"/>
        </w:rPr>
      </w:pPr>
      <w:hyperlink w:anchor="_Toc189139696" w:history="1">
        <w:r w:rsidRPr="00A522E2">
          <w:rPr>
            <w:rStyle w:val="Hyperlink"/>
          </w:rPr>
          <w:t>8.6.2</w:t>
        </w:r>
        <w:r>
          <w:rPr>
            <w:rFonts w:asciiTheme="minorHAnsi" w:eastAsiaTheme="minorEastAsia" w:hAnsiTheme="minorHAnsi" w:cstheme="minorBidi"/>
            <w:kern w:val="2"/>
            <w:sz w:val="24"/>
            <w:szCs w:val="24"/>
            <w:lang w:eastAsia="en-NZ"/>
            <w14:ligatures w14:val="standardContextual"/>
          </w:rPr>
          <w:tab/>
        </w:r>
        <w:r w:rsidRPr="00A522E2">
          <w:rPr>
            <w:rStyle w:val="Hyperlink"/>
          </w:rPr>
          <w:t>Imbalance at Dead Electrical Island</w:t>
        </w:r>
        <w:r>
          <w:rPr>
            <w:webHidden/>
          </w:rPr>
          <w:tab/>
        </w:r>
        <w:r>
          <w:rPr>
            <w:webHidden/>
          </w:rPr>
          <w:fldChar w:fldCharType="begin"/>
        </w:r>
        <w:r>
          <w:rPr>
            <w:webHidden/>
          </w:rPr>
          <w:instrText xml:space="preserve"> PAGEREF _Toc189139696 \h </w:instrText>
        </w:r>
        <w:r>
          <w:rPr>
            <w:webHidden/>
          </w:rPr>
        </w:r>
        <w:r>
          <w:rPr>
            <w:webHidden/>
          </w:rPr>
          <w:fldChar w:fldCharType="separate"/>
        </w:r>
        <w:r>
          <w:rPr>
            <w:webHidden/>
          </w:rPr>
          <w:t>59</w:t>
        </w:r>
        <w:r>
          <w:rPr>
            <w:webHidden/>
          </w:rPr>
          <w:fldChar w:fldCharType="end"/>
        </w:r>
      </w:hyperlink>
    </w:p>
    <w:p w14:paraId="6BB4EF14" w14:textId="529465B3" w:rsidR="00714039" w:rsidRPr="00555E70" w:rsidRDefault="00714039" w:rsidP="00555E70">
      <w:r>
        <w:fldChar w:fldCharType="end"/>
      </w:r>
    </w:p>
    <w:p w14:paraId="1744C19D" w14:textId="77777777" w:rsidR="00714039" w:rsidRDefault="00714039" w:rsidP="00714039">
      <w:pPr>
        <w:pStyle w:val="Heading1"/>
        <w:tabs>
          <w:tab w:val="clear" w:pos="840"/>
        </w:tabs>
        <w:spacing w:before="360"/>
        <w:ind w:left="720" w:hanging="720"/>
        <w:jc w:val="both"/>
      </w:pPr>
      <w:bookmarkStart w:id="13" w:name="_Toc189139585"/>
      <w:r>
        <w:t>Introduction</w:t>
      </w:r>
      <w:bookmarkEnd w:id="13"/>
    </w:p>
    <w:p w14:paraId="43C45484" w14:textId="77777777" w:rsidR="00714039" w:rsidRDefault="00714039" w:rsidP="00714039">
      <w:pPr>
        <w:pStyle w:val="BodyText"/>
      </w:pPr>
      <w:r>
        <w:t>This document is a mathematical description of Transpower’s “Scheduling, Pricing, and Dispatch” (SPD) software used by the New Zealand Electricity Market.  It has been presented using a mathematical notation designed to be rigorous but (relatively) easy to follow.  There are many alternative expressions which are mathematically equivalent and will produce the same result in the market.  Alternative representations may be more convenient for implementation purposes.  Thus, the mathematical formulation in this document may not necessarily correspond in detail with that implemented by the developers of the SPD software.  Auditing the software to verify that it is mathematically equivalent will be treated as a separate task.</w:t>
      </w:r>
    </w:p>
    <w:p w14:paraId="5DEB136F" w14:textId="3204EBDB" w:rsidR="00714039" w:rsidRDefault="00714039" w:rsidP="00714039">
      <w:pPr>
        <w:pStyle w:val="BodyText"/>
      </w:pPr>
      <w:r>
        <w:t>The SPD software builds and solves an LP Model of the electricity market and writes out the resulting prices and quantities. After defining the Sets, Parameters and Variables, t</w:t>
      </w:r>
      <w:r w:rsidRPr="00874207">
        <w:t>h</w:t>
      </w:r>
      <w:r>
        <w:t>is</w:t>
      </w:r>
      <w:r w:rsidRPr="00874207">
        <w:t xml:space="preserve"> document </w:t>
      </w:r>
      <w:r>
        <w:t xml:space="preserve">describes the process </w:t>
      </w:r>
      <w:r w:rsidRPr="00874207">
        <w:t xml:space="preserve">in three </w:t>
      </w:r>
      <w:r>
        <w:t>parts:</w:t>
      </w:r>
      <w:r w:rsidRPr="00874207">
        <w:t xml:space="preserve"> </w:t>
      </w:r>
      <w:r>
        <w:t>1) P</w:t>
      </w:r>
      <w:r w:rsidRPr="00874207">
        <w:t>re-processing prepares the input data for use by the LP Model</w:t>
      </w:r>
      <w:r>
        <w:t>,</w:t>
      </w:r>
      <w:r w:rsidRPr="00874207">
        <w:t xml:space="preserve"> </w:t>
      </w:r>
      <w:r>
        <w:t xml:space="preserve">2) </w:t>
      </w:r>
      <w:r w:rsidR="00D15EC3">
        <w:t xml:space="preserve">Constraints and </w:t>
      </w:r>
      <w:r>
        <w:t>t</w:t>
      </w:r>
      <w:r w:rsidRPr="00874207">
        <w:t xml:space="preserve">he Objective Function </w:t>
      </w:r>
      <w:r>
        <w:t>define the LP Model,</w:t>
      </w:r>
      <w:r w:rsidRPr="00874207">
        <w:t xml:space="preserve"> </w:t>
      </w:r>
      <w:r>
        <w:t xml:space="preserve">3) </w:t>
      </w:r>
      <w:r w:rsidR="00D15EC3">
        <w:t>P</w:t>
      </w:r>
      <w:r w:rsidRPr="00874207">
        <w:t xml:space="preserve">ost-processing </w:t>
      </w:r>
      <w:r>
        <w:t>extracts the</w:t>
      </w:r>
      <w:r w:rsidRPr="00874207">
        <w:t xml:space="preserve"> results </w:t>
      </w:r>
      <w:r>
        <w:t>from the solved LP Model</w:t>
      </w:r>
      <w:r w:rsidRPr="00874207">
        <w:t>.</w:t>
      </w:r>
    </w:p>
    <w:p w14:paraId="1E556E1B" w14:textId="77777777" w:rsidR="00714039" w:rsidRDefault="00714039" w:rsidP="00714039">
      <w:pPr>
        <w:pStyle w:val="Heading1"/>
        <w:tabs>
          <w:tab w:val="clear" w:pos="840"/>
        </w:tabs>
        <w:spacing w:before="360"/>
        <w:ind w:left="0" w:firstLine="0"/>
      </w:pPr>
      <w:bookmarkStart w:id="14" w:name="_Toc189139586"/>
      <w:r>
        <w:t>LP Model Sets, Parameters and Variables</w:t>
      </w:r>
      <w:bookmarkEnd w:id="14"/>
    </w:p>
    <w:p w14:paraId="4E6DC10C" w14:textId="77777777" w:rsidR="00714039" w:rsidRDefault="00714039" w:rsidP="00714039">
      <w:pPr>
        <w:pStyle w:val="BodyText"/>
      </w:pPr>
      <w:r>
        <w:rPr>
          <w:i/>
        </w:rPr>
        <w:t>All variables and parameters are non-negative except where stated.</w:t>
      </w:r>
      <w:r>
        <w:t xml:space="preserve">  There are no “soft” constraints and </w:t>
      </w:r>
      <w:bookmarkStart w:id="15" w:name="_Hlk108613359"/>
      <w:r>
        <w:t>associated penalty variables</w:t>
      </w:r>
      <w:bookmarkEnd w:id="15"/>
      <w:r>
        <w:t xml:space="preserve"> are used to catch and help identify reasons for infeasible solutions.</w:t>
      </w:r>
    </w:p>
    <w:p w14:paraId="6393CEE3" w14:textId="77777777" w:rsidR="00714039" w:rsidRPr="00511198" w:rsidRDefault="00714039" w:rsidP="00714039">
      <w:pPr>
        <w:pStyle w:val="Heading2"/>
        <w:tabs>
          <w:tab w:val="clear" w:pos="1440"/>
        </w:tabs>
        <w:ind w:left="851" w:hanging="851"/>
        <w:jc w:val="left"/>
      </w:pPr>
      <w:bookmarkStart w:id="16" w:name="_Toc189139587"/>
      <w:bookmarkStart w:id="17" w:name="_Hlk188532792"/>
      <w:r w:rsidRPr="00511198">
        <w:t>Fundamental Sets</w:t>
      </w:r>
      <w:bookmarkEnd w:id="16"/>
    </w:p>
    <w:tbl>
      <w:tblPr>
        <w:tblStyle w:val="SOReportTable"/>
        <w:tblW w:w="7798" w:type="dxa"/>
        <w:tblLook w:val="04A0" w:firstRow="1" w:lastRow="0" w:firstColumn="1" w:lastColumn="0" w:noHBand="0" w:noVBand="1"/>
      </w:tblPr>
      <w:tblGrid>
        <w:gridCol w:w="1424"/>
        <w:gridCol w:w="6374"/>
      </w:tblGrid>
      <w:tr w:rsidR="00714039" w14:paraId="0219C33B" w14:textId="77777777" w:rsidTr="00D32B4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24" w:type="dxa"/>
          </w:tcPr>
          <w:bookmarkEnd w:id="17"/>
          <w:p w14:paraId="3874B906" w14:textId="77777777" w:rsidR="00714039" w:rsidRDefault="00714039" w:rsidP="00D872AD">
            <w:pPr>
              <w:pStyle w:val="BodyText"/>
              <w:ind w:left="0"/>
              <w:rPr>
                <w:lang w:eastAsia="en-GB"/>
              </w:rPr>
            </w:pPr>
            <w:r>
              <w:rPr>
                <w:lang w:eastAsia="en-GB"/>
              </w:rPr>
              <w:t>Item</w:t>
            </w:r>
          </w:p>
        </w:tc>
        <w:tc>
          <w:tcPr>
            <w:tcW w:w="6374" w:type="dxa"/>
          </w:tcPr>
          <w:p w14:paraId="70EAFDDC"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EA46F0" w14:paraId="0BC7F2D7"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4F2160EC" w14:textId="77777777" w:rsidR="00EA46F0" w:rsidRPr="00D73323" w:rsidRDefault="00EA46F0" w:rsidP="007E728A">
            <w:pPr>
              <w:rPr>
                <w:b/>
              </w:rPr>
            </w:pPr>
            <w:r w:rsidRPr="00D73323">
              <w:rPr>
                <w:b/>
              </w:rPr>
              <w:t>AC Node</w:t>
            </w:r>
          </w:p>
        </w:tc>
        <w:tc>
          <w:tcPr>
            <w:tcW w:w="6374" w:type="dxa"/>
          </w:tcPr>
          <w:p w14:paraId="4E902AD4" w14:textId="5EF111A8" w:rsidR="00EA46F0" w:rsidRDefault="00EA46F0" w:rsidP="007E728A">
            <w:pPr>
              <w:cnfStyle w:val="000000000000" w:firstRow="0" w:lastRow="0" w:firstColumn="0" w:lastColumn="0" w:oddVBand="0" w:evenVBand="0" w:oddHBand="0" w:evenHBand="0" w:firstRowFirstColumn="0" w:firstRowLastColumn="0" w:lastRowFirstColumn="0" w:lastRowLastColumn="0"/>
            </w:pPr>
            <w:r>
              <w:t xml:space="preserve">An ACNode is represented by an element of the set </w:t>
            </w:r>
            <w:r>
              <w:rPr>
                <w:i/>
              </w:rPr>
              <w:t>ACNODES</w:t>
            </w:r>
            <w:r>
              <w:t xml:space="preserve"> and is indexed by </w:t>
            </w:r>
            <w:r>
              <w:rPr>
                <w:i/>
              </w:rPr>
              <w:t>n</w:t>
            </w:r>
            <w:r>
              <w:t xml:space="preserve">.  There is a subset of </w:t>
            </w:r>
            <w:r>
              <w:rPr>
                <w:i/>
              </w:rPr>
              <w:t>ACNODES</w:t>
            </w:r>
            <w:r>
              <w:t xml:space="preserve"> called </w:t>
            </w:r>
            <w:r>
              <w:rPr>
                <w:i/>
              </w:rPr>
              <w:t>REFERENCENODES</w:t>
            </w:r>
            <w:r>
              <w:t xml:space="preserve">  which contains a single node from each island.</w:t>
            </w:r>
          </w:p>
        </w:tc>
      </w:tr>
      <w:tr w:rsidR="00EA46F0" w14:paraId="71A4E70C"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10BBE432" w14:textId="77777777" w:rsidR="00EA46F0" w:rsidRPr="00D73323" w:rsidRDefault="00EA46F0" w:rsidP="007E728A">
            <w:pPr>
              <w:rPr>
                <w:b/>
              </w:rPr>
            </w:pPr>
            <w:r w:rsidRPr="00D73323">
              <w:rPr>
                <w:b/>
              </w:rPr>
              <w:t>AC Line</w:t>
            </w:r>
          </w:p>
        </w:tc>
        <w:tc>
          <w:tcPr>
            <w:tcW w:w="6374" w:type="dxa"/>
          </w:tcPr>
          <w:p w14:paraId="68CBE88A" w14:textId="5975184B" w:rsidR="00EA46F0" w:rsidRDefault="007E2DAE" w:rsidP="00FC521F">
            <w:pPr>
              <w:cnfStyle w:val="000000000000" w:firstRow="0" w:lastRow="0" w:firstColumn="0" w:lastColumn="0" w:oddVBand="0" w:evenVBand="0" w:oddHBand="0" w:evenHBand="0" w:firstRowFirstColumn="0" w:firstRowLastColumn="0" w:lastRowFirstColumn="0" w:lastRowLastColumn="0"/>
            </w:pPr>
            <w:r w:rsidRPr="007E2DAE">
              <w:t xml:space="preserve">An undirected ACLine is represented by an element of the set ACLINES indexed by </w:t>
            </w:r>
            <w:r w:rsidRPr="00C614A0">
              <w:rPr>
                <w:rFonts w:ascii="Times New Roman" w:hAnsi="Times New Roman"/>
                <w:i/>
                <w:iCs/>
                <w:sz w:val="24"/>
                <w:szCs w:val="24"/>
              </w:rPr>
              <w:t>k</w:t>
            </w:r>
            <w:r w:rsidRPr="007E2DAE">
              <w:t xml:space="preserve">.  The flow on the undirected ACLine can be positive or negative with the sign determined by a pair of ACNodes representing the </w:t>
            </w:r>
            <w:r w:rsidRPr="00C614A0">
              <w:rPr>
                <w:rFonts w:ascii="Times New Roman" w:hAnsi="Times New Roman"/>
                <w:i/>
                <w:iCs/>
                <w:sz w:val="24"/>
                <w:szCs w:val="24"/>
              </w:rPr>
              <w:t>FromNode</w:t>
            </w:r>
            <w:r w:rsidRPr="00C614A0">
              <w:rPr>
                <w:rFonts w:ascii="Times New Roman" w:hAnsi="Times New Roman"/>
                <w:i/>
                <w:iCs/>
                <w:sz w:val="24"/>
                <w:szCs w:val="24"/>
                <w:vertAlign w:val="subscript"/>
              </w:rPr>
              <w:t>k</w:t>
            </w:r>
            <w:r w:rsidRPr="00C614A0">
              <w:rPr>
                <w:rFonts w:ascii="Times New Roman" w:hAnsi="Times New Roman"/>
                <w:i/>
                <w:iCs/>
                <w:sz w:val="24"/>
                <w:szCs w:val="24"/>
              </w:rPr>
              <w:t xml:space="preserve"> </w:t>
            </w:r>
            <w:r w:rsidRPr="007E2DAE">
              <w:t xml:space="preserve">and </w:t>
            </w:r>
            <w:r w:rsidRPr="00C614A0">
              <w:rPr>
                <w:rFonts w:ascii="Times New Roman" w:hAnsi="Times New Roman"/>
                <w:i/>
                <w:iCs/>
                <w:sz w:val="24"/>
                <w:szCs w:val="24"/>
              </w:rPr>
              <w:t>ToNode</w:t>
            </w:r>
            <w:r w:rsidRPr="00C614A0">
              <w:rPr>
                <w:rFonts w:ascii="Times New Roman" w:hAnsi="Times New Roman"/>
                <w:i/>
                <w:iCs/>
                <w:sz w:val="24"/>
                <w:szCs w:val="24"/>
                <w:vertAlign w:val="subscript"/>
              </w:rPr>
              <w:t>k</w:t>
            </w:r>
            <w:r w:rsidRPr="007E2DAE">
              <w:t xml:space="preserve"> of the ACLine. For each undirected ACLine there is a pair of directed lines which model the directional components of the undirected flow, the directed lines are represented by elements of the set </w:t>
            </w:r>
            <w:r w:rsidRPr="007E2DAE">
              <w:rPr>
                <w:rFonts w:ascii="Times New Roman" w:hAnsi="Times New Roman"/>
                <w:i/>
                <w:iCs/>
                <w:sz w:val="24"/>
                <w:szCs w:val="24"/>
              </w:rPr>
              <w:t>DIRECTEDACLINES</w:t>
            </w:r>
            <w:r w:rsidRPr="007E2DAE">
              <w:t xml:space="preserve"> indexed by </w:t>
            </w:r>
            <w:r w:rsidRPr="007E2DAE">
              <w:rPr>
                <w:rFonts w:ascii="Times New Roman" w:hAnsi="Times New Roman"/>
                <w:i/>
                <w:iCs/>
                <w:sz w:val="24"/>
                <w:szCs w:val="24"/>
              </w:rPr>
              <w:t>q</w:t>
            </w:r>
            <w:r w:rsidRPr="007E2DAE">
              <w:t>.</w:t>
            </w:r>
          </w:p>
        </w:tc>
      </w:tr>
      <w:tr w:rsidR="00627859" w14:paraId="68C33EB2"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2C11EE4A" w14:textId="422DE180" w:rsidR="00627859" w:rsidRDefault="0090296D" w:rsidP="00627859">
            <w:pPr>
              <w:rPr>
                <w:b/>
              </w:rPr>
            </w:pPr>
            <w:proofErr w:type="spellStart"/>
            <w:r>
              <w:rPr>
                <w:b/>
              </w:rPr>
              <w:t>En</w:t>
            </w:r>
            <w:r w:rsidR="00627859">
              <w:rPr>
                <w:b/>
              </w:rPr>
              <w:t>ode</w:t>
            </w:r>
            <w:proofErr w:type="spellEnd"/>
          </w:p>
        </w:tc>
        <w:tc>
          <w:tcPr>
            <w:tcW w:w="6374" w:type="dxa"/>
          </w:tcPr>
          <w:p w14:paraId="46EF635A" w14:textId="320B18E9" w:rsidR="00627859" w:rsidRDefault="00FE1368" w:rsidP="00627859">
            <w:pPr>
              <w:cnfStyle w:val="000000000000" w:firstRow="0" w:lastRow="0" w:firstColumn="0" w:lastColumn="0" w:oddVBand="0" w:evenVBand="0" w:oddHBand="0" w:evenHBand="0" w:firstRowFirstColumn="0" w:firstRowLastColumn="0" w:lastRowFirstColumn="0" w:lastRowLastColumn="0"/>
            </w:pPr>
            <w:r>
              <w:t xml:space="preserve">An </w:t>
            </w:r>
            <w:r w:rsidR="00627859">
              <w:t xml:space="preserve">Electrical </w:t>
            </w:r>
            <w:r>
              <w:t>N</w:t>
            </w:r>
            <w:r w:rsidR="00627859">
              <w:t xml:space="preserve">ode, </w:t>
            </w:r>
            <w:r w:rsidR="0090296D">
              <w:t>for example a</w:t>
            </w:r>
            <w:r w:rsidR="0090296D" w:rsidRPr="00FC45BB">
              <w:t xml:space="preserve"> bus-section at a substation</w:t>
            </w:r>
            <w:r w:rsidR="0090296D">
              <w:t xml:space="preserve">, </w:t>
            </w:r>
            <w:r w:rsidR="00627859">
              <w:t xml:space="preserve">indexed by </w:t>
            </w:r>
            <w:proofErr w:type="spellStart"/>
            <w:r w:rsidR="00627859" w:rsidRPr="00F2614D">
              <w:rPr>
                <w:i/>
              </w:rPr>
              <w:t>en</w:t>
            </w:r>
            <w:proofErr w:type="spellEnd"/>
            <w:r w:rsidR="00627859">
              <w:t xml:space="preserve">. </w:t>
            </w:r>
            <w:r w:rsidR="00D15EC3">
              <w:t xml:space="preserve">Each </w:t>
            </w:r>
            <w:proofErr w:type="spellStart"/>
            <w:r w:rsidR="00D15EC3">
              <w:t>Enode</w:t>
            </w:r>
            <w:proofErr w:type="spellEnd"/>
            <w:r w:rsidR="00D15EC3">
              <w:t xml:space="preserve"> maps to exactly one AC Node. </w:t>
            </w:r>
            <w:proofErr w:type="spellStart"/>
            <w:r w:rsidR="0090296D">
              <w:t>Enodes</w:t>
            </w:r>
            <w:proofErr w:type="spellEnd"/>
            <w:r w:rsidR="00627859">
              <w:t xml:space="preserve"> are </w:t>
            </w:r>
            <w:r w:rsidR="00087F1D">
              <w:t xml:space="preserve">included in both the Market Model and the Network Model and are </w:t>
            </w:r>
            <w:r w:rsidR="0090296D">
              <w:t xml:space="preserve">used </w:t>
            </w:r>
            <w:r w:rsidR="002B4544">
              <w:t xml:space="preserve">in the LP Model </w:t>
            </w:r>
            <w:r w:rsidR="0090296D">
              <w:t>to map Pnode</w:t>
            </w:r>
            <w:r w:rsidR="00087F1D">
              <w:t xml:space="preserve">s </w:t>
            </w:r>
            <w:r>
              <w:t>in</w:t>
            </w:r>
            <w:r w:rsidR="002B4544">
              <w:t xml:space="preserve"> the Market Model </w:t>
            </w:r>
            <w:r w:rsidR="0090296D">
              <w:t>to AC Nodes</w:t>
            </w:r>
            <w:r w:rsidR="002B4544">
              <w:t xml:space="preserve"> </w:t>
            </w:r>
            <w:r>
              <w:t>in</w:t>
            </w:r>
            <w:r w:rsidR="002B4544">
              <w:t xml:space="preserve"> the Network Model.</w:t>
            </w:r>
          </w:p>
        </w:tc>
      </w:tr>
      <w:tr w:rsidR="00D15EC3" w14:paraId="38757236"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45D08DAE" w14:textId="77777777" w:rsidR="00D15EC3" w:rsidRPr="00D73323" w:rsidRDefault="00D15EC3" w:rsidP="00D97F33">
            <w:pPr>
              <w:rPr>
                <w:b/>
              </w:rPr>
            </w:pPr>
            <w:r>
              <w:rPr>
                <w:b/>
              </w:rPr>
              <w:t>Pricing Node</w:t>
            </w:r>
          </w:p>
        </w:tc>
        <w:tc>
          <w:tcPr>
            <w:tcW w:w="6374" w:type="dxa"/>
          </w:tcPr>
          <w:p w14:paraId="6CD8139D" w14:textId="1EB14CD6" w:rsidR="00D15EC3" w:rsidRDefault="00D15EC3" w:rsidP="00D97F33">
            <w:pPr>
              <w:cnfStyle w:val="000000000000" w:firstRow="0" w:lastRow="0" w:firstColumn="0" w:lastColumn="0" w:oddVBand="0" w:evenVBand="0" w:oddHBand="0" w:evenHBand="0" w:firstRowFirstColumn="0" w:firstRowLastColumn="0" w:lastRowFirstColumn="0" w:lastRowLastColumn="0"/>
            </w:pPr>
            <w:r>
              <w:t xml:space="preserve">A Pricing Node is represented by an element of the set </w:t>
            </w:r>
            <w:r w:rsidRPr="00561678">
              <w:rPr>
                <w:i/>
                <w:iCs/>
              </w:rPr>
              <w:t>PNODES</w:t>
            </w:r>
            <w:r>
              <w:t xml:space="preserve">, indexed by </w:t>
            </w:r>
            <w:r w:rsidRPr="00561678">
              <w:rPr>
                <w:i/>
                <w:iCs/>
              </w:rPr>
              <w:t>pn</w:t>
            </w:r>
            <w:r>
              <w:t xml:space="preserve">. Each Pnode maps to one or more </w:t>
            </w:r>
            <w:proofErr w:type="spellStart"/>
            <w:r>
              <w:t>Enodes</w:t>
            </w:r>
            <w:proofErr w:type="spellEnd"/>
            <w:r w:rsidR="00DC3B38">
              <w:t xml:space="preserve"> via a </w:t>
            </w:r>
            <w:proofErr w:type="spellStart"/>
            <w:r w:rsidR="00DC3B38" w:rsidRPr="00D15EC3">
              <w:rPr>
                <w:i/>
                <w:iCs/>
              </w:rPr>
              <w:t>PnodeEnodeWeight</w:t>
            </w:r>
            <w:r w:rsidR="00DC3B38" w:rsidRPr="00D15EC3">
              <w:rPr>
                <w:i/>
                <w:iCs/>
                <w:vertAlign w:val="subscript"/>
              </w:rPr>
              <w:t>pn</w:t>
            </w:r>
            <w:proofErr w:type="spellEnd"/>
            <w:r w:rsidR="00DC3B38">
              <w:rPr>
                <w:i/>
                <w:iCs/>
                <w:vertAlign w:val="subscript"/>
              </w:rPr>
              <w:t xml:space="preserve"> </w:t>
            </w:r>
            <w:r w:rsidR="00DC3B38">
              <w:t>and this relationship is used to map prices and quantities from Pnodes to</w:t>
            </w:r>
            <w:r>
              <w:t xml:space="preserve"> AC Nodes</w:t>
            </w:r>
            <w:r w:rsidR="00DC3B38">
              <w:t xml:space="preserve"> before the </w:t>
            </w:r>
            <w:r w:rsidR="00FC521F">
              <w:t xml:space="preserve">model is </w:t>
            </w:r>
            <w:r w:rsidR="00DC3B38">
              <w:t>solve</w:t>
            </w:r>
            <w:r w:rsidR="00FC521F">
              <w:t>d</w:t>
            </w:r>
            <w:r w:rsidR="00DC3B38">
              <w:t xml:space="preserve"> and from AC Nodes to Pnodes after the </w:t>
            </w:r>
            <w:r w:rsidR="00FC521F">
              <w:t xml:space="preserve">model is </w:t>
            </w:r>
            <w:r w:rsidR="00DC3B38">
              <w:t>solve</w:t>
            </w:r>
            <w:r w:rsidR="00FC521F">
              <w:t>d</w:t>
            </w:r>
            <w:r w:rsidR="00DC3B38">
              <w:t>.</w:t>
            </w:r>
          </w:p>
        </w:tc>
      </w:tr>
      <w:tr w:rsidR="00627859" w14:paraId="01FEB754"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31636DE6" w14:textId="77777777" w:rsidR="00627859" w:rsidRPr="00D73323" w:rsidRDefault="00627859" w:rsidP="00627859">
            <w:pPr>
              <w:rPr>
                <w:b/>
              </w:rPr>
            </w:pPr>
            <w:r w:rsidRPr="00D73323">
              <w:rPr>
                <w:b/>
              </w:rPr>
              <w:t>Island</w:t>
            </w:r>
          </w:p>
        </w:tc>
        <w:tc>
          <w:tcPr>
            <w:tcW w:w="6374" w:type="dxa"/>
          </w:tcPr>
          <w:p w14:paraId="4E7BE4A0" w14:textId="06FC3B7D" w:rsidR="00627859" w:rsidRDefault="00627859" w:rsidP="00627859">
            <w:pPr>
              <w:cnfStyle w:val="000000000000" w:firstRow="0" w:lastRow="0" w:firstColumn="0" w:lastColumn="0" w:oddVBand="0" w:evenVBand="0" w:oddHBand="0" w:evenHBand="0" w:firstRowFirstColumn="0" w:firstRowLastColumn="0" w:lastRowFirstColumn="0" w:lastRowLastColumn="0"/>
            </w:pPr>
            <w:r>
              <w:t xml:space="preserve">An Island is represented by an element of the set </w:t>
            </w:r>
            <w:r>
              <w:rPr>
                <w:i/>
              </w:rPr>
              <w:t>ISLANDS</w:t>
            </w:r>
            <w:r>
              <w:t xml:space="preserve">, indexed by </w:t>
            </w:r>
            <w:r>
              <w:rPr>
                <w:i/>
              </w:rPr>
              <w:t>i</w:t>
            </w:r>
            <w:r>
              <w:t xml:space="preserve"> and consisting of </w:t>
            </w:r>
            <w:r w:rsidR="002B4544">
              <w:t xml:space="preserve">the two physical islands </w:t>
            </w:r>
            <w:r>
              <w:t>'NI' and 'SI'.</w:t>
            </w:r>
          </w:p>
        </w:tc>
      </w:tr>
      <w:tr w:rsidR="00627859" w14:paraId="61A20D26"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23CBC5E4" w14:textId="77777777" w:rsidR="00627859" w:rsidRPr="00D404B4" w:rsidRDefault="00627859" w:rsidP="00627859">
            <w:pPr>
              <w:rPr>
                <w:b/>
              </w:rPr>
            </w:pPr>
            <w:r w:rsidRPr="00D404B4">
              <w:rPr>
                <w:b/>
              </w:rPr>
              <w:t>Generation Offer</w:t>
            </w:r>
          </w:p>
        </w:tc>
        <w:tc>
          <w:tcPr>
            <w:tcW w:w="6374" w:type="dxa"/>
          </w:tcPr>
          <w:p w14:paraId="7C10CBFE" w14:textId="25732739" w:rsidR="00627859" w:rsidRDefault="00627859" w:rsidP="00627859">
            <w:pPr>
              <w:cnfStyle w:val="000000000000" w:firstRow="0" w:lastRow="0" w:firstColumn="0" w:lastColumn="0" w:oddVBand="0" w:evenVBand="0" w:oddHBand="0" w:evenHBand="0" w:firstRowFirstColumn="0" w:firstRowLastColumn="0" w:lastRowFirstColumn="0" w:lastRowLastColumn="0"/>
            </w:pPr>
            <w:r w:rsidRPr="00D404B4">
              <w:t xml:space="preserve">A </w:t>
            </w:r>
            <w:r>
              <w:t>G</w:t>
            </w:r>
            <w:r w:rsidRPr="00D404B4">
              <w:t xml:space="preserve">eneration </w:t>
            </w:r>
            <w:r>
              <w:t>O</w:t>
            </w:r>
            <w:r w:rsidRPr="00D404B4">
              <w:t xml:space="preserve">ffer is represented by an element of the set </w:t>
            </w:r>
            <w:r w:rsidRPr="00D404B4">
              <w:rPr>
                <w:i/>
              </w:rPr>
              <w:t>OFFERS</w:t>
            </w:r>
            <w:r w:rsidRPr="00D404B4">
              <w:t xml:space="preserve"> and is indexed by </w:t>
            </w:r>
            <w:r w:rsidRPr="00D404B4">
              <w:rPr>
                <w:i/>
              </w:rPr>
              <w:t>g</w:t>
            </w:r>
            <w:r w:rsidRPr="00D404B4">
              <w:t xml:space="preserve">.   Each offer has </w:t>
            </w:r>
            <w:r>
              <w:t xml:space="preserve">an </w:t>
            </w:r>
            <w:r w:rsidRPr="00D404B4">
              <w:t xml:space="preserve">associated </w:t>
            </w:r>
            <w:r>
              <w:t xml:space="preserve">Pnode. </w:t>
            </w:r>
            <w:r w:rsidRPr="00D404B4">
              <w:t xml:space="preserve">For reserve purposes a subset of </w:t>
            </w:r>
            <w:r w:rsidRPr="00D404B4">
              <w:rPr>
                <w:i/>
              </w:rPr>
              <w:t>OFFERS</w:t>
            </w:r>
            <w:r w:rsidRPr="00D404B4">
              <w:t xml:space="preserve"> called </w:t>
            </w:r>
            <w:r w:rsidRPr="00D404B4">
              <w:rPr>
                <w:i/>
              </w:rPr>
              <w:t>ISLANDRISKGENERATORS</w:t>
            </w:r>
            <w:r w:rsidRPr="00D404B4">
              <w:rPr>
                <w:i/>
                <w:vertAlign w:val="subscript"/>
              </w:rPr>
              <w:t>i</w:t>
            </w:r>
            <w:r w:rsidRPr="00D404B4">
              <w:t xml:space="preserve"> is defined.  This subset is used to determine the potential risk due to generators in each island.  A subset is used because not all offers represent a potential risk.  For example, the total generation of a hydro station which is represented by one offer is not a potential risk because it is generally made up of many small units that are not themselves at risk generators.</w:t>
            </w:r>
          </w:p>
          <w:p w14:paraId="2B6EBF4B" w14:textId="073DE1AD" w:rsidR="00627859" w:rsidRDefault="00627859" w:rsidP="00627859">
            <w:pPr>
              <w:cnfStyle w:val="000000000000" w:firstRow="0" w:lastRow="0" w:firstColumn="0" w:lastColumn="0" w:oddVBand="0" w:evenVBand="0" w:oddHBand="0" w:evenHBand="0" w:firstRowFirstColumn="0" w:firstRowLastColumn="0" w:lastRowFirstColumn="0" w:lastRowLastColumn="0"/>
            </w:pPr>
            <w:r w:rsidRPr="00F3305D">
              <w:t xml:space="preserve">For the generation ramp </w:t>
            </w:r>
            <w:proofErr w:type="gramStart"/>
            <w:r w:rsidRPr="00F3305D">
              <w:t>model</w:t>
            </w:r>
            <w:proofErr w:type="gramEnd"/>
            <w:r w:rsidRPr="00F3305D">
              <w:t xml:space="preserve"> a subset of </w:t>
            </w:r>
            <w:r w:rsidRPr="00EF3450">
              <w:rPr>
                <w:i/>
              </w:rPr>
              <w:t>OFFERS</w:t>
            </w:r>
            <w:r w:rsidRPr="000626D4">
              <w:t xml:space="preserve"> called </w:t>
            </w:r>
            <w:r w:rsidRPr="00EF3450">
              <w:rPr>
                <w:i/>
              </w:rPr>
              <w:t>UNITGENERATORS</w:t>
            </w:r>
            <w:r w:rsidRPr="00F3305D">
              <w:t xml:space="preserve"> is defined. This subset is used because the total generation from some stations cannot be presented as one unit for ramping purpose</w:t>
            </w:r>
            <w:r>
              <w:t>.</w:t>
            </w:r>
            <w:r w:rsidRPr="00F3305D">
              <w:t xml:space="preserve"> </w:t>
            </w:r>
            <w:r>
              <w:t>J</w:t>
            </w:r>
            <w:r w:rsidRPr="00F3305D">
              <w:t>ointly owned units use the ramp rate of the primary unit.</w:t>
            </w:r>
          </w:p>
          <w:p w14:paraId="52AD6900" w14:textId="77777777" w:rsidR="00627859" w:rsidRPr="000626D4" w:rsidRDefault="00627859" w:rsidP="00627859">
            <w:pPr>
              <w:cnfStyle w:val="000000000000" w:firstRow="0" w:lastRow="0" w:firstColumn="0" w:lastColumn="0" w:oddVBand="0" w:evenVBand="0" w:oddHBand="0" w:evenHBand="0" w:firstRowFirstColumn="0" w:firstRowLastColumn="0" w:lastRowFirstColumn="0" w:lastRowLastColumn="0"/>
            </w:pPr>
            <w:r>
              <w:t xml:space="preserve">For the purposes of pre-processing to restrict cleared quantities via ramp-rates, a subset of </w:t>
            </w:r>
            <w:r w:rsidRPr="00EF3450">
              <w:rPr>
                <w:i/>
              </w:rPr>
              <w:t>OFFERS</w:t>
            </w:r>
            <w:r>
              <w:t xml:space="preserve"> called </w:t>
            </w:r>
            <w:r w:rsidRPr="00D621AD">
              <w:rPr>
                <w:i/>
                <w:iCs/>
              </w:rPr>
              <w:t>PRICERESPONSIVEIG</w:t>
            </w:r>
            <w:r w:rsidRPr="003F7EB9">
              <w:t xml:space="preserve"> </w:t>
            </w:r>
            <w:r>
              <w:t>is defined.</w:t>
            </w:r>
          </w:p>
        </w:tc>
      </w:tr>
      <w:tr w:rsidR="00627859" w14:paraId="62940487"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20DF5714" w14:textId="77777777" w:rsidR="00627859" w:rsidRPr="00D404B4" w:rsidRDefault="00627859" w:rsidP="00627859">
            <w:pPr>
              <w:rPr>
                <w:b/>
              </w:rPr>
            </w:pPr>
            <w:r w:rsidRPr="00D404B4">
              <w:rPr>
                <w:b/>
              </w:rPr>
              <w:t xml:space="preserve">Demand </w:t>
            </w:r>
            <w:r>
              <w:rPr>
                <w:b/>
              </w:rPr>
              <w:t>Bid</w:t>
            </w:r>
          </w:p>
        </w:tc>
        <w:tc>
          <w:tcPr>
            <w:tcW w:w="6374" w:type="dxa"/>
          </w:tcPr>
          <w:p w14:paraId="331C5FCD" w14:textId="383B95E7" w:rsidR="00627859" w:rsidRPr="00800FCA" w:rsidRDefault="00627859" w:rsidP="00627859">
            <w:pPr>
              <w:cnfStyle w:val="000000000000" w:firstRow="0" w:lastRow="0" w:firstColumn="0" w:lastColumn="0" w:oddVBand="0" w:evenVBand="0" w:oddHBand="0" w:evenHBand="0" w:firstRowFirstColumn="0" w:firstRowLastColumn="0" w:lastRowFirstColumn="0" w:lastRowLastColumn="0"/>
              <w:rPr>
                <w:b/>
                <w:bCs/>
              </w:rPr>
            </w:pPr>
            <w:r>
              <w:t>A D</w:t>
            </w:r>
            <w:r w:rsidRPr="00D404B4">
              <w:t>emand</w:t>
            </w:r>
            <w:r>
              <w:t xml:space="preserve"> B</w:t>
            </w:r>
            <w:r w:rsidRPr="00D404B4">
              <w:t xml:space="preserve">id is represented by an element of the set </w:t>
            </w:r>
            <w:r w:rsidRPr="00D404B4">
              <w:rPr>
                <w:i/>
              </w:rPr>
              <w:t>BIDS</w:t>
            </w:r>
            <w:r w:rsidRPr="00D404B4">
              <w:t xml:space="preserve"> and is indexed by </w:t>
            </w:r>
            <w:r>
              <w:rPr>
                <w:i/>
              </w:rPr>
              <w:t>db</w:t>
            </w:r>
            <w:r w:rsidRPr="00D404B4">
              <w:t xml:space="preserve">. </w:t>
            </w:r>
            <w:r w:rsidRPr="00EF3450">
              <w:rPr>
                <w:i/>
              </w:rPr>
              <w:t>BIDS</w:t>
            </w:r>
            <w:r w:rsidRPr="00D404B4">
              <w:t xml:space="preserve"> consist of Nominated bids and Difference bids.</w:t>
            </w:r>
            <w:r>
              <w:t xml:space="preserve"> </w:t>
            </w:r>
            <w:r w:rsidRPr="00D404B4">
              <w:t xml:space="preserve">Each bid has </w:t>
            </w:r>
            <w:r>
              <w:t xml:space="preserve">an </w:t>
            </w:r>
            <w:r w:rsidRPr="00D404B4">
              <w:t>associated</w:t>
            </w:r>
            <w:r>
              <w:t xml:space="preserve"> Pnode.</w:t>
            </w:r>
          </w:p>
        </w:tc>
      </w:tr>
      <w:tr w:rsidR="001F3578" w14:paraId="61E1F8BE"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637E8CB4" w14:textId="679ED4F2" w:rsidR="001F3578" w:rsidRPr="001F3578" w:rsidRDefault="001F3578" w:rsidP="001F3578">
            <w:pPr>
              <w:rPr>
                <w:b/>
                <w:bCs/>
              </w:rPr>
            </w:pPr>
            <w:r w:rsidRPr="001F3578">
              <w:rPr>
                <w:b/>
                <w:bCs/>
              </w:rPr>
              <w:t>Energy Scarcity Load</w:t>
            </w:r>
          </w:p>
        </w:tc>
        <w:tc>
          <w:tcPr>
            <w:tcW w:w="6374" w:type="dxa"/>
          </w:tcPr>
          <w:p w14:paraId="08E8B12E" w14:textId="7CDCF43F" w:rsidR="001F3578" w:rsidRPr="00D404B4" w:rsidRDefault="001F3578" w:rsidP="001F3578">
            <w:pPr>
              <w:cnfStyle w:val="000000000000" w:firstRow="0" w:lastRow="0" w:firstColumn="0" w:lastColumn="0" w:oddVBand="0" w:evenVBand="0" w:oddHBand="0" w:evenHBand="0" w:firstRowFirstColumn="0" w:firstRowLastColumn="0" w:lastRowFirstColumn="0" w:lastRowLastColumn="0"/>
            </w:pPr>
            <w:r w:rsidRPr="00485430">
              <w:t xml:space="preserve">An Energy Scarcity Load is represented by an element of the set </w:t>
            </w:r>
            <w:r w:rsidRPr="00DC3B38">
              <w:rPr>
                <w:i/>
                <w:iCs/>
              </w:rPr>
              <w:t>ENERGYSCARCITYLOADS</w:t>
            </w:r>
            <w:r w:rsidRPr="00485430">
              <w:t xml:space="preserve"> </w:t>
            </w:r>
            <w:r w:rsidR="00FF103A">
              <w:t xml:space="preserve">and is </w:t>
            </w:r>
            <w:r w:rsidRPr="00485430">
              <w:t xml:space="preserve">indexed by </w:t>
            </w:r>
            <w:r w:rsidRPr="00FF103A">
              <w:rPr>
                <w:i/>
                <w:iCs/>
              </w:rPr>
              <w:t>es</w:t>
            </w:r>
            <w:r w:rsidR="00FF103A">
              <w:t>. Each Energy Scarcity Load</w:t>
            </w:r>
            <w:r w:rsidR="00934B39">
              <w:t xml:space="preserve"> has an associated Pnode</w:t>
            </w:r>
            <w:r w:rsidRPr="00485430">
              <w:t xml:space="preserve">. </w:t>
            </w:r>
            <w:r>
              <w:t xml:space="preserve">Energy Scarcity Load </w:t>
            </w:r>
            <w:r w:rsidR="00D61D1C">
              <w:t>p</w:t>
            </w:r>
            <w:r>
              <w:t xml:space="preserve">rovides a price-sensitive </w:t>
            </w:r>
            <w:r w:rsidR="00D61D1C">
              <w:t xml:space="preserve">model </w:t>
            </w:r>
            <w:r>
              <w:t xml:space="preserve">of </w:t>
            </w:r>
            <w:r w:rsidR="00C95636" w:rsidRPr="00FF103A">
              <w:rPr>
                <w:i/>
                <w:iCs/>
              </w:rPr>
              <w:t>Pnode</w:t>
            </w:r>
            <w:r w:rsidR="006C1BF5" w:rsidRPr="00FF103A">
              <w:rPr>
                <w:i/>
                <w:iCs/>
              </w:rPr>
              <w:t>RequiredL</w:t>
            </w:r>
            <w:r w:rsidRPr="00FF103A">
              <w:rPr>
                <w:i/>
                <w:iCs/>
              </w:rPr>
              <w:t>oad</w:t>
            </w:r>
            <w:r w:rsidR="009A3B2A">
              <w:rPr>
                <w:i/>
                <w:iCs/>
              </w:rPr>
              <w:t xml:space="preserve">, </w:t>
            </w:r>
            <w:r w:rsidR="009A3B2A" w:rsidRPr="009A3B2A">
              <w:t xml:space="preserve">where </w:t>
            </w:r>
            <w:r w:rsidR="006C1BF5">
              <w:t xml:space="preserve"> </w:t>
            </w:r>
            <w:r w:rsidR="009A3B2A" w:rsidRPr="00FF103A">
              <w:rPr>
                <w:i/>
                <w:iCs/>
              </w:rPr>
              <w:t>PnodeRequiredLoad</w:t>
            </w:r>
            <w:r w:rsidR="009A3B2A">
              <w:t xml:space="preserve"> </w:t>
            </w:r>
            <w:r w:rsidR="00FF103A">
              <w:t xml:space="preserve">is </w:t>
            </w:r>
            <w:r w:rsidR="00114861">
              <w:t xml:space="preserve">Pnode </w:t>
            </w:r>
            <w:r w:rsidR="006C1BF5">
              <w:t>load</w:t>
            </w:r>
            <w:r>
              <w:t xml:space="preserve"> </w:t>
            </w:r>
            <w:r w:rsidR="00C95636">
              <w:t xml:space="preserve">that is not represented by </w:t>
            </w:r>
            <w:r w:rsidR="006C1BF5">
              <w:t xml:space="preserve">a </w:t>
            </w:r>
            <w:r w:rsidR="00C95636">
              <w:t>Demand Bid</w:t>
            </w:r>
            <w:r>
              <w:t>.</w:t>
            </w:r>
          </w:p>
        </w:tc>
      </w:tr>
      <w:tr w:rsidR="00662029" w14:paraId="436D87B2"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50F7D157" w14:textId="77777777" w:rsidR="00662029" w:rsidRPr="00D404B4" w:rsidRDefault="00662029" w:rsidP="007A1087">
            <w:pPr>
              <w:rPr>
                <w:b/>
              </w:rPr>
            </w:pPr>
            <w:bookmarkStart w:id="18" w:name="_Hlk188963840"/>
            <w:r w:rsidRPr="00D404B4">
              <w:rPr>
                <w:b/>
              </w:rPr>
              <w:t>Reserve Offer</w:t>
            </w:r>
          </w:p>
        </w:tc>
        <w:tc>
          <w:tcPr>
            <w:tcW w:w="6374" w:type="dxa"/>
          </w:tcPr>
          <w:p w14:paraId="4E26D95C" w14:textId="5D1A68D8" w:rsidR="00662029" w:rsidRPr="00D404B4" w:rsidRDefault="00662029" w:rsidP="007A1087">
            <w:pPr>
              <w:cnfStyle w:val="000000000000" w:firstRow="0" w:lastRow="0" w:firstColumn="0" w:lastColumn="0" w:oddVBand="0" w:evenVBand="0" w:oddHBand="0" w:evenHBand="0" w:firstRowFirstColumn="0" w:firstRowLastColumn="0" w:lastRowFirstColumn="0" w:lastRowLastColumn="0"/>
            </w:pPr>
            <w:r w:rsidRPr="00D404B4">
              <w:t>A reserve offer from a generator</w:t>
            </w:r>
            <w:r w:rsidR="00C127C1">
              <w:t xml:space="preserve"> or </w:t>
            </w:r>
            <w:r w:rsidRPr="00D404B4">
              <w:t>interruptible load provider</w:t>
            </w:r>
            <w:r>
              <w:t xml:space="preserve"> </w:t>
            </w:r>
            <w:r w:rsidRPr="00D404B4">
              <w:t xml:space="preserve">is represented by an element of the set </w:t>
            </w:r>
            <w:r w:rsidRPr="00D404B4">
              <w:rPr>
                <w:i/>
              </w:rPr>
              <w:t>RESERVEOFFERS</w:t>
            </w:r>
            <w:r w:rsidRPr="00D404B4">
              <w:t xml:space="preserve"> and is indexed by </w:t>
            </w:r>
            <w:r w:rsidRPr="00D404B4">
              <w:rPr>
                <w:i/>
              </w:rPr>
              <w:t>r</w:t>
            </w:r>
            <w:r w:rsidRPr="00D404B4">
              <w:t xml:space="preserve">.  </w:t>
            </w:r>
            <w:r>
              <w:t xml:space="preserve">Each </w:t>
            </w:r>
            <w:r w:rsidRPr="00D404B4">
              <w:t xml:space="preserve">reserve offer </w:t>
            </w:r>
            <w:r>
              <w:t>has an</w:t>
            </w:r>
            <w:r w:rsidRPr="00D404B4">
              <w:t xml:space="preserve"> associated </w:t>
            </w:r>
            <w:r>
              <w:t xml:space="preserve">Pnode and is mapped </w:t>
            </w:r>
            <w:r w:rsidRPr="00800FCA">
              <w:t xml:space="preserve">to </w:t>
            </w:r>
            <w:r>
              <w:t xml:space="preserve">an </w:t>
            </w:r>
            <w:r w:rsidRPr="00800FCA">
              <w:t xml:space="preserve">ACNode using </w:t>
            </w:r>
            <w:r>
              <w:t>an</w:t>
            </w:r>
            <w:r w:rsidRPr="00800FCA">
              <w:t xml:space="preserve"> Pnode-ACNode mapping</w:t>
            </w:r>
            <w:r w:rsidRPr="00D404B4">
              <w:t>.</w:t>
            </w:r>
          </w:p>
        </w:tc>
      </w:tr>
      <w:bookmarkEnd w:id="18"/>
      <w:tr w:rsidR="00627859" w14:paraId="5151717F"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59291ABC" w14:textId="77777777" w:rsidR="00627859" w:rsidRPr="00D73323" w:rsidRDefault="00627859" w:rsidP="00627859">
            <w:pPr>
              <w:rPr>
                <w:b/>
              </w:rPr>
            </w:pPr>
            <w:r w:rsidRPr="00D73323">
              <w:rPr>
                <w:b/>
              </w:rPr>
              <w:t>HVDC Pole</w:t>
            </w:r>
          </w:p>
        </w:tc>
        <w:tc>
          <w:tcPr>
            <w:tcW w:w="6374" w:type="dxa"/>
          </w:tcPr>
          <w:p w14:paraId="18F38567"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rsidRPr="00874207">
              <w:t xml:space="preserve">An HVDC Pole represents the HVDC transmission from Benmore to Haywards including the submarine cables across the Cook Strait.  </w:t>
            </w:r>
            <w:r w:rsidRPr="00775352">
              <w:t xml:space="preserve">Represented by the HVDCPOLES set, indexed by element </w:t>
            </w:r>
            <w:r w:rsidRPr="00192527">
              <w:rPr>
                <w:i/>
                <w:iCs/>
              </w:rPr>
              <w:t>po</w:t>
            </w:r>
            <w:r>
              <w:t>.</w:t>
            </w:r>
            <w:r w:rsidRPr="00775352">
              <w:t xml:space="preserve"> </w:t>
            </w:r>
            <w:r w:rsidRPr="00874207">
              <w:t>Each HVDC Pole is modelled as a pair of directed HVDC Lines, one for each direction of flow.</w:t>
            </w:r>
          </w:p>
        </w:tc>
      </w:tr>
      <w:tr w:rsidR="00627859" w14:paraId="67846095"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3C7BEE01" w14:textId="77777777" w:rsidR="00627859" w:rsidRPr="00D73323" w:rsidRDefault="00627859" w:rsidP="00627859">
            <w:pPr>
              <w:rPr>
                <w:b/>
              </w:rPr>
            </w:pPr>
            <w:r w:rsidRPr="00874207">
              <w:rPr>
                <w:b/>
              </w:rPr>
              <w:t>HVDC Line</w:t>
            </w:r>
          </w:p>
        </w:tc>
        <w:tc>
          <w:tcPr>
            <w:tcW w:w="6374" w:type="dxa"/>
          </w:tcPr>
          <w:p w14:paraId="7966602C"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rsidRPr="00874207">
              <w:t>A directed HVDC Line allow</w:t>
            </w:r>
            <w:r>
              <w:t>s</w:t>
            </w:r>
            <w:r w:rsidRPr="00874207">
              <w:t xml:space="preserve"> for a single direction of flow on an HVDC Pole. Represented by the HVDCLINES set, indexed by element </w:t>
            </w:r>
            <w:r w:rsidRPr="00192527">
              <w:rPr>
                <w:i/>
                <w:iCs/>
              </w:rPr>
              <w:t>h</w:t>
            </w:r>
            <w:r w:rsidRPr="00874207">
              <w:t>.</w:t>
            </w:r>
            <w:r>
              <w:t xml:space="preserve"> Note that unlike AC Lines, an HVDC Line does not have associated directed lines, rather the HVDC Line itself is a directed line.</w:t>
            </w:r>
          </w:p>
        </w:tc>
      </w:tr>
      <w:tr w:rsidR="00627859" w14:paraId="1A5264AB"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5C7A23D8" w14:textId="77777777" w:rsidR="00627859" w:rsidRPr="00D73323" w:rsidRDefault="00627859" w:rsidP="00627859">
            <w:pPr>
              <w:rPr>
                <w:b/>
              </w:rPr>
            </w:pPr>
            <w:r w:rsidRPr="00D73323">
              <w:rPr>
                <w:b/>
              </w:rPr>
              <w:t>HVDC Link</w:t>
            </w:r>
          </w:p>
        </w:tc>
        <w:tc>
          <w:tcPr>
            <w:tcW w:w="6374" w:type="dxa"/>
          </w:tcPr>
          <w:p w14:paraId="54BE0F00"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rsidRPr="00874207">
              <w:t>A directed HVDC Link represents HVDC flow between physical islands. The set consists of a NORTH link and a SOUTH link. Each HVDC Link is modelled as a pair of directed HVDC Lines that have the same direction of flow. Represented by the HVD</w:t>
            </w:r>
            <w:r>
              <w:t xml:space="preserve">CLINKS set, indexed by element </w:t>
            </w:r>
            <w:r w:rsidRPr="00192527">
              <w:rPr>
                <w:i/>
                <w:iCs/>
              </w:rPr>
              <w:t>l</w:t>
            </w:r>
            <w:r w:rsidRPr="00F3305D">
              <w:rPr>
                <w:rFonts w:ascii="Edwardian Script ITC" w:hAnsi="Edwardian Script ITC"/>
                <w:sz w:val="24"/>
                <w:szCs w:val="24"/>
              </w:rPr>
              <w:t>.</w:t>
            </w:r>
          </w:p>
        </w:tc>
      </w:tr>
      <w:tr w:rsidR="00627859" w14:paraId="6FC9D337"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65ECBCA6" w14:textId="77777777" w:rsidR="00627859" w:rsidRPr="00D73323" w:rsidRDefault="00627859" w:rsidP="00627859">
            <w:pPr>
              <w:rPr>
                <w:b/>
              </w:rPr>
            </w:pPr>
            <w:r w:rsidRPr="00D73323">
              <w:rPr>
                <w:b/>
              </w:rPr>
              <w:t>Reserve Type</w:t>
            </w:r>
          </w:p>
        </w:tc>
        <w:tc>
          <w:tcPr>
            <w:tcW w:w="6374" w:type="dxa"/>
          </w:tcPr>
          <w:p w14:paraId="460E25EA"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t xml:space="preserve">A reserve type is represented by an element of the set </w:t>
            </w:r>
            <w:r>
              <w:rPr>
                <w:i/>
              </w:rPr>
              <w:t>RESERVETYPES</w:t>
            </w:r>
            <w:r>
              <w:t xml:space="preserve"> and is indexed by element </w:t>
            </w:r>
            <w:r>
              <w:rPr>
                <w:i/>
              </w:rPr>
              <w:t>s</w:t>
            </w:r>
          </w:p>
          <w:p w14:paraId="27D15448" w14:textId="4D6776E6" w:rsidR="00627859" w:rsidRPr="00481EE5" w:rsidRDefault="00627859" w:rsidP="00627859">
            <w:pPr>
              <w:cnfStyle w:val="000000000000" w:firstRow="0" w:lastRow="0" w:firstColumn="0" w:lastColumn="0" w:oddVBand="0" w:evenVBand="0" w:oddHBand="0" w:evenHBand="0" w:firstRowFirstColumn="0" w:firstRowLastColumn="0" w:lastRowFirstColumn="0" w:lastRowLastColumn="0"/>
            </w:pPr>
            <w:r w:rsidRPr="00481EE5">
              <w:rPr>
                <w:i/>
              </w:rPr>
              <w:t xml:space="preserve">RESERVETYPES </w:t>
            </w:r>
            <w:r w:rsidRPr="00481EE5">
              <w:t>= {</w:t>
            </w:r>
            <w:r w:rsidRPr="00481EE5">
              <w:rPr>
                <w:i/>
              </w:rPr>
              <w:t>PLSR,TWD,IL</w:t>
            </w:r>
            <w:r w:rsidRPr="00481EE5">
              <w:t>}</w:t>
            </w:r>
          </w:p>
          <w:p w14:paraId="249B1291"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rPr>
                <w:i/>
              </w:rPr>
              <w:t>PLSR</w:t>
            </w:r>
            <w:r>
              <w:t xml:space="preserve"> is partly loaded spinning reserve which can be provided by any generator.  </w:t>
            </w:r>
          </w:p>
          <w:p w14:paraId="6C24184B"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rPr>
                <w:i/>
              </w:rPr>
              <w:t>TWD</w:t>
            </w:r>
            <w:r>
              <w:t xml:space="preserve"> is tail water depressed reserve which can only be provided by hydro generators.  </w:t>
            </w:r>
          </w:p>
          <w:p w14:paraId="005FA1AB" w14:textId="295C500D" w:rsidR="00627859" w:rsidRDefault="00627859" w:rsidP="00627859">
            <w:pPr>
              <w:cnfStyle w:val="000000000000" w:firstRow="0" w:lastRow="0" w:firstColumn="0" w:lastColumn="0" w:oddVBand="0" w:evenVBand="0" w:oddHBand="0" w:evenHBand="0" w:firstRowFirstColumn="0" w:firstRowLastColumn="0" w:lastRowFirstColumn="0" w:lastRowLastColumn="0"/>
            </w:pPr>
            <w:r w:rsidRPr="009B624F">
              <w:rPr>
                <w:i/>
              </w:rPr>
              <w:t>IL</w:t>
            </w:r>
            <w:r w:rsidRPr="009B624F">
              <w:t xml:space="preserve"> is interruptible load which </w:t>
            </w:r>
            <w:r>
              <w:t>is</w:t>
            </w:r>
            <w:r w:rsidRPr="009B624F">
              <w:t xml:space="preserve"> provided by </w:t>
            </w:r>
            <w:r>
              <w:t>ancillary services agents.</w:t>
            </w:r>
          </w:p>
        </w:tc>
      </w:tr>
      <w:tr w:rsidR="00627859" w14:paraId="59B8716B"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2CB8EABB" w14:textId="77777777" w:rsidR="00627859" w:rsidRPr="0058708D" w:rsidRDefault="00627859" w:rsidP="00627859">
            <w:pPr>
              <w:rPr>
                <w:b/>
              </w:rPr>
            </w:pPr>
            <w:r w:rsidRPr="0058708D">
              <w:rPr>
                <w:b/>
              </w:rPr>
              <w:t>Reserve Class</w:t>
            </w:r>
          </w:p>
        </w:tc>
        <w:tc>
          <w:tcPr>
            <w:tcW w:w="6374" w:type="dxa"/>
          </w:tcPr>
          <w:p w14:paraId="4D11D2A3"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t xml:space="preserve">A Reserve Class is represented by an element of the set </w:t>
            </w:r>
            <w:r>
              <w:rPr>
                <w:i/>
              </w:rPr>
              <w:t>RESERVECLASSES</w:t>
            </w:r>
            <w:r>
              <w:t xml:space="preserve"> and is indexed by </w:t>
            </w:r>
            <w:r>
              <w:rPr>
                <w:i/>
              </w:rPr>
              <w:t>c</w:t>
            </w:r>
            <w:r>
              <w:t>.</w:t>
            </w:r>
          </w:p>
          <w:p w14:paraId="3FCA94BA" w14:textId="77777777" w:rsidR="00627859" w:rsidRPr="00481EE5" w:rsidRDefault="00627859" w:rsidP="00627859">
            <w:pPr>
              <w:cnfStyle w:val="000000000000" w:firstRow="0" w:lastRow="0" w:firstColumn="0" w:lastColumn="0" w:oddVBand="0" w:evenVBand="0" w:oddHBand="0" w:evenHBand="0" w:firstRowFirstColumn="0" w:firstRowLastColumn="0" w:lastRowFirstColumn="0" w:lastRowLastColumn="0"/>
            </w:pPr>
            <w:r w:rsidRPr="00481EE5">
              <w:rPr>
                <w:i/>
              </w:rPr>
              <w:t>RESERVECLASSES</w:t>
            </w:r>
            <w:r w:rsidRPr="00481EE5">
              <w:t xml:space="preserve"> = {</w:t>
            </w:r>
            <w:proofErr w:type="spellStart"/>
            <w:r w:rsidRPr="00481EE5">
              <w:rPr>
                <w:i/>
              </w:rPr>
              <w:t>Fast,Sustained</w:t>
            </w:r>
            <w:proofErr w:type="spellEnd"/>
            <w:r w:rsidRPr="00481EE5">
              <w:t>}</w:t>
            </w:r>
          </w:p>
        </w:tc>
      </w:tr>
      <w:tr w:rsidR="00627859" w14:paraId="5F65FCF0"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2F815562" w14:textId="77777777" w:rsidR="00627859" w:rsidRPr="0058708D" w:rsidRDefault="00627859" w:rsidP="00627859">
            <w:pPr>
              <w:rPr>
                <w:b/>
              </w:rPr>
            </w:pPr>
            <w:r w:rsidRPr="0058708D">
              <w:rPr>
                <w:b/>
              </w:rPr>
              <w:t>Risk Class</w:t>
            </w:r>
          </w:p>
        </w:tc>
        <w:tc>
          <w:tcPr>
            <w:tcW w:w="6374" w:type="dxa"/>
          </w:tcPr>
          <w:p w14:paraId="0FB55A42"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t xml:space="preserve">A Risk Class is represented by an element of the set </w:t>
            </w:r>
            <m:oMath>
              <m:sSub>
                <m:sSubPr>
                  <m:ctrlPr>
                    <w:rPr>
                      <w:rFonts w:ascii="Cambria Math" w:hAnsi="Cambria Math"/>
                      <w:i/>
                    </w:rPr>
                  </m:ctrlPr>
                </m:sSubPr>
                <m:e>
                  <m:r>
                    <w:rPr>
                      <w:rFonts w:ascii="Cambria Math" w:hAnsi="Cambria Math"/>
                    </w:rPr>
                    <m:t xml:space="preserve"> RISKCLASSES</m:t>
                  </m:r>
                </m:e>
                <m:sub>
                  <m:r>
                    <w:rPr>
                      <w:rFonts w:ascii="Cambria Math" w:hAnsi="Cambria Math"/>
                    </w:rPr>
                    <m:t>i</m:t>
                  </m:r>
                </m:sub>
              </m:sSub>
            </m:oMath>
            <w:r>
              <w:t xml:space="preserve"> and indexed by </w:t>
            </w:r>
            <w:r w:rsidRPr="00E37ED5">
              <w:rPr>
                <w:i/>
              </w:rPr>
              <w:t>rc</w:t>
            </w:r>
            <w:r>
              <w:t xml:space="preserve">. </w:t>
            </w:r>
          </w:p>
          <w:p w14:paraId="3B545EA8" w14:textId="3D22A56F" w:rsidR="00627859" w:rsidRPr="00C133C8" w:rsidRDefault="00EA7BDF" w:rsidP="00627859">
            <w:pPr>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rPr>
                    </m:ctrlPr>
                  </m:sSubPr>
                  <m:e>
                    <m:r>
                      <w:rPr>
                        <w:rFonts w:ascii="Cambria Math" w:hAnsi="Cambria Math"/>
                      </w:rPr>
                      <m:t>RISKCLASSES</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DCCE</m:t>
                            </m:r>
                          </m:e>
                          <m:sub>
                            <m:r>
                              <w:rPr>
                                <w:rFonts w:ascii="Cambria Math" w:hAnsi="Cambria Math"/>
                              </w:rPr>
                              <m:t>i</m:t>
                            </m:r>
                          </m:sub>
                        </m:sSub>
                        <m:sSub>
                          <m:sSubPr>
                            <m:ctrlPr>
                              <w:rPr>
                                <w:rFonts w:ascii="Cambria Math" w:hAnsi="Cambria Math"/>
                                <w:i/>
                              </w:rPr>
                            </m:ctrlPr>
                          </m:sSubPr>
                          <m:e>
                            <m:r>
                              <w:rPr>
                                <w:rFonts w:ascii="Cambria Math" w:hAnsi="Cambria Math"/>
                              </w:rPr>
                              <m:t xml:space="preserve">, </m:t>
                            </m:r>
                            <m:r>
                              <w:rPr>
                                <w:rFonts w:ascii="Cambria Math" w:hAnsi="Cambria Math"/>
                              </w:rPr>
                              <m:t>DCECE</m:t>
                            </m:r>
                          </m:e>
                          <m:sub>
                            <m:r>
                              <w:rPr>
                                <w:rFonts w:ascii="Cambria Math" w:hAnsi="Cambria Math"/>
                              </w:rPr>
                              <m:t>i</m:t>
                            </m:r>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ManualCE</m:t>
                            </m:r>
                          </m:e>
                          <m:sub>
                            <m:r>
                              <w:rPr>
                                <w:rFonts w:ascii="Cambria Math" w:hAnsi="Cambria Math"/>
                              </w:rPr>
                              <m:t>i</m:t>
                            </m:r>
                            <m:r>
                              <w:rPr>
                                <w:rFonts w:ascii="Cambria Math" w:hAnsi="Cambria Math"/>
                              </w:rPr>
                              <m:t xml:space="preserve"> </m:t>
                            </m:r>
                          </m:sub>
                        </m:sSub>
                        <m:r>
                          <w:rPr>
                            <w:rFonts w:ascii="Cambria Math" w:hAnsi="Cambria Math"/>
                          </w:rPr>
                          <m:t xml:space="preserve">, </m:t>
                        </m:r>
                        <m:sSub>
                          <m:sSubPr>
                            <m:ctrlPr>
                              <w:rPr>
                                <w:rFonts w:ascii="Cambria Math" w:hAnsi="Cambria Math"/>
                                <w:i/>
                              </w:rPr>
                            </m:ctrlPr>
                          </m:sSubPr>
                          <m:e>
                            <m:r>
                              <w:rPr>
                                <w:rFonts w:ascii="Cambria Math" w:hAnsi="Cambria Math"/>
                              </w:rPr>
                              <m:t>ManualECE</m:t>
                            </m:r>
                          </m:e>
                          <m:sub>
                            <m:r>
                              <w:rPr>
                                <w:rFonts w:ascii="Cambria Math" w:hAnsi="Cambria Math"/>
                              </w:rPr>
                              <m:t>i</m:t>
                            </m:r>
                          </m:sub>
                        </m:sSub>
                        <m:r>
                          <w:rPr>
                            <w:rFonts w:ascii="Cambria Math" w:hAnsi="Cambria Math"/>
                          </w:rPr>
                          <m:t>,</m:t>
                        </m:r>
                      </m:e>
                      <m:e>
                        <m:r>
                          <w:rPr>
                            <w:rFonts w:ascii="Cambria Math" w:hAnsi="Cambria Math"/>
                          </w:rPr>
                          <m:t>ACCE</m:t>
                        </m:r>
                        <m:sSub>
                          <m:sSubPr>
                            <m:ctrlPr>
                              <w:rPr>
                                <w:rFonts w:ascii="Cambria Math" w:hAnsi="Cambria Math"/>
                                <w:i/>
                              </w:rPr>
                            </m:ctrlPr>
                          </m:sSubPr>
                          <m:e>
                            <m:r>
                              <w:rPr>
                                <w:rFonts w:ascii="Cambria Math" w:hAnsi="Cambria Math"/>
                              </w:rPr>
                              <m:t>RISKS</m:t>
                            </m:r>
                          </m:e>
                          <m:sub>
                            <m:r>
                              <w:rPr>
                                <w:rFonts w:ascii="Cambria Math" w:hAnsi="Cambria Math"/>
                              </w:rPr>
                              <m:t>i</m:t>
                            </m:r>
                          </m:sub>
                        </m:sSub>
                        <m:r>
                          <w:rPr>
                            <w:rFonts w:ascii="Cambria Math" w:hAnsi="Cambria Math"/>
                          </w:rPr>
                          <m:t>,</m:t>
                        </m:r>
                        <m:r>
                          <w:rPr>
                            <w:rFonts w:ascii="Cambria Math" w:hAnsi="Cambria Math"/>
                          </w:rPr>
                          <m:t>ACECE</m:t>
                        </m:r>
                        <m:sSub>
                          <m:sSubPr>
                            <m:ctrlPr>
                              <w:rPr>
                                <w:rFonts w:ascii="Cambria Math" w:hAnsi="Cambria Math"/>
                                <w:i/>
                              </w:rPr>
                            </m:ctrlPr>
                          </m:sSubPr>
                          <m:e>
                            <m:r>
                              <w:rPr>
                                <w:rFonts w:ascii="Cambria Math" w:hAnsi="Cambria Math"/>
                              </w:rPr>
                              <m:t>RISKS</m:t>
                            </m:r>
                          </m:e>
                          <m:sub>
                            <m:r>
                              <w:rPr>
                                <w:rFonts w:ascii="Cambria Math" w:hAnsi="Cambria Math"/>
                              </w:rPr>
                              <m:t>i</m:t>
                            </m:r>
                          </m:sub>
                        </m:sSub>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ACCERISKGROUPS</m:t>
                            </m:r>
                          </m:e>
                          <m:sub>
                            <m:r>
                              <w:rPr>
                                <w:rFonts w:ascii="Cambria Math" w:hAnsi="Cambria Math"/>
                              </w:rPr>
                              <m:t>i</m:t>
                            </m:r>
                          </m:sub>
                        </m:sSub>
                        <m:r>
                          <w:rPr>
                            <w:rFonts w:ascii="Cambria Math" w:hAnsi="Cambria Math"/>
                          </w:rPr>
                          <m:t>,</m:t>
                        </m:r>
                        <m:r>
                          <w:rPr>
                            <w:rFonts w:ascii="Cambria Math" w:hAnsi="Cambria Math"/>
                          </w:rPr>
                          <m:t>ACECERISKGROUP</m:t>
                        </m:r>
                        <m:sSub>
                          <m:sSubPr>
                            <m:ctrlPr>
                              <w:rPr>
                                <w:rFonts w:ascii="Cambria Math" w:hAnsi="Cambria Math"/>
                                <w:i/>
                              </w:rPr>
                            </m:ctrlPr>
                          </m:sSubPr>
                          <m:e>
                            <m:r>
                              <w:rPr>
                                <w:rFonts w:ascii="Cambria Math" w:hAnsi="Cambria Math"/>
                              </w:rPr>
                              <m:t>S</m:t>
                            </m:r>
                          </m:e>
                          <m:sub>
                            <m:r>
                              <w:rPr>
                                <w:rFonts w:ascii="Cambria Math" w:hAnsi="Cambria Math"/>
                              </w:rPr>
                              <m:t>i</m:t>
                            </m:r>
                          </m:sub>
                        </m:sSub>
                        <m:ctrlPr>
                          <w:rPr>
                            <w:rFonts w:ascii="Cambria Math" w:eastAsia="Cambria Math" w:hAnsi="Cambria Math" w:cs="Cambria Math"/>
                            <w:i/>
                          </w:rPr>
                        </m:ctrlPr>
                      </m:e>
                      <m:e>
                        <m:r>
                          <w:rPr>
                            <w:rFonts w:ascii="Cambria Math" w:hAnsi="Cambria Math"/>
                          </w:rPr>
                          <m:t>HVDCSECRISKSACC</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HVDCSECRISKSACEC</m:t>
                        </m:r>
                        <m:sSub>
                          <m:sSubPr>
                            <m:ctrlPr>
                              <w:rPr>
                                <w:rFonts w:ascii="Cambria Math" w:hAnsi="Cambria Math"/>
                                <w:i/>
                              </w:rPr>
                            </m:ctrlPr>
                          </m:sSubPr>
                          <m:e>
                            <m:r>
                              <w:rPr>
                                <w:rFonts w:ascii="Cambria Math" w:hAnsi="Cambria Math"/>
                              </w:rPr>
                              <m:t>E</m:t>
                            </m:r>
                          </m:e>
                          <m:sub>
                            <m:r>
                              <w:rPr>
                                <w:rFonts w:ascii="Cambria Math" w:hAnsi="Cambria Math"/>
                              </w:rPr>
                              <m:t>i</m:t>
                            </m:r>
                          </m:sub>
                        </m:sSub>
                        <m:ctrlPr>
                          <w:rPr>
                            <w:rFonts w:ascii="Cambria Math" w:eastAsia="Cambria Math" w:hAnsi="Cambria Math" w:cs="Cambria Math"/>
                            <w:i/>
                          </w:rPr>
                        </m:ctrlPr>
                      </m:e>
                      <m:e>
                        <m:r>
                          <w:rPr>
                            <w:rFonts w:ascii="Cambria Math" w:hAnsi="Cambria Math"/>
                          </w:rPr>
                          <m:t>HVDCSECRISKSMANUA</m:t>
                        </m:r>
                        <m:sSub>
                          <m:sSubPr>
                            <m:ctrlPr>
                              <w:rPr>
                                <w:rFonts w:ascii="Cambria Math" w:hAnsi="Cambria Math"/>
                                <w:i/>
                              </w:rPr>
                            </m:ctrlPr>
                          </m:sSubPr>
                          <m:e>
                            <m:r>
                              <w:rPr>
                                <w:rFonts w:ascii="Cambria Math" w:hAnsi="Cambria Math"/>
                              </w:rPr>
                              <m:t>LCE</m:t>
                            </m:r>
                          </m:e>
                          <m:sub>
                            <m:r>
                              <w:rPr>
                                <w:rFonts w:ascii="Cambria Math" w:hAnsi="Cambria Math"/>
                              </w:rPr>
                              <m:t>i</m:t>
                            </m:r>
                          </m:sub>
                        </m:sSub>
                        <m:r>
                          <w:rPr>
                            <w:rFonts w:ascii="Cambria Math" w:hAnsi="Cambria Math"/>
                          </w:rPr>
                          <m:t>,</m:t>
                        </m:r>
                        <m:r>
                          <w:rPr>
                            <w:rFonts w:ascii="Cambria Math" w:hAnsi="Cambria Math"/>
                          </w:rPr>
                          <m:t>HVDCSECRISKSMANUALEC</m:t>
                        </m:r>
                        <m:sSub>
                          <m:sSubPr>
                            <m:ctrlPr>
                              <w:rPr>
                                <w:rFonts w:ascii="Cambria Math" w:hAnsi="Cambria Math"/>
                                <w:i/>
                              </w:rPr>
                            </m:ctrlPr>
                          </m:sSubPr>
                          <m:e>
                            <m:r>
                              <w:rPr>
                                <w:rFonts w:ascii="Cambria Math" w:hAnsi="Cambria Math"/>
                              </w:rPr>
                              <m:t>E</m:t>
                            </m:r>
                          </m:e>
                          <m:sub>
                            <m:r>
                              <w:rPr>
                                <w:rFonts w:ascii="Cambria Math" w:hAnsi="Cambria Math"/>
                              </w:rPr>
                              <m:t>i</m:t>
                            </m:r>
                          </m:sub>
                        </m:sSub>
                      </m:e>
                    </m:eqArr>
                  </m:e>
                </m:d>
              </m:oMath>
            </m:oMathPara>
          </w:p>
          <w:p w14:paraId="1E9FEC03" w14:textId="5F28060A" w:rsidR="00627859" w:rsidRDefault="00EA7BDF" w:rsidP="00627859">
            <w:pPr>
              <w:cnfStyle w:val="000000000000" w:firstRow="0" w:lastRow="0" w:firstColumn="0" w:lastColumn="0" w:oddVBand="0" w:evenVBand="0" w:oddHBand="0" w:evenHBand="0" w:firstRowFirstColumn="0" w:firstRowLastColumn="0" w:lastRowFirstColumn="0" w:lastRowLastColumn="0"/>
            </w:pPr>
            <m:oMath>
              <m:sSub>
                <m:sSubPr>
                  <m:ctrlPr>
                    <w:rPr>
                      <w:rFonts w:ascii="Cambria Math" w:hAnsi="Cambria Math"/>
                      <w:i/>
                    </w:rPr>
                  </m:ctrlPr>
                </m:sSubPr>
                <m:e>
                  <m:r>
                    <w:rPr>
                      <w:rFonts w:ascii="Cambria Math" w:hAnsi="Cambria Math"/>
                    </w:rPr>
                    <m:t>DCCE</m:t>
                  </m:r>
                </m:e>
                <m:sub>
                  <m:r>
                    <w:rPr>
                      <w:rFonts w:ascii="Cambria Math" w:hAnsi="Cambria Math"/>
                    </w:rPr>
                    <m:t>i</m:t>
                  </m:r>
                </m:sub>
              </m:sSub>
            </m:oMath>
            <w:r w:rsidR="00627859">
              <w:t xml:space="preserve"> indicates the loss of a single HVDC pole.</w:t>
            </w:r>
            <w:r w:rsidR="00627859">
              <w:br/>
            </w:r>
            <m:oMath>
              <m:sSub>
                <m:sSubPr>
                  <m:ctrlPr>
                    <w:rPr>
                      <w:rFonts w:ascii="Cambria Math" w:hAnsi="Cambria Math"/>
                      <w:i/>
                    </w:rPr>
                  </m:ctrlPr>
                </m:sSubPr>
                <m:e>
                  <m:r>
                    <w:rPr>
                      <w:rFonts w:ascii="Cambria Math" w:hAnsi="Cambria Math"/>
                    </w:rPr>
                    <m:t>DCECE</m:t>
                  </m:r>
                </m:e>
                <m:sub>
                  <m:r>
                    <w:rPr>
                      <w:rFonts w:ascii="Cambria Math" w:hAnsi="Cambria Math"/>
                    </w:rPr>
                    <m:t>i</m:t>
                  </m:r>
                  <m:r>
                    <w:rPr>
                      <w:rFonts w:ascii="Cambria Math" w:hAnsi="Cambria Math"/>
                    </w:rPr>
                    <m:t xml:space="preserve"> </m:t>
                  </m:r>
                </m:sub>
              </m:sSub>
            </m:oMath>
            <w:r w:rsidR="00627859">
              <w:t xml:space="preserve"> indicates the loss of both HVDC poles.</w:t>
            </w:r>
            <w:r w:rsidR="00627859">
              <w:br/>
            </w:r>
            <m:oMath>
              <m:sSub>
                <m:sSubPr>
                  <m:ctrlPr>
                    <w:rPr>
                      <w:rFonts w:ascii="Cambria Math" w:hAnsi="Cambria Math"/>
                      <w:i/>
                    </w:rPr>
                  </m:ctrlPr>
                </m:sSubPr>
                <m:e>
                  <m:r>
                    <w:rPr>
                      <w:rFonts w:ascii="Cambria Math" w:hAnsi="Cambria Math"/>
                    </w:rPr>
                    <m:t>ManualCE</m:t>
                  </m:r>
                </m:e>
                <m:sub>
                  <m:r>
                    <w:rPr>
                      <w:rFonts w:ascii="Cambria Math" w:hAnsi="Cambria Math"/>
                    </w:rPr>
                    <m:t>i</m:t>
                  </m:r>
                  <m:r>
                    <w:rPr>
                      <w:rFonts w:ascii="Cambria Math" w:hAnsi="Cambria Math"/>
                    </w:rPr>
                    <m:t xml:space="preserve"> </m:t>
                  </m:r>
                </m:sub>
              </m:sSub>
            </m:oMath>
            <w:r w:rsidR="00627859">
              <w:t xml:space="preserve"> indicates an island’s minimum CE risk. </w:t>
            </w:r>
          </w:p>
          <w:p w14:paraId="782DF43F" w14:textId="77777777" w:rsidR="00627859" w:rsidRDefault="00EA7BDF" w:rsidP="00627859">
            <w:pPr>
              <w:cnfStyle w:val="000000000000" w:firstRow="0" w:lastRow="0" w:firstColumn="0" w:lastColumn="0" w:oddVBand="0" w:evenVBand="0" w:oddHBand="0" w:evenHBand="0" w:firstRowFirstColumn="0" w:firstRowLastColumn="0" w:lastRowFirstColumn="0" w:lastRowLastColumn="0"/>
            </w:pPr>
            <m:oMath>
              <m:sSub>
                <m:sSubPr>
                  <m:ctrlPr>
                    <w:rPr>
                      <w:rFonts w:ascii="Cambria Math" w:hAnsi="Cambria Math"/>
                      <w:i/>
                    </w:rPr>
                  </m:ctrlPr>
                </m:sSubPr>
                <m:e>
                  <m:r>
                    <w:rPr>
                      <w:rFonts w:ascii="Cambria Math" w:hAnsi="Cambria Math"/>
                    </w:rPr>
                    <m:t>ManualECE</m:t>
                  </m:r>
                </m:e>
                <m:sub>
                  <m:r>
                    <w:rPr>
                      <w:rFonts w:ascii="Cambria Math" w:hAnsi="Cambria Math"/>
                    </w:rPr>
                    <m:t>i</m:t>
                  </m:r>
                  <m:r>
                    <w:rPr>
                      <w:rFonts w:ascii="Cambria Math" w:hAnsi="Cambria Math"/>
                    </w:rPr>
                    <m:t xml:space="preserve"> </m:t>
                  </m:r>
                </m:sub>
              </m:sSub>
            </m:oMath>
            <w:r w:rsidR="00627859">
              <w:t xml:space="preserve"> indicates an island’s minimum ECE risk. </w:t>
            </w:r>
            <m:oMath>
              <m:sSub>
                <m:sSubPr>
                  <m:ctrlPr>
                    <w:rPr>
                      <w:rFonts w:ascii="Cambria Math" w:hAnsi="Cambria Math"/>
                      <w:i/>
                    </w:rPr>
                  </m:ctrlPr>
                </m:sSubPr>
                <m:e>
                  <m:r>
                    <w:rPr>
                      <w:rFonts w:ascii="Cambria Math" w:hAnsi="Cambria Math"/>
                    </w:rPr>
                    <m:t>ACCERISKS</m:t>
                  </m:r>
                </m:e>
                <m:sub>
                  <m:r>
                    <w:rPr>
                      <w:rFonts w:ascii="Cambria Math" w:hAnsi="Cambria Math"/>
                    </w:rPr>
                    <m:t>i</m:t>
                  </m:r>
                </m:sub>
              </m:sSub>
            </m:oMath>
            <w:r w:rsidR="00627859">
              <w:t xml:space="preserve"> and </w:t>
            </w:r>
            <m:oMath>
              <m:r>
                <w:rPr>
                  <w:rFonts w:ascii="Cambria Math" w:hAnsi="Cambria Math"/>
                </w:rPr>
                <m:t xml:space="preserve"> </m:t>
              </m:r>
              <m:sSub>
                <m:sSubPr>
                  <m:ctrlPr>
                    <w:rPr>
                      <w:rFonts w:ascii="Cambria Math" w:hAnsi="Cambria Math"/>
                      <w:i/>
                    </w:rPr>
                  </m:ctrlPr>
                </m:sSubPr>
                <m:e>
                  <m:r>
                    <w:rPr>
                      <w:rFonts w:ascii="Cambria Math" w:hAnsi="Cambria Math"/>
                    </w:rPr>
                    <m:t>ACECERISKS</m:t>
                  </m:r>
                </m:e>
                <m:sub>
                  <m:r>
                    <w:rPr>
                      <w:rFonts w:ascii="Cambria Math" w:hAnsi="Cambria Math"/>
                    </w:rPr>
                    <m:t>i</m:t>
                  </m:r>
                </m:sub>
              </m:sSub>
            </m:oMath>
            <w:r w:rsidR="00627859">
              <w:t xml:space="preserve"> indicate the set of ACCE and ACECE risks associated with </w:t>
            </w:r>
            <m:oMath>
              <m:sSub>
                <m:sSubPr>
                  <m:ctrlPr>
                    <w:rPr>
                      <w:rFonts w:ascii="Cambria Math" w:hAnsi="Cambria Math"/>
                      <w:i/>
                    </w:rPr>
                  </m:ctrlPr>
                </m:sSubPr>
                <m:e>
                  <m:r>
                    <w:rPr>
                      <w:rFonts w:ascii="Cambria Math" w:hAnsi="Cambria Math"/>
                    </w:rPr>
                    <m:t>g</m:t>
                  </m:r>
                  <m:r>
                    <w:rPr>
                      <w:rFonts w:ascii="Cambria Math" w:hAnsi="Cambria Math"/>
                    </w:rPr>
                    <m:t>∈</m:t>
                  </m:r>
                  <m:r>
                    <w:rPr>
                      <w:rFonts w:ascii="Cambria Math" w:hAnsi="Cambria Math"/>
                    </w:rPr>
                    <m:t>ISLANDRISKGENERATORS</m:t>
                  </m:r>
                </m:e>
                <m:sub>
                  <m:r>
                    <w:rPr>
                      <w:rFonts w:ascii="Cambria Math" w:hAnsi="Cambria Math"/>
                    </w:rPr>
                    <m:t>i</m:t>
                  </m:r>
                </m:sub>
              </m:sSub>
              <m:r>
                <w:rPr>
                  <w:rFonts w:ascii="Cambria Math" w:hAnsi="Cambria Math"/>
                </w:rPr>
                <m:t xml:space="preserve"> </m:t>
              </m:r>
            </m:oMath>
            <w:r w:rsidR="00627859">
              <w:t xml:space="preserve"> as identified in the policy statement.</w:t>
            </w:r>
          </w:p>
          <w:p w14:paraId="160007D4" w14:textId="77777777" w:rsidR="00627859" w:rsidRPr="00F01439" w:rsidRDefault="00EA7BDF" w:rsidP="00627859">
            <w:pPr>
              <w:cnfStyle w:val="000000000000" w:firstRow="0" w:lastRow="0" w:firstColumn="0" w:lastColumn="0" w:oddVBand="0" w:evenVBand="0" w:oddHBand="0" w:evenHBand="0" w:firstRowFirstColumn="0" w:firstRowLastColumn="0" w:lastRowFirstColumn="0" w:lastRowLastColumn="0"/>
            </w:pPr>
            <m:oMath>
              <m:sSub>
                <m:sSubPr>
                  <m:ctrlPr>
                    <w:rPr>
                      <w:rFonts w:ascii="Cambria Math" w:hAnsi="Cambria Math"/>
                      <w:i/>
                    </w:rPr>
                  </m:ctrlPr>
                </m:sSubPr>
                <m:e>
                  <m:r>
                    <w:rPr>
                      <w:rFonts w:ascii="Cambria Math" w:hAnsi="Cambria Math"/>
                    </w:rPr>
                    <m:t>HVDCSECRISKSACCE</m:t>
                  </m:r>
                </m:e>
                <m:sub>
                  <m:r>
                    <w:rPr>
                      <w:rFonts w:ascii="Cambria Math" w:hAnsi="Cambria Math"/>
                    </w:rPr>
                    <m:t>i</m:t>
                  </m:r>
                </m:sub>
              </m:sSub>
              <m:r>
                <w:rPr>
                  <w:rFonts w:ascii="Cambria Math" w:hAnsi="Cambria Math"/>
                </w:rPr>
                <m:t xml:space="preserve"> </m:t>
              </m:r>
            </m:oMath>
            <w:r w:rsidR="00627859">
              <w:t xml:space="preserve">and </w:t>
            </w:r>
            <m:oMath>
              <m:r>
                <w:rPr>
                  <w:rFonts w:ascii="Cambria Math" w:hAnsi="Cambria Math"/>
                </w:rPr>
                <m:t xml:space="preserve"> </m:t>
              </m:r>
              <m:sSub>
                <m:sSubPr>
                  <m:ctrlPr>
                    <w:rPr>
                      <w:rFonts w:ascii="Cambria Math" w:hAnsi="Cambria Math"/>
                      <w:i/>
                    </w:rPr>
                  </m:ctrlPr>
                </m:sSubPr>
                <m:e>
                  <m:r>
                    <w:rPr>
                      <w:rFonts w:ascii="Cambria Math" w:hAnsi="Cambria Math"/>
                    </w:rPr>
                    <m:t>HVDCSECRISKSACECE</m:t>
                  </m:r>
                </m:e>
                <m:sub>
                  <m:r>
                    <w:rPr>
                      <w:rFonts w:ascii="Cambria Math" w:hAnsi="Cambria Math"/>
                    </w:rPr>
                    <m:t>i</m:t>
                  </m:r>
                </m:sub>
              </m:sSub>
              <m:r>
                <w:rPr>
                  <w:rFonts w:ascii="Cambria Math" w:hAnsi="Cambria Math"/>
                </w:rPr>
                <m:t xml:space="preserve"> </m:t>
              </m:r>
            </m:oMath>
            <w:r w:rsidR="00627859">
              <w:t>indicate the HVDC secondary risks associated with an island’s ACCE and ACECE risks.</w:t>
            </w:r>
          </w:p>
          <w:p w14:paraId="1A391C12" w14:textId="77777777" w:rsidR="00627859" w:rsidRDefault="00EA7BDF" w:rsidP="00627859">
            <w:pPr>
              <w:cnfStyle w:val="000000000000" w:firstRow="0" w:lastRow="0" w:firstColumn="0" w:lastColumn="0" w:oddVBand="0" w:evenVBand="0" w:oddHBand="0" w:evenHBand="0" w:firstRowFirstColumn="0" w:firstRowLastColumn="0" w:lastRowFirstColumn="0" w:lastRowLastColumn="0"/>
            </w:pPr>
            <m:oMath>
              <m:sSub>
                <m:sSubPr>
                  <m:ctrlPr>
                    <w:rPr>
                      <w:rFonts w:ascii="Cambria Math" w:hAnsi="Cambria Math"/>
                      <w:i/>
                    </w:rPr>
                  </m:ctrlPr>
                </m:sSubPr>
                <m:e>
                  <m:r>
                    <w:rPr>
                      <w:rFonts w:ascii="Cambria Math" w:hAnsi="Cambria Math"/>
                    </w:rPr>
                    <m:t>HVDCSECRISKSMANUALCE</m:t>
                  </m:r>
                </m:e>
                <m:sub>
                  <m:r>
                    <w:rPr>
                      <w:rFonts w:ascii="Cambria Math" w:hAnsi="Cambria Math"/>
                    </w:rPr>
                    <m:t>i</m:t>
                  </m:r>
                </m:sub>
              </m:sSub>
              <m:r>
                <w:rPr>
                  <w:rFonts w:ascii="Cambria Math" w:hAnsi="Cambria Math"/>
                </w:rPr>
                <m:t xml:space="preserve"> </m:t>
              </m:r>
            </m:oMath>
            <w:r w:rsidR="00627859">
              <w:t xml:space="preserve">and </w:t>
            </w:r>
            <m:oMath>
              <m:sSub>
                <m:sSubPr>
                  <m:ctrlPr>
                    <w:rPr>
                      <w:rFonts w:ascii="Cambria Math" w:hAnsi="Cambria Math"/>
                      <w:i/>
                    </w:rPr>
                  </m:ctrlPr>
                </m:sSubPr>
                <m:e>
                  <m:r>
                    <w:rPr>
                      <w:rFonts w:ascii="Cambria Math" w:hAnsi="Cambria Math"/>
                    </w:rPr>
                    <m:t>HVDCSECRISKSMANUALECE</m:t>
                  </m:r>
                </m:e>
                <m:sub>
                  <m:r>
                    <w:rPr>
                      <w:rFonts w:ascii="Cambria Math" w:hAnsi="Cambria Math"/>
                    </w:rPr>
                    <m:t>i</m:t>
                  </m:r>
                </m:sub>
              </m:sSub>
            </m:oMath>
            <w:r w:rsidR="00627859">
              <w:t xml:space="preserve"> indicate the HVDC secondary risks associated with an island’s manual CE and ECE risks.</w:t>
            </w:r>
          </w:p>
          <w:p w14:paraId="6D2364AE" w14:textId="77777777" w:rsidR="00627859" w:rsidRDefault="00EA7BDF" w:rsidP="00627859">
            <w:pPr>
              <w:cnfStyle w:val="000000000000" w:firstRow="0" w:lastRow="0" w:firstColumn="0" w:lastColumn="0" w:oddVBand="0" w:evenVBand="0" w:oddHBand="0" w:evenHBand="0" w:firstRowFirstColumn="0" w:firstRowLastColumn="0" w:lastRowFirstColumn="0" w:lastRowLastColumn="0"/>
            </w:pPr>
            <m:oMath>
              <m:sSub>
                <m:sSubPr>
                  <m:ctrlPr>
                    <w:rPr>
                      <w:rFonts w:ascii="Cambria Math" w:hAnsi="Cambria Math"/>
                      <w:i/>
                    </w:rPr>
                  </m:ctrlPr>
                </m:sSubPr>
                <m:e>
                  <m:r>
                    <w:rPr>
                      <w:rFonts w:ascii="Cambria Math" w:hAnsi="Cambria Math"/>
                    </w:rPr>
                    <m:t>ACCERISKGROUPS</m:t>
                  </m:r>
                </m:e>
                <m:sub>
                  <m:r>
                    <w:rPr>
                      <w:rFonts w:ascii="Cambria Math" w:hAnsi="Cambria Math"/>
                    </w:rPr>
                    <m:t>i</m:t>
                  </m:r>
                </m:sub>
              </m:sSub>
            </m:oMath>
            <w:r w:rsidR="00627859">
              <w:t xml:space="preserve">  and </w:t>
            </w:r>
            <m:oMath>
              <m:sSub>
                <m:sSubPr>
                  <m:ctrlPr>
                    <w:rPr>
                      <w:rFonts w:ascii="Cambria Math" w:hAnsi="Cambria Math"/>
                      <w:i/>
                    </w:rPr>
                  </m:ctrlPr>
                </m:sSubPr>
                <m:e>
                  <m:r>
                    <w:rPr>
                      <w:rFonts w:ascii="Cambria Math" w:hAnsi="Cambria Math"/>
                    </w:rPr>
                    <m:t>ACECERISKGROUPS</m:t>
                  </m:r>
                </m:e>
                <m:sub>
                  <m:r>
                    <w:rPr>
                      <w:rFonts w:ascii="Cambria Math" w:hAnsi="Cambria Math"/>
                    </w:rPr>
                    <m:t>i</m:t>
                  </m:r>
                </m:sub>
              </m:sSub>
            </m:oMath>
            <w:r w:rsidR="00627859">
              <w:t xml:space="preserve"> indicate the set of ACCE and ACECE risks associated with </w:t>
            </w:r>
            <m:oMath>
              <m:sSub>
                <m:sSubPr>
                  <m:ctrlPr>
                    <w:rPr>
                      <w:rFonts w:ascii="Cambria Math" w:hAnsi="Cambria Math"/>
                      <w:i/>
                    </w:rPr>
                  </m:ctrlPr>
                </m:sSubPr>
                <m:e>
                  <m:r>
                    <w:rPr>
                      <w:rFonts w:ascii="Cambria Math" w:hAnsi="Cambria Math"/>
                    </w:rPr>
                    <m:t>rg</m:t>
                  </m:r>
                  <m:r>
                    <w:rPr>
                      <w:rFonts w:ascii="Cambria Math" w:hAnsi="Cambria Math"/>
                    </w:rPr>
                    <m:t>∈</m:t>
                  </m:r>
                  <m:r>
                    <w:rPr>
                      <w:rFonts w:ascii="Cambria Math" w:hAnsi="Cambria Math"/>
                    </w:rPr>
                    <m:t>RISKGROUPS</m:t>
                  </m:r>
                </m:e>
                <m:sub>
                  <m:r>
                    <w:rPr>
                      <w:rFonts w:ascii="Cambria Math" w:hAnsi="Cambria Math"/>
                    </w:rPr>
                    <m:t>i</m:t>
                  </m:r>
                </m:sub>
              </m:sSub>
            </m:oMath>
            <w:r w:rsidR="00627859">
              <w:t>.</w:t>
            </w:r>
          </w:p>
          <w:p w14:paraId="1BF6A007" w14:textId="0637941A" w:rsidR="008E3E28" w:rsidRPr="00054886" w:rsidRDefault="00EA7BDF" w:rsidP="00627859">
            <w:pPr>
              <w:cnfStyle w:val="000000000000" w:firstRow="0" w:lastRow="0" w:firstColumn="0" w:lastColumn="0" w:oddVBand="0" w:evenVBand="0" w:oddHBand="0" w:evenHBand="0" w:firstRowFirstColumn="0" w:firstRowLastColumn="0" w:lastRowFirstColumn="0" w:lastRowLastColumn="0"/>
            </w:pPr>
            <m:oMath>
              <m:sSub>
                <m:sSubPr>
                  <m:ctrlPr>
                    <w:rPr>
                      <w:rFonts w:ascii="Cambria Math" w:hAnsi="Cambria Math"/>
                      <w:i/>
                    </w:rPr>
                  </m:ctrlPr>
                </m:sSubPr>
                <m:e>
                  <m:r>
                    <w:rPr>
                      <w:rFonts w:ascii="Cambria Math" w:hAnsi="Cambria Math"/>
                    </w:rPr>
                    <m:t>ACCELINKRISKS</m:t>
                  </m:r>
                </m:e>
                <m:sub>
                  <m:r>
                    <w:rPr>
                      <w:rFonts w:ascii="Cambria Math" w:hAnsi="Cambria Math"/>
                    </w:rPr>
                    <m:t>i</m:t>
                  </m:r>
                </m:sub>
              </m:sSub>
            </m:oMath>
            <w:r w:rsidR="008E3E28">
              <w:t xml:space="preserve">  and </w:t>
            </w:r>
            <m:oMath>
              <m:sSub>
                <m:sSubPr>
                  <m:ctrlPr>
                    <w:rPr>
                      <w:rFonts w:ascii="Cambria Math" w:hAnsi="Cambria Math"/>
                      <w:i/>
                    </w:rPr>
                  </m:ctrlPr>
                </m:sSubPr>
                <m:e>
                  <m:r>
                    <w:rPr>
                      <w:rFonts w:ascii="Cambria Math" w:hAnsi="Cambria Math"/>
                    </w:rPr>
                    <m:t>ACECELINKRISKS</m:t>
                  </m:r>
                </m:e>
                <m:sub>
                  <m:r>
                    <w:rPr>
                      <w:rFonts w:ascii="Cambria Math" w:hAnsi="Cambria Math"/>
                    </w:rPr>
                    <m:t>i</m:t>
                  </m:r>
                </m:sub>
              </m:sSub>
            </m:oMath>
            <w:r w:rsidR="008E3E28">
              <w:t xml:space="preserve"> indicate the set of ACCE and ACECE risks associated with </w:t>
            </w:r>
            <m:oMath>
              <m:sSub>
                <m:sSubPr>
                  <m:ctrlPr>
                    <w:rPr>
                      <w:rFonts w:ascii="Cambria Math" w:hAnsi="Cambria Math"/>
                      <w:i/>
                    </w:rPr>
                  </m:ctrlPr>
                </m:sSubPr>
                <m:e>
                  <m:r>
                    <w:rPr>
                      <w:rFonts w:ascii="Cambria Math" w:hAnsi="Cambria Math"/>
                    </w:rPr>
                    <m:t>lr</m:t>
                  </m:r>
                  <m:r>
                    <w:rPr>
                      <w:rFonts w:ascii="Cambria Math" w:hAnsi="Cambria Math"/>
                    </w:rPr>
                    <m:t>∈</m:t>
                  </m:r>
                  <m:r>
                    <w:rPr>
                      <w:rFonts w:ascii="Cambria Math" w:hAnsi="Cambria Math"/>
                    </w:rPr>
                    <m:t>LINKRISKS</m:t>
                  </m:r>
                </m:e>
                <m:sub>
                  <m:r>
                    <w:rPr>
                      <w:rFonts w:ascii="Cambria Math" w:hAnsi="Cambria Math"/>
                    </w:rPr>
                    <m:t>i</m:t>
                  </m:r>
                </m:sub>
              </m:sSub>
            </m:oMath>
          </w:p>
        </w:tc>
      </w:tr>
      <w:tr w:rsidR="00002C15" w14:paraId="0890D6E2"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2650D4BE" w14:textId="77777777" w:rsidR="00002C15" w:rsidRDefault="00002C15" w:rsidP="006F337F">
            <w:pPr>
              <w:rPr>
                <w:b/>
              </w:rPr>
            </w:pPr>
            <w:r>
              <w:rPr>
                <w:b/>
              </w:rPr>
              <w:t>Reserve Shortfall</w:t>
            </w:r>
          </w:p>
        </w:tc>
        <w:tc>
          <w:tcPr>
            <w:tcW w:w="6374" w:type="dxa"/>
          </w:tcPr>
          <w:p w14:paraId="05FE51B2" w14:textId="074B83C5" w:rsidR="00002C15" w:rsidRPr="00326BA8" w:rsidRDefault="00002C15" w:rsidP="006F337F">
            <w:pPr>
              <w:cnfStyle w:val="000000000000" w:firstRow="0" w:lastRow="0" w:firstColumn="0" w:lastColumn="0" w:oddVBand="0" w:evenVBand="0" w:oddHBand="0" w:evenHBand="0" w:firstRowFirstColumn="0" w:firstRowLastColumn="0" w:lastRowFirstColumn="0" w:lastRowLastColumn="0"/>
              <w:rPr>
                <w:rFonts w:cstheme="minorBidi"/>
                <w:iCs/>
                <w:szCs w:val="30"/>
                <w:vertAlign w:val="subscript"/>
                <w:cs/>
                <w:lang w:bidi="th-TH"/>
              </w:rPr>
            </w:pPr>
            <w:r>
              <w:t xml:space="preserve">A Reserve Shortfall </w:t>
            </w:r>
            <w:r w:rsidRPr="00D404B4">
              <w:t xml:space="preserve">is represented by an element of the set </w:t>
            </w:r>
            <w:r>
              <w:rPr>
                <w:i/>
              </w:rPr>
              <w:t>RESERVESHORTFALLS</w:t>
            </w:r>
            <w:r>
              <w:rPr>
                <w:i/>
                <w:vertAlign w:val="subscript"/>
              </w:rPr>
              <w:t>c,rc</w:t>
            </w:r>
            <w:r w:rsidRPr="00D404B4">
              <w:t xml:space="preserve"> indexed by </w:t>
            </w:r>
            <w:r>
              <w:t xml:space="preserve">Risk Class </w:t>
            </w:r>
            <w:r w:rsidRPr="004F5B6B">
              <w:rPr>
                <w:rFonts w:ascii="Times New Roman" w:hAnsi="Times New Roman"/>
                <w:i/>
                <w:iCs/>
              </w:rPr>
              <w:t xml:space="preserve">c </w:t>
            </w:r>
            <w:r w:rsidRPr="004F5B6B">
              <w:rPr>
                <w:rFonts w:ascii="Cambria Math" w:hAnsi="Cambria Math" w:cs="Cambria Math"/>
                <w:i/>
                <w:iCs/>
              </w:rPr>
              <w:t>∈</w:t>
            </w:r>
            <w:r w:rsidRPr="004F5B6B">
              <w:rPr>
                <w:rFonts w:ascii="Times New Roman" w:hAnsi="Times New Roman"/>
                <w:i/>
                <w:iCs/>
              </w:rPr>
              <w:t xml:space="preserve"> RISKCLASSES</w:t>
            </w:r>
            <w:r>
              <w:rPr>
                <w:rFonts w:ascii="Times New Roman" w:hAnsi="Times New Roman"/>
                <w:i/>
                <w:iCs/>
                <w:vertAlign w:val="subscript"/>
              </w:rPr>
              <w:t>i,CE</w:t>
            </w:r>
            <w:r>
              <w:t xml:space="preserve"> and Reserve Class</w:t>
            </w:r>
            <w:r w:rsidR="00B84616">
              <w:t xml:space="preserve"> </w:t>
            </w:r>
            <w:r w:rsidR="00B84616">
              <w:rPr>
                <w:rFonts w:ascii="Cambria Math" w:hAnsi="Cambria Math" w:cs="Cambria Math"/>
                <w:i/>
                <w:iCs/>
              </w:rPr>
              <w:t xml:space="preserve">rc </w:t>
            </w:r>
            <w:r w:rsidR="00B84616" w:rsidRPr="004F5B6B">
              <w:rPr>
                <w:rFonts w:ascii="Cambria Math" w:hAnsi="Cambria Math" w:cs="Cambria Math"/>
                <w:i/>
                <w:iCs/>
              </w:rPr>
              <w:t>∈</w:t>
            </w:r>
            <w:r w:rsidR="00B84616" w:rsidRPr="004F5B6B">
              <w:rPr>
                <w:rFonts w:ascii="Times New Roman" w:hAnsi="Times New Roman"/>
                <w:i/>
                <w:iCs/>
              </w:rPr>
              <w:t xml:space="preserve"> R</w:t>
            </w:r>
            <w:r w:rsidR="00B84616">
              <w:rPr>
                <w:rFonts w:ascii="Times New Roman" w:hAnsi="Times New Roman"/>
                <w:i/>
                <w:iCs/>
              </w:rPr>
              <w:t>ESERVE</w:t>
            </w:r>
            <w:r w:rsidR="00B84616" w:rsidRPr="004F5B6B">
              <w:rPr>
                <w:rFonts w:ascii="Times New Roman" w:hAnsi="Times New Roman"/>
                <w:i/>
                <w:iCs/>
              </w:rPr>
              <w:t>CLASSES</w:t>
            </w:r>
            <w:r>
              <w:t xml:space="preserve">. </w:t>
            </w:r>
          </w:p>
        </w:tc>
      </w:tr>
      <w:tr w:rsidR="00627859" w14:paraId="235E71F8"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66A57F91" w14:textId="77777777" w:rsidR="00627859" w:rsidRPr="0058708D" w:rsidRDefault="00627859" w:rsidP="00627859">
            <w:pPr>
              <w:rPr>
                <w:b/>
              </w:rPr>
            </w:pPr>
            <w:r w:rsidRPr="0058708D">
              <w:rPr>
                <w:b/>
              </w:rPr>
              <w:t>Security Measure</w:t>
            </w:r>
          </w:p>
        </w:tc>
        <w:tc>
          <w:tcPr>
            <w:tcW w:w="6374" w:type="dxa"/>
          </w:tcPr>
          <w:p w14:paraId="761BCB98"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t xml:space="preserve">A Security Measure is represented by an element of the set </w:t>
            </w:r>
            <w:r>
              <w:rPr>
                <w:i/>
              </w:rPr>
              <w:t>SECURITY</w:t>
            </w:r>
            <w:r>
              <w:t xml:space="preserve"> and is indexed by </w:t>
            </w:r>
            <w:r>
              <w:rPr>
                <w:i/>
              </w:rPr>
              <w:t>v</w:t>
            </w:r>
            <w:r>
              <w:t xml:space="preserve">.  </w:t>
            </w:r>
            <w:r w:rsidRPr="00EF573B">
              <w:t xml:space="preserve">The System </w:t>
            </w:r>
            <w:r>
              <w:t>O</w:t>
            </w:r>
            <w:r w:rsidRPr="00EF573B">
              <w:t xml:space="preserve">perator can adjust </w:t>
            </w:r>
            <w:r>
              <w:t xml:space="preserve">the </w:t>
            </w:r>
            <w:r w:rsidRPr="00EF573B">
              <w:t xml:space="preserve">parameters to meet the </w:t>
            </w:r>
            <w:r>
              <w:t xml:space="preserve">Common Quality requirements of the </w:t>
            </w:r>
            <w:r w:rsidRPr="00EF573B">
              <w:t>Electricity Industry Participation Code.</w:t>
            </w:r>
          </w:p>
        </w:tc>
      </w:tr>
      <w:tr w:rsidR="00627859" w14:paraId="1339884A"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7946F25C" w14:textId="77777777" w:rsidR="00627859" w:rsidRPr="0058708D" w:rsidRDefault="00627859" w:rsidP="00627859">
            <w:pPr>
              <w:rPr>
                <w:b/>
              </w:rPr>
            </w:pPr>
            <w:r>
              <w:rPr>
                <w:b/>
              </w:rPr>
              <w:t>Reserve Direction</w:t>
            </w:r>
          </w:p>
        </w:tc>
        <w:tc>
          <w:tcPr>
            <w:tcW w:w="6374" w:type="dxa"/>
          </w:tcPr>
          <w:p w14:paraId="31CCA743" w14:textId="77777777" w:rsidR="00627859" w:rsidRDefault="00627859" w:rsidP="00627859">
            <w:pPr>
              <w:cnfStyle w:val="000000000000" w:firstRow="0" w:lastRow="0" w:firstColumn="0" w:lastColumn="0" w:oddVBand="0" w:evenVBand="0" w:oddHBand="0" w:evenHBand="0" w:firstRowFirstColumn="0" w:firstRowLastColumn="0" w:lastRowFirstColumn="0" w:lastRowLastColumn="0"/>
            </w:pPr>
            <w:r>
              <w:t xml:space="preserve">Set indicating the direction of reserve sharing. This set is indexed by element </w:t>
            </w:r>
            <w:r w:rsidRPr="00001E74">
              <w:rPr>
                <w:i/>
              </w:rPr>
              <w:t>rd</w:t>
            </w:r>
            <w:r>
              <w:t xml:space="preserve">. </w:t>
            </w:r>
            <m:oMath>
              <m:r>
                <w:rPr>
                  <w:rFonts w:ascii="Cambria Math" w:hAnsi="Cambria Math"/>
                </w:rPr>
                <m:t>RESERVEDIRECTIONS=</m:t>
              </m:r>
              <m:d>
                <m:dPr>
                  <m:begChr m:val="{"/>
                  <m:endChr m:val="}"/>
                  <m:ctrlPr>
                    <w:rPr>
                      <w:rFonts w:ascii="Cambria Math" w:hAnsi="Cambria Math"/>
                      <w:i/>
                    </w:rPr>
                  </m:ctrlPr>
                </m:dPr>
                <m:e>
                  <m:r>
                    <w:rPr>
                      <w:rFonts w:ascii="Cambria Math" w:hAnsi="Cambria Math"/>
                    </w:rPr>
                    <m:t>Forward,Reverse</m:t>
                  </m:r>
                </m:e>
              </m:d>
            </m:oMath>
          </w:p>
        </w:tc>
      </w:tr>
      <w:tr w:rsidR="00D32B40" w14:paraId="4FC0A30C"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420C57F9" w14:textId="77777777" w:rsidR="00D32B40" w:rsidRPr="0058708D" w:rsidRDefault="00D32B40" w:rsidP="00B673AA">
            <w:pPr>
              <w:rPr>
                <w:b/>
              </w:rPr>
            </w:pPr>
            <w:bookmarkStart w:id="19" w:name="_Hlk188532400"/>
            <w:r>
              <w:rPr>
                <w:b/>
              </w:rPr>
              <w:t>Risk Group</w:t>
            </w:r>
          </w:p>
        </w:tc>
        <w:tc>
          <w:tcPr>
            <w:tcW w:w="6374" w:type="dxa"/>
          </w:tcPr>
          <w:p w14:paraId="6E97C72B" w14:textId="77777777" w:rsidR="00D32B40" w:rsidRDefault="00D32B40" w:rsidP="00B673AA">
            <w:pPr>
              <w:cnfStyle w:val="000000000000" w:firstRow="0" w:lastRow="0" w:firstColumn="0" w:lastColumn="0" w:oddVBand="0" w:evenVBand="0" w:oddHBand="0" w:evenHBand="0" w:firstRowFirstColumn="0" w:firstRowLastColumn="0" w:lastRowFirstColumn="0" w:lastRowLastColumn="0"/>
            </w:pPr>
            <w:r>
              <w:t xml:space="preserve">A Risk Group represents a collection of generation and reserve offers treated as a group risk. A Risk Group is represented by an element of the set </w:t>
            </w:r>
            <w:r w:rsidRPr="001C75CE">
              <w:rPr>
                <w:i/>
              </w:rPr>
              <w:t>RISKGROUPS</w:t>
            </w:r>
            <w:r>
              <w:t xml:space="preserve"> and is indexed by element </w:t>
            </w:r>
            <w:r w:rsidRPr="001C75CE">
              <w:rPr>
                <w:i/>
              </w:rPr>
              <w:t>rg</w:t>
            </w:r>
            <w:r>
              <w:t xml:space="preserve">.  </w:t>
            </w:r>
          </w:p>
        </w:tc>
      </w:tr>
      <w:tr w:rsidR="00D32B40" w14:paraId="2C3D2DA2" w14:textId="77777777" w:rsidTr="00D32B40">
        <w:tc>
          <w:tcPr>
            <w:cnfStyle w:val="001000000000" w:firstRow="0" w:lastRow="0" w:firstColumn="1" w:lastColumn="0" w:oddVBand="0" w:evenVBand="0" w:oddHBand="0" w:evenHBand="0" w:firstRowFirstColumn="0" w:firstRowLastColumn="0" w:lastRowFirstColumn="0" w:lastRowLastColumn="0"/>
            <w:tcW w:w="1424" w:type="dxa"/>
          </w:tcPr>
          <w:p w14:paraId="52A2D072" w14:textId="62FB0A9D" w:rsidR="00D32B40" w:rsidRDefault="00D32B40" w:rsidP="00627859">
            <w:pPr>
              <w:rPr>
                <w:b/>
              </w:rPr>
            </w:pPr>
            <w:r>
              <w:rPr>
                <w:b/>
              </w:rPr>
              <w:t>Link Risk</w:t>
            </w:r>
          </w:p>
        </w:tc>
        <w:tc>
          <w:tcPr>
            <w:tcW w:w="6374" w:type="dxa"/>
          </w:tcPr>
          <w:p w14:paraId="4B2381F3" w14:textId="7D370F55" w:rsidR="00D32B40" w:rsidRDefault="008519C5" w:rsidP="00627859">
            <w:pPr>
              <w:cnfStyle w:val="000000000000" w:firstRow="0" w:lastRow="0" w:firstColumn="0" w:lastColumn="0" w:oddVBand="0" w:evenVBand="0" w:oddHBand="0" w:evenHBand="0" w:firstRowFirstColumn="0" w:firstRowLastColumn="0" w:lastRowFirstColumn="0" w:lastRowLastColumn="0"/>
            </w:pPr>
            <w:r w:rsidRPr="008519C5">
              <w:t xml:space="preserve">A Link Risk is represented by an element of the set </w:t>
            </w:r>
            <w:r w:rsidRPr="008519C5">
              <w:rPr>
                <w:rFonts w:ascii="Times New Roman" w:hAnsi="Times New Roman"/>
                <w:i/>
                <w:iCs/>
                <w:sz w:val="24"/>
                <w:szCs w:val="24"/>
              </w:rPr>
              <w:t>LINKRISKS</w:t>
            </w:r>
            <w:r w:rsidRPr="008519C5">
              <w:t xml:space="preserve"> indexed by element </w:t>
            </w:r>
            <w:r w:rsidRPr="008519C5">
              <w:rPr>
                <w:rFonts w:ascii="Times New Roman" w:hAnsi="Times New Roman"/>
                <w:i/>
                <w:iCs/>
                <w:sz w:val="24"/>
                <w:szCs w:val="24"/>
              </w:rPr>
              <w:t>lr</w:t>
            </w:r>
            <w:r w:rsidRPr="008519C5">
              <w:t xml:space="preserve">.  A Link Risk represents a collection of one or more </w:t>
            </w:r>
            <w:r w:rsidRPr="008519C5">
              <w:rPr>
                <w:rFonts w:ascii="Times New Roman" w:hAnsi="Times New Roman"/>
                <w:i/>
                <w:iCs/>
                <w:sz w:val="24"/>
                <w:szCs w:val="24"/>
              </w:rPr>
              <w:t>ACLines</w:t>
            </w:r>
            <w:r w:rsidRPr="008519C5">
              <w:rPr>
                <w:rFonts w:ascii="Times New Roman" w:hAnsi="Times New Roman"/>
                <w:i/>
                <w:iCs/>
                <w:sz w:val="24"/>
                <w:szCs w:val="24"/>
                <w:vertAlign w:val="subscript"/>
              </w:rPr>
              <w:t>k</w:t>
            </w:r>
            <w:r w:rsidRPr="008519C5">
              <w:rPr>
                <w:rFonts w:ascii="Times New Roman" w:hAnsi="Times New Roman"/>
                <w:i/>
                <w:iCs/>
                <w:sz w:val="24"/>
                <w:szCs w:val="24"/>
              </w:rPr>
              <w:t xml:space="preserve"> </w:t>
            </w:r>
            <w:r w:rsidRPr="008519C5">
              <w:t>whose flow in a specified direction represents export from within an area where loss of this export presents a risk to the power system outside of the area. A Link Risk definition also specifies reserve offers which are within the area, these reserves cannot be used to cover the export risk.</w:t>
            </w:r>
          </w:p>
        </w:tc>
      </w:tr>
    </w:tbl>
    <w:p w14:paraId="2C35F941" w14:textId="77777777" w:rsidR="00714039" w:rsidRPr="00511198" w:rsidRDefault="00714039" w:rsidP="00714039">
      <w:pPr>
        <w:pStyle w:val="Heading2"/>
        <w:tabs>
          <w:tab w:val="clear" w:pos="1440"/>
        </w:tabs>
        <w:ind w:left="851" w:hanging="851"/>
        <w:jc w:val="left"/>
      </w:pPr>
      <w:bookmarkStart w:id="20" w:name="_Toc189139588"/>
      <w:bookmarkEnd w:id="19"/>
      <w:r w:rsidRPr="00511198">
        <w:t>Derived Sets</w:t>
      </w:r>
      <w:bookmarkEnd w:id="20"/>
    </w:p>
    <w:p w14:paraId="22B91267" w14:textId="28604E28" w:rsidR="00714039" w:rsidRDefault="00714039" w:rsidP="00714039">
      <w:pPr>
        <w:pStyle w:val="BodyText"/>
      </w:pPr>
      <w:r>
        <w:t xml:space="preserve">Numerous subsets of the fundamental sets are of interest.  A subscripted fundamental set represents all elements of the fundamental set having the attribute represented by the subscript. </w:t>
      </w:r>
    </w:p>
    <w:tbl>
      <w:tblPr>
        <w:tblStyle w:val="SOReportTable"/>
        <w:tblW w:w="7798" w:type="dxa"/>
        <w:tblLook w:val="04A0" w:firstRow="1" w:lastRow="0" w:firstColumn="1" w:lastColumn="0" w:noHBand="0" w:noVBand="1"/>
        <w:tblPrChange w:id="21" w:author="David Bullen" w:date="2025-02-25T15:45:00Z" w16du:dateUtc="2025-02-25T02:45:00Z">
          <w:tblPr>
            <w:tblStyle w:val="SOReportTable"/>
            <w:tblW w:w="7844" w:type="dxa"/>
            <w:tblLook w:val="04A0" w:firstRow="1" w:lastRow="0" w:firstColumn="1" w:lastColumn="0" w:noHBand="0" w:noVBand="1"/>
          </w:tblPr>
        </w:tblPrChange>
      </w:tblPr>
      <w:tblGrid>
        <w:gridCol w:w="2967"/>
        <w:gridCol w:w="4831"/>
        <w:tblGridChange w:id="22">
          <w:tblGrid>
            <w:gridCol w:w="2967"/>
            <w:gridCol w:w="4831"/>
            <w:gridCol w:w="46"/>
          </w:tblGrid>
        </w:tblGridChange>
      </w:tblGrid>
      <w:tr w:rsidR="00714039" w14:paraId="27785206" w14:textId="77777777" w:rsidTr="00E415C3">
        <w:trPr>
          <w:cnfStyle w:val="100000000000" w:firstRow="1" w:lastRow="0" w:firstColumn="0" w:lastColumn="0" w:oddVBand="0" w:evenVBand="0" w:oddHBand="0" w:evenHBand="0" w:firstRowFirstColumn="0" w:firstRowLastColumn="0" w:lastRowFirstColumn="0" w:lastRowLastColumn="0"/>
          <w:trPrChange w:id="23" w:author="David Bullen" w:date="2025-02-25T15:45:00Z" w16du:dateUtc="2025-02-25T02:45:00Z">
            <w:trPr>
              <w:gridAfter w:val="0"/>
              <w:wAfter w:w="46" w:type="dxa"/>
            </w:trPr>
          </w:trPrChange>
        </w:trPr>
        <w:tc>
          <w:tcPr>
            <w:cnfStyle w:val="001000000000" w:firstRow="0" w:lastRow="0" w:firstColumn="1" w:lastColumn="0" w:oddVBand="0" w:evenVBand="0" w:oddHBand="0" w:evenHBand="0" w:firstRowFirstColumn="0" w:firstRowLastColumn="0" w:lastRowFirstColumn="0" w:lastRowLastColumn="0"/>
            <w:tcW w:w="2967" w:type="dxa"/>
            <w:vAlign w:val="center"/>
            <w:tcPrChange w:id="24" w:author="David Bullen" w:date="2025-02-25T15:45:00Z" w16du:dateUtc="2025-02-25T02:45:00Z">
              <w:tcPr>
                <w:tcW w:w="2967" w:type="dxa"/>
                <w:vAlign w:val="center"/>
              </w:tcPr>
            </w:tcPrChange>
          </w:tcPr>
          <w:p w14:paraId="3103B224" w14:textId="77777777" w:rsidR="00714039" w:rsidRDefault="00714039" w:rsidP="00D872AD">
            <w:pPr>
              <w:pStyle w:val="BodyText"/>
              <w:ind w:left="0"/>
              <w:jc w:val="left"/>
              <w:cnfStyle w:val="101000000000" w:firstRow="1" w:lastRow="0" w:firstColumn="1" w:lastColumn="0" w:oddVBand="0" w:evenVBand="0" w:oddHBand="0" w:evenHBand="0" w:firstRowFirstColumn="0" w:firstRowLastColumn="0" w:lastRowFirstColumn="0" w:lastRowLastColumn="0"/>
              <w:rPr>
                <w:lang w:eastAsia="en-GB"/>
              </w:rPr>
            </w:pPr>
            <w:r>
              <w:rPr>
                <w:lang w:eastAsia="en-GB"/>
              </w:rPr>
              <w:t>Derived Set</w:t>
            </w:r>
          </w:p>
        </w:tc>
        <w:tc>
          <w:tcPr>
            <w:tcW w:w="4831" w:type="dxa"/>
            <w:vAlign w:val="center"/>
            <w:tcPrChange w:id="25" w:author="David Bullen" w:date="2025-02-25T15:45:00Z" w16du:dateUtc="2025-02-25T02:45:00Z">
              <w:tcPr>
                <w:tcW w:w="4831" w:type="dxa"/>
                <w:vAlign w:val="center"/>
              </w:tcPr>
            </w:tcPrChange>
          </w:tcPr>
          <w:p w14:paraId="75D5D5CF" w14:textId="77777777" w:rsidR="00714039" w:rsidRDefault="00714039" w:rsidP="00D872AD">
            <w:pPr>
              <w:pStyle w:val="BodyText"/>
              <w:ind w:left="0"/>
              <w:jc w:val="left"/>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857E33" w14:paraId="2DD384D5" w14:textId="77777777" w:rsidTr="00E415C3">
        <w:trPr>
          <w:trPrChange w:id="26" w:author="David Bullen" w:date="2025-02-25T15:45:00Z" w16du:dateUtc="2025-02-25T02:45:00Z">
            <w:trPr>
              <w:gridAfter w:val="0"/>
              <w:wAfter w:w="46" w:type="dxa"/>
            </w:trPr>
          </w:trPrChange>
        </w:trPr>
        <w:tc>
          <w:tcPr>
            <w:cnfStyle w:val="001000000000" w:firstRow="0" w:lastRow="0" w:firstColumn="1" w:lastColumn="0" w:oddVBand="0" w:evenVBand="0" w:oddHBand="0" w:evenHBand="0" w:firstRowFirstColumn="0" w:firstRowLastColumn="0" w:lastRowFirstColumn="0" w:lastRowLastColumn="0"/>
            <w:tcW w:w="2967" w:type="dxa"/>
            <w:tcPrChange w:id="27" w:author="David Bullen" w:date="2025-02-25T15:45:00Z" w16du:dateUtc="2025-02-25T02:45:00Z">
              <w:tcPr>
                <w:tcW w:w="2967" w:type="dxa"/>
              </w:tcPr>
            </w:tcPrChange>
          </w:tcPr>
          <w:p w14:paraId="53EC2DDF" w14:textId="2343AE1E" w:rsidR="00857E33" w:rsidRPr="00857E33" w:rsidRDefault="00857E33" w:rsidP="009D0008">
            <w:pPr>
              <w:pStyle w:val="Equation"/>
              <w:spacing w:after="120"/>
              <w:rPr>
                <w:vertAlign w:val="subscript"/>
              </w:rPr>
            </w:pPr>
            <w:proofErr w:type="spellStart"/>
            <w:r>
              <w:t>ELECTRICALISLAND</w:t>
            </w:r>
            <w:r>
              <w:rPr>
                <w:vertAlign w:val="subscript"/>
              </w:rPr>
              <w:t>pn</w:t>
            </w:r>
            <w:proofErr w:type="spellEnd"/>
          </w:p>
        </w:tc>
        <w:tc>
          <w:tcPr>
            <w:tcW w:w="4831" w:type="dxa"/>
            <w:tcPrChange w:id="28" w:author="David Bullen" w:date="2025-02-25T15:45:00Z" w16du:dateUtc="2025-02-25T02:45:00Z">
              <w:tcPr>
                <w:tcW w:w="4831" w:type="dxa"/>
              </w:tcPr>
            </w:tcPrChange>
          </w:tcPr>
          <w:p w14:paraId="26A89E74" w14:textId="383C87F1" w:rsidR="00857E33" w:rsidRDefault="009A3B2A" w:rsidP="00EB6024">
            <w:pPr>
              <w:cnfStyle w:val="000000000000" w:firstRow="0" w:lastRow="0" w:firstColumn="0" w:lastColumn="0" w:oddVBand="0" w:evenVBand="0" w:oddHBand="0" w:evenHBand="0" w:firstRowFirstColumn="0" w:firstRowLastColumn="0" w:lastRowFirstColumn="0" w:lastRowLastColumn="0"/>
            </w:pPr>
            <w:r>
              <w:t xml:space="preserve">A group of </w:t>
            </w:r>
            <w:r w:rsidR="002D203E">
              <w:t xml:space="preserve">Pnodes </w:t>
            </w:r>
            <w:r w:rsidR="002D203E" w:rsidRPr="00FD07F1">
              <w:t xml:space="preserve">that are electrically connected </w:t>
            </w:r>
            <w:r w:rsidR="002D203E">
              <w:t>by the AC System</w:t>
            </w:r>
          </w:p>
        </w:tc>
      </w:tr>
      <w:tr w:rsidR="00745199" w14:paraId="1ECACF67" w14:textId="77777777" w:rsidTr="00E415C3">
        <w:trPr>
          <w:trPrChange w:id="29" w:author="David Bullen" w:date="2025-02-25T15:45:00Z" w16du:dateUtc="2025-02-25T02:45:00Z">
            <w:trPr>
              <w:gridAfter w:val="0"/>
              <w:wAfter w:w="46" w:type="dxa"/>
            </w:trPr>
          </w:trPrChange>
        </w:trPr>
        <w:tc>
          <w:tcPr>
            <w:cnfStyle w:val="001000000000" w:firstRow="0" w:lastRow="0" w:firstColumn="1" w:lastColumn="0" w:oddVBand="0" w:evenVBand="0" w:oddHBand="0" w:evenHBand="0" w:firstRowFirstColumn="0" w:firstRowLastColumn="0" w:lastRowFirstColumn="0" w:lastRowLastColumn="0"/>
            <w:tcW w:w="2967" w:type="dxa"/>
            <w:tcPrChange w:id="30" w:author="David Bullen" w:date="2025-02-25T15:45:00Z" w16du:dateUtc="2025-02-25T02:45:00Z">
              <w:tcPr>
                <w:tcW w:w="2967" w:type="dxa"/>
              </w:tcPr>
            </w:tcPrChange>
          </w:tcPr>
          <w:p w14:paraId="798E1286" w14:textId="77777777" w:rsidR="00745199" w:rsidRPr="0008027D" w:rsidRDefault="00745199" w:rsidP="009D0008">
            <w:pPr>
              <w:pStyle w:val="Equation"/>
              <w:spacing w:after="120"/>
              <w:rPr>
                <w:vertAlign w:val="subscript"/>
              </w:rPr>
            </w:pPr>
            <w:proofErr w:type="spellStart"/>
            <w:r>
              <w:t>DEADACNODES</w:t>
            </w:r>
            <w:r>
              <w:rPr>
                <w:vertAlign w:val="subscript"/>
              </w:rPr>
              <w:t>n</w:t>
            </w:r>
            <w:proofErr w:type="spellEnd"/>
          </w:p>
        </w:tc>
        <w:tc>
          <w:tcPr>
            <w:tcW w:w="4831" w:type="dxa"/>
            <w:tcPrChange w:id="31" w:author="David Bullen" w:date="2025-02-25T15:45:00Z" w16du:dateUtc="2025-02-25T02:45:00Z">
              <w:tcPr>
                <w:tcW w:w="4831" w:type="dxa"/>
              </w:tcPr>
            </w:tcPrChange>
          </w:tcPr>
          <w:p w14:paraId="5A69901F" w14:textId="0B75D9A8" w:rsidR="00745199" w:rsidRDefault="00745199" w:rsidP="00EB6024">
            <w:pPr>
              <w:cnfStyle w:val="000000000000" w:firstRow="0" w:lastRow="0" w:firstColumn="0" w:lastColumn="0" w:oddVBand="0" w:evenVBand="0" w:oddHBand="0" w:evenHBand="0" w:firstRowFirstColumn="0" w:firstRowLastColumn="0" w:lastRowFirstColumn="0" w:lastRowLastColumn="0"/>
            </w:pPr>
            <w:r>
              <w:t xml:space="preserve">ACNodes that are not able to make a meaningful contribution to the </w:t>
            </w:r>
            <w:r w:rsidR="002B4544">
              <w:t>solution</w:t>
            </w:r>
          </w:p>
        </w:tc>
      </w:tr>
      <w:tr w:rsidR="0008027D" w14:paraId="6C806A9E" w14:textId="77777777" w:rsidTr="00E415C3">
        <w:trPr>
          <w:trPrChange w:id="32" w:author="David Bullen" w:date="2025-02-25T15:45:00Z" w16du:dateUtc="2025-02-25T02:45:00Z">
            <w:trPr>
              <w:gridAfter w:val="0"/>
              <w:wAfter w:w="46" w:type="dxa"/>
            </w:trPr>
          </w:trPrChange>
        </w:trPr>
        <w:tc>
          <w:tcPr>
            <w:cnfStyle w:val="001000000000" w:firstRow="0" w:lastRow="0" w:firstColumn="1" w:lastColumn="0" w:oddVBand="0" w:evenVBand="0" w:oddHBand="0" w:evenHBand="0" w:firstRowFirstColumn="0" w:firstRowLastColumn="0" w:lastRowFirstColumn="0" w:lastRowLastColumn="0"/>
            <w:tcW w:w="2967" w:type="dxa"/>
            <w:vAlign w:val="center"/>
            <w:tcPrChange w:id="33" w:author="David Bullen" w:date="2025-02-25T15:45:00Z" w16du:dateUtc="2025-02-25T02:45:00Z">
              <w:tcPr>
                <w:tcW w:w="2967" w:type="dxa"/>
                <w:vAlign w:val="center"/>
              </w:tcPr>
            </w:tcPrChange>
          </w:tcPr>
          <w:p w14:paraId="5AE3FA80" w14:textId="1AFFA335" w:rsidR="0008027D" w:rsidRPr="0008027D" w:rsidRDefault="0008027D" w:rsidP="009D0008">
            <w:pPr>
              <w:pStyle w:val="Equation"/>
              <w:spacing w:after="120"/>
              <w:rPr>
                <w:vertAlign w:val="subscript"/>
              </w:rPr>
            </w:pPr>
            <w:proofErr w:type="spellStart"/>
            <w:r>
              <w:t>DEADPNODES</w:t>
            </w:r>
            <w:r>
              <w:rPr>
                <w:vertAlign w:val="subscript"/>
              </w:rPr>
              <w:t>pn</w:t>
            </w:r>
            <w:proofErr w:type="spellEnd"/>
          </w:p>
        </w:tc>
        <w:tc>
          <w:tcPr>
            <w:tcW w:w="4831" w:type="dxa"/>
            <w:vAlign w:val="center"/>
            <w:tcPrChange w:id="34" w:author="David Bullen" w:date="2025-02-25T15:45:00Z" w16du:dateUtc="2025-02-25T02:45:00Z">
              <w:tcPr>
                <w:tcW w:w="4831" w:type="dxa"/>
                <w:vAlign w:val="center"/>
              </w:tcPr>
            </w:tcPrChange>
          </w:tcPr>
          <w:p w14:paraId="770DEE6B" w14:textId="5FBF82F2" w:rsidR="0008027D" w:rsidRDefault="00B34938" w:rsidP="00D872AD">
            <w:pPr>
              <w:cnfStyle w:val="000000000000" w:firstRow="0" w:lastRow="0" w:firstColumn="0" w:lastColumn="0" w:oddVBand="0" w:evenVBand="0" w:oddHBand="0" w:evenHBand="0" w:firstRowFirstColumn="0" w:firstRowLastColumn="0" w:lastRowFirstColumn="0" w:lastRowLastColumn="0"/>
            </w:pPr>
            <w:r>
              <w:t xml:space="preserve">Pnodes that </w:t>
            </w:r>
            <w:r w:rsidR="00A73A2E">
              <w:t xml:space="preserve">are not able to make a meaningful contribution to the </w:t>
            </w:r>
            <w:r w:rsidR="002B4544">
              <w:t>solution</w:t>
            </w:r>
          </w:p>
        </w:tc>
      </w:tr>
      <w:tr w:rsidR="00D7726A" w14:paraId="14A8FC8A" w14:textId="77777777" w:rsidTr="00E415C3">
        <w:trPr>
          <w:trPrChange w:id="35" w:author="David Bullen" w:date="2025-02-25T15:45:00Z" w16du:dateUtc="2025-02-25T02:45:00Z">
            <w:trPr>
              <w:gridAfter w:val="0"/>
              <w:wAfter w:w="46" w:type="dxa"/>
            </w:trPr>
          </w:trPrChange>
        </w:trPr>
        <w:tc>
          <w:tcPr>
            <w:cnfStyle w:val="001000000000" w:firstRow="0" w:lastRow="0" w:firstColumn="1" w:lastColumn="0" w:oddVBand="0" w:evenVBand="0" w:oddHBand="0" w:evenHBand="0" w:firstRowFirstColumn="0" w:firstRowLastColumn="0" w:lastRowFirstColumn="0" w:lastRowLastColumn="0"/>
            <w:tcW w:w="2967" w:type="dxa"/>
            <w:vAlign w:val="center"/>
            <w:tcPrChange w:id="36" w:author="David Bullen" w:date="2025-02-25T15:45:00Z" w16du:dateUtc="2025-02-25T02:45:00Z">
              <w:tcPr>
                <w:tcW w:w="2967" w:type="dxa"/>
                <w:vAlign w:val="center"/>
              </w:tcPr>
            </w:tcPrChange>
          </w:tcPr>
          <w:p w14:paraId="15F3EF8B" w14:textId="6EDA1172" w:rsidR="00D7726A" w:rsidRDefault="00D7726A" w:rsidP="009D0008">
            <w:pPr>
              <w:pStyle w:val="Equation"/>
              <w:spacing w:after="120"/>
            </w:pPr>
            <w:proofErr w:type="spellStart"/>
            <w:r>
              <w:t>DISCONNECTEDPNODES</w:t>
            </w:r>
            <w:r>
              <w:rPr>
                <w:vertAlign w:val="subscript"/>
              </w:rPr>
              <w:t>pn</w:t>
            </w:r>
            <w:proofErr w:type="spellEnd"/>
          </w:p>
        </w:tc>
        <w:tc>
          <w:tcPr>
            <w:tcW w:w="4831" w:type="dxa"/>
            <w:vAlign w:val="center"/>
            <w:tcPrChange w:id="37" w:author="David Bullen" w:date="2025-02-25T15:45:00Z" w16du:dateUtc="2025-02-25T02:45:00Z">
              <w:tcPr>
                <w:tcW w:w="4831" w:type="dxa"/>
                <w:vAlign w:val="center"/>
              </w:tcPr>
            </w:tcPrChange>
          </w:tcPr>
          <w:p w14:paraId="4A39561A" w14:textId="664EA4E2" w:rsidR="00D7726A" w:rsidRDefault="004711E1" w:rsidP="00D7726A">
            <w:pPr>
              <w:cnfStyle w:val="000000000000" w:firstRow="0" w:lastRow="0" w:firstColumn="0" w:lastColumn="0" w:oddVBand="0" w:evenVBand="0" w:oddHBand="0" w:evenHBand="0" w:firstRowFirstColumn="0" w:firstRowLastColumn="0" w:lastRowFirstColumn="0" w:lastRowLastColumn="0"/>
            </w:pPr>
            <w:r>
              <w:t xml:space="preserve">Pnodes that are in the set of </w:t>
            </w:r>
            <w:proofErr w:type="spellStart"/>
            <w:r w:rsidRPr="00CB1627">
              <w:rPr>
                <w:i/>
                <w:iCs/>
              </w:rPr>
              <w:t>DeadPnodes</w:t>
            </w:r>
            <w:proofErr w:type="spellEnd"/>
            <w:r w:rsidRPr="00CB1627">
              <w:rPr>
                <w:i/>
                <w:iCs/>
              </w:rPr>
              <w:t xml:space="preserve"> </w:t>
            </w:r>
            <w:r>
              <w:t>and have a scheduled load of zero</w:t>
            </w:r>
          </w:p>
        </w:tc>
      </w:tr>
      <w:tr w:rsidR="009D0008" w14:paraId="32F6DFD0" w14:textId="77777777" w:rsidTr="00E415C3">
        <w:trPr>
          <w:trPrChange w:id="38" w:author="David Bullen" w:date="2025-02-25T15:45:00Z" w16du:dateUtc="2025-02-25T02:45:00Z">
            <w:trPr>
              <w:gridAfter w:val="0"/>
              <w:wAfter w:w="46" w:type="dxa"/>
            </w:trPr>
          </w:trPrChange>
        </w:trPr>
        <w:tc>
          <w:tcPr>
            <w:cnfStyle w:val="001000000000" w:firstRow="0" w:lastRow="0" w:firstColumn="1" w:lastColumn="0" w:oddVBand="0" w:evenVBand="0" w:oddHBand="0" w:evenHBand="0" w:firstRowFirstColumn="0" w:firstRowLastColumn="0" w:lastRowFirstColumn="0" w:lastRowLastColumn="0"/>
            <w:tcW w:w="2967" w:type="dxa"/>
            <w:vAlign w:val="center"/>
            <w:tcPrChange w:id="39" w:author="David Bullen" w:date="2025-02-25T15:45:00Z" w16du:dateUtc="2025-02-25T02:45:00Z">
              <w:tcPr>
                <w:tcW w:w="2967" w:type="dxa"/>
                <w:vAlign w:val="center"/>
              </w:tcPr>
            </w:tcPrChange>
          </w:tcPr>
          <w:p w14:paraId="1438F2C4" w14:textId="2D3D507C" w:rsidR="009D0008" w:rsidRPr="009D0008" w:rsidRDefault="009D0008" w:rsidP="009D0008">
            <w:pPr>
              <w:pStyle w:val="Equation"/>
              <w:spacing w:after="120"/>
              <w:rPr>
                <w:vertAlign w:val="subscript"/>
              </w:rPr>
            </w:pPr>
            <w:proofErr w:type="spellStart"/>
            <w:r>
              <w:t>ISLANDPNODES</w:t>
            </w:r>
            <w:r>
              <w:rPr>
                <w:vertAlign w:val="subscript"/>
              </w:rPr>
              <w:t>pn</w:t>
            </w:r>
            <w:proofErr w:type="spellEnd"/>
          </w:p>
        </w:tc>
        <w:tc>
          <w:tcPr>
            <w:tcW w:w="4831" w:type="dxa"/>
            <w:vAlign w:val="center"/>
            <w:tcPrChange w:id="40" w:author="David Bullen" w:date="2025-02-25T15:45:00Z" w16du:dateUtc="2025-02-25T02:45:00Z">
              <w:tcPr>
                <w:tcW w:w="4831" w:type="dxa"/>
                <w:vAlign w:val="center"/>
              </w:tcPr>
            </w:tcPrChange>
          </w:tcPr>
          <w:p w14:paraId="67C60691" w14:textId="54E3A752" w:rsidR="009D0008" w:rsidRDefault="009D0008" w:rsidP="00D7726A">
            <w:pPr>
              <w:cnfStyle w:val="000000000000" w:firstRow="0" w:lastRow="0" w:firstColumn="0" w:lastColumn="0" w:oddVBand="0" w:evenVBand="0" w:oddHBand="0" w:evenHBand="0" w:firstRowFirstColumn="0" w:firstRowLastColumn="0" w:lastRowFirstColumn="0" w:lastRowLastColumn="0"/>
            </w:pPr>
            <w:r>
              <w:t xml:space="preserve">Pnodes belonging to </w:t>
            </w:r>
            <w:r w:rsidR="00CB1627">
              <w:t>physical I</w:t>
            </w:r>
            <w:r>
              <w:t>sland i</w:t>
            </w:r>
          </w:p>
        </w:tc>
      </w:tr>
      <w:tr w:rsidR="00D7726A" w14:paraId="539DE659" w14:textId="77777777" w:rsidTr="00E415C3">
        <w:trPr>
          <w:trPrChange w:id="41" w:author="David Bullen" w:date="2025-02-25T15:45:00Z" w16du:dateUtc="2025-02-25T02:45:00Z">
            <w:trPr>
              <w:gridAfter w:val="0"/>
              <w:wAfter w:w="46" w:type="dxa"/>
            </w:trPr>
          </w:trPrChange>
        </w:trPr>
        <w:tc>
          <w:tcPr>
            <w:cnfStyle w:val="001000000000" w:firstRow="0" w:lastRow="0" w:firstColumn="1" w:lastColumn="0" w:oddVBand="0" w:evenVBand="0" w:oddHBand="0" w:evenHBand="0" w:firstRowFirstColumn="0" w:firstRowLastColumn="0" w:lastRowFirstColumn="0" w:lastRowLastColumn="0"/>
            <w:tcW w:w="2967" w:type="dxa"/>
            <w:vAlign w:val="center"/>
            <w:tcPrChange w:id="42" w:author="David Bullen" w:date="2025-02-25T15:45:00Z" w16du:dateUtc="2025-02-25T02:45:00Z">
              <w:tcPr>
                <w:tcW w:w="2967" w:type="dxa"/>
                <w:vAlign w:val="center"/>
              </w:tcPr>
            </w:tcPrChange>
          </w:tcPr>
          <w:p w14:paraId="4DEF7257" w14:textId="77777777" w:rsidR="00D7726A" w:rsidRPr="00D73323" w:rsidRDefault="00D7726A" w:rsidP="009D0008">
            <w:pPr>
              <w:pStyle w:val="Equation"/>
              <w:spacing w:after="120"/>
              <w:rPr>
                <w:b/>
              </w:rPr>
            </w:pPr>
            <w:proofErr w:type="spellStart"/>
            <w:r>
              <w:t>OFFERS</w:t>
            </w:r>
            <w:r>
              <w:rPr>
                <w:vertAlign w:val="subscript"/>
              </w:rPr>
              <w:t>i</w:t>
            </w:r>
            <w:proofErr w:type="spellEnd"/>
          </w:p>
        </w:tc>
        <w:tc>
          <w:tcPr>
            <w:tcW w:w="4831" w:type="dxa"/>
            <w:vAlign w:val="center"/>
            <w:tcPrChange w:id="43" w:author="David Bullen" w:date="2025-02-25T15:45:00Z" w16du:dateUtc="2025-02-25T02:45:00Z">
              <w:tcPr>
                <w:tcW w:w="4831" w:type="dxa"/>
                <w:vAlign w:val="center"/>
              </w:tcPr>
            </w:tcPrChange>
          </w:tcPr>
          <w:p w14:paraId="76025C5A" w14:textId="179A83A8" w:rsidR="00D7726A" w:rsidRPr="00D404B4" w:rsidRDefault="00D7726A" w:rsidP="00D7726A">
            <w:pPr>
              <w:cnfStyle w:val="000000000000" w:firstRow="0" w:lastRow="0" w:firstColumn="0" w:lastColumn="0" w:oddVBand="0" w:evenVBand="0" w:oddHBand="0" w:evenHBand="0" w:firstRowFirstColumn="0" w:firstRowLastColumn="0" w:lastRowFirstColumn="0" w:lastRowLastColumn="0"/>
            </w:pPr>
            <w:r>
              <w:t>G</w:t>
            </w:r>
            <w:r w:rsidRPr="00D404B4">
              <w:t xml:space="preserve">eneration offers belonging to </w:t>
            </w:r>
            <w:r w:rsidR="00CB1627">
              <w:t xml:space="preserve">physical </w:t>
            </w:r>
            <w:r w:rsidR="009D0008">
              <w:t>I</w:t>
            </w:r>
            <w:r w:rsidRPr="00D404B4">
              <w:t xml:space="preserve">sland </w:t>
            </w:r>
            <w:r w:rsidRPr="00D404B4">
              <w:rPr>
                <w:i/>
              </w:rPr>
              <w:t>i</w:t>
            </w:r>
          </w:p>
        </w:tc>
      </w:tr>
      <w:tr w:rsidR="00D7726A" w14:paraId="363C1E76" w14:textId="77777777" w:rsidTr="00E415C3">
        <w:trPr>
          <w:trPrChange w:id="44" w:author="David Bullen" w:date="2025-02-25T15:45:00Z" w16du:dateUtc="2025-02-25T02:45:00Z">
            <w:trPr>
              <w:gridAfter w:val="0"/>
              <w:wAfter w:w="46" w:type="dxa"/>
            </w:trPr>
          </w:trPrChange>
        </w:trPr>
        <w:tc>
          <w:tcPr>
            <w:cnfStyle w:val="001000000000" w:firstRow="0" w:lastRow="0" w:firstColumn="1" w:lastColumn="0" w:oddVBand="0" w:evenVBand="0" w:oddHBand="0" w:evenHBand="0" w:firstRowFirstColumn="0" w:firstRowLastColumn="0" w:lastRowFirstColumn="0" w:lastRowLastColumn="0"/>
            <w:tcW w:w="2967" w:type="dxa"/>
            <w:vAlign w:val="center"/>
            <w:tcPrChange w:id="45" w:author="David Bullen" w:date="2025-02-25T15:45:00Z" w16du:dateUtc="2025-02-25T02:45:00Z">
              <w:tcPr>
                <w:tcW w:w="2967" w:type="dxa"/>
                <w:vAlign w:val="center"/>
              </w:tcPr>
            </w:tcPrChange>
          </w:tcPr>
          <w:p w14:paraId="0C02DC8F" w14:textId="53D20991" w:rsidR="00D7726A" w:rsidRPr="00D73323" w:rsidRDefault="00D7726A" w:rsidP="009D0008">
            <w:pPr>
              <w:pStyle w:val="Equation"/>
              <w:spacing w:after="120"/>
              <w:rPr>
                <w:b/>
              </w:rPr>
            </w:pPr>
            <w:proofErr w:type="spellStart"/>
            <w:r>
              <w:t>OFFERS</w:t>
            </w:r>
            <w:r>
              <w:rPr>
                <w:vertAlign w:val="subscript"/>
              </w:rPr>
              <w:t>n</w:t>
            </w:r>
            <w:proofErr w:type="spellEnd"/>
          </w:p>
        </w:tc>
        <w:tc>
          <w:tcPr>
            <w:tcW w:w="4831" w:type="dxa"/>
            <w:vAlign w:val="center"/>
            <w:tcPrChange w:id="46" w:author="David Bullen" w:date="2025-02-25T15:45:00Z" w16du:dateUtc="2025-02-25T02:45:00Z">
              <w:tcPr>
                <w:tcW w:w="4831" w:type="dxa"/>
                <w:vAlign w:val="center"/>
              </w:tcPr>
            </w:tcPrChange>
          </w:tcPr>
          <w:p w14:paraId="64D40E79" w14:textId="7413FE0A" w:rsidR="00D7726A" w:rsidRPr="00D404B4" w:rsidRDefault="00D7726A" w:rsidP="00D7726A">
            <w:pPr>
              <w:cnfStyle w:val="000000000000" w:firstRow="0" w:lastRow="0" w:firstColumn="0" w:lastColumn="0" w:oddVBand="0" w:evenVBand="0" w:oddHBand="0" w:evenHBand="0" w:firstRowFirstColumn="0" w:firstRowLastColumn="0" w:lastRowFirstColumn="0" w:lastRowLastColumn="0"/>
            </w:pPr>
            <w:r>
              <w:t>G</w:t>
            </w:r>
            <w:r w:rsidRPr="00D404B4">
              <w:t xml:space="preserve">eneration offers </w:t>
            </w:r>
            <w:r>
              <w:t>associated with ACN</w:t>
            </w:r>
            <w:r w:rsidRPr="00D404B4">
              <w:t xml:space="preserve">ode </w:t>
            </w:r>
            <w:r w:rsidRPr="00D404B4">
              <w:rPr>
                <w:i/>
              </w:rPr>
              <w:t>n</w:t>
            </w:r>
            <w:r w:rsidR="000D15CD">
              <w:rPr>
                <w:i/>
              </w:rPr>
              <w:t xml:space="preserve"> </w:t>
            </w:r>
            <w:r w:rsidR="000D15CD">
              <w:t xml:space="preserve">mapped from the Pnode of the Offer via the </w:t>
            </w:r>
            <w:proofErr w:type="spellStart"/>
            <w:r w:rsidR="000D15CD" w:rsidRPr="00A9474D">
              <w:rPr>
                <w:i/>
                <w:iCs/>
              </w:rPr>
              <w:t>PnodeEnodeWeight</w:t>
            </w:r>
            <w:proofErr w:type="spellEnd"/>
            <w:r w:rsidR="000D15CD">
              <w:t xml:space="preserve"> and </w:t>
            </w:r>
            <w:proofErr w:type="spellStart"/>
            <w:r w:rsidR="000D15CD" w:rsidRPr="00A9474D">
              <w:rPr>
                <w:i/>
                <w:iCs/>
              </w:rPr>
              <w:t>EnodeACNod</w:t>
            </w:r>
            <w:r w:rsidR="000D15CD">
              <w:rPr>
                <w:i/>
                <w:iCs/>
              </w:rPr>
              <w:t>e</w:t>
            </w:r>
            <w:proofErr w:type="spellEnd"/>
            <w:r w:rsidR="000D15CD">
              <w:rPr>
                <w:i/>
                <w:iCs/>
              </w:rPr>
              <w:t xml:space="preserve"> </w:t>
            </w:r>
            <w:r w:rsidR="000D15CD">
              <w:t>relationships</w:t>
            </w:r>
          </w:p>
        </w:tc>
      </w:tr>
      <w:tr w:rsidR="00D7726A" w14:paraId="11EC3B18" w14:textId="77777777" w:rsidTr="00E415C3">
        <w:trPr>
          <w:trPrChange w:id="47" w:author="David Bullen" w:date="2025-02-25T15:45:00Z" w16du:dateUtc="2025-02-25T02:45:00Z">
            <w:trPr>
              <w:gridAfter w:val="0"/>
              <w:wAfter w:w="46" w:type="dxa"/>
            </w:trPr>
          </w:trPrChange>
        </w:trPr>
        <w:tc>
          <w:tcPr>
            <w:cnfStyle w:val="001000000000" w:firstRow="0" w:lastRow="0" w:firstColumn="1" w:lastColumn="0" w:oddVBand="0" w:evenVBand="0" w:oddHBand="0" w:evenHBand="0" w:firstRowFirstColumn="0" w:firstRowLastColumn="0" w:lastRowFirstColumn="0" w:lastRowLastColumn="0"/>
            <w:tcW w:w="2967" w:type="dxa"/>
            <w:vAlign w:val="center"/>
            <w:tcPrChange w:id="48" w:author="David Bullen" w:date="2025-02-25T15:45:00Z" w16du:dateUtc="2025-02-25T02:45:00Z">
              <w:tcPr>
                <w:tcW w:w="2967" w:type="dxa"/>
                <w:vAlign w:val="center"/>
              </w:tcPr>
            </w:tcPrChange>
          </w:tcPr>
          <w:p w14:paraId="6B9AD5B2" w14:textId="6311B08B" w:rsidR="00D7726A" w:rsidRDefault="00D7726A" w:rsidP="009D0008">
            <w:pPr>
              <w:pStyle w:val="Equation"/>
              <w:spacing w:after="120"/>
            </w:pPr>
            <w:proofErr w:type="spellStart"/>
            <w:r>
              <w:t>BIDS</w:t>
            </w:r>
            <w:r>
              <w:rPr>
                <w:vertAlign w:val="subscript"/>
              </w:rPr>
              <w:t>n</w:t>
            </w:r>
            <w:proofErr w:type="spellEnd"/>
          </w:p>
        </w:tc>
        <w:tc>
          <w:tcPr>
            <w:tcW w:w="4831" w:type="dxa"/>
            <w:vAlign w:val="center"/>
            <w:tcPrChange w:id="49" w:author="David Bullen" w:date="2025-02-25T15:45:00Z" w16du:dateUtc="2025-02-25T02:45:00Z">
              <w:tcPr>
                <w:tcW w:w="4831" w:type="dxa"/>
                <w:vAlign w:val="center"/>
              </w:tcPr>
            </w:tcPrChange>
          </w:tcPr>
          <w:p w14:paraId="2E05070D" w14:textId="3E05AE29" w:rsidR="00D7726A" w:rsidRPr="000D15CD" w:rsidRDefault="00D7726A" w:rsidP="00D7726A">
            <w:pPr>
              <w:cnfStyle w:val="000000000000" w:firstRow="0" w:lastRow="0" w:firstColumn="0" w:lastColumn="0" w:oddVBand="0" w:evenVBand="0" w:oddHBand="0" w:evenHBand="0" w:firstRowFirstColumn="0" w:firstRowLastColumn="0" w:lastRowFirstColumn="0" w:lastRowLastColumn="0"/>
              <w:rPr>
                <w:b/>
                <w:bCs/>
              </w:rPr>
            </w:pPr>
            <w:r>
              <w:t>D</w:t>
            </w:r>
            <w:r w:rsidRPr="00D404B4">
              <w:t xml:space="preserve">emand bids </w:t>
            </w:r>
            <w:r>
              <w:t>associated with ACN</w:t>
            </w:r>
            <w:r w:rsidRPr="00D404B4">
              <w:t xml:space="preserve">ode </w:t>
            </w:r>
            <w:r w:rsidRPr="00D404B4">
              <w:rPr>
                <w:i/>
              </w:rPr>
              <w:t>n</w:t>
            </w:r>
            <w:r w:rsidR="000D15CD">
              <w:t xml:space="preserve"> mapped from the Pnode of the Bid via the </w:t>
            </w:r>
            <w:proofErr w:type="spellStart"/>
            <w:r w:rsidR="000D15CD" w:rsidRPr="00A9474D">
              <w:rPr>
                <w:i/>
                <w:iCs/>
              </w:rPr>
              <w:t>PnodeEnodeWeight</w:t>
            </w:r>
            <w:proofErr w:type="spellEnd"/>
            <w:r w:rsidR="000D15CD">
              <w:t xml:space="preserve"> and </w:t>
            </w:r>
            <w:proofErr w:type="spellStart"/>
            <w:r w:rsidR="000D15CD" w:rsidRPr="00A9474D">
              <w:rPr>
                <w:i/>
                <w:iCs/>
              </w:rPr>
              <w:t>EnodeACNod</w:t>
            </w:r>
            <w:r w:rsidR="000D15CD">
              <w:rPr>
                <w:i/>
                <w:iCs/>
              </w:rPr>
              <w:t>e</w:t>
            </w:r>
            <w:proofErr w:type="spellEnd"/>
            <w:r w:rsidR="000D15CD">
              <w:rPr>
                <w:i/>
                <w:iCs/>
              </w:rPr>
              <w:t xml:space="preserve"> </w:t>
            </w:r>
            <w:r w:rsidR="000D15CD">
              <w:t>relationships</w:t>
            </w:r>
          </w:p>
        </w:tc>
      </w:tr>
      <w:tr w:rsidR="00D7726A" w14:paraId="5A9C645C" w14:textId="77777777" w:rsidTr="00E415C3">
        <w:trPr>
          <w:trPrChange w:id="50" w:author="David Bullen" w:date="2025-02-25T15:45:00Z" w16du:dateUtc="2025-02-25T02:45:00Z">
            <w:trPr>
              <w:gridAfter w:val="0"/>
              <w:wAfter w:w="46" w:type="dxa"/>
            </w:trPr>
          </w:trPrChange>
        </w:trPr>
        <w:tc>
          <w:tcPr>
            <w:cnfStyle w:val="001000000000" w:firstRow="0" w:lastRow="0" w:firstColumn="1" w:lastColumn="0" w:oddVBand="0" w:evenVBand="0" w:oddHBand="0" w:evenHBand="0" w:firstRowFirstColumn="0" w:firstRowLastColumn="0" w:lastRowFirstColumn="0" w:lastRowLastColumn="0"/>
            <w:tcW w:w="2967" w:type="dxa"/>
            <w:vAlign w:val="center"/>
            <w:tcPrChange w:id="51" w:author="David Bullen" w:date="2025-02-25T15:45:00Z" w16du:dateUtc="2025-02-25T02:45:00Z">
              <w:tcPr>
                <w:tcW w:w="2967" w:type="dxa"/>
                <w:vAlign w:val="center"/>
              </w:tcPr>
            </w:tcPrChange>
          </w:tcPr>
          <w:p w14:paraId="2EA3B221" w14:textId="77777777" w:rsidR="00D7726A" w:rsidRDefault="00D7726A" w:rsidP="009D0008">
            <w:pPr>
              <w:pStyle w:val="Equation"/>
              <w:spacing w:after="120"/>
            </w:pPr>
            <w:r>
              <w:t>ACLINES</w:t>
            </w:r>
            <w:r>
              <w:rPr>
                <w:vertAlign w:val="subscript"/>
              </w:rPr>
              <w:t>n</w:t>
            </w:r>
          </w:p>
        </w:tc>
        <w:tc>
          <w:tcPr>
            <w:tcW w:w="4831" w:type="dxa"/>
            <w:vAlign w:val="center"/>
            <w:tcPrChange w:id="52" w:author="David Bullen" w:date="2025-02-25T15:45:00Z" w16du:dateUtc="2025-02-25T02:45:00Z">
              <w:tcPr>
                <w:tcW w:w="4831" w:type="dxa"/>
                <w:vAlign w:val="center"/>
              </w:tcPr>
            </w:tcPrChange>
          </w:tcPr>
          <w:p w14:paraId="58F56E7C" w14:textId="31BE5C91" w:rsidR="00D7726A" w:rsidRPr="00D404B4" w:rsidRDefault="00D7726A" w:rsidP="00D7726A">
            <w:pPr>
              <w:cnfStyle w:val="000000000000" w:firstRow="0" w:lastRow="0" w:firstColumn="0" w:lastColumn="0" w:oddVBand="0" w:evenVBand="0" w:oddHBand="0" w:evenHBand="0" w:firstRowFirstColumn="0" w:firstRowLastColumn="0" w:lastRowFirstColumn="0" w:lastRowLastColumn="0"/>
            </w:pPr>
            <w:r w:rsidRPr="00D404B4">
              <w:t xml:space="preserve">AC lines connected to </w:t>
            </w:r>
            <w:r>
              <w:t>ACN</w:t>
            </w:r>
            <w:r w:rsidRPr="00D404B4">
              <w:t xml:space="preserve">ode </w:t>
            </w:r>
            <w:r w:rsidRPr="00D404B4">
              <w:rPr>
                <w:i/>
              </w:rPr>
              <w:t>n</w:t>
            </w:r>
          </w:p>
        </w:tc>
      </w:tr>
      <w:tr w:rsidR="00A9474D" w14:paraId="2CBCAED1" w14:textId="77777777" w:rsidTr="00E415C3">
        <w:trPr>
          <w:trPrChange w:id="53" w:author="David Bullen" w:date="2025-02-25T15:45:00Z" w16du:dateUtc="2025-02-25T02:45:00Z">
            <w:trPr>
              <w:gridAfter w:val="0"/>
              <w:wAfter w:w="46" w:type="dxa"/>
            </w:trPr>
          </w:trPrChange>
        </w:trPr>
        <w:tc>
          <w:tcPr>
            <w:cnfStyle w:val="001000000000" w:firstRow="0" w:lastRow="0" w:firstColumn="1" w:lastColumn="0" w:oddVBand="0" w:evenVBand="0" w:oddHBand="0" w:evenHBand="0" w:firstRowFirstColumn="0" w:firstRowLastColumn="0" w:lastRowFirstColumn="0" w:lastRowLastColumn="0"/>
            <w:tcW w:w="2967" w:type="dxa"/>
            <w:vAlign w:val="center"/>
            <w:tcPrChange w:id="54" w:author="David Bullen" w:date="2025-02-25T15:45:00Z" w16du:dateUtc="2025-02-25T02:45:00Z">
              <w:tcPr>
                <w:tcW w:w="2967" w:type="dxa"/>
                <w:vAlign w:val="center"/>
              </w:tcPr>
            </w:tcPrChange>
          </w:tcPr>
          <w:p w14:paraId="2FC4184A" w14:textId="55D8B0F3" w:rsidR="00A9474D" w:rsidRDefault="00A9474D" w:rsidP="003E7C81">
            <w:pPr>
              <w:pStyle w:val="Equation"/>
              <w:spacing w:after="120"/>
            </w:pPr>
            <w:proofErr w:type="spellStart"/>
            <w:r>
              <w:t>ENERGYSCARCITYLOAD</w:t>
            </w:r>
            <w:r>
              <w:rPr>
                <w:vertAlign w:val="subscript"/>
              </w:rPr>
              <w:t>pn</w:t>
            </w:r>
            <w:proofErr w:type="spellEnd"/>
          </w:p>
        </w:tc>
        <w:tc>
          <w:tcPr>
            <w:tcW w:w="4831" w:type="dxa"/>
            <w:vAlign w:val="center"/>
            <w:tcPrChange w:id="55" w:author="David Bullen" w:date="2025-02-25T15:45:00Z" w16du:dateUtc="2025-02-25T02:45:00Z">
              <w:tcPr>
                <w:tcW w:w="4831" w:type="dxa"/>
                <w:vAlign w:val="center"/>
              </w:tcPr>
            </w:tcPrChange>
          </w:tcPr>
          <w:p w14:paraId="10E4988A" w14:textId="125ED3C3" w:rsidR="00A9474D" w:rsidRPr="00A9474D" w:rsidRDefault="00A9474D" w:rsidP="003E7C81">
            <w:pPr>
              <w:cnfStyle w:val="000000000000" w:firstRow="0" w:lastRow="0" w:firstColumn="0" w:lastColumn="0" w:oddVBand="0" w:evenVBand="0" w:oddHBand="0" w:evenHBand="0" w:firstRowFirstColumn="0" w:firstRowLastColumn="0" w:lastRowFirstColumn="0" w:lastRowLastColumn="0"/>
            </w:pPr>
            <w:r>
              <w:t xml:space="preserve">Energy Scarcity Load blocks assigned to </w:t>
            </w:r>
            <w:proofErr w:type="spellStart"/>
            <w:r>
              <w:t>PNode</w:t>
            </w:r>
            <w:proofErr w:type="spellEnd"/>
            <w:r>
              <w:t xml:space="preserve"> </w:t>
            </w:r>
            <w:r>
              <w:rPr>
                <w:i/>
                <w:iCs/>
              </w:rPr>
              <w:t>pn</w:t>
            </w:r>
            <w:r>
              <w:t xml:space="preserve"> by Energy Scarcity Pre-Processing</w:t>
            </w:r>
          </w:p>
        </w:tc>
      </w:tr>
      <w:tr w:rsidR="00A9474D" w14:paraId="7BA8490C" w14:textId="77777777" w:rsidTr="00E415C3">
        <w:trPr>
          <w:trPrChange w:id="56" w:author="David Bullen" w:date="2025-02-25T15:45:00Z" w16du:dateUtc="2025-02-25T02:45:00Z">
            <w:trPr>
              <w:gridAfter w:val="0"/>
              <w:wAfter w:w="46" w:type="dxa"/>
            </w:trPr>
          </w:trPrChange>
        </w:trPr>
        <w:tc>
          <w:tcPr>
            <w:cnfStyle w:val="001000000000" w:firstRow="0" w:lastRow="0" w:firstColumn="1" w:lastColumn="0" w:oddVBand="0" w:evenVBand="0" w:oddHBand="0" w:evenHBand="0" w:firstRowFirstColumn="0" w:firstRowLastColumn="0" w:lastRowFirstColumn="0" w:lastRowLastColumn="0"/>
            <w:tcW w:w="2967" w:type="dxa"/>
            <w:vAlign w:val="center"/>
            <w:tcPrChange w:id="57" w:author="David Bullen" w:date="2025-02-25T15:45:00Z" w16du:dateUtc="2025-02-25T02:45:00Z">
              <w:tcPr>
                <w:tcW w:w="2967" w:type="dxa"/>
                <w:vAlign w:val="center"/>
              </w:tcPr>
            </w:tcPrChange>
          </w:tcPr>
          <w:p w14:paraId="3B4A8326" w14:textId="77777777" w:rsidR="00A9474D" w:rsidRDefault="00A9474D" w:rsidP="003E7C81">
            <w:pPr>
              <w:pStyle w:val="Equation"/>
              <w:spacing w:after="120"/>
            </w:pPr>
            <w:proofErr w:type="spellStart"/>
            <w:r>
              <w:t>ENERGYSCARCITYLOAD</w:t>
            </w:r>
            <w:r>
              <w:rPr>
                <w:vertAlign w:val="subscript"/>
              </w:rPr>
              <w:t>n</w:t>
            </w:r>
            <w:proofErr w:type="spellEnd"/>
          </w:p>
        </w:tc>
        <w:tc>
          <w:tcPr>
            <w:tcW w:w="4831" w:type="dxa"/>
            <w:vAlign w:val="center"/>
            <w:tcPrChange w:id="58" w:author="David Bullen" w:date="2025-02-25T15:45:00Z" w16du:dateUtc="2025-02-25T02:45:00Z">
              <w:tcPr>
                <w:tcW w:w="4831" w:type="dxa"/>
                <w:vAlign w:val="center"/>
              </w:tcPr>
            </w:tcPrChange>
          </w:tcPr>
          <w:p w14:paraId="34960E1D" w14:textId="7AF71D5A" w:rsidR="00A9474D" w:rsidRPr="009A3B2A" w:rsidRDefault="00A9474D" w:rsidP="003E7C81">
            <w:pPr>
              <w:cnfStyle w:val="000000000000" w:firstRow="0" w:lastRow="0" w:firstColumn="0" w:lastColumn="0" w:oddVBand="0" w:evenVBand="0" w:oddHBand="0" w:evenHBand="0" w:firstRowFirstColumn="0" w:firstRowLastColumn="0" w:lastRowFirstColumn="0" w:lastRowLastColumn="0"/>
            </w:pPr>
            <w:r>
              <w:t xml:space="preserve">Energy Scarcity Load associated with ACNode </w:t>
            </w:r>
            <w:r w:rsidRPr="004D260D">
              <w:rPr>
                <w:i/>
                <w:iCs/>
              </w:rPr>
              <w:t>n</w:t>
            </w:r>
            <w:r w:rsidR="009A3B2A">
              <w:rPr>
                <w:i/>
                <w:iCs/>
              </w:rPr>
              <w:t>,</w:t>
            </w:r>
            <w:r>
              <w:t xml:space="preserve"> </w:t>
            </w:r>
            <w:r w:rsidR="009A3B2A">
              <w:t xml:space="preserve">mapped </w:t>
            </w:r>
            <w:r>
              <w:t xml:space="preserve">from </w:t>
            </w:r>
            <w:proofErr w:type="spellStart"/>
            <w:r w:rsidRPr="00A9474D">
              <w:rPr>
                <w:i/>
                <w:iCs/>
              </w:rPr>
              <w:t>ENERGYSCARCITYLOAD</w:t>
            </w:r>
            <w:r w:rsidRPr="00A9474D">
              <w:rPr>
                <w:i/>
                <w:iCs/>
                <w:vertAlign w:val="subscript"/>
              </w:rPr>
              <w:t>pn</w:t>
            </w:r>
            <w:proofErr w:type="spellEnd"/>
            <w:r>
              <w:t xml:space="preserve"> via </w:t>
            </w:r>
            <w:r w:rsidR="009A3B2A">
              <w:t xml:space="preserve">the </w:t>
            </w:r>
            <w:proofErr w:type="spellStart"/>
            <w:r w:rsidRPr="00A9474D">
              <w:rPr>
                <w:i/>
                <w:iCs/>
              </w:rPr>
              <w:t>PnodeEnodeWeight</w:t>
            </w:r>
            <w:proofErr w:type="spellEnd"/>
            <w:r>
              <w:t xml:space="preserve"> and </w:t>
            </w:r>
            <w:proofErr w:type="spellStart"/>
            <w:r w:rsidRPr="00A9474D">
              <w:rPr>
                <w:i/>
                <w:iCs/>
              </w:rPr>
              <w:t>EnodeACNod</w:t>
            </w:r>
            <w:r w:rsidR="009A3B2A">
              <w:rPr>
                <w:i/>
                <w:iCs/>
              </w:rPr>
              <w:t>e</w:t>
            </w:r>
            <w:proofErr w:type="spellEnd"/>
            <w:r w:rsidR="009A3B2A">
              <w:rPr>
                <w:i/>
                <w:iCs/>
              </w:rPr>
              <w:t xml:space="preserve"> </w:t>
            </w:r>
            <w:r w:rsidR="009A3B2A">
              <w:t>relationships</w:t>
            </w:r>
          </w:p>
        </w:tc>
      </w:tr>
      <w:tr w:rsidR="00D7726A" w14:paraId="5860C830" w14:textId="77777777" w:rsidTr="00E415C3">
        <w:trPr>
          <w:trPrChange w:id="59" w:author="David Bullen" w:date="2025-02-25T15:45:00Z" w16du:dateUtc="2025-02-25T02:45:00Z">
            <w:trPr>
              <w:gridAfter w:val="0"/>
              <w:wAfter w:w="46" w:type="dxa"/>
            </w:trPr>
          </w:trPrChange>
        </w:trPr>
        <w:tc>
          <w:tcPr>
            <w:cnfStyle w:val="001000000000" w:firstRow="0" w:lastRow="0" w:firstColumn="1" w:lastColumn="0" w:oddVBand="0" w:evenVBand="0" w:oddHBand="0" w:evenHBand="0" w:firstRowFirstColumn="0" w:firstRowLastColumn="0" w:lastRowFirstColumn="0" w:lastRowLastColumn="0"/>
            <w:tcW w:w="2967" w:type="dxa"/>
            <w:vAlign w:val="center"/>
            <w:tcPrChange w:id="60" w:author="David Bullen" w:date="2025-02-25T15:45:00Z" w16du:dateUtc="2025-02-25T02:45:00Z">
              <w:tcPr>
                <w:tcW w:w="2967" w:type="dxa"/>
                <w:vAlign w:val="center"/>
              </w:tcPr>
            </w:tcPrChange>
          </w:tcPr>
          <w:p w14:paraId="4AF8C691" w14:textId="77777777" w:rsidR="00D7726A" w:rsidRDefault="00D7726A" w:rsidP="009D0008">
            <w:pPr>
              <w:pStyle w:val="Equation"/>
              <w:spacing w:after="120"/>
            </w:pPr>
            <w:bookmarkStart w:id="61" w:name="_Hlk188532553"/>
            <w:r>
              <w:t>RISKGROUPS</w:t>
            </w:r>
            <w:r>
              <w:rPr>
                <w:vertAlign w:val="subscript"/>
              </w:rPr>
              <w:t>i</w:t>
            </w:r>
          </w:p>
        </w:tc>
        <w:tc>
          <w:tcPr>
            <w:tcW w:w="4831" w:type="dxa"/>
            <w:vAlign w:val="center"/>
            <w:tcPrChange w:id="62" w:author="David Bullen" w:date="2025-02-25T15:45:00Z" w16du:dateUtc="2025-02-25T02:45:00Z">
              <w:tcPr>
                <w:tcW w:w="4831" w:type="dxa"/>
                <w:vAlign w:val="center"/>
              </w:tcPr>
            </w:tcPrChange>
          </w:tcPr>
          <w:p w14:paraId="44E6769A" w14:textId="09EB6113" w:rsidR="00D7726A" w:rsidRDefault="00D7726A" w:rsidP="00D7726A">
            <w:pPr>
              <w:cnfStyle w:val="000000000000" w:firstRow="0" w:lastRow="0" w:firstColumn="0" w:lastColumn="0" w:oddVBand="0" w:evenVBand="0" w:oddHBand="0" w:evenHBand="0" w:firstRowFirstColumn="0" w:firstRowLastColumn="0" w:lastRowFirstColumn="0" w:lastRowLastColumn="0"/>
            </w:pPr>
            <w:r>
              <w:t xml:space="preserve">Risk groups </w:t>
            </w:r>
            <w:r w:rsidR="008331B1">
              <w:t>in</w:t>
            </w:r>
            <w:r>
              <w:t xml:space="preserve"> island </w:t>
            </w:r>
            <w:r w:rsidRPr="0058452B">
              <w:rPr>
                <w:rFonts w:ascii="Times New Roman" w:hAnsi="Times New Roman"/>
                <w:i/>
              </w:rPr>
              <w:t>i</w:t>
            </w:r>
          </w:p>
        </w:tc>
      </w:tr>
      <w:tr w:rsidR="0058452B" w14:paraId="00B5E4C8" w14:textId="77777777" w:rsidTr="00E415C3">
        <w:tc>
          <w:tcPr>
            <w:cnfStyle w:val="001000000000" w:firstRow="0" w:lastRow="0" w:firstColumn="1" w:lastColumn="0" w:oddVBand="0" w:evenVBand="0" w:oddHBand="0" w:evenHBand="0" w:firstRowFirstColumn="0" w:firstRowLastColumn="0" w:lastRowFirstColumn="0" w:lastRowLastColumn="0"/>
            <w:tcW w:w="2967" w:type="dxa"/>
            <w:vAlign w:val="center"/>
            <w:tcPrChange w:id="63" w:author="David Bullen" w:date="2025-02-25T15:45:00Z" w16du:dateUtc="2025-02-25T02:45:00Z">
              <w:tcPr>
                <w:tcW w:w="2967" w:type="dxa"/>
                <w:vAlign w:val="center"/>
              </w:tcPr>
            </w:tcPrChange>
          </w:tcPr>
          <w:p w14:paraId="4B00CE42" w14:textId="77777777" w:rsidR="0058452B" w:rsidRDefault="0058452B" w:rsidP="004C1519">
            <w:pPr>
              <w:pStyle w:val="Equation"/>
              <w:spacing w:after="120"/>
            </w:pPr>
            <w:r>
              <w:t>OFFERS</w:t>
            </w:r>
            <w:r>
              <w:rPr>
                <w:vertAlign w:val="subscript"/>
              </w:rPr>
              <w:t>r</w:t>
            </w:r>
            <w:r w:rsidRPr="00001E74">
              <w:rPr>
                <w:vertAlign w:val="subscript"/>
              </w:rPr>
              <w:t>g</w:t>
            </w:r>
          </w:p>
        </w:tc>
        <w:tc>
          <w:tcPr>
            <w:tcW w:w="4831" w:type="dxa"/>
            <w:vAlign w:val="center"/>
            <w:tcPrChange w:id="64" w:author="David Bullen" w:date="2025-02-25T15:45:00Z" w16du:dateUtc="2025-02-25T02:45:00Z">
              <w:tcPr>
                <w:tcW w:w="4877" w:type="dxa"/>
                <w:gridSpan w:val="2"/>
                <w:vAlign w:val="center"/>
              </w:tcPr>
            </w:tcPrChange>
          </w:tcPr>
          <w:p w14:paraId="78F5972F" w14:textId="77777777" w:rsidR="0058452B" w:rsidRDefault="0058452B" w:rsidP="004C1519">
            <w:pPr>
              <w:cnfStyle w:val="000000000000" w:firstRow="0" w:lastRow="0" w:firstColumn="0" w:lastColumn="0" w:oddVBand="0" w:evenVBand="0" w:oddHBand="0" w:evenHBand="0" w:firstRowFirstColumn="0" w:firstRowLastColumn="0" w:lastRowFirstColumn="0" w:lastRowLastColumn="0"/>
            </w:pPr>
            <w:r>
              <w:t xml:space="preserve">Generation offers belonging to risk group </w:t>
            </w:r>
            <w:r w:rsidRPr="0058452B">
              <w:rPr>
                <w:rFonts w:ascii="Times New Roman" w:hAnsi="Times New Roman"/>
                <w:i/>
              </w:rPr>
              <w:t>rg</w:t>
            </w:r>
          </w:p>
        </w:tc>
      </w:tr>
      <w:tr w:rsidR="0058452B" w14:paraId="2AF754D8" w14:textId="77777777" w:rsidTr="00E415C3">
        <w:tc>
          <w:tcPr>
            <w:cnfStyle w:val="001000000000" w:firstRow="0" w:lastRow="0" w:firstColumn="1" w:lastColumn="0" w:oddVBand="0" w:evenVBand="0" w:oddHBand="0" w:evenHBand="0" w:firstRowFirstColumn="0" w:firstRowLastColumn="0" w:lastRowFirstColumn="0" w:lastRowLastColumn="0"/>
            <w:tcW w:w="2967" w:type="dxa"/>
            <w:vAlign w:val="center"/>
            <w:tcPrChange w:id="65" w:author="David Bullen" w:date="2025-02-25T15:45:00Z" w16du:dateUtc="2025-02-25T02:45:00Z">
              <w:tcPr>
                <w:tcW w:w="2967" w:type="dxa"/>
                <w:vAlign w:val="center"/>
              </w:tcPr>
            </w:tcPrChange>
          </w:tcPr>
          <w:p w14:paraId="6A07C0B6" w14:textId="35AD63E6" w:rsidR="0058452B" w:rsidRDefault="0058452B" w:rsidP="004C1519">
            <w:pPr>
              <w:pStyle w:val="Equation"/>
              <w:spacing w:after="120"/>
            </w:pPr>
            <w:r>
              <w:t>RESERVEOFFERS</w:t>
            </w:r>
            <w:r>
              <w:rPr>
                <w:vertAlign w:val="subscript"/>
              </w:rPr>
              <w:t>rg,c</w:t>
            </w:r>
          </w:p>
        </w:tc>
        <w:tc>
          <w:tcPr>
            <w:tcW w:w="4831" w:type="dxa"/>
            <w:vAlign w:val="center"/>
            <w:tcPrChange w:id="66" w:author="David Bullen" w:date="2025-02-25T15:45:00Z" w16du:dateUtc="2025-02-25T02:45:00Z">
              <w:tcPr>
                <w:tcW w:w="4877" w:type="dxa"/>
                <w:gridSpan w:val="2"/>
                <w:vAlign w:val="center"/>
              </w:tcPr>
            </w:tcPrChange>
          </w:tcPr>
          <w:p w14:paraId="4678FFBA" w14:textId="5567B327" w:rsidR="0058452B" w:rsidRDefault="0058452B" w:rsidP="004C1519">
            <w:pPr>
              <w:cnfStyle w:val="000000000000" w:firstRow="0" w:lastRow="0" w:firstColumn="0" w:lastColumn="0" w:oddVBand="0" w:evenVBand="0" w:oddHBand="0" w:evenHBand="0" w:firstRowFirstColumn="0" w:firstRowLastColumn="0" w:lastRowFirstColumn="0" w:lastRowLastColumn="0"/>
            </w:pPr>
            <w:r>
              <w:t xml:space="preserve">Reserve offers of </w:t>
            </w:r>
            <w:del w:id="67" w:author="David Bullen" w:date="2025-02-25T15:45:00Z" w16du:dateUtc="2025-02-25T02:45:00Z">
              <w:r>
                <w:delText>risk</w:delText>
              </w:r>
            </w:del>
            <w:ins w:id="68" w:author="David Bullen" w:date="2025-02-25T15:45:00Z" w16du:dateUtc="2025-02-25T02:45:00Z">
              <w:r>
                <w:t>r</w:t>
              </w:r>
              <w:r w:rsidR="00042A0D">
                <w:t>eserve</w:t>
              </w:r>
            </w:ins>
            <w:r>
              <w:t xml:space="preserve"> class </w:t>
            </w:r>
            <w:r w:rsidRPr="0058452B">
              <w:rPr>
                <w:rFonts w:ascii="Times New Roman" w:hAnsi="Times New Roman"/>
                <w:i/>
              </w:rPr>
              <w:t xml:space="preserve">c </w:t>
            </w:r>
            <w:r>
              <w:t xml:space="preserve">belonging to risk group </w:t>
            </w:r>
            <w:r w:rsidRPr="0058452B">
              <w:rPr>
                <w:rFonts w:ascii="Times New Roman" w:hAnsi="Times New Roman"/>
                <w:i/>
              </w:rPr>
              <w:t>rg</w:t>
            </w:r>
          </w:p>
        </w:tc>
      </w:tr>
      <w:tr w:rsidR="00BB2BC6" w14:paraId="6E1ACD20" w14:textId="77777777" w:rsidTr="00E415C3">
        <w:tc>
          <w:tcPr>
            <w:cnfStyle w:val="001000000000" w:firstRow="0" w:lastRow="0" w:firstColumn="1" w:lastColumn="0" w:oddVBand="0" w:evenVBand="0" w:oddHBand="0" w:evenHBand="0" w:firstRowFirstColumn="0" w:firstRowLastColumn="0" w:lastRowFirstColumn="0" w:lastRowLastColumn="0"/>
            <w:tcW w:w="2967" w:type="dxa"/>
            <w:vAlign w:val="center"/>
            <w:tcPrChange w:id="69" w:author="David Bullen" w:date="2025-02-25T15:45:00Z" w16du:dateUtc="2025-02-25T02:45:00Z">
              <w:tcPr>
                <w:tcW w:w="2967" w:type="dxa"/>
                <w:vAlign w:val="center"/>
              </w:tcPr>
            </w:tcPrChange>
          </w:tcPr>
          <w:p w14:paraId="69267FAB" w14:textId="3F0E521A" w:rsidR="00BB2BC6" w:rsidRDefault="00BB2BC6" w:rsidP="00B673AA">
            <w:pPr>
              <w:pStyle w:val="Equation"/>
              <w:spacing w:after="120"/>
            </w:pPr>
            <w:r>
              <w:t>LINKRISKS</w:t>
            </w:r>
            <w:r>
              <w:rPr>
                <w:vertAlign w:val="subscript"/>
              </w:rPr>
              <w:t>i</w:t>
            </w:r>
          </w:p>
        </w:tc>
        <w:tc>
          <w:tcPr>
            <w:tcW w:w="4831" w:type="dxa"/>
            <w:vAlign w:val="center"/>
            <w:tcPrChange w:id="70" w:author="David Bullen" w:date="2025-02-25T15:45:00Z" w16du:dateUtc="2025-02-25T02:45:00Z">
              <w:tcPr>
                <w:tcW w:w="4877" w:type="dxa"/>
                <w:gridSpan w:val="2"/>
                <w:vAlign w:val="center"/>
              </w:tcPr>
            </w:tcPrChange>
          </w:tcPr>
          <w:p w14:paraId="04FCB790" w14:textId="063C0405" w:rsidR="00BB2BC6" w:rsidRDefault="00BB2BC6" w:rsidP="00B673AA">
            <w:pPr>
              <w:cnfStyle w:val="000000000000" w:firstRow="0" w:lastRow="0" w:firstColumn="0" w:lastColumn="0" w:oddVBand="0" w:evenVBand="0" w:oddHBand="0" w:evenHBand="0" w:firstRowFirstColumn="0" w:firstRowLastColumn="0" w:lastRowFirstColumn="0" w:lastRowLastColumn="0"/>
            </w:pPr>
            <w:r>
              <w:t xml:space="preserve">Link risks in island </w:t>
            </w:r>
            <w:r w:rsidRPr="0058452B">
              <w:rPr>
                <w:rFonts w:ascii="Times New Roman" w:hAnsi="Times New Roman"/>
                <w:i/>
              </w:rPr>
              <w:t>i</w:t>
            </w:r>
          </w:p>
        </w:tc>
      </w:tr>
      <w:tr w:rsidR="007E2DAE" w14:paraId="7A5BA546" w14:textId="77777777" w:rsidTr="00E415C3">
        <w:tc>
          <w:tcPr>
            <w:cnfStyle w:val="001000000000" w:firstRow="0" w:lastRow="0" w:firstColumn="1" w:lastColumn="0" w:oddVBand="0" w:evenVBand="0" w:oddHBand="0" w:evenHBand="0" w:firstRowFirstColumn="0" w:firstRowLastColumn="0" w:lastRowFirstColumn="0" w:lastRowLastColumn="0"/>
            <w:tcW w:w="2967" w:type="dxa"/>
            <w:vAlign w:val="center"/>
            <w:tcPrChange w:id="71" w:author="David Bullen" w:date="2025-02-25T15:45:00Z" w16du:dateUtc="2025-02-25T02:45:00Z">
              <w:tcPr>
                <w:tcW w:w="2967" w:type="dxa"/>
                <w:vAlign w:val="center"/>
              </w:tcPr>
            </w:tcPrChange>
          </w:tcPr>
          <w:p w14:paraId="0C40A29A" w14:textId="7E9C82CD" w:rsidR="007E2DAE" w:rsidRDefault="007E2DAE" w:rsidP="004C1519">
            <w:pPr>
              <w:pStyle w:val="Equation"/>
              <w:spacing w:after="120"/>
            </w:pPr>
            <w:r>
              <w:t>ACLINES</w:t>
            </w:r>
            <w:r>
              <w:rPr>
                <w:vertAlign w:val="subscript"/>
              </w:rPr>
              <w:t>lr</w:t>
            </w:r>
          </w:p>
        </w:tc>
        <w:tc>
          <w:tcPr>
            <w:tcW w:w="4831" w:type="dxa"/>
            <w:vAlign w:val="center"/>
            <w:tcPrChange w:id="72" w:author="David Bullen" w:date="2025-02-25T15:45:00Z" w16du:dateUtc="2025-02-25T02:45:00Z">
              <w:tcPr>
                <w:tcW w:w="4877" w:type="dxa"/>
                <w:gridSpan w:val="2"/>
                <w:vAlign w:val="center"/>
              </w:tcPr>
            </w:tcPrChange>
          </w:tcPr>
          <w:p w14:paraId="26AA9D27" w14:textId="25644E97" w:rsidR="007E2DAE" w:rsidRDefault="007E2DAE" w:rsidP="004C1519">
            <w:pPr>
              <w:cnfStyle w:val="000000000000" w:firstRow="0" w:lastRow="0" w:firstColumn="0" w:lastColumn="0" w:oddVBand="0" w:evenVBand="0" w:oddHBand="0" w:evenHBand="0" w:firstRowFirstColumn="0" w:firstRowLastColumn="0" w:lastRowFirstColumn="0" w:lastRowLastColumn="0"/>
            </w:pPr>
            <w:r w:rsidRPr="007E2DAE">
              <w:t xml:space="preserve">AC lines belonging to link risk </w:t>
            </w:r>
            <w:r w:rsidRPr="007E2DAE">
              <w:rPr>
                <w:rFonts w:ascii="Times New Roman" w:hAnsi="Times New Roman"/>
                <w:i/>
              </w:rPr>
              <w:t>lr</w:t>
            </w:r>
          </w:p>
        </w:tc>
      </w:tr>
      <w:tr w:rsidR="0058452B" w14:paraId="71979B1D" w14:textId="77777777" w:rsidTr="00E415C3">
        <w:tc>
          <w:tcPr>
            <w:cnfStyle w:val="001000000000" w:firstRow="0" w:lastRow="0" w:firstColumn="1" w:lastColumn="0" w:oddVBand="0" w:evenVBand="0" w:oddHBand="0" w:evenHBand="0" w:firstRowFirstColumn="0" w:firstRowLastColumn="0" w:lastRowFirstColumn="0" w:lastRowLastColumn="0"/>
            <w:tcW w:w="2967" w:type="dxa"/>
            <w:vAlign w:val="center"/>
            <w:tcPrChange w:id="73" w:author="David Bullen" w:date="2025-02-25T15:45:00Z" w16du:dateUtc="2025-02-25T02:45:00Z">
              <w:tcPr>
                <w:tcW w:w="2967" w:type="dxa"/>
                <w:vAlign w:val="center"/>
              </w:tcPr>
            </w:tcPrChange>
          </w:tcPr>
          <w:p w14:paraId="441128A3" w14:textId="1A6D4C63" w:rsidR="0058452B" w:rsidRDefault="0058452B" w:rsidP="004C1519">
            <w:pPr>
              <w:pStyle w:val="Equation"/>
              <w:spacing w:after="120"/>
            </w:pPr>
            <w:bookmarkStart w:id="74" w:name="_Hlk190166709"/>
            <w:bookmarkEnd w:id="61"/>
            <w:r>
              <w:t>RESERVEOFFERS</w:t>
            </w:r>
            <w:r>
              <w:rPr>
                <w:vertAlign w:val="subscript"/>
              </w:rPr>
              <w:t>lr,c</w:t>
            </w:r>
          </w:p>
        </w:tc>
        <w:tc>
          <w:tcPr>
            <w:tcW w:w="4831" w:type="dxa"/>
            <w:vAlign w:val="center"/>
            <w:tcPrChange w:id="75" w:author="David Bullen" w:date="2025-02-25T15:45:00Z" w16du:dateUtc="2025-02-25T02:45:00Z">
              <w:tcPr>
                <w:tcW w:w="4877" w:type="dxa"/>
                <w:gridSpan w:val="2"/>
                <w:vAlign w:val="center"/>
              </w:tcPr>
            </w:tcPrChange>
          </w:tcPr>
          <w:p w14:paraId="6150BE0B" w14:textId="0650D555" w:rsidR="0058452B" w:rsidRPr="00E415C3" w:rsidRDefault="0058452B" w:rsidP="004C1519">
            <w:pPr>
              <w:cnfStyle w:val="000000000000" w:firstRow="0" w:lastRow="0" w:firstColumn="0" w:lastColumn="0" w:oddVBand="0" w:evenVBand="0" w:oddHBand="0" w:evenHBand="0" w:firstRowFirstColumn="0" w:firstRowLastColumn="0" w:lastRowFirstColumn="0" w:lastRowLastColumn="0"/>
              <w:rPr>
                <w:iCs/>
              </w:rPr>
            </w:pPr>
            <w:r>
              <w:t xml:space="preserve">Reserve offers of </w:t>
            </w:r>
            <w:del w:id="76" w:author="David Bullen" w:date="2025-02-25T15:45:00Z" w16du:dateUtc="2025-02-25T02:45:00Z">
              <w:r>
                <w:delText>risk</w:delText>
              </w:r>
            </w:del>
            <w:ins w:id="77" w:author="David Bullen" w:date="2025-02-25T15:45:00Z" w16du:dateUtc="2025-02-25T02:45:00Z">
              <w:r w:rsidR="00042A0D">
                <w:t>reserve</w:t>
              </w:r>
            </w:ins>
            <w:r>
              <w:t xml:space="preserve"> class </w:t>
            </w:r>
            <w:r w:rsidRPr="0058452B">
              <w:rPr>
                <w:rFonts w:ascii="Times New Roman" w:hAnsi="Times New Roman"/>
                <w:i/>
              </w:rPr>
              <w:t xml:space="preserve">c </w:t>
            </w:r>
            <w:r>
              <w:t xml:space="preserve">belonging to </w:t>
            </w:r>
            <w:ins w:id="78" w:author="David Bullen" w:date="2025-02-25T15:45:00Z" w16du:dateUtc="2025-02-25T02:45:00Z">
              <w:r w:rsidR="00E415C3">
                <w:t xml:space="preserve">generators or IL associated with </w:t>
              </w:r>
            </w:ins>
            <w:r w:rsidR="00E415C3">
              <w:t xml:space="preserve">link risk </w:t>
            </w:r>
            <w:r w:rsidR="00E415C3">
              <w:rPr>
                <w:rFonts w:ascii="Times New Roman" w:hAnsi="Times New Roman"/>
                <w:i/>
              </w:rPr>
              <w:t>lr</w:t>
            </w:r>
          </w:p>
        </w:tc>
      </w:tr>
      <w:bookmarkEnd w:id="74"/>
      <w:tr w:rsidR="00D7726A" w14:paraId="458F8EF8" w14:textId="77777777" w:rsidTr="00E415C3">
        <w:trPr>
          <w:trPrChange w:id="79" w:author="David Bullen" w:date="2025-02-25T15:45:00Z" w16du:dateUtc="2025-02-25T02:45:00Z">
            <w:trPr>
              <w:gridAfter w:val="0"/>
              <w:wAfter w:w="46" w:type="dxa"/>
            </w:trPr>
          </w:trPrChange>
        </w:trPr>
        <w:tc>
          <w:tcPr>
            <w:cnfStyle w:val="001000000000" w:firstRow="0" w:lastRow="0" w:firstColumn="1" w:lastColumn="0" w:oddVBand="0" w:evenVBand="0" w:oddHBand="0" w:evenHBand="0" w:firstRowFirstColumn="0" w:firstRowLastColumn="0" w:lastRowFirstColumn="0" w:lastRowLastColumn="0"/>
            <w:tcW w:w="2967" w:type="dxa"/>
            <w:vAlign w:val="center"/>
            <w:tcPrChange w:id="80" w:author="David Bullen" w:date="2025-02-25T15:45:00Z" w16du:dateUtc="2025-02-25T02:45:00Z">
              <w:tcPr>
                <w:tcW w:w="2967" w:type="dxa"/>
                <w:vAlign w:val="center"/>
              </w:tcPr>
            </w:tcPrChange>
          </w:tcPr>
          <w:p w14:paraId="01EC9CAC" w14:textId="4CB38B0B" w:rsidR="00D7726A" w:rsidRDefault="00D7726A" w:rsidP="009D0008">
            <w:pPr>
              <w:pStyle w:val="Equation"/>
              <w:spacing w:after="120"/>
            </w:pPr>
            <w:r>
              <w:t>RISKCLASSES</w:t>
            </w:r>
            <w:r w:rsidR="004F5B6B">
              <w:rPr>
                <w:vertAlign w:val="subscript"/>
              </w:rPr>
              <w:t>i,C</w:t>
            </w:r>
            <w:r w:rsidRPr="00901498">
              <w:rPr>
                <w:vertAlign w:val="subscript"/>
              </w:rPr>
              <w:t>E</w:t>
            </w:r>
            <w:r>
              <w:t xml:space="preserve"> </w:t>
            </w:r>
          </w:p>
        </w:tc>
        <w:tc>
          <w:tcPr>
            <w:tcW w:w="4831" w:type="dxa"/>
            <w:vAlign w:val="center"/>
            <w:tcPrChange w:id="81" w:author="David Bullen" w:date="2025-02-25T15:45:00Z" w16du:dateUtc="2025-02-25T02:45:00Z">
              <w:tcPr>
                <w:tcW w:w="4831" w:type="dxa"/>
                <w:vAlign w:val="center"/>
              </w:tcPr>
            </w:tcPrChange>
          </w:tcPr>
          <w:p w14:paraId="55DEFCDF" w14:textId="7BED81CC" w:rsidR="00D7726A" w:rsidRPr="00901498" w:rsidRDefault="00EA7BDF"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sSub>
                  <m:sSubPr>
                    <m:ctrlPr>
                      <w:rPr>
                        <w:rFonts w:ascii="Cambria Math" w:hAnsi="Cambria Math"/>
                        <w:i/>
                      </w:rPr>
                    </m:ctrlPr>
                  </m:sSubPr>
                  <m:e>
                    <m:r>
                      <w:rPr>
                        <w:rFonts w:ascii="Cambria Math" w:hAnsi="Cambria Math"/>
                      </w:rPr>
                      <m:t>RISKCLASSES</m:t>
                    </m:r>
                  </m:e>
                  <m:sub>
                    <m:r>
                      <w:rPr>
                        <w:rFonts w:ascii="Cambria Math" w:hAnsi="Cambria Math"/>
                      </w:rPr>
                      <m:t>i</m:t>
                    </m:r>
                    <m:r>
                      <w:rPr>
                        <w:rFonts w:ascii="Cambria Math" w:hAnsi="Cambria Math"/>
                      </w:rPr>
                      <m:t>,</m:t>
                    </m:r>
                    <m:r>
                      <w:rPr>
                        <w:rFonts w:ascii="Cambria Math" w:hAnsi="Cambria Math"/>
                      </w:rPr>
                      <m:t>CE</m:t>
                    </m:r>
                  </m:sub>
                </m:sSub>
                <m:r>
                  <w:rPr>
                    <w:rFonts w:ascii="Cambria Math" w:hAnsi="Cambria Math"/>
                  </w:rPr>
                  <m:t>={</m:t>
                </m:r>
                <m:sSub>
                  <m:sSubPr>
                    <m:ctrlPr>
                      <w:rPr>
                        <w:rFonts w:ascii="Cambria Math" w:hAnsi="Cambria Math"/>
                        <w:i/>
                      </w:rPr>
                    </m:ctrlPr>
                  </m:sSubPr>
                  <m:e>
                    <m:r>
                      <w:rPr>
                        <w:rFonts w:ascii="Cambria Math" w:hAnsi="Cambria Math"/>
                      </w:rPr>
                      <m:t>DCCE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ManualCE</m:t>
                    </m:r>
                  </m:e>
                  <m:sub>
                    <m:r>
                      <w:rPr>
                        <w:rFonts w:ascii="Cambria Math" w:hAnsi="Cambria Math"/>
                      </w:rPr>
                      <m:t>i</m:t>
                    </m:r>
                    <m:r>
                      <w:rPr>
                        <w:rFonts w:ascii="Cambria Math" w:hAnsi="Cambria Math"/>
                      </w:rPr>
                      <m:t xml:space="preserve"> </m:t>
                    </m:r>
                  </m:sub>
                </m:sSub>
                <m:r>
                  <w:rPr>
                    <w:rFonts w:ascii="Cambria Math" w:hAnsi="Cambria Math"/>
                  </w:rPr>
                  <m:t>,</m:t>
                </m:r>
              </m:oMath>
            </m:oMathPara>
          </w:p>
          <w:p w14:paraId="6ED17A05" w14:textId="77777777" w:rsidR="00D7726A" w:rsidRPr="00901498" w:rsidRDefault="00D7726A"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r>
                  <w:rPr>
                    <w:rFonts w:ascii="Cambria Math" w:hAnsi="Cambria Math"/>
                  </w:rPr>
                  <m:t>ACCE</m:t>
                </m:r>
                <m:sSub>
                  <m:sSubPr>
                    <m:ctrlPr>
                      <w:rPr>
                        <w:rFonts w:ascii="Cambria Math" w:hAnsi="Cambria Math"/>
                        <w:i/>
                      </w:rPr>
                    </m:ctrlPr>
                  </m:sSubPr>
                  <m:e>
                    <m:r>
                      <w:rPr>
                        <w:rFonts w:ascii="Cambria Math" w:hAnsi="Cambria Math"/>
                      </w:rPr>
                      <m:t>RISKS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ACCERISKGROUPS</m:t>
                    </m:r>
                  </m:e>
                  <m:sub>
                    <m:r>
                      <w:rPr>
                        <w:rFonts w:ascii="Cambria Math" w:hAnsi="Cambria Math"/>
                      </w:rPr>
                      <m:t>i</m:t>
                    </m:r>
                  </m:sub>
                </m:sSub>
                <m:r>
                  <w:rPr>
                    <w:rFonts w:ascii="Cambria Math" w:hAnsi="Cambria Math"/>
                  </w:rPr>
                  <m:t>,</m:t>
                </m:r>
              </m:oMath>
            </m:oMathPara>
          </w:p>
          <w:p w14:paraId="3F259C4F" w14:textId="77777777" w:rsidR="00D7726A" w:rsidRPr="00901498" w:rsidRDefault="00D7726A"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r>
                  <w:rPr>
                    <w:rFonts w:ascii="Cambria Math" w:hAnsi="Cambria Math"/>
                  </w:rPr>
                  <m:t>HVDCSECRISKSACC</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m:oMathPara>
          </w:p>
          <w:p w14:paraId="6D432FD9" w14:textId="57D363FD" w:rsidR="00D7726A" w:rsidRPr="00901498" w:rsidRDefault="00D7726A"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r>
                  <w:rPr>
                    <w:rFonts w:ascii="Cambria Math" w:hAnsi="Cambria Math"/>
                  </w:rPr>
                  <m:t>HVDCSECRISKSMANUA</m:t>
                </m:r>
                <m:sSub>
                  <m:sSubPr>
                    <m:ctrlPr>
                      <w:rPr>
                        <w:rFonts w:ascii="Cambria Math" w:hAnsi="Cambria Math"/>
                        <w:i/>
                      </w:rPr>
                    </m:ctrlPr>
                  </m:sSubPr>
                  <m:e>
                    <m:r>
                      <w:rPr>
                        <w:rFonts w:ascii="Cambria Math" w:hAnsi="Cambria Math"/>
                      </w:rPr>
                      <m:t>LCE</m:t>
                    </m:r>
                  </m:e>
                  <m:sub>
                    <m:r>
                      <w:rPr>
                        <w:rFonts w:ascii="Cambria Math" w:hAnsi="Cambria Math"/>
                      </w:rPr>
                      <m:t>i</m:t>
                    </m:r>
                  </m:sub>
                </m:sSub>
                <m:r>
                  <w:rPr>
                    <w:rFonts w:ascii="Cambria Math" w:hAnsi="Cambria Math"/>
                  </w:rPr>
                  <m:t>}</m:t>
                </m:r>
              </m:oMath>
            </m:oMathPara>
          </w:p>
        </w:tc>
      </w:tr>
      <w:tr w:rsidR="00D7726A" w14:paraId="2364EB2D" w14:textId="77777777" w:rsidTr="00E415C3">
        <w:trPr>
          <w:trPrChange w:id="82" w:author="David Bullen" w:date="2025-02-25T15:45:00Z" w16du:dateUtc="2025-02-25T02:45:00Z">
            <w:trPr>
              <w:gridAfter w:val="0"/>
              <w:wAfter w:w="46" w:type="dxa"/>
            </w:trPr>
          </w:trPrChange>
        </w:trPr>
        <w:tc>
          <w:tcPr>
            <w:cnfStyle w:val="001000000000" w:firstRow="0" w:lastRow="0" w:firstColumn="1" w:lastColumn="0" w:oddVBand="0" w:evenVBand="0" w:oddHBand="0" w:evenHBand="0" w:firstRowFirstColumn="0" w:firstRowLastColumn="0" w:lastRowFirstColumn="0" w:lastRowLastColumn="0"/>
            <w:tcW w:w="2967" w:type="dxa"/>
            <w:vAlign w:val="center"/>
            <w:tcPrChange w:id="83" w:author="David Bullen" w:date="2025-02-25T15:45:00Z" w16du:dateUtc="2025-02-25T02:45:00Z">
              <w:tcPr>
                <w:tcW w:w="2967" w:type="dxa"/>
                <w:vAlign w:val="center"/>
              </w:tcPr>
            </w:tcPrChange>
          </w:tcPr>
          <w:p w14:paraId="08481F22" w14:textId="27F88B0E" w:rsidR="00D7726A" w:rsidRDefault="00D7726A" w:rsidP="009D0008">
            <w:pPr>
              <w:pStyle w:val="Equation"/>
              <w:spacing w:after="120"/>
            </w:pPr>
            <w:r>
              <w:t>RISKCLASSES</w:t>
            </w:r>
            <w:r w:rsidR="004F5B6B">
              <w:rPr>
                <w:vertAlign w:val="subscript"/>
              </w:rPr>
              <w:t>i,E</w:t>
            </w:r>
            <w:r w:rsidRPr="00901498">
              <w:rPr>
                <w:vertAlign w:val="subscript"/>
              </w:rPr>
              <w:t>CE</w:t>
            </w:r>
            <w:r>
              <w:t xml:space="preserve"> </w:t>
            </w:r>
          </w:p>
        </w:tc>
        <w:tc>
          <w:tcPr>
            <w:tcW w:w="4831" w:type="dxa"/>
            <w:vAlign w:val="center"/>
            <w:tcPrChange w:id="84" w:author="David Bullen" w:date="2025-02-25T15:45:00Z" w16du:dateUtc="2025-02-25T02:45:00Z">
              <w:tcPr>
                <w:tcW w:w="4831" w:type="dxa"/>
                <w:vAlign w:val="center"/>
              </w:tcPr>
            </w:tcPrChange>
          </w:tcPr>
          <w:p w14:paraId="51DF0B4E" w14:textId="54EBB1D8" w:rsidR="00D7726A" w:rsidRPr="00AB036E" w:rsidRDefault="00EA7BDF"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sSub>
                  <m:sSubPr>
                    <m:ctrlPr>
                      <w:rPr>
                        <w:rFonts w:ascii="Cambria Math" w:hAnsi="Cambria Math"/>
                        <w:i/>
                      </w:rPr>
                    </m:ctrlPr>
                  </m:sSubPr>
                  <m:e>
                    <m:r>
                      <w:rPr>
                        <w:rFonts w:ascii="Cambria Math" w:hAnsi="Cambria Math"/>
                      </w:rPr>
                      <m:t>RISKCLASSES</m:t>
                    </m:r>
                  </m:e>
                  <m:sub>
                    <m:r>
                      <w:rPr>
                        <w:rFonts w:ascii="Cambria Math" w:hAnsi="Cambria Math"/>
                      </w:rPr>
                      <m:t>i</m:t>
                    </m:r>
                    <m:r>
                      <w:rPr>
                        <w:rFonts w:ascii="Cambria Math" w:hAnsi="Cambria Math"/>
                      </w:rPr>
                      <m:t>,</m:t>
                    </m:r>
                    <m:r>
                      <w:rPr>
                        <w:rFonts w:ascii="Cambria Math" w:hAnsi="Cambria Math"/>
                      </w:rPr>
                      <m:t>ECE</m:t>
                    </m:r>
                  </m:sub>
                </m:sSub>
                <m:r>
                  <w:rPr>
                    <w:rFonts w:ascii="Cambria Math" w:hAnsi="Cambria Math"/>
                  </w:rPr>
                  <m:t>={</m:t>
                </m:r>
                <m:sSub>
                  <m:sSubPr>
                    <m:ctrlPr>
                      <w:rPr>
                        <w:rFonts w:ascii="Cambria Math" w:hAnsi="Cambria Math"/>
                        <w:i/>
                      </w:rPr>
                    </m:ctrlPr>
                  </m:sSubPr>
                  <m:e>
                    <m:r>
                      <w:rPr>
                        <w:rFonts w:ascii="Cambria Math" w:hAnsi="Cambria Math"/>
                      </w:rPr>
                      <m:t>DCECE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ManualECE</m:t>
                    </m:r>
                  </m:e>
                  <m:sub>
                    <m:r>
                      <w:rPr>
                        <w:rFonts w:ascii="Cambria Math" w:hAnsi="Cambria Math"/>
                      </w:rPr>
                      <m:t>i</m:t>
                    </m:r>
                    <m:r>
                      <w:rPr>
                        <w:rFonts w:ascii="Cambria Math" w:hAnsi="Cambria Math"/>
                      </w:rPr>
                      <m:t xml:space="preserve"> </m:t>
                    </m:r>
                  </m:sub>
                </m:sSub>
                <m:r>
                  <w:rPr>
                    <w:rFonts w:ascii="Cambria Math" w:hAnsi="Cambria Math"/>
                  </w:rPr>
                  <m:t>,</m:t>
                </m:r>
              </m:oMath>
            </m:oMathPara>
          </w:p>
          <w:p w14:paraId="74C192C3" w14:textId="2A6C0DD7" w:rsidR="00D7726A" w:rsidRPr="00AB036E" w:rsidRDefault="00D7726A"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r>
                  <w:rPr>
                    <w:rFonts w:ascii="Cambria Math" w:hAnsi="Cambria Math"/>
                  </w:rPr>
                  <m:t>ACECE</m:t>
                </m:r>
                <m:sSub>
                  <m:sSubPr>
                    <m:ctrlPr>
                      <w:rPr>
                        <w:rFonts w:ascii="Cambria Math" w:hAnsi="Cambria Math"/>
                        <w:i/>
                      </w:rPr>
                    </m:ctrlPr>
                  </m:sSubPr>
                  <m:e>
                    <m:r>
                      <w:rPr>
                        <w:rFonts w:ascii="Cambria Math" w:hAnsi="Cambria Math"/>
                      </w:rPr>
                      <m:t>RISKS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ACECERISKGROUPS</m:t>
                    </m:r>
                  </m:e>
                  <m:sub>
                    <m:r>
                      <w:rPr>
                        <w:rFonts w:ascii="Cambria Math" w:hAnsi="Cambria Math"/>
                      </w:rPr>
                      <m:t>i</m:t>
                    </m:r>
                  </m:sub>
                </m:sSub>
                <m:r>
                  <w:rPr>
                    <w:rFonts w:ascii="Cambria Math" w:hAnsi="Cambria Math"/>
                  </w:rPr>
                  <m:t>,</m:t>
                </m:r>
              </m:oMath>
            </m:oMathPara>
          </w:p>
          <w:p w14:paraId="41284477" w14:textId="1E5B18C7" w:rsidR="00D7726A" w:rsidRPr="00AB036E" w:rsidRDefault="00D7726A"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r>
                  <w:rPr>
                    <w:rFonts w:ascii="Cambria Math" w:hAnsi="Cambria Math"/>
                  </w:rPr>
                  <m:t>HVDCSECRISKSACEC</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oMath>
            </m:oMathPara>
          </w:p>
          <w:p w14:paraId="40D76C5C" w14:textId="473C87F4" w:rsidR="00D7726A" w:rsidRPr="00901498" w:rsidRDefault="00D7726A" w:rsidP="00D7726A">
            <w:pPr>
              <w:cnfStyle w:val="000000000000" w:firstRow="0" w:lastRow="0" w:firstColumn="0" w:lastColumn="0" w:oddVBand="0" w:evenVBand="0" w:oddHBand="0" w:evenHBand="0" w:firstRowFirstColumn="0" w:firstRowLastColumn="0" w:lastRowFirstColumn="0" w:lastRowLastColumn="0"/>
              <w:rPr>
                <w:rFonts w:ascii="Times New Roman" w:hAnsi="Times New Roman"/>
                <w:i/>
              </w:rPr>
            </w:pPr>
            <m:oMathPara>
              <m:oMath>
                <m:r>
                  <w:rPr>
                    <w:rFonts w:ascii="Cambria Math" w:hAnsi="Cambria Math"/>
                  </w:rPr>
                  <m:t>HVDCSECRISKSMANUA</m:t>
                </m:r>
                <m:sSub>
                  <m:sSubPr>
                    <m:ctrlPr>
                      <w:rPr>
                        <w:rFonts w:ascii="Cambria Math" w:hAnsi="Cambria Math"/>
                        <w:i/>
                      </w:rPr>
                    </m:ctrlPr>
                  </m:sSubPr>
                  <m:e>
                    <m:r>
                      <w:rPr>
                        <w:rFonts w:ascii="Cambria Math" w:hAnsi="Cambria Math"/>
                      </w:rPr>
                      <m:t>LECE</m:t>
                    </m:r>
                  </m:e>
                  <m:sub>
                    <m:r>
                      <w:rPr>
                        <w:rFonts w:ascii="Cambria Math" w:hAnsi="Cambria Math"/>
                      </w:rPr>
                      <m:t>i</m:t>
                    </m:r>
                  </m:sub>
                </m:sSub>
                <m:r>
                  <w:rPr>
                    <w:rFonts w:ascii="Cambria Math" w:hAnsi="Cambria Math"/>
                  </w:rPr>
                  <m:t>}</m:t>
                </m:r>
              </m:oMath>
            </m:oMathPara>
          </w:p>
        </w:tc>
      </w:tr>
      <w:tr w:rsidR="00CA203B" w14:paraId="45C25C96" w14:textId="77777777" w:rsidTr="00E415C3">
        <w:trPr>
          <w:trPrChange w:id="85" w:author="David Bullen" w:date="2025-02-25T15:45:00Z" w16du:dateUtc="2025-02-25T02:45:00Z">
            <w:trPr>
              <w:gridAfter w:val="0"/>
              <w:wAfter w:w="46" w:type="dxa"/>
            </w:trPr>
          </w:trPrChange>
        </w:trPr>
        <w:tc>
          <w:tcPr>
            <w:cnfStyle w:val="001000000000" w:firstRow="0" w:lastRow="0" w:firstColumn="1" w:lastColumn="0" w:oddVBand="0" w:evenVBand="0" w:oddHBand="0" w:evenHBand="0" w:firstRowFirstColumn="0" w:firstRowLastColumn="0" w:lastRowFirstColumn="0" w:lastRowLastColumn="0"/>
            <w:tcW w:w="2967" w:type="dxa"/>
            <w:tcPrChange w:id="86" w:author="David Bullen" w:date="2025-02-25T15:45:00Z" w16du:dateUtc="2025-02-25T02:45:00Z">
              <w:tcPr>
                <w:tcW w:w="2967" w:type="dxa"/>
              </w:tcPr>
            </w:tcPrChange>
          </w:tcPr>
          <w:p w14:paraId="3AED619E" w14:textId="6BEE6A26" w:rsidR="00CA203B" w:rsidRDefault="00FE1696" w:rsidP="009D0008">
            <w:pPr>
              <w:pStyle w:val="Equation"/>
              <w:spacing w:after="120"/>
            </w:pPr>
            <w:proofErr w:type="spellStart"/>
            <w:r>
              <w:t>SHORTFALL</w:t>
            </w:r>
            <w:r w:rsidR="004F5B6B">
              <w:t>ACLINES</w:t>
            </w:r>
            <w:r w:rsidR="00CA203B">
              <w:rPr>
                <w:vertAlign w:val="subscript"/>
              </w:rPr>
              <w:t>pn</w:t>
            </w:r>
            <w:proofErr w:type="spellEnd"/>
          </w:p>
        </w:tc>
        <w:tc>
          <w:tcPr>
            <w:tcW w:w="4831" w:type="dxa"/>
            <w:tcPrChange w:id="87" w:author="David Bullen" w:date="2025-02-25T15:45:00Z" w16du:dateUtc="2025-02-25T02:45:00Z">
              <w:tcPr>
                <w:tcW w:w="4831" w:type="dxa"/>
              </w:tcPr>
            </w:tcPrChange>
          </w:tcPr>
          <w:p w14:paraId="3FC6B960" w14:textId="06E886E8" w:rsidR="00CA203B" w:rsidRDefault="00CA203B" w:rsidP="00CA203B">
            <w:pPr>
              <w:cnfStyle w:val="000000000000" w:firstRow="0" w:lastRow="0" w:firstColumn="0" w:lastColumn="0" w:oddVBand="0" w:evenVBand="0" w:oddHBand="0" w:evenHBand="0" w:firstRowFirstColumn="0" w:firstRowLastColumn="0" w:lastRowFirstColumn="0" w:lastRowLastColumn="0"/>
            </w:pPr>
            <w:proofErr w:type="spellStart"/>
            <w:r>
              <w:t>ACLines</w:t>
            </w:r>
            <w:proofErr w:type="spellEnd"/>
            <w:r>
              <w:t xml:space="preserve"> which when removed from the model will reduce the capacity available to supply load at Pnode </w:t>
            </w:r>
            <w:r w:rsidRPr="000170EF">
              <w:rPr>
                <w:i/>
                <w:iCs/>
              </w:rPr>
              <w:t>pn</w:t>
            </w:r>
            <w:r>
              <w:t xml:space="preserve"> </w:t>
            </w:r>
          </w:p>
        </w:tc>
      </w:tr>
      <w:tr w:rsidR="00CA203B" w14:paraId="6583C17D" w14:textId="77777777" w:rsidTr="00E415C3">
        <w:trPr>
          <w:trPrChange w:id="88" w:author="David Bullen" w:date="2025-02-25T15:45:00Z" w16du:dateUtc="2025-02-25T02:45:00Z">
            <w:trPr>
              <w:gridAfter w:val="0"/>
              <w:wAfter w:w="46" w:type="dxa"/>
            </w:trPr>
          </w:trPrChange>
        </w:trPr>
        <w:tc>
          <w:tcPr>
            <w:cnfStyle w:val="001000000000" w:firstRow="0" w:lastRow="0" w:firstColumn="1" w:lastColumn="0" w:oddVBand="0" w:evenVBand="0" w:oddHBand="0" w:evenHBand="0" w:firstRowFirstColumn="0" w:firstRowLastColumn="0" w:lastRowFirstColumn="0" w:lastRowLastColumn="0"/>
            <w:tcW w:w="2967" w:type="dxa"/>
            <w:tcPrChange w:id="89" w:author="David Bullen" w:date="2025-02-25T15:45:00Z" w16du:dateUtc="2025-02-25T02:45:00Z">
              <w:tcPr>
                <w:tcW w:w="2967" w:type="dxa"/>
              </w:tcPr>
            </w:tcPrChange>
          </w:tcPr>
          <w:p w14:paraId="6DA5E8C3" w14:textId="13CA29B4" w:rsidR="00CA203B" w:rsidRDefault="00CA203B" w:rsidP="009D0008">
            <w:pPr>
              <w:pStyle w:val="Equation"/>
              <w:spacing w:after="120"/>
            </w:pPr>
            <w:proofErr w:type="spellStart"/>
            <w:r>
              <w:t>PNODETRANSFERPNODE</w:t>
            </w:r>
            <w:r>
              <w:rPr>
                <w:vertAlign w:val="subscript"/>
              </w:rPr>
              <w:t>pn</w:t>
            </w:r>
            <w:proofErr w:type="spellEnd"/>
          </w:p>
        </w:tc>
        <w:tc>
          <w:tcPr>
            <w:tcW w:w="4831" w:type="dxa"/>
            <w:tcPrChange w:id="90" w:author="David Bullen" w:date="2025-02-25T15:45:00Z" w16du:dateUtc="2025-02-25T02:45:00Z">
              <w:tcPr>
                <w:tcW w:w="4831" w:type="dxa"/>
              </w:tcPr>
            </w:tcPrChange>
          </w:tcPr>
          <w:p w14:paraId="10DF671F" w14:textId="62D55408" w:rsidR="00CA203B" w:rsidRPr="00BD7A7C" w:rsidRDefault="00CA203B" w:rsidP="00CA203B">
            <w:pPr>
              <w:cnfStyle w:val="000000000000" w:firstRow="0" w:lastRow="0" w:firstColumn="0" w:lastColumn="0" w:oddVBand="0" w:evenVBand="0" w:oddHBand="0" w:evenHBand="0" w:firstRowFirstColumn="0" w:firstRowLastColumn="0" w:lastRowFirstColumn="0" w:lastRowLastColumn="0"/>
            </w:pPr>
            <w:r>
              <w:t xml:space="preserve">Pnode which has been deemed potentially suitable </w:t>
            </w:r>
            <w:r w:rsidR="00BD7A7C">
              <w:t xml:space="preserve">as a target for </w:t>
            </w:r>
            <w:r>
              <w:t xml:space="preserve">shortfall transfer </w:t>
            </w:r>
            <w:r w:rsidRPr="000D15CD">
              <w:rPr>
                <w:u w:val="single"/>
              </w:rPr>
              <w:t>from</w:t>
            </w:r>
            <w:r w:rsidR="00BD7A7C">
              <w:t xml:space="preserve"> </w:t>
            </w:r>
            <w:r>
              <w:t xml:space="preserve">Pnode </w:t>
            </w:r>
            <w:r w:rsidRPr="000170EF">
              <w:rPr>
                <w:i/>
                <w:iCs/>
              </w:rPr>
              <w:t>pn</w:t>
            </w:r>
            <w:r w:rsidR="00BD7A7C">
              <w:t xml:space="preserve"> or as a source for price replacement transfer </w:t>
            </w:r>
            <w:r w:rsidR="00BD7A7C" w:rsidRPr="000D15CD">
              <w:rPr>
                <w:u w:val="single"/>
              </w:rPr>
              <w:t>to</w:t>
            </w:r>
            <w:r w:rsidR="00BD7A7C">
              <w:t xml:space="preserve"> Pnode </w:t>
            </w:r>
            <w:r w:rsidR="00BD7A7C" w:rsidRPr="00BD7A7C">
              <w:rPr>
                <w:i/>
                <w:iCs/>
              </w:rPr>
              <w:t>pn</w:t>
            </w:r>
            <w:r w:rsidR="00BD7A7C">
              <w:t xml:space="preserve"> </w:t>
            </w:r>
          </w:p>
        </w:tc>
      </w:tr>
      <w:tr w:rsidR="00CB3AA5" w14:paraId="58A533CF" w14:textId="77777777" w:rsidTr="00E415C3">
        <w:trPr>
          <w:trPrChange w:id="91" w:author="David Bullen" w:date="2025-02-25T15:45:00Z" w16du:dateUtc="2025-02-25T02:45:00Z">
            <w:trPr>
              <w:gridAfter w:val="0"/>
              <w:wAfter w:w="46" w:type="dxa"/>
            </w:trPr>
          </w:trPrChange>
        </w:trPr>
        <w:tc>
          <w:tcPr>
            <w:cnfStyle w:val="001000000000" w:firstRow="0" w:lastRow="0" w:firstColumn="1" w:lastColumn="0" w:oddVBand="0" w:evenVBand="0" w:oddHBand="0" w:evenHBand="0" w:firstRowFirstColumn="0" w:firstRowLastColumn="0" w:lastRowFirstColumn="0" w:lastRowLastColumn="0"/>
            <w:tcW w:w="2967" w:type="dxa"/>
            <w:vAlign w:val="center"/>
            <w:tcPrChange w:id="92" w:author="David Bullen" w:date="2025-02-25T15:45:00Z" w16du:dateUtc="2025-02-25T02:45:00Z">
              <w:tcPr>
                <w:tcW w:w="2967" w:type="dxa"/>
                <w:vAlign w:val="center"/>
              </w:tcPr>
            </w:tcPrChange>
          </w:tcPr>
          <w:p w14:paraId="25F2A890" w14:textId="4CC47213" w:rsidR="00CB3AA5" w:rsidRPr="00CB3AA5" w:rsidRDefault="00CB3AA5" w:rsidP="0089188B">
            <w:pPr>
              <w:pStyle w:val="Equation"/>
              <w:spacing w:after="120"/>
              <w:rPr>
                <w:vertAlign w:val="subscript"/>
              </w:rPr>
            </w:pPr>
            <w:proofErr w:type="spellStart"/>
            <w:r>
              <w:t>DISPATCHABLEBIDS</w:t>
            </w:r>
            <w:r>
              <w:rPr>
                <w:vertAlign w:val="subscript"/>
              </w:rPr>
              <w:t>db</w:t>
            </w:r>
            <w:proofErr w:type="spellEnd"/>
          </w:p>
        </w:tc>
        <w:tc>
          <w:tcPr>
            <w:tcW w:w="4831" w:type="dxa"/>
            <w:vAlign w:val="center"/>
            <w:tcPrChange w:id="93" w:author="David Bullen" w:date="2025-02-25T15:45:00Z" w16du:dateUtc="2025-02-25T02:45:00Z">
              <w:tcPr>
                <w:tcW w:w="4831" w:type="dxa"/>
                <w:vAlign w:val="center"/>
              </w:tcPr>
            </w:tcPrChange>
          </w:tcPr>
          <w:p w14:paraId="69395CAC" w14:textId="04997C6C" w:rsidR="00CB3AA5" w:rsidRDefault="00CB3AA5" w:rsidP="0089188B">
            <w:pPr>
              <w:cnfStyle w:val="000000000000" w:firstRow="0" w:lastRow="0" w:firstColumn="0" w:lastColumn="0" w:oddVBand="0" w:evenVBand="0" w:oddHBand="0" w:evenHBand="0" w:firstRowFirstColumn="0" w:firstRowLastColumn="0" w:lastRowFirstColumn="0" w:lastRowLastColumn="0"/>
            </w:pPr>
            <w:r>
              <w:t>Nominated Demand Bids which are dispatchable</w:t>
            </w:r>
          </w:p>
        </w:tc>
      </w:tr>
      <w:tr w:rsidR="00BF75BF" w14:paraId="598F8728" w14:textId="77777777" w:rsidTr="00E415C3">
        <w:trPr>
          <w:trPrChange w:id="94" w:author="David Bullen" w:date="2025-02-25T15:45:00Z" w16du:dateUtc="2025-02-25T02:45:00Z">
            <w:trPr>
              <w:gridAfter w:val="0"/>
              <w:wAfter w:w="46" w:type="dxa"/>
            </w:trPr>
          </w:trPrChange>
        </w:trPr>
        <w:tc>
          <w:tcPr>
            <w:cnfStyle w:val="001000000000" w:firstRow="0" w:lastRow="0" w:firstColumn="1" w:lastColumn="0" w:oddVBand="0" w:evenVBand="0" w:oddHBand="0" w:evenHBand="0" w:firstRowFirstColumn="0" w:firstRowLastColumn="0" w:lastRowFirstColumn="0" w:lastRowLastColumn="0"/>
            <w:tcW w:w="2967" w:type="dxa"/>
            <w:tcPrChange w:id="95" w:author="David Bullen" w:date="2025-02-25T15:45:00Z" w16du:dateUtc="2025-02-25T02:45:00Z">
              <w:tcPr>
                <w:tcW w:w="2967" w:type="dxa"/>
              </w:tcPr>
            </w:tcPrChange>
          </w:tcPr>
          <w:p w14:paraId="0DF7F936" w14:textId="77777777" w:rsidR="00BF75BF" w:rsidRPr="00894F00" w:rsidRDefault="00BF75BF" w:rsidP="00585B3A">
            <w:pPr>
              <w:pStyle w:val="Equation"/>
              <w:spacing w:after="120"/>
              <w:rPr>
                <w:vertAlign w:val="subscript"/>
              </w:rPr>
            </w:pPr>
            <w:proofErr w:type="spellStart"/>
            <w:r w:rsidRPr="00894F00">
              <w:t>DISCRETEDEMANDBIDS</w:t>
            </w:r>
            <w:r>
              <w:rPr>
                <w:vertAlign w:val="subscript"/>
              </w:rPr>
              <w:t>db</w:t>
            </w:r>
            <w:proofErr w:type="spellEnd"/>
          </w:p>
        </w:tc>
        <w:tc>
          <w:tcPr>
            <w:tcW w:w="4831" w:type="dxa"/>
            <w:tcPrChange w:id="96" w:author="David Bullen" w:date="2025-02-25T15:45:00Z" w16du:dateUtc="2025-02-25T02:45:00Z">
              <w:tcPr>
                <w:tcW w:w="4831" w:type="dxa"/>
              </w:tcPr>
            </w:tcPrChange>
          </w:tcPr>
          <w:p w14:paraId="7D2041F6" w14:textId="77777777" w:rsidR="00BF75BF" w:rsidRDefault="00BF75BF" w:rsidP="00585B3A">
            <w:pPr>
              <w:cnfStyle w:val="000000000000" w:firstRow="0" w:lastRow="0" w:firstColumn="0" w:lastColumn="0" w:oddVBand="0" w:evenVBand="0" w:oddHBand="0" w:evenHBand="0" w:firstRowFirstColumn="0" w:firstRowLastColumn="0" w:lastRowFirstColumn="0" w:lastRowLastColumn="0"/>
            </w:pPr>
            <w:r w:rsidRPr="0089188B">
              <w:rPr>
                <w:i/>
                <w:iCs/>
              </w:rPr>
              <w:t>DISPATCHABLEBIDS</w:t>
            </w:r>
            <w:r>
              <w:t xml:space="preserve"> which represent load that can only be on or off and will therefore be constrained to either clear fully or clear zero</w:t>
            </w:r>
          </w:p>
        </w:tc>
      </w:tr>
    </w:tbl>
    <w:p w14:paraId="73114509" w14:textId="77777777" w:rsidR="00714039" w:rsidRPr="00511198" w:rsidRDefault="00714039" w:rsidP="00714039">
      <w:pPr>
        <w:pStyle w:val="Heading2"/>
        <w:tabs>
          <w:tab w:val="clear" w:pos="1440"/>
        </w:tabs>
        <w:ind w:left="851" w:hanging="851"/>
        <w:jc w:val="left"/>
      </w:pPr>
      <w:bookmarkStart w:id="97" w:name="_Toc189139589"/>
      <w:r w:rsidRPr="00511198">
        <w:t>Functions Defined on Sets</w:t>
      </w:r>
      <w:bookmarkEnd w:id="97"/>
    </w:p>
    <w:p w14:paraId="789258EF" w14:textId="77777777" w:rsidR="00714039" w:rsidRPr="00B820D1" w:rsidRDefault="00714039" w:rsidP="00714039">
      <w:pPr>
        <w:pStyle w:val="BodyText"/>
        <w:rPr>
          <w:color w:val="FF0000"/>
        </w:rPr>
      </w:pPr>
      <w:r>
        <w:t xml:space="preserve">For ease of description </w:t>
      </w:r>
      <w:proofErr w:type="gramStart"/>
      <w:r>
        <w:t>a number of</w:t>
      </w:r>
      <w:proofErr w:type="gramEnd"/>
      <w:r>
        <w:t xml:space="preserve"> functions are defined that operate on elements of sets and return either another set or a single element.  The following functions are defined:</w:t>
      </w:r>
    </w:p>
    <w:tbl>
      <w:tblPr>
        <w:tblStyle w:val="SOReportTable"/>
        <w:tblW w:w="0" w:type="auto"/>
        <w:tblLook w:val="04A0" w:firstRow="1" w:lastRow="0" w:firstColumn="1" w:lastColumn="0" w:noHBand="0" w:noVBand="1"/>
      </w:tblPr>
      <w:tblGrid>
        <w:gridCol w:w="1610"/>
        <w:gridCol w:w="6188"/>
      </w:tblGrid>
      <w:tr w:rsidR="00714039" w14:paraId="6C7AD246" w14:textId="77777777" w:rsidTr="00D872A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42" w:type="dxa"/>
          </w:tcPr>
          <w:p w14:paraId="216AD3F8" w14:textId="77777777" w:rsidR="00714039" w:rsidRDefault="00714039" w:rsidP="00D872AD">
            <w:pPr>
              <w:pStyle w:val="BodyText"/>
              <w:ind w:left="0"/>
              <w:rPr>
                <w:lang w:eastAsia="en-GB"/>
              </w:rPr>
            </w:pPr>
            <w:r>
              <w:rPr>
                <w:lang w:eastAsia="en-GB"/>
              </w:rPr>
              <w:t>Item</w:t>
            </w:r>
          </w:p>
        </w:tc>
        <w:tc>
          <w:tcPr>
            <w:tcW w:w="6399" w:type="dxa"/>
          </w:tcPr>
          <w:p w14:paraId="1A529069"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714039" w14:paraId="73911410"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3EE1C83B" w14:textId="77777777" w:rsidR="00714039" w:rsidRPr="00E36671" w:rsidRDefault="00714039" w:rsidP="00D872AD">
            <w:pPr>
              <w:pStyle w:val="Equation"/>
            </w:pPr>
            <w:r w:rsidRPr="00E36671">
              <w:t>k(</w:t>
            </w:r>
            <w:r w:rsidRPr="00E37ED5">
              <w:rPr>
                <w:b/>
              </w:rPr>
              <w:t>∙</w:t>
            </w:r>
            <w:r w:rsidRPr="00E36671">
              <w:t>)</w:t>
            </w:r>
          </w:p>
        </w:tc>
        <w:tc>
          <w:tcPr>
            <w:tcW w:w="6399" w:type="dxa"/>
          </w:tcPr>
          <w:p w14:paraId="76CB6290"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where the argument could be a security measure </w:t>
            </w:r>
            <w:r>
              <w:rPr>
                <w:i/>
              </w:rPr>
              <w:t>v</w:t>
            </w:r>
            <w:r>
              <w:t xml:space="preserve"> or directed AC line </w:t>
            </w:r>
            <w:r>
              <w:rPr>
                <w:i/>
              </w:rPr>
              <w:t>q</w:t>
            </w:r>
            <w:r>
              <w:t xml:space="preserve"> gives the undirected AC line associated with the argument.</w:t>
            </w:r>
          </w:p>
        </w:tc>
      </w:tr>
      <w:tr w:rsidR="00714039" w14:paraId="5B7B6041"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1FBB9D6E" w14:textId="77777777" w:rsidR="00714039" w:rsidRPr="00E36671" w:rsidRDefault="00714039" w:rsidP="00D872AD">
            <w:pPr>
              <w:pStyle w:val="Equation"/>
            </w:pPr>
            <w:r w:rsidRPr="00E36671">
              <w:t>q(v)</w:t>
            </w:r>
          </w:p>
        </w:tc>
        <w:tc>
          <w:tcPr>
            <w:tcW w:w="6399" w:type="dxa"/>
          </w:tcPr>
          <w:p w14:paraId="7B9342EC"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gives the directed AC line </w:t>
            </w:r>
            <w:r>
              <w:rPr>
                <w:i/>
              </w:rPr>
              <w:t>q</w:t>
            </w:r>
            <w:r>
              <w:t xml:space="preserve"> of interest in security measure </w:t>
            </w:r>
            <w:r>
              <w:rPr>
                <w:i/>
              </w:rPr>
              <w:t>v</w:t>
            </w:r>
            <w:r>
              <w:t>.</w:t>
            </w:r>
          </w:p>
        </w:tc>
      </w:tr>
      <w:tr w:rsidR="00714039" w14:paraId="01BD0D95"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272875A8" w14:textId="77777777" w:rsidR="00714039" w:rsidRPr="00E36671" w:rsidRDefault="00714039" w:rsidP="00D872AD">
            <w:pPr>
              <w:pStyle w:val="Equation"/>
            </w:pPr>
            <w:r w:rsidRPr="00E36671">
              <w:t>n(v)</w:t>
            </w:r>
          </w:p>
        </w:tc>
        <w:tc>
          <w:tcPr>
            <w:tcW w:w="6399" w:type="dxa"/>
          </w:tcPr>
          <w:p w14:paraId="563671EA"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gives the AC node </w:t>
            </w:r>
            <w:r>
              <w:rPr>
                <w:i/>
              </w:rPr>
              <w:t>n</w:t>
            </w:r>
            <w:r>
              <w:t xml:space="preserve"> of interest in security measure </w:t>
            </w:r>
            <w:r>
              <w:rPr>
                <w:i/>
              </w:rPr>
              <w:t>v</w:t>
            </w:r>
            <w:r>
              <w:t>.</w:t>
            </w:r>
          </w:p>
        </w:tc>
      </w:tr>
      <w:tr w:rsidR="00714039" w14:paraId="30CD8CA5"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4CBEAC00" w14:textId="77777777" w:rsidR="00714039" w:rsidRPr="00E36671" w:rsidRDefault="00714039" w:rsidP="00D872AD">
            <w:pPr>
              <w:pStyle w:val="Equation"/>
            </w:pPr>
            <w:r w:rsidRPr="00E36671">
              <w:t>n(i)</w:t>
            </w:r>
          </w:p>
        </w:tc>
        <w:tc>
          <w:tcPr>
            <w:tcW w:w="6399" w:type="dxa"/>
          </w:tcPr>
          <w:p w14:paraId="49D94F8C"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gives the set of AC nodes </w:t>
            </w:r>
            <w:r>
              <w:rPr>
                <w:i/>
              </w:rPr>
              <w:t>n</w:t>
            </w:r>
            <w:r>
              <w:t xml:space="preserve"> located in island </w:t>
            </w:r>
            <w:r>
              <w:rPr>
                <w:i/>
              </w:rPr>
              <w:t>i</w:t>
            </w:r>
            <w:r>
              <w:t>.</w:t>
            </w:r>
          </w:p>
        </w:tc>
      </w:tr>
      <w:tr w:rsidR="00714039" w14:paraId="726A677A"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5899672A" w14:textId="77777777" w:rsidR="00714039" w:rsidRPr="00E36671" w:rsidRDefault="00714039" w:rsidP="00D872AD">
            <w:pPr>
              <w:pStyle w:val="Equation"/>
            </w:pPr>
            <w:r w:rsidRPr="00E36671">
              <w:t>g(</w:t>
            </w:r>
            <w:r w:rsidRPr="00846A38">
              <w:rPr>
                <w:b/>
              </w:rPr>
              <w:t>∙</w:t>
            </w:r>
            <w:r w:rsidRPr="00E36671">
              <w:t>)</w:t>
            </w:r>
          </w:p>
        </w:tc>
        <w:tc>
          <w:tcPr>
            <w:tcW w:w="6399" w:type="dxa"/>
          </w:tcPr>
          <w:p w14:paraId="10178C34"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where the argument could be a reserve offer </w:t>
            </w:r>
            <w:r>
              <w:rPr>
                <w:i/>
              </w:rPr>
              <w:t xml:space="preserve">r </w:t>
            </w:r>
            <w:r>
              <w:t xml:space="preserve">or security measure </w:t>
            </w:r>
            <w:r>
              <w:rPr>
                <w:i/>
              </w:rPr>
              <w:t>v</w:t>
            </w:r>
            <w:r>
              <w:t xml:space="preserve"> gives the generation offer associated with the argument.</w:t>
            </w:r>
          </w:p>
        </w:tc>
      </w:tr>
      <w:tr w:rsidR="00714039" w:rsidRPr="00D404B4" w14:paraId="4D8222DE"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7710A32F" w14:textId="77777777" w:rsidR="00714039" w:rsidRPr="00D404B4" w:rsidRDefault="00714039" w:rsidP="00D872AD">
            <w:pPr>
              <w:pStyle w:val="Equation"/>
            </w:pPr>
            <w:proofErr w:type="spellStart"/>
            <w:r>
              <w:t>db</w:t>
            </w:r>
            <w:proofErr w:type="spellEnd"/>
            <w:r w:rsidRPr="00D404B4">
              <w:t>(</w:t>
            </w:r>
            <w:r w:rsidRPr="00846A38">
              <w:rPr>
                <w:b/>
              </w:rPr>
              <w:t>∙</w:t>
            </w:r>
            <w:r w:rsidRPr="00D404B4">
              <w:t>)</w:t>
            </w:r>
          </w:p>
        </w:tc>
        <w:tc>
          <w:tcPr>
            <w:tcW w:w="6399" w:type="dxa"/>
          </w:tcPr>
          <w:p w14:paraId="5451499E"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where the argument could be a reserve offer </w:t>
            </w:r>
            <w:r w:rsidRPr="00D404B4">
              <w:rPr>
                <w:i/>
              </w:rPr>
              <w:t xml:space="preserve">r </w:t>
            </w:r>
            <w:r w:rsidRPr="00D404B4">
              <w:t xml:space="preserve">or security measure </w:t>
            </w:r>
            <w:r w:rsidRPr="00D404B4">
              <w:rPr>
                <w:i/>
              </w:rPr>
              <w:t>v</w:t>
            </w:r>
            <w:r w:rsidRPr="00D404B4">
              <w:t xml:space="preserve"> gives the demand bid associated with the argument.</w:t>
            </w:r>
          </w:p>
        </w:tc>
      </w:tr>
      <w:tr w:rsidR="00714039" w:rsidRPr="00D404B4" w14:paraId="4994BE07"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14806AC7" w14:textId="77777777" w:rsidR="00714039" w:rsidRPr="00D404B4" w:rsidRDefault="00714039" w:rsidP="00D872AD">
            <w:pPr>
              <w:pStyle w:val="Equation"/>
            </w:pPr>
            <w:r w:rsidRPr="00D404B4">
              <w:t>b(</w:t>
            </w:r>
            <w:r w:rsidRPr="00846A38">
              <w:rPr>
                <w:b/>
              </w:rPr>
              <w:t>∙</w:t>
            </w:r>
            <w:r w:rsidRPr="00D404B4">
              <w:t xml:space="preserve">) </w:t>
            </w:r>
            <w:r w:rsidRPr="00D404B4">
              <w:rPr>
                <w:rFonts w:ascii="Arial" w:hAnsi="Arial" w:cs="Arial"/>
              </w:rPr>
              <w:t xml:space="preserve">and </w:t>
            </w:r>
            <w:r w:rsidRPr="00D404B4">
              <w:br/>
              <w:t>e(</w:t>
            </w:r>
            <w:r w:rsidRPr="00846A38">
              <w:rPr>
                <w:b/>
              </w:rPr>
              <w:t>∙</w:t>
            </w:r>
            <w:r w:rsidRPr="00D404B4">
              <w:t>)</w:t>
            </w:r>
          </w:p>
        </w:tc>
        <w:tc>
          <w:tcPr>
            <w:tcW w:w="6399" w:type="dxa"/>
          </w:tcPr>
          <w:p w14:paraId="1D8D1CC0"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give the beginning and ending AC nodes respectively of a line or link where the argument could be an undirected AC line </w:t>
            </w:r>
            <w:r w:rsidRPr="00D404B4">
              <w:rPr>
                <w:i/>
              </w:rPr>
              <w:t>k</w:t>
            </w:r>
            <w:r w:rsidRPr="00D404B4">
              <w:t xml:space="preserve"> or a HVDC link </w:t>
            </w:r>
            <w:r w:rsidRPr="00D404B4">
              <w:rPr>
                <w:i/>
              </w:rPr>
              <w:t>l</w:t>
            </w:r>
            <w:r w:rsidRPr="00D404B4">
              <w:t xml:space="preserve">.  For the undirected AC </w:t>
            </w:r>
            <w:proofErr w:type="gramStart"/>
            <w:r w:rsidRPr="00D404B4">
              <w:t>line</w:t>
            </w:r>
            <w:proofErr w:type="gramEnd"/>
            <w:r w:rsidRPr="00D404B4">
              <w:t xml:space="preserve"> the conventional direction of the line is used to determine the beginning and end.</w:t>
            </w:r>
          </w:p>
        </w:tc>
      </w:tr>
      <w:tr w:rsidR="00714039" w:rsidRPr="00D404B4" w14:paraId="11A378DA"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6A4AE8EF" w14:textId="77777777" w:rsidR="00714039" w:rsidRPr="00D404B4" w:rsidRDefault="00714039" w:rsidP="00D872AD">
            <w:pPr>
              <w:pStyle w:val="Equation"/>
            </w:pPr>
            <w:r w:rsidRPr="00D404B4">
              <w:t xml:space="preserve">F(k) </w:t>
            </w:r>
            <w:r w:rsidRPr="00D404B4">
              <w:rPr>
                <w:rFonts w:ascii="Arial" w:hAnsi="Arial" w:cs="Arial"/>
              </w:rPr>
              <w:t>and</w:t>
            </w:r>
            <w:r w:rsidRPr="00D404B4">
              <w:t xml:space="preserve"> B(k)</w:t>
            </w:r>
          </w:p>
        </w:tc>
        <w:tc>
          <w:tcPr>
            <w:tcW w:w="6399" w:type="dxa"/>
          </w:tcPr>
          <w:p w14:paraId="56D70339"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give the forward and backward directed AC lines respectively associated with AC undirected line </w:t>
            </w:r>
            <w:r w:rsidRPr="00D404B4">
              <w:rPr>
                <w:i/>
              </w:rPr>
              <w:t>k</w:t>
            </w:r>
            <w:r w:rsidRPr="00D404B4">
              <w:t>.</w:t>
            </w:r>
          </w:p>
        </w:tc>
      </w:tr>
      <w:tr w:rsidR="00714039" w:rsidRPr="00D404B4" w14:paraId="548CBE09"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47600030" w14:textId="77777777" w:rsidR="00714039" w:rsidRPr="00D404B4" w:rsidRDefault="00714039" w:rsidP="00D872AD">
            <w:pPr>
              <w:pStyle w:val="Equation"/>
            </w:pPr>
            <w:r w:rsidRPr="00D404B4">
              <w:t>l(v)</w:t>
            </w:r>
          </w:p>
        </w:tc>
        <w:tc>
          <w:tcPr>
            <w:tcW w:w="6399" w:type="dxa"/>
          </w:tcPr>
          <w:p w14:paraId="48F405BB"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gives the HVDC link of interest in security measure</w:t>
            </w:r>
            <w:r w:rsidRPr="00D404B4">
              <w:rPr>
                <w:i/>
              </w:rPr>
              <w:t xml:space="preserve"> v</w:t>
            </w:r>
            <w:r w:rsidRPr="00D404B4">
              <w:t>.</w:t>
            </w:r>
          </w:p>
        </w:tc>
      </w:tr>
      <w:tr w:rsidR="00714039" w:rsidRPr="00D404B4" w14:paraId="29FCD35C"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366336B6" w14:textId="77777777" w:rsidR="00714039" w:rsidRPr="00D404B4" w:rsidRDefault="00714039" w:rsidP="00D872AD">
            <w:pPr>
              <w:pStyle w:val="Equation"/>
              <w:rPr>
                <w:rFonts w:ascii="Courier New" w:hAnsi="Courier New" w:cs="Courier New"/>
              </w:rPr>
            </w:pPr>
            <w:r w:rsidRPr="00D404B4">
              <w:t>S</w:t>
            </w:r>
            <w:r w:rsidRPr="00D404B4">
              <w:rPr>
                <w:vertAlign w:val="subscript"/>
              </w:rPr>
              <w:t>AC</w:t>
            </w:r>
            <w:r w:rsidRPr="00D404B4">
              <w:t xml:space="preserve">(n) </w:t>
            </w:r>
            <w:r w:rsidRPr="00D404B4">
              <w:rPr>
                <w:rFonts w:ascii="Arial" w:hAnsi="Arial" w:cs="Arial"/>
              </w:rPr>
              <w:t>and</w:t>
            </w:r>
            <w:r w:rsidRPr="00D404B4">
              <w:t xml:space="preserve"> R</w:t>
            </w:r>
            <w:r w:rsidRPr="00D404B4">
              <w:rPr>
                <w:vertAlign w:val="subscript"/>
              </w:rPr>
              <w:t>AC</w:t>
            </w:r>
            <w:r w:rsidRPr="00D404B4">
              <w:t>(n</w:t>
            </w:r>
            <w:r w:rsidRPr="00D404B4">
              <w:rPr>
                <w:rFonts w:ascii="Courier New" w:hAnsi="Courier New" w:cs="Courier New"/>
              </w:rPr>
              <w:t>)</w:t>
            </w:r>
          </w:p>
        </w:tc>
        <w:tc>
          <w:tcPr>
            <w:tcW w:w="6399" w:type="dxa"/>
          </w:tcPr>
          <w:p w14:paraId="1736BCFC"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give the sets of AC directed lines for which </w:t>
            </w:r>
            <w:r w:rsidRPr="00D404B4">
              <w:rPr>
                <w:i/>
              </w:rPr>
              <w:t>n</w:t>
            </w:r>
            <w:r w:rsidRPr="00D404B4">
              <w:t xml:space="preserve"> is the sending AC node or receiving AC node respectively.</w:t>
            </w:r>
          </w:p>
        </w:tc>
      </w:tr>
      <w:tr w:rsidR="00714039" w:rsidRPr="00D404B4" w14:paraId="756806EB" w14:textId="77777777" w:rsidTr="00D872AD">
        <w:tc>
          <w:tcPr>
            <w:cnfStyle w:val="001000000000" w:firstRow="0" w:lastRow="0" w:firstColumn="1" w:lastColumn="0" w:oddVBand="0" w:evenVBand="0" w:oddHBand="0" w:evenHBand="0" w:firstRowFirstColumn="0" w:firstRowLastColumn="0" w:lastRowFirstColumn="0" w:lastRowLastColumn="0"/>
            <w:tcW w:w="1642" w:type="dxa"/>
          </w:tcPr>
          <w:p w14:paraId="634532A8" w14:textId="77777777" w:rsidR="00714039" w:rsidRPr="00D404B4" w:rsidRDefault="00714039" w:rsidP="00D872AD">
            <w:pPr>
              <w:pStyle w:val="Equation"/>
              <w:rPr>
                <w:rFonts w:ascii="Courier New" w:hAnsi="Courier New" w:cs="Courier New"/>
              </w:rPr>
            </w:pPr>
            <w:r w:rsidRPr="00D404B4">
              <w:t>S</w:t>
            </w:r>
            <w:r w:rsidRPr="00D404B4">
              <w:rPr>
                <w:vertAlign w:val="subscript"/>
              </w:rPr>
              <w:t>HVDC</w:t>
            </w:r>
            <w:r w:rsidRPr="00D404B4">
              <w:t xml:space="preserve">(n) </w:t>
            </w:r>
            <w:r w:rsidRPr="00D404B4">
              <w:rPr>
                <w:rFonts w:ascii="Arial" w:hAnsi="Arial" w:cs="Arial"/>
              </w:rPr>
              <w:t>and</w:t>
            </w:r>
            <w:r w:rsidRPr="00D404B4">
              <w:t xml:space="preserve"> R</w:t>
            </w:r>
            <w:r w:rsidRPr="00D404B4">
              <w:rPr>
                <w:vertAlign w:val="subscript"/>
              </w:rPr>
              <w:t>HVDC</w:t>
            </w:r>
            <w:r w:rsidRPr="00D404B4">
              <w:t>(n</w:t>
            </w:r>
            <w:r>
              <w:t>)</w:t>
            </w:r>
          </w:p>
        </w:tc>
        <w:tc>
          <w:tcPr>
            <w:tcW w:w="6399" w:type="dxa"/>
          </w:tcPr>
          <w:p w14:paraId="70B546BF"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give the sets of HVDC links for which </w:t>
            </w:r>
            <w:r w:rsidRPr="00D404B4">
              <w:rPr>
                <w:i/>
              </w:rPr>
              <w:t>n</w:t>
            </w:r>
            <w:r w:rsidRPr="00D404B4">
              <w:t xml:space="preserve"> is the sending AC node or receiving AC node respectively.</w:t>
            </w:r>
          </w:p>
        </w:tc>
      </w:tr>
    </w:tbl>
    <w:p w14:paraId="32DE5730" w14:textId="77777777" w:rsidR="00714039" w:rsidRPr="00511198" w:rsidRDefault="00714039" w:rsidP="00714039">
      <w:pPr>
        <w:pStyle w:val="Heading2"/>
        <w:tabs>
          <w:tab w:val="clear" w:pos="1440"/>
        </w:tabs>
        <w:ind w:left="851" w:hanging="851"/>
        <w:jc w:val="left"/>
      </w:pPr>
      <w:bookmarkStart w:id="98" w:name="_Toc189139590"/>
      <w:bookmarkStart w:id="99" w:name="_Hlk126677353"/>
      <w:r w:rsidRPr="00511198">
        <w:t>Generation and Load</w:t>
      </w:r>
      <w:bookmarkEnd w:id="98"/>
      <w:r w:rsidRPr="00511198">
        <w:t xml:space="preserve"> </w:t>
      </w:r>
    </w:p>
    <w:p w14:paraId="16C3A2FC" w14:textId="77777777" w:rsidR="00714039" w:rsidRPr="00D404B4" w:rsidRDefault="00714039" w:rsidP="00C46AB9">
      <w:pPr>
        <w:pStyle w:val="Heading3"/>
      </w:pPr>
      <w:bookmarkStart w:id="100" w:name="_Toc189139591"/>
      <w:bookmarkEnd w:id="99"/>
      <w:r w:rsidRPr="00D404B4">
        <w:t>Parameters</w:t>
      </w:r>
      <w:bookmarkEnd w:id="100"/>
    </w:p>
    <w:tbl>
      <w:tblPr>
        <w:tblStyle w:val="SOReportTable"/>
        <w:tblW w:w="0" w:type="auto"/>
        <w:tblLook w:val="04A0" w:firstRow="1" w:lastRow="0" w:firstColumn="1" w:lastColumn="0" w:noHBand="0" w:noVBand="1"/>
      </w:tblPr>
      <w:tblGrid>
        <w:gridCol w:w="3636"/>
        <w:gridCol w:w="10"/>
        <w:gridCol w:w="4152"/>
      </w:tblGrid>
      <w:tr w:rsidR="00714039" w14:paraId="714E2A10" w14:textId="77777777" w:rsidTr="007B64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9" w:type="dxa"/>
          </w:tcPr>
          <w:p w14:paraId="6A504927" w14:textId="77777777" w:rsidR="00714039" w:rsidRDefault="00714039" w:rsidP="00D872AD">
            <w:pPr>
              <w:pStyle w:val="BodyText"/>
              <w:ind w:left="0"/>
              <w:rPr>
                <w:lang w:eastAsia="en-GB"/>
              </w:rPr>
            </w:pPr>
            <w:r>
              <w:rPr>
                <w:lang w:eastAsia="en-GB"/>
              </w:rPr>
              <w:t>Item</w:t>
            </w:r>
          </w:p>
        </w:tc>
        <w:tc>
          <w:tcPr>
            <w:tcW w:w="5298" w:type="dxa"/>
            <w:gridSpan w:val="2"/>
          </w:tcPr>
          <w:p w14:paraId="2513526F"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714039" w:rsidRPr="00D404B4" w14:paraId="2B5CCE41"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5EB09B6D" w14:textId="77777777" w:rsidR="00714039" w:rsidRPr="00D404B4" w:rsidRDefault="00714039" w:rsidP="00D872AD">
            <w:pPr>
              <w:pStyle w:val="Equation"/>
            </w:pPr>
            <w:proofErr w:type="spellStart"/>
            <w:r w:rsidRPr="00D404B4">
              <w:t>GenerationOfferBlocks</w:t>
            </w:r>
            <w:r w:rsidRPr="00D404B4">
              <w:rPr>
                <w:vertAlign w:val="subscript"/>
              </w:rPr>
              <w:t>g</w:t>
            </w:r>
            <w:proofErr w:type="spellEnd"/>
          </w:p>
        </w:tc>
        <w:tc>
          <w:tcPr>
            <w:tcW w:w="5298" w:type="dxa"/>
            <w:gridSpan w:val="2"/>
          </w:tcPr>
          <w:p w14:paraId="384788ED"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The number of blocks in generation offer </w:t>
            </w:r>
            <m:oMath>
              <m:r>
                <w:rPr>
                  <w:rFonts w:ascii="Cambria Math" w:hAnsi="Cambria Math"/>
                </w:rPr>
                <m:t>g∈ OFFERS</m:t>
              </m:r>
            </m:oMath>
            <w:r w:rsidRPr="00D404B4">
              <w:t>.</w:t>
            </w:r>
          </w:p>
        </w:tc>
      </w:tr>
      <w:tr w:rsidR="00714039" w:rsidRPr="00D404B4" w14:paraId="7C875FCB"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22616B82" w14:textId="77777777" w:rsidR="00714039" w:rsidRPr="00D404B4" w:rsidRDefault="00714039" w:rsidP="00D872AD">
            <w:pPr>
              <w:pStyle w:val="Equation"/>
            </w:pPr>
            <w:proofErr w:type="spellStart"/>
            <w:r w:rsidRPr="00D404B4">
              <w:t>GenerationOfferMW</w:t>
            </w:r>
            <w:r w:rsidRPr="00D404B4">
              <w:rPr>
                <w:vertAlign w:val="subscript"/>
              </w:rPr>
              <w:t>g</w:t>
            </w:r>
            <w:proofErr w:type="spellEnd"/>
            <w:r w:rsidRPr="00D404B4">
              <w:rPr>
                <w:vertAlign w:val="subscript"/>
              </w:rPr>
              <w:t>, j</w:t>
            </w:r>
          </w:p>
        </w:tc>
        <w:tc>
          <w:tcPr>
            <w:tcW w:w="5298" w:type="dxa"/>
            <w:gridSpan w:val="2"/>
          </w:tcPr>
          <w:p w14:paraId="0E66102E"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MW element of the </w:t>
            </w:r>
            <w:r w:rsidRPr="00D404B4">
              <w:rPr>
                <w:i/>
              </w:rPr>
              <w:t>j</w:t>
            </w:r>
            <w:proofErr w:type="spellStart"/>
            <w:r w:rsidRPr="00D404B4">
              <w:rPr>
                <w:i/>
                <w:position w:val="6"/>
                <w:sz w:val="16"/>
                <w:vertAlign w:val="superscript"/>
              </w:rPr>
              <w:t>th</w:t>
            </w:r>
            <w:proofErr w:type="spellEnd"/>
            <w:r w:rsidRPr="00D404B4">
              <w:t xml:space="preserve"> block of the offer.</w:t>
            </w:r>
          </w:p>
        </w:tc>
      </w:tr>
      <w:tr w:rsidR="00714039" w:rsidRPr="00D404B4" w14:paraId="3C6A6DA5"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7072D997" w14:textId="77777777" w:rsidR="00714039" w:rsidRPr="00D404B4" w:rsidRDefault="00714039" w:rsidP="00D872AD">
            <w:pPr>
              <w:pStyle w:val="Equation"/>
            </w:pPr>
            <w:proofErr w:type="spellStart"/>
            <w:r w:rsidRPr="00D404B4">
              <w:t>GenerationOfferPrice</w:t>
            </w:r>
            <w:r w:rsidRPr="00D404B4">
              <w:rPr>
                <w:vertAlign w:val="subscript"/>
              </w:rPr>
              <w:t>g</w:t>
            </w:r>
            <w:proofErr w:type="spellEnd"/>
            <w:r w:rsidRPr="00D404B4">
              <w:rPr>
                <w:vertAlign w:val="subscript"/>
              </w:rPr>
              <w:t>, j</w:t>
            </w:r>
          </w:p>
        </w:tc>
        <w:tc>
          <w:tcPr>
            <w:tcW w:w="5298" w:type="dxa"/>
            <w:gridSpan w:val="2"/>
          </w:tcPr>
          <w:p w14:paraId="011276F6"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price element of the </w:t>
            </w:r>
            <w:r w:rsidRPr="00D404B4">
              <w:rPr>
                <w:i/>
              </w:rPr>
              <w:t>j</w:t>
            </w:r>
            <w:proofErr w:type="spellStart"/>
            <w:r w:rsidRPr="00D404B4">
              <w:rPr>
                <w:i/>
                <w:position w:val="6"/>
                <w:sz w:val="16"/>
                <w:vertAlign w:val="superscript"/>
              </w:rPr>
              <w:t>th</w:t>
            </w:r>
            <w:proofErr w:type="spellEnd"/>
            <w:r w:rsidRPr="00D404B4">
              <w:t xml:space="preserve"> block of the offer.  </w:t>
            </w:r>
            <w:r w:rsidRPr="00D404B4">
              <w:rPr>
                <w:i/>
              </w:rPr>
              <w:t xml:space="preserve">The parameter is </w:t>
            </w:r>
            <w:r>
              <w:rPr>
                <w:i/>
              </w:rPr>
              <w:t>unrestricted</w:t>
            </w:r>
            <w:r w:rsidRPr="00D404B4">
              <w:rPr>
                <w:i/>
              </w:rPr>
              <w:t>.</w:t>
            </w:r>
          </w:p>
        </w:tc>
      </w:tr>
      <w:tr w:rsidR="00714039" w:rsidRPr="00D404B4" w14:paraId="73D4EEC9"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59FD2836" w14:textId="77777777" w:rsidR="00714039" w:rsidRPr="00480D26" w:rsidRDefault="00714039" w:rsidP="00D872AD">
            <w:pPr>
              <w:pStyle w:val="Equation"/>
              <w:rPr>
                <w:vertAlign w:val="subscript"/>
              </w:rPr>
            </w:pPr>
            <w:proofErr w:type="spellStart"/>
            <w:r w:rsidRPr="00B055C3">
              <w:t>R</w:t>
            </w:r>
            <w:r>
              <w:t>ampRateUp</w:t>
            </w:r>
            <w:r>
              <w:rPr>
                <w:vertAlign w:val="subscript"/>
              </w:rPr>
              <w:t>g</w:t>
            </w:r>
            <w:proofErr w:type="spellEnd"/>
          </w:p>
        </w:tc>
        <w:tc>
          <w:tcPr>
            <w:tcW w:w="5298" w:type="dxa"/>
            <w:gridSpan w:val="2"/>
          </w:tcPr>
          <w:p w14:paraId="5FFC79AE"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ramping up rate in MW per hour associated with generation offer </w:t>
            </w:r>
            <w:r>
              <w:rPr>
                <w:rFonts w:ascii="Cambria Math" w:hAnsi="Cambria Math" w:cs="Cambria Math"/>
              </w:rPr>
              <w:t>𝑔</w:t>
            </w:r>
            <w:r>
              <w:t xml:space="preserve"> </w:t>
            </w:r>
            <w:r>
              <w:rPr>
                <w:rFonts w:ascii="Cambria Math" w:hAnsi="Cambria Math" w:cs="Cambria Math"/>
              </w:rPr>
              <w:t>∈</w:t>
            </w:r>
            <w:r>
              <w:t xml:space="preserve"> </w:t>
            </w:r>
            <m:oMath>
              <m:r>
                <w:rPr>
                  <w:rFonts w:ascii="Cambria Math" w:hAnsi="Cambria Math"/>
                </w:rPr>
                <m:t>OFFERS</m:t>
              </m:r>
            </m:oMath>
            <w:r>
              <w:t>.</w:t>
            </w:r>
          </w:p>
        </w:tc>
      </w:tr>
      <w:tr w:rsidR="00714039" w:rsidRPr="00D404B4" w14:paraId="07541054"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4AD98869" w14:textId="77777777" w:rsidR="00714039" w:rsidRPr="00480D26" w:rsidRDefault="00714039" w:rsidP="00D872AD">
            <w:pPr>
              <w:pStyle w:val="Equation"/>
              <w:rPr>
                <w:rFonts w:ascii="Arial" w:hAnsi="Arial"/>
                <w:i w:val="0"/>
                <w:vertAlign w:val="subscript"/>
              </w:rPr>
            </w:pPr>
            <w:proofErr w:type="spellStart"/>
            <w:r w:rsidRPr="00B055C3">
              <w:t>R</w:t>
            </w:r>
            <w:r>
              <w:t>ampRateDown</w:t>
            </w:r>
            <w:r>
              <w:rPr>
                <w:vertAlign w:val="subscript"/>
              </w:rPr>
              <w:t>g</w:t>
            </w:r>
            <w:proofErr w:type="spellEnd"/>
          </w:p>
        </w:tc>
        <w:tc>
          <w:tcPr>
            <w:tcW w:w="5298" w:type="dxa"/>
            <w:gridSpan w:val="2"/>
          </w:tcPr>
          <w:p w14:paraId="1652F37F"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ramping down rate in MW per hour associated with generation offer </w:t>
            </w:r>
            <w:r>
              <w:rPr>
                <w:rFonts w:ascii="Cambria Math" w:hAnsi="Cambria Math" w:cs="Cambria Math"/>
              </w:rPr>
              <w:t>𝑔</w:t>
            </w:r>
            <w:r>
              <w:t xml:space="preserve"> </w:t>
            </w:r>
            <w:r>
              <w:rPr>
                <w:rFonts w:ascii="Cambria Math" w:hAnsi="Cambria Math" w:cs="Cambria Math"/>
              </w:rPr>
              <w:t>∈</w:t>
            </w:r>
            <w:r>
              <w:t xml:space="preserve"> </w:t>
            </w:r>
            <m:oMath>
              <m:r>
                <w:rPr>
                  <w:rFonts w:ascii="Cambria Math" w:hAnsi="Cambria Math"/>
                </w:rPr>
                <m:t>OFFERS</m:t>
              </m:r>
            </m:oMath>
            <w:r>
              <w:t>.</w:t>
            </w:r>
          </w:p>
        </w:tc>
      </w:tr>
      <w:tr w:rsidR="00894F00" w:rsidRPr="00D404B4" w14:paraId="0E93C0B8" w14:textId="77777777" w:rsidTr="004174FA">
        <w:tc>
          <w:tcPr>
            <w:cnfStyle w:val="001000000000" w:firstRow="0" w:lastRow="0" w:firstColumn="1" w:lastColumn="0" w:oddVBand="0" w:evenVBand="0" w:oddHBand="0" w:evenHBand="0" w:firstRowFirstColumn="0" w:firstRowLastColumn="0" w:lastRowFirstColumn="0" w:lastRowLastColumn="0"/>
            <w:tcW w:w="2619" w:type="dxa"/>
          </w:tcPr>
          <w:p w14:paraId="2CC66FBD" w14:textId="77777777" w:rsidR="00894F00" w:rsidRDefault="00894F00" w:rsidP="004174FA">
            <w:pPr>
              <w:pStyle w:val="Equation"/>
            </w:pPr>
            <w:proofErr w:type="spellStart"/>
            <w:r>
              <w:t>Dispatchable</w:t>
            </w:r>
            <w:r>
              <w:rPr>
                <w:vertAlign w:val="subscript"/>
              </w:rPr>
              <w:t>g</w:t>
            </w:r>
            <w:proofErr w:type="spellEnd"/>
          </w:p>
        </w:tc>
        <w:tc>
          <w:tcPr>
            <w:tcW w:w="5298" w:type="dxa"/>
            <w:gridSpan w:val="2"/>
          </w:tcPr>
          <w:p w14:paraId="53B980EC" w14:textId="77777777" w:rsidR="00894F00" w:rsidRPr="00D404B4" w:rsidRDefault="00894F00" w:rsidP="004174FA">
            <w:pPr>
              <w:pStyle w:val="BodyText"/>
              <w:ind w:left="0"/>
              <w:cnfStyle w:val="000000000000" w:firstRow="0" w:lastRow="0" w:firstColumn="0" w:lastColumn="0" w:oddVBand="0" w:evenVBand="0" w:oddHBand="0" w:evenHBand="0" w:firstRowFirstColumn="0" w:firstRowLastColumn="0" w:lastRowFirstColumn="0" w:lastRowLastColumn="0"/>
            </w:pPr>
            <w:r>
              <w:t xml:space="preserve">If this binary input flag is False then the generation offer </w:t>
            </w:r>
            <w:r w:rsidRPr="00353878">
              <w:rPr>
                <w:rFonts w:ascii="Cambria Math" w:hAnsi="Cambria Math"/>
                <w:i/>
                <w:iCs/>
              </w:rPr>
              <w:t xml:space="preserve">g </w:t>
            </w:r>
            <w:r w:rsidRPr="00353878">
              <w:rPr>
                <w:rFonts w:ascii="Cambria Math" w:hAnsi="Cambria Math" w:cs="Cambria Math"/>
                <w:i/>
                <w:iCs/>
              </w:rPr>
              <w:t xml:space="preserve">∈ OFFERS </w:t>
            </w:r>
            <w:r>
              <w:rPr>
                <w:rFonts w:ascii="Cambria Math" w:hAnsi="Cambria Math" w:cs="Cambria Math"/>
                <w:i/>
                <w:iCs/>
              </w:rPr>
              <w:t xml:space="preserve"> </w:t>
            </w:r>
            <w:r>
              <w:t>is excluded from the model</w:t>
            </w:r>
          </w:p>
        </w:tc>
      </w:tr>
      <w:tr w:rsidR="00714039" w:rsidRPr="00D404B4" w14:paraId="06D67F9C"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0011907B" w14:textId="77777777" w:rsidR="00714039" w:rsidRPr="00D404B4" w:rsidRDefault="00714039" w:rsidP="00D872AD">
            <w:pPr>
              <w:pStyle w:val="Equation"/>
            </w:pPr>
            <w:proofErr w:type="spellStart"/>
            <w:r w:rsidRPr="00D404B4">
              <w:t>DemandBidBlocks</w:t>
            </w:r>
            <w:r>
              <w:rPr>
                <w:vertAlign w:val="subscript"/>
              </w:rPr>
              <w:t>db</w:t>
            </w:r>
            <w:proofErr w:type="spellEnd"/>
          </w:p>
        </w:tc>
        <w:tc>
          <w:tcPr>
            <w:tcW w:w="5298" w:type="dxa"/>
            <w:gridSpan w:val="2"/>
          </w:tcPr>
          <w:p w14:paraId="3CE0602D"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number of blocks in demand bid </w:t>
            </w:r>
            <m:oMath>
              <m:r>
                <w:rPr>
                  <w:rFonts w:ascii="Cambria Math" w:hAnsi="Cambria Math"/>
                </w:rPr>
                <m:t>db∈BIDS</m:t>
              </m:r>
            </m:oMath>
          </w:p>
        </w:tc>
      </w:tr>
      <w:tr w:rsidR="00714039" w:rsidRPr="00D404B4" w14:paraId="026560DE"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6DEA3BF1" w14:textId="77777777" w:rsidR="00714039" w:rsidRPr="00D404B4" w:rsidRDefault="00714039" w:rsidP="00D872AD">
            <w:pPr>
              <w:pStyle w:val="Equation"/>
            </w:pPr>
            <w:proofErr w:type="spellStart"/>
            <w:r w:rsidRPr="00D404B4">
              <w:t>DemandBidMW</w:t>
            </w:r>
            <w:r>
              <w:rPr>
                <w:vertAlign w:val="subscript"/>
              </w:rPr>
              <w:t>db</w:t>
            </w:r>
            <w:proofErr w:type="spellEnd"/>
            <w:r w:rsidRPr="00D404B4">
              <w:rPr>
                <w:vertAlign w:val="subscript"/>
              </w:rPr>
              <w:t>, j</w:t>
            </w:r>
          </w:p>
        </w:tc>
        <w:tc>
          <w:tcPr>
            <w:tcW w:w="5298" w:type="dxa"/>
            <w:gridSpan w:val="2"/>
          </w:tcPr>
          <w:p w14:paraId="4E0A7633" w14:textId="00049188"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MW element of the </w:t>
            </w:r>
            <w:r w:rsidRPr="00D404B4">
              <w:rPr>
                <w:i/>
              </w:rPr>
              <w:t>j</w:t>
            </w:r>
            <w:proofErr w:type="spellStart"/>
            <w:r w:rsidRPr="00D404B4">
              <w:rPr>
                <w:i/>
                <w:position w:val="6"/>
                <w:sz w:val="16"/>
                <w:vertAlign w:val="superscript"/>
              </w:rPr>
              <w:t>th</w:t>
            </w:r>
            <w:proofErr w:type="spellEnd"/>
            <w:r w:rsidRPr="00D404B4">
              <w:t xml:space="preserve"> block of the bid. </w:t>
            </w:r>
            <w:r w:rsidR="00B32C5B" w:rsidRPr="00D404B4">
              <w:rPr>
                <w:i/>
              </w:rPr>
              <w:t xml:space="preserve">The parameter is </w:t>
            </w:r>
            <w:r w:rsidR="00B32C5B">
              <w:rPr>
                <w:i/>
              </w:rPr>
              <w:t>unrestricted</w:t>
            </w:r>
            <w:r w:rsidR="00B32C5B" w:rsidRPr="00D404B4">
              <w:rPr>
                <w:i/>
              </w:rPr>
              <w:t>.</w:t>
            </w:r>
          </w:p>
        </w:tc>
      </w:tr>
      <w:tr w:rsidR="00714039" w:rsidRPr="00D404B4" w14:paraId="61AE5C98"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0641CC11" w14:textId="77777777" w:rsidR="00714039" w:rsidRPr="00D404B4" w:rsidRDefault="00714039" w:rsidP="00D872AD">
            <w:pPr>
              <w:pStyle w:val="Equation"/>
            </w:pPr>
            <w:proofErr w:type="spellStart"/>
            <w:r w:rsidRPr="00D404B4">
              <w:t>DemandBidPrice</w:t>
            </w:r>
            <w:r>
              <w:rPr>
                <w:vertAlign w:val="subscript"/>
              </w:rPr>
              <w:t>db</w:t>
            </w:r>
            <w:proofErr w:type="spellEnd"/>
            <w:r w:rsidRPr="00D404B4">
              <w:rPr>
                <w:vertAlign w:val="subscript"/>
              </w:rPr>
              <w:t>, j</w:t>
            </w:r>
          </w:p>
        </w:tc>
        <w:tc>
          <w:tcPr>
            <w:tcW w:w="5298" w:type="dxa"/>
            <w:gridSpan w:val="2"/>
          </w:tcPr>
          <w:p w14:paraId="253E4A1F" w14:textId="406BAD6A"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price element of the </w:t>
            </w:r>
            <w:r w:rsidRPr="00D404B4">
              <w:rPr>
                <w:i/>
              </w:rPr>
              <w:t>j</w:t>
            </w:r>
            <w:proofErr w:type="spellStart"/>
            <w:r w:rsidRPr="00D404B4">
              <w:rPr>
                <w:i/>
                <w:position w:val="6"/>
                <w:sz w:val="16"/>
                <w:vertAlign w:val="superscript"/>
              </w:rPr>
              <w:t>th</w:t>
            </w:r>
            <w:proofErr w:type="spellEnd"/>
            <w:r w:rsidRPr="00D404B4">
              <w:t xml:space="preserve"> block of the bid.</w:t>
            </w:r>
            <w:r w:rsidRPr="005B6AB5">
              <w:rPr>
                <w:iCs/>
              </w:rPr>
              <w:t xml:space="preserve">  </w:t>
            </w:r>
          </w:p>
        </w:tc>
      </w:tr>
      <w:tr w:rsidR="005B6AB5" w:rsidRPr="00D404B4" w14:paraId="325D5817"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79231FE6" w14:textId="77777777" w:rsidR="005B6AB5" w:rsidRDefault="005B6AB5" w:rsidP="005B6AB5">
            <w:pPr>
              <w:pStyle w:val="Equation"/>
            </w:pPr>
            <w:proofErr w:type="spellStart"/>
            <w:r>
              <w:t>Dispatchable</w:t>
            </w:r>
            <w:r>
              <w:rPr>
                <w:vertAlign w:val="subscript"/>
              </w:rPr>
              <w:t>db</w:t>
            </w:r>
            <w:proofErr w:type="spellEnd"/>
          </w:p>
        </w:tc>
        <w:tc>
          <w:tcPr>
            <w:tcW w:w="5298" w:type="dxa"/>
            <w:gridSpan w:val="2"/>
          </w:tcPr>
          <w:p w14:paraId="538BB9A2" w14:textId="1EBB68BF" w:rsidR="005B6AB5" w:rsidRPr="00D404B4" w:rsidRDefault="005B6AB5" w:rsidP="005B6AB5">
            <w:pPr>
              <w:pStyle w:val="BodyText"/>
              <w:ind w:left="0"/>
              <w:cnfStyle w:val="000000000000" w:firstRow="0" w:lastRow="0" w:firstColumn="0" w:lastColumn="0" w:oddVBand="0" w:evenVBand="0" w:oddHBand="0" w:evenHBand="0" w:firstRowFirstColumn="0" w:firstRowLastColumn="0" w:lastRowFirstColumn="0" w:lastRowLastColumn="0"/>
            </w:pPr>
            <w:r>
              <w:t xml:space="preserve">If this binary input flag is False then the demand bid </w:t>
            </w:r>
            <m:oMath>
              <m:r>
                <w:rPr>
                  <w:rFonts w:ascii="Cambria Math" w:hAnsi="Cambria Math"/>
                </w:rPr>
                <m:t>db∈BIDS</m:t>
              </m:r>
            </m:oMath>
            <w:r>
              <w:t xml:space="preserve"> is excluded from the model</w:t>
            </w:r>
          </w:p>
        </w:tc>
      </w:tr>
      <w:tr w:rsidR="007B64D0" w:rsidRPr="00D404B4" w14:paraId="0665567A"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6498D9B0" w14:textId="006062F9" w:rsidR="007B64D0" w:rsidRPr="00D404B4" w:rsidRDefault="007B64D0" w:rsidP="00D25884">
            <w:pPr>
              <w:pStyle w:val="Equation"/>
            </w:pPr>
            <w:proofErr w:type="spellStart"/>
            <w:r>
              <w:t>PnodeRequired</w:t>
            </w:r>
            <w:r w:rsidRPr="00D404B4">
              <w:t>Load</w:t>
            </w:r>
            <w:r>
              <w:rPr>
                <w:vertAlign w:val="subscript"/>
              </w:rPr>
              <w:t>pn</w:t>
            </w:r>
            <w:proofErr w:type="spellEnd"/>
          </w:p>
        </w:tc>
        <w:tc>
          <w:tcPr>
            <w:tcW w:w="5298" w:type="dxa"/>
            <w:gridSpan w:val="2"/>
          </w:tcPr>
          <w:p w14:paraId="56E410CC" w14:textId="5C77B687" w:rsidR="007B64D0" w:rsidRPr="007B64D0" w:rsidRDefault="007B64D0" w:rsidP="00D25884">
            <w:pPr>
              <w:pStyle w:val="BodyText"/>
              <w:ind w:left="0"/>
              <w:cnfStyle w:val="000000000000" w:firstRow="0" w:lastRow="0" w:firstColumn="0" w:lastColumn="0" w:oddVBand="0" w:evenVBand="0" w:oddHBand="0" w:evenHBand="0" w:firstRowFirstColumn="0" w:firstRowLastColumn="0" w:lastRowFirstColumn="0" w:lastRowLastColumn="0"/>
              <w:rPr>
                <w:iCs/>
              </w:rPr>
            </w:pPr>
            <w:r>
              <w:t xml:space="preserve">Forecast </w:t>
            </w:r>
            <w:r w:rsidRPr="00D404B4">
              <w:t xml:space="preserve">MW </w:t>
            </w:r>
            <w:r>
              <w:t>l</w:t>
            </w:r>
            <w:r w:rsidRPr="00D404B4">
              <w:t xml:space="preserve">oad at </w:t>
            </w:r>
            <w:r>
              <w:t>Pn</w:t>
            </w:r>
            <w:r w:rsidRPr="00D404B4">
              <w:t xml:space="preserve">ode </w:t>
            </w:r>
            <w:r w:rsidRPr="007B64D0">
              <w:rPr>
                <w:i/>
                <w:iCs/>
              </w:rPr>
              <w:t>p</w:t>
            </w:r>
            <w:r w:rsidRPr="00E37ED5">
              <w:rPr>
                <w:i/>
              </w:rPr>
              <w:t>n</w:t>
            </w:r>
            <w:r>
              <w:rPr>
                <w:iCs/>
              </w:rPr>
              <w:t xml:space="preserve">. </w:t>
            </w:r>
            <w:r>
              <w:t xml:space="preserve">The source of </w:t>
            </w:r>
            <w:r w:rsidRPr="008655C6">
              <w:rPr>
                <w:i/>
                <w:iCs/>
              </w:rPr>
              <w:t>PnodeRequiredLoad</w:t>
            </w:r>
            <w:r>
              <w:t xml:space="preserve"> is dependent on Schedule Type</w:t>
            </w:r>
          </w:p>
        </w:tc>
      </w:tr>
      <w:tr w:rsidR="005B6AB5" w:rsidRPr="00D404B4" w14:paraId="135F368C" w14:textId="77777777" w:rsidTr="007B64D0">
        <w:tc>
          <w:tcPr>
            <w:cnfStyle w:val="001000000000" w:firstRow="0" w:lastRow="0" w:firstColumn="1" w:lastColumn="0" w:oddVBand="0" w:evenVBand="0" w:oddHBand="0" w:evenHBand="0" w:firstRowFirstColumn="0" w:firstRowLastColumn="0" w:lastRowFirstColumn="0" w:lastRowLastColumn="0"/>
            <w:tcW w:w="2619" w:type="dxa"/>
          </w:tcPr>
          <w:p w14:paraId="420934D6" w14:textId="77777777" w:rsidR="005B6AB5" w:rsidRPr="00D404B4" w:rsidRDefault="005B6AB5" w:rsidP="005B6AB5">
            <w:pPr>
              <w:pStyle w:val="Equation"/>
            </w:pPr>
            <w:proofErr w:type="spellStart"/>
            <w:r>
              <w:t>Required</w:t>
            </w:r>
            <w:r w:rsidRPr="00D404B4">
              <w:t>Load</w:t>
            </w:r>
            <w:r w:rsidRPr="00D404B4">
              <w:rPr>
                <w:vertAlign w:val="subscript"/>
              </w:rPr>
              <w:t>n</w:t>
            </w:r>
            <w:proofErr w:type="spellEnd"/>
          </w:p>
        </w:tc>
        <w:tc>
          <w:tcPr>
            <w:tcW w:w="5298" w:type="dxa"/>
            <w:gridSpan w:val="2"/>
          </w:tcPr>
          <w:p w14:paraId="763CBE58" w14:textId="4E696D9B" w:rsidR="005B6AB5" w:rsidRPr="00D404B4" w:rsidRDefault="001A6DD5" w:rsidP="005B6AB5">
            <w:pPr>
              <w:pStyle w:val="BodyText"/>
              <w:ind w:left="0"/>
              <w:cnfStyle w:val="000000000000" w:firstRow="0" w:lastRow="0" w:firstColumn="0" w:lastColumn="0" w:oddVBand="0" w:evenVBand="0" w:oddHBand="0" w:evenHBand="0" w:firstRowFirstColumn="0" w:firstRowLastColumn="0" w:lastRowFirstColumn="0" w:lastRowLastColumn="0"/>
            </w:pPr>
            <w:r>
              <w:t xml:space="preserve">Forecast </w:t>
            </w:r>
            <w:r w:rsidR="005B6AB5" w:rsidRPr="00D404B4">
              <w:t xml:space="preserve">MW </w:t>
            </w:r>
            <w:r>
              <w:t>l</w:t>
            </w:r>
            <w:r w:rsidR="005B6AB5" w:rsidRPr="00D404B4">
              <w:t xml:space="preserve">oad at </w:t>
            </w:r>
            <w:r w:rsidR="005B6AB5">
              <w:t>AC N</w:t>
            </w:r>
            <w:r w:rsidR="005B6AB5" w:rsidRPr="00D404B4">
              <w:t xml:space="preserve">ode </w:t>
            </w:r>
            <w:r w:rsidR="005B6AB5" w:rsidRPr="00E37ED5">
              <w:rPr>
                <w:i/>
              </w:rPr>
              <w:t>n</w:t>
            </w:r>
            <w:r w:rsidR="005B6AB5">
              <w:t xml:space="preserve">, </w:t>
            </w:r>
            <w:r w:rsidR="007B64D0">
              <w:t>assigned</w:t>
            </w:r>
            <w:r w:rsidR="005B6AB5">
              <w:t xml:space="preserve"> from the associated Pnode.</w:t>
            </w:r>
          </w:p>
        </w:tc>
      </w:tr>
      <w:tr w:rsidR="009D39CF" w:rsidRPr="00D404B4" w14:paraId="0FC9C256" w14:textId="77777777" w:rsidTr="007B64D0">
        <w:tc>
          <w:tcPr>
            <w:cnfStyle w:val="001000000000" w:firstRow="0" w:lastRow="0" w:firstColumn="1" w:lastColumn="0" w:oddVBand="0" w:evenVBand="0" w:oddHBand="0" w:evenHBand="0" w:firstRowFirstColumn="0" w:firstRowLastColumn="0" w:lastRowFirstColumn="0" w:lastRowLastColumn="0"/>
            <w:tcW w:w="2627" w:type="dxa"/>
            <w:gridSpan w:val="2"/>
          </w:tcPr>
          <w:p w14:paraId="68B9870D" w14:textId="77777777" w:rsidR="009D39CF" w:rsidRDefault="009D39CF" w:rsidP="00A92B0B">
            <w:pPr>
              <w:pStyle w:val="Equation"/>
            </w:pPr>
            <w:proofErr w:type="spellStart"/>
            <w:r>
              <w:t>EnergyScarcityBlockCount</w:t>
            </w:r>
            <w:r>
              <w:rPr>
                <w:vertAlign w:val="subscript"/>
              </w:rPr>
              <w:t>es</w:t>
            </w:r>
            <w:proofErr w:type="spellEnd"/>
          </w:p>
        </w:tc>
        <w:tc>
          <w:tcPr>
            <w:tcW w:w="5290" w:type="dxa"/>
          </w:tcPr>
          <w:p w14:paraId="307EE952" w14:textId="77777777" w:rsidR="009D39CF" w:rsidRPr="00A622DE" w:rsidRDefault="009D39CF" w:rsidP="00A92B0B">
            <w:pPr>
              <w:pStyle w:val="BodyText"/>
              <w:ind w:left="0"/>
              <w:cnfStyle w:val="000000000000" w:firstRow="0" w:lastRow="0" w:firstColumn="0" w:lastColumn="0" w:oddVBand="0" w:evenVBand="0" w:oddHBand="0" w:evenHBand="0" w:firstRowFirstColumn="0" w:firstRowLastColumn="0" w:lastRowFirstColumn="0" w:lastRowLastColumn="0"/>
              <w:rPr>
                <w:rFonts w:ascii="Cambria Math" w:hAnsi="Cambria Math"/>
                <w:i/>
              </w:rPr>
            </w:pPr>
            <w:r>
              <w:t>N</w:t>
            </w:r>
            <w:r w:rsidRPr="00D404B4">
              <w:t>umber of blocks in</w:t>
            </w:r>
            <w:r>
              <w:t xml:space="preserve"> </w:t>
            </w:r>
            <w:proofErr w:type="spellStart"/>
            <w:r>
              <w:t>EnergyScarcityLoad</w:t>
            </w:r>
            <w:proofErr w:type="spellEnd"/>
            <w:r w:rsidRPr="00D404B4">
              <w:t xml:space="preserve"> </w:t>
            </w:r>
            <m:oMath>
              <m:r>
                <w:rPr>
                  <w:rFonts w:ascii="Cambria Math" w:hAnsi="Cambria Math"/>
                </w:rPr>
                <m:t>es∈ ENERGYSCARCITYLOADS</m:t>
              </m:r>
            </m:oMath>
          </w:p>
        </w:tc>
      </w:tr>
      <w:tr w:rsidR="009D39CF" w14:paraId="1D849DB7" w14:textId="77777777" w:rsidTr="007B64D0">
        <w:tc>
          <w:tcPr>
            <w:cnfStyle w:val="001000000000" w:firstRow="0" w:lastRow="0" w:firstColumn="1" w:lastColumn="0" w:oddVBand="0" w:evenVBand="0" w:oddHBand="0" w:evenHBand="0" w:firstRowFirstColumn="0" w:firstRowLastColumn="0" w:lastRowFirstColumn="0" w:lastRowLastColumn="0"/>
            <w:tcW w:w="2627" w:type="dxa"/>
            <w:gridSpan w:val="2"/>
          </w:tcPr>
          <w:p w14:paraId="4A312506" w14:textId="77777777" w:rsidR="009D39CF" w:rsidRDefault="009D39CF" w:rsidP="00A92B0B">
            <w:pPr>
              <w:pStyle w:val="Equation"/>
            </w:pPr>
            <w:proofErr w:type="spellStart"/>
            <w:r>
              <w:t>EnergyScarcityLimit</w:t>
            </w:r>
            <w:r>
              <w:rPr>
                <w:vertAlign w:val="subscript"/>
              </w:rPr>
              <w:t>es</w:t>
            </w:r>
            <w:r w:rsidRPr="00D404B4">
              <w:rPr>
                <w:vertAlign w:val="subscript"/>
              </w:rPr>
              <w:t>,j</w:t>
            </w:r>
            <w:proofErr w:type="spellEnd"/>
          </w:p>
        </w:tc>
        <w:tc>
          <w:tcPr>
            <w:tcW w:w="5290" w:type="dxa"/>
          </w:tcPr>
          <w:p w14:paraId="5A663178" w14:textId="77777777" w:rsidR="009D39CF" w:rsidRPr="00E34A48" w:rsidRDefault="009D39CF" w:rsidP="00A92B0B">
            <w:pPr>
              <w:pStyle w:val="BodyText"/>
              <w:ind w:left="0"/>
              <w:jc w:val="left"/>
              <w:cnfStyle w:val="000000000000" w:firstRow="0" w:lastRow="0" w:firstColumn="0" w:lastColumn="0" w:oddVBand="0" w:evenVBand="0" w:oddHBand="0" w:evenHBand="0" w:firstRowFirstColumn="0" w:firstRowLastColumn="0" w:lastRowFirstColumn="0" w:lastRowLastColumn="0"/>
            </w:pPr>
            <w:r w:rsidRPr="00690EF6">
              <w:t>MW limit of</w:t>
            </w:r>
            <w:r>
              <w:t xml:space="preserve"> the</w:t>
            </w:r>
            <w:r w:rsidRPr="00690EF6">
              <w:t xml:space="preserve"> </w:t>
            </w:r>
            <w:r w:rsidRPr="00D404B4">
              <w:rPr>
                <w:i/>
              </w:rPr>
              <w:t>j</w:t>
            </w:r>
            <w:proofErr w:type="spellStart"/>
            <w:r w:rsidRPr="00D404B4">
              <w:rPr>
                <w:i/>
                <w:position w:val="6"/>
                <w:sz w:val="16"/>
                <w:vertAlign w:val="superscript"/>
              </w:rPr>
              <w:t>th</w:t>
            </w:r>
            <w:proofErr w:type="spellEnd"/>
            <w:r w:rsidRPr="00690EF6">
              <w:t xml:space="preserve"> </w:t>
            </w:r>
            <w:r>
              <w:t xml:space="preserve">block of  </w:t>
            </w:r>
            <m:oMath>
              <m:r>
                <w:rPr>
                  <w:rFonts w:ascii="Cambria Math" w:hAnsi="Cambria Math"/>
                </w:rPr>
                <m:t>es∈ ENERGYSCARCITYLOADS</m:t>
              </m:r>
            </m:oMath>
          </w:p>
        </w:tc>
      </w:tr>
      <w:tr w:rsidR="009D39CF" w:rsidRPr="00D404B4" w14:paraId="4E6062FE" w14:textId="77777777" w:rsidTr="007B64D0">
        <w:tc>
          <w:tcPr>
            <w:cnfStyle w:val="001000000000" w:firstRow="0" w:lastRow="0" w:firstColumn="1" w:lastColumn="0" w:oddVBand="0" w:evenVBand="0" w:oddHBand="0" w:evenHBand="0" w:firstRowFirstColumn="0" w:firstRowLastColumn="0" w:lastRowFirstColumn="0" w:lastRowLastColumn="0"/>
            <w:tcW w:w="2627" w:type="dxa"/>
            <w:gridSpan w:val="2"/>
          </w:tcPr>
          <w:p w14:paraId="03A33626" w14:textId="77777777" w:rsidR="009D39CF" w:rsidRPr="00D404B4" w:rsidRDefault="009D39CF" w:rsidP="00A92B0B">
            <w:pPr>
              <w:pStyle w:val="Equation"/>
            </w:pPr>
            <w:proofErr w:type="spellStart"/>
            <w:r>
              <w:t>EnergyScarcity</w:t>
            </w:r>
            <w:r w:rsidRPr="00D404B4">
              <w:t>Price</w:t>
            </w:r>
            <w:r>
              <w:rPr>
                <w:vertAlign w:val="subscript"/>
              </w:rPr>
              <w:t>es,j</w:t>
            </w:r>
            <w:proofErr w:type="spellEnd"/>
          </w:p>
        </w:tc>
        <w:tc>
          <w:tcPr>
            <w:tcW w:w="5290" w:type="dxa"/>
          </w:tcPr>
          <w:p w14:paraId="2760F9EB" w14:textId="77777777" w:rsidR="009D39CF" w:rsidRPr="00D404B4" w:rsidRDefault="009D39CF" w:rsidP="00A92B0B">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P</w:t>
            </w:r>
            <w:r w:rsidRPr="00D404B4">
              <w:t xml:space="preserve">rice </w:t>
            </w:r>
            <w:r>
              <w:t xml:space="preserve">component </w:t>
            </w:r>
            <w:r w:rsidRPr="00D404B4">
              <w:t>of</w:t>
            </w:r>
            <w:r>
              <w:t xml:space="preserve"> the </w:t>
            </w:r>
            <w:r w:rsidRPr="00D404B4">
              <w:rPr>
                <w:i/>
              </w:rPr>
              <w:t>j</w:t>
            </w:r>
            <w:proofErr w:type="spellStart"/>
            <w:r w:rsidRPr="00D404B4">
              <w:rPr>
                <w:i/>
                <w:position w:val="6"/>
                <w:sz w:val="16"/>
                <w:vertAlign w:val="superscript"/>
              </w:rPr>
              <w:t>th</w:t>
            </w:r>
            <w:proofErr w:type="spellEnd"/>
            <w:r w:rsidRPr="00D404B4">
              <w:t xml:space="preserve"> block</w:t>
            </w:r>
            <w:r>
              <w:t xml:space="preserve">  of </w:t>
            </w:r>
            <m:oMath>
              <m:r>
                <w:rPr>
                  <w:rFonts w:ascii="Cambria Math" w:hAnsi="Cambria Math"/>
                </w:rPr>
                <m:t>es∈ ENERGYSCARCITYLOADS</m:t>
              </m:r>
            </m:oMath>
          </w:p>
        </w:tc>
      </w:tr>
      <w:tr w:rsidR="007D0632" w:rsidRPr="00D404B4" w14:paraId="0FF6AA6B" w14:textId="77777777" w:rsidTr="007B64D0">
        <w:tc>
          <w:tcPr>
            <w:cnfStyle w:val="001000000000" w:firstRow="0" w:lastRow="0" w:firstColumn="1" w:lastColumn="0" w:oddVBand="0" w:evenVBand="0" w:oddHBand="0" w:evenHBand="0" w:firstRowFirstColumn="0" w:firstRowLastColumn="0" w:lastRowFirstColumn="0" w:lastRowLastColumn="0"/>
            <w:tcW w:w="2627" w:type="dxa"/>
            <w:gridSpan w:val="2"/>
          </w:tcPr>
          <w:p w14:paraId="4D6CC6AE" w14:textId="23EBC14C" w:rsidR="007D0632" w:rsidRDefault="007D0632" w:rsidP="00A92B0B">
            <w:pPr>
              <w:pStyle w:val="Equation"/>
            </w:pPr>
            <w:r w:rsidRPr="007D0632">
              <w:t>PenaltyForMWChangeOf5Min</w:t>
            </w:r>
            <w:r w:rsidR="002063DC">
              <w:t>D</w:t>
            </w:r>
            <w:r w:rsidRPr="007D0632">
              <w:t>ispatch</w:t>
            </w:r>
          </w:p>
        </w:tc>
        <w:tc>
          <w:tcPr>
            <w:tcW w:w="5290" w:type="dxa"/>
          </w:tcPr>
          <w:p w14:paraId="610ECDB6" w14:textId="4678741F" w:rsidR="007D0632" w:rsidRDefault="007D0632" w:rsidP="00A92B0B">
            <w:pPr>
              <w:pStyle w:val="BodyText"/>
              <w:ind w:left="0"/>
              <w:cnfStyle w:val="000000000000" w:firstRow="0" w:lastRow="0" w:firstColumn="0" w:lastColumn="0" w:oddVBand="0" w:evenVBand="0" w:oddHBand="0" w:evenHBand="0" w:firstRowFirstColumn="0" w:firstRowLastColumn="0" w:lastRowFirstColumn="0" w:lastRowLastColumn="0"/>
            </w:pPr>
            <w:r>
              <w:t xml:space="preserve">Small non-zero penalty price to prevent dispatch from flip-flopping between same-priced generation from one result to the next in the </w:t>
            </w:r>
            <w:r w:rsidR="00193697">
              <w:t>RTD</w:t>
            </w:r>
            <w:r>
              <w:t xml:space="preserve"> schedule</w:t>
            </w:r>
          </w:p>
        </w:tc>
      </w:tr>
    </w:tbl>
    <w:p w14:paraId="46BC6702" w14:textId="77777777" w:rsidR="00714039" w:rsidRPr="00D404B4" w:rsidRDefault="00714039" w:rsidP="00C46AB9">
      <w:pPr>
        <w:pStyle w:val="Heading3"/>
      </w:pPr>
      <w:bookmarkStart w:id="101" w:name="_Toc189139592"/>
      <w:r w:rsidRPr="00D404B4">
        <w:t>Variables</w:t>
      </w:r>
      <w:bookmarkEnd w:id="101"/>
    </w:p>
    <w:tbl>
      <w:tblPr>
        <w:tblStyle w:val="SOReportTable"/>
        <w:tblW w:w="0" w:type="auto"/>
        <w:tblLook w:val="04A0" w:firstRow="1" w:lastRow="0" w:firstColumn="1" w:lastColumn="0" w:noHBand="0" w:noVBand="1"/>
      </w:tblPr>
      <w:tblGrid>
        <w:gridCol w:w="2748"/>
        <w:gridCol w:w="5050"/>
      </w:tblGrid>
      <w:tr w:rsidR="00714039" w:rsidRPr="00D404B4" w14:paraId="5C7F7177" w14:textId="77777777" w:rsidTr="00BC6C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8" w:type="dxa"/>
          </w:tcPr>
          <w:p w14:paraId="44C8A2E0" w14:textId="77777777" w:rsidR="00714039" w:rsidRPr="00D404B4" w:rsidRDefault="00714039" w:rsidP="00D872AD">
            <w:pPr>
              <w:pStyle w:val="BodyText"/>
              <w:ind w:left="0"/>
              <w:rPr>
                <w:lang w:eastAsia="en-GB"/>
              </w:rPr>
            </w:pPr>
            <w:r w:rsidRPr="00D404B4">
              <w:rPr>
                <w:lang w:eastAsia="en-GB"/>
              </w:rPr>
              <w:t>Item</w:t>
            </w:r>
          </w:p>
        </w:tc>
        <w:tc>
          <w:tcPr>
            <w:tcW w:w="5096" w:type="dxa"/>
          </w:tcPr>
          <w:p w14:paraId="601D3B79" w14:textId="77777777" w:rsidR="00714039" w:rsidRPr="00D404B4"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sidRPr="00D404B4">
              <w:rPr>
                <w:lang w:eastAsia="en-GB"/>
              </w:rPr>
              <w:t>Definition</w:t>
            </w:r>
          </w:p>
        </w:tc>
      </w:tr>
      <w:tr w:rsidR="00714039" w14:paraId="6BC593A1"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2030BA46" w14:textId="77777777" w:rsidR="00714039" w:rsidRPr="00D404B4" w:rsidRDefault="00714039" w:rsidP="00D872AD">
            <w:pPr>
              <w:pStyle w:val="Equation"/>
            </w:pPr>
            <w:proofErr w:type="spellStart"/>
            <w:r w:rsidRPr="00D404B4">
              <w:t>Generation</w:t>
            </w:r>
            <w:r w:rsidRPr="00D404B4">
              <w:rPr>
                <w:vertAlign w:val="subscript"/>
              </w:rPr>
              <w:t>g</w:t>
            </w:r>
            <w:proofErr w:type="spellEnd"/>
          </w:p>
        </w:tc>
        <w:tc>
          <w:tcPr>
            <w:tcW w:w="5096" w:type="dxa"/>
          </w:tcPr>
          <w:p w14:paraId="0866D352"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The scheduled part of MW generation corresponding to offer </w:t>
            </w:r>
            <m:oMath>
              <m:r>
                <w:rPr>
                  <w:rFonts w:ascii="Cambria Math" w:hAnsi="Cambria Math"/>
                </w:rPr>
                <m:t>g∈ OFFERS</m:t>
              </m:r>
            </m:oMath>
            <w:r w:rsidRPr="00D404B4">
              <w:t>.</w:t>
            </w:r>
          </w:p>
        </w:tc>
      </w:tr>
      <w:tr w:rsidR="00714039" w14:paraId="113D03EB"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15BD7317" w14:textId="77777777" w:rsidR="00714039" w:rsidRPr="00D404B4" w:rsidRDefault="00714039" w:rsidP="00D872AD">
            <w:pPr>
              <w:pStyle w:val="Equation"/>
            </w:pPr>
            <w:proofErr w:type="spellStart"/>
            <w:r w:rsidRPr="00D404B4">
              <w:t>GenerationBlock</w:t>
            </w:r>
            <w:r w:rsidRPr="00D404B4">
              <w:rPr>
                <w:vertAlign w:val="subscript"/>
              </w:rPr>
              <w:t>g</w:t>
            </w:r>
            <w:proofErr w:type="spellEnd"/>
            <w:r w:rsidRPr="00D404B4">
              <w:rPr>
                <w:vertAlign w:val="subscript"/>
              </w:rPr>
              <w:t>, j</w:t>
            </w:r>
          </w:p>
        </w:tc>
        <w:tc>
          <w:tcPr>
            <w:tcW w:w="5096" w:type="dxa"/>
          </w:tcPr>
          <w:p w14:paraId="1FF4E68A"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scheduled part of MW generation corresponding to the </w:t>
            </w:r>
            <w:r w:rsidRPr="00D404B4">
              <w:rPr>
                <w:i/>
              </w:rPr>
              <w:t>j</w:t>
            </w:r>
            <w:proofErr w:type="spellStart"/>
            <w:r w:rsidRPr="00D404B4">
              <w:rPr>
                <w:i/>
                <w:position w:val="6"/>
                <w:sz w:val="16"/>
                <w:vertAlign w:val="superscript"/>
              </w:rPr>
              <w:t>th</w:t>
            </w:r>
            <w:proofErr w:type="spellEnd"/>
            <w:r w:rsidRPr="00D404B4">
              <w:t xml:space="preserve"> block of the offer.</w:t>
            </w:r>
          </w:p>
        </w:tc>
      </w:tr>
      <w:tr w:rsidR="00714039" w14:paraId="12ECB09A"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6CCC024B" w14:textId="77777777" w:rsidR="00714039" w:rsidRPr="00D404B4" w:rsidRDefault="00714039" w:rsidP="00D872AD">
            <w:pPr>
              <w:pStyle w:val="Equation"/>
            </w:pPr>
            <w:proofErr w:type="spellStart"/>
            <w:r w:rsidRPr="00D404B4">
              <w:t>Demand</w:t>
            </w:r>
            <w:r>
              <w:rPr>
                <w:vertAlign w:val="subscript"/>
              </w:rPr>
              <w:t>db</w:t>
            </w:r>
            <w:proofErr w:type="spellEnd"/>
          </w:p>
        </w:tc>
        <w:tc>
          <w:tcPr>
            <w:tcW w:w="5096" w:type="dxa"/>
          </w:tcPr>
          <w:p w14:paraId="6980F2BA"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scheduled part of MW load corresponding to bid </w:t>
            </w:r>
            <m:oMath>
              <m:r>
                <w:rPr>
                  <w:rFonts w:ascii="Cambria Math" w:hAnsi="Cambria Math"/>
                </w:rPr>
                <m:t>db∈BIDS</m:t>
              </m:r>
            </m:oMath>
            <w:r w:rsidRPr="00D404B4">
              <w:t xml:space="preserve">. </w:t>
            </w:r>
            <w:r>
              <w:t xml:space="preserve">The variable is </w:t>
            </w:r>
            <w:r>
              <w:rPr>
                <w:i/>
              </w:rPr>
              <w:t>unrestricted</w:t>
            </w:r>
            <w:r>
              <w:t>.</w:t>
            </w:r>
          </w:p>
        </w:tc>
      </w:tr>
      <w:tr w:rsidR="00714039" w14:paraId="74789856"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1D3FAE0F" w14:textId="77777777" w:rsidR="00714039" w:rsidRPr="00D404B4" w:rsidRDefault="00714039" w:rsidP="00D872AD">
            <w:pPr>
              <w:pStyle w:val="Equation"/>
            </w:pPr>
            <w:proofErr w:type="spellStart"/>
            <w:r w:rsidRPr="00D404B4">
              <w:t>DemandBlock</w:t>
            </w:r>
            <w:r>
              <w:rPr>
                <w:vertAlign w:val="subscript"/>
              </w:rPr>
              <w:t>db</w:t>
            </w:r>
            <w:proofErr w:type="spellEnd"/>
            <w:r w:rsidRPr="00D404B4">
              <w:rPr>
                <w:vertAlign w:val="subscript"/>
              </w:rPr>
              <w:t>, j</w:t>
            </w:r>
          </w:p>
        </w:tc>
        <w:tc>
          <w:tcPr>
            <w:tcW w:w="5096" w:type="dxa"/>
          </w:tcPr>
          <w:p w14:paraId="2F052C13"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scheduled part of MW load corresponding to the </w:t>
            </w:r>
            <w:r w:rsidRPr="00D404B4">
              <w:rPr>
                <w:i/>
              </w:rPr>
              <w:t>j</w:t>
            </w:r>
            <w:proofErr w:type="spellStart"/>
            <w:r w:rsidRPr="00D404B4">
              <w:rPr>
                <w:i/>
                <w:position w:val="6"/>
                <w:sz w:val="16"/>
                <w:vertAlign w:val="superscript"/>
              </w:rPr>
              <w:t>th</w:t>
            </w:r>
            <w:proofErr w:type="spellEnd"/>
            <w:r w:rsidRPr="00D404B4">
              <w:t xml:space="preserve"> block of the bid. </w:t>
            </w:r>
            <w:r>
              <w:t xml:space="preserve"> The variable is </w:t>
            </w:r>
            <w:r>
              <w:rPr>
                <w:i/>
              </w:rPr>
              <w:t>unrestricted</w:t>
            </w:r>
            <w:r>
              <w:t>.</w:t>
            </w:r>
          </w:p>
        </w:tc>
      </w:tr>
      <w:tr w:rsidR="002932D6" w14:paraId="42D15B30"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67C099A0" w14:textId="788CBECC" w:rsidR="002932D6" w:rsidRDefault="002932D6" w:rsidP="00D25884">
            <w:pPr>
              <w:pStyle w:val="Equation"/>
            </w:pPr>
            <w:proofErr w:type="spellStart"/>
            <w:r w:rsidRPr="002932D6">
              <w:t>BlockMustFullyClear</w:t>
            </w:r>
            <w:r w:rsidRPr="002932D6">
              <w:rPr>
                <w:vertAlign w:val="subscript"/>
              </w:rPr>
              <w:t>db,j</w:t>
            </w:r>
            <w:proofErr w:type="spellEnd"/>
          </w:p>
        </w:tc>
        <w:tc>
          <w:tcPr>
            <w:tcW w:w="5096" w:type="dxa"/>
          </w:tcPr>
          <w:p w14:paraId="62D28F53" w14:textId="0F6B51F6" w:rsidR="002932D6" w:rsidRDefault="00723B34" w:rsidP="00D25884">
            <w:pPr>
              <w:pStyle w:val="BodyText"/>
              <w:ind w:left="0"/>
              <w:cnfStyle w:val="000000000000" w:firstRow="0" w:lastRow="0" w:firstColumn="0" w:lastColumn="0" w:oddVBand="0" w:evenVBand="0" w:oddHBand="0" w:evenHBand="0" w:firstRowFirstColumn="0" w:firstRowLastColumn="0" w:lastRowFirstColumn="0" w:lastRowLastColumn="0"/>
            </w:pPr>
            <w:r>
              <w:t xml:space="preserve">Binary variable which </w:t>
            </w:r>
            <w:r w:rsidR="00D870F0">
              <w:t>determines whether</w:t>
            </w:r>
            <w:r>
              <w:t xml:space="preserve"> Demand Block </w:t>
            </w:r>
            <w:proofErr w:type="spellStart"/>
            <w:r w:rsidRPr="00723B34">
              <w:rPr>
                <w:rFonts w:ascii="Cambria Math" w:hAnsi="Cambria Math"/>
                <w:i/>
                <w:iCs/>
              </w:rPr>
              <w:t>db,j</w:t>
            </w:r>
            <w:proofErr w:type="spellEnd"/>
            <w:r>
              <w:t xml:space="preserve"> </w:t>
            </w:r>
            <w:r w:rsidR="00894F00">
              <w:t>clears</w:t>
            </w:r>
            <w:r>
              <w:t xml:space="preserve"> fully </w:t>
            </w:r>
            <w:r w:rsidR="00894F00">
              <w:t>or clears zero</w:t>
            </w:r>
          </w:p>
        </w:tc>
      </w:tr>
      <w:tr w:rsidR="001A6DD5" w14:paraId="1886BDF9"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74C01AEE" w14:textId="77777777" w:rsidR="001A6DD5" w:rsidRPr="00D404B4" w:rsidRDefault="001A6DD5" w:rsidP="00D25884">
            <w:pPr>
              <w:pStyle w:val="Equation"/>
            </w:pPr>
            <w:proofErr w:type="spellStart"/>
            <w:r>
              <w:t>EnergyScarcityLoadCleared</w:t>
            </w:r>
            <w:r>
              <w:rPr>
                <w:vertAlign w:val="subscript"/>
              </w:rPr>
              <w:t>es</w:t>
            </w:r>
            <w:proofErr w:type="spellEnd"/>
          </w:p>
        </w:tc>
        <w:tc>
          <w:tcPr>
            <w:tcW w:w="5096" w:type="dxa"/>
          </w:tcPr>
          <w:p w14:paraId="08D618EC" w14:textId="19E1C991" w:rsidR="001A6DD5" w:rsidRPr="00D404B4" w:rsidRDefault="001A6DD5" w:rsidP="00D25884">
            <w:pPr>
              <w:pStyle w:val="BodyText"/>
              <w:ind w:left="0"/>
              <w:cnfStyle w:val="000000000000" w:firstRow="0" w:lastRow="0" w:firstColumn="0" w:lastColumn="0" w:oddVBand="0" w:evenVBand="0" w:oddHBand="0" w:evenHBand="0" w:firstRowFirstColumn="0" w:firstRowLastColumn="0" w:lastRowFirstColumn="0" w:lastRowLastColumn="0"/>
            </w:pPr>
            <w:r>
              <w:t xml:space="preserve">The scheduled part of MW load corresponding to  </w:t>
            </w:r>
            <m:oMath>
              <m:r>
                <w:rPr>
                  <w:rFonts w:ascii="Cambria Math" w:hAnsi="Cambria Math"/>
                </w:rPr>
                <m:t>es∈ ENERGYSCARCITYLOADS</m:t>
              </m:r>
            </m:oMath>
            <w:r>
              <w:t xml:space="preserve"> </w:t>
            </w:r>
          </w:p>
        </w:tc>
      </w:tr>
      <w:tr w:rsidR="001A6DD5" w14:paraId="0ECC5B3E"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0432C1B1" w14:textId="77777777" w:rsidR="001A6DD5" w:rsidRPr="00D404B4" w:rsidRDefault="001A6DD5" w:rsidP="00D25884">
            <w:pPr>
              <w:pStyle w:val="Equation"/>
            </w:pPr>
            <w:proofErr w:type="spellStart"/>
            <w:r>
              <w:t>EnergyScarcityCleared</w:t>
            </w:r>
            <w:r>
              <w:rPr>
                <w:vertAlign w:val="subscript"/>
              </w:rPr>
              <w:t>es</w:t>
            </w:r>
            <w:proofErr w:type="spellEnd"/>
            <w:r w:rsidRPr="00D404B4">
              <w:rPr>
                <w:vertAlign w:val="subscript"/>
              </w:rPr>
              <w:t>, j</w:t>
            </w:r>
          </w:p>
        </w:tc>
        <w:tc>
          <w:tcPr>
            <w:tcW w:w="5096" w:type="dxa"/>
          </w:tcPr>
          <w:p w14:paraId="2A3D5AAD" w14:textId="430E5A32" w:rsidR="001A6DD5" w:rsidRPr="00D404B4" w:rsidRDefault="001A6DD5" w:rsidP="00D25884">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scheduled part of MW load corresponding to the </w:t>
            </w:r>
            <w:r w:rsidRPr="00D404B4">
              <w:rPr>
                <w:i/>
              </w:rPr>
              <w:t>j</w:t>
            </w:r>
            <w:proofErr w:type="spellStart"/>
            <w:r w:rsidRPr="00D404B4">
              <w:rPr>
                <w:i/>
                <w:position w:val="6"/>
                <w:sz w:val="16"/>
                <w:vertAlign w:val="superscript"/>
              </w:rPr>
              <w:t>th</w:t>
            </w:r>
            <w:proofErr w:type="spellEnd"/>
            <w:r w:rsidRPr="00D404B4">
              <w:t xml:space="preserve"> block of</w:t>
            </w:r>
            <w:r>
              <w:t xml:space="preserve"> </w:t>
            </w:r>
            <m:oMath>
              <m:r>
                <w:rPr>
                  <w:rFonts w:ascii="Cambria Math" w:hAnsi="Cambria Math"/>
                </w:rPr>
                <m:t>es∈ ENERGYSCARCITYLOADS</m:t>
              </m:r>
            </m:oMath>
          </w:p>
        </w:tc>
      </w:tr>
      <w:tr w:rsidR="00BC6C91" w14:paraId="7BB93AF3"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3734F33F" w14:textId="1B3AA18F" w:rsidR="00BC6C91" w:rsidRPr="00BC6C91" w:rsidRDefault="00BC6C91" w:rsidP="00D25884">
            <w:pPr>
              <w:pStyle w:val="Equation"/>
              <w:rPr>
                <w:vertAlign w:val="subscript"/>
              </w:rPr>
            </w:pPr>
            <w:r w:rsidRPr="00BC6C91">
              <w:t>GenerationChange</w:t>
            </w:r>
            <w:r>
              <w:t>1</w:t>
            </w:r>
            <w:r>
              <w:rPr>
                <w:vertAlign w:val="subscript"/>
              </w:rPr>
              <w:t xml:space="preserve">g </w:t>
            </w:r>
          </w:p>
        </w:tc>
        <w:tc>
          <w:tcPr>
            <w:tcW w:w="5096" w:type="dxa"/>
          </w:tcPr>
          <w:p w14:paraId="05648118" w14:textId="22FC2346" w:rsidR="00BC6C91" w:rsidRDefault="00BC6C91" w:rsidP="00D25884">
            <w:pPr>
              <w:pStyle w:val="BodyText"/>
              <w:ind w:left="0"/>
              <w:cnfStyle w:val="000000000000" w:firstRow="0" w:lastRow="0" w:firstColumn="0" w:lastColumn="0" w:oddVBand="0" w:evenVBand="0" w:oddHBand="0" w:evenHBand="0" w:firstRowFirstColumn="0" w:firstRowLastColumn="0" w:lastRowFirstColumn="0" w:lastRowLastColumn="0"/>
            </w:pPr>
            <w:r>
              <w:t xml:space="preserve">Use in conjunction with </w:t>
            </w:r>
            <w:r w:rsidRPr="00BC6C91">
              <w:rPr>
                <w:rFonts w:ascii="Times New Roman" w:hAnsi="Times New Roman"/>
                <w:i/>
                <w:iCs/>
              </w:rPr>
              <w:t>GenerationChange2</w:t>
            </w:r>
            <w:r w:rsidRPr="00BC6C91">
              <w:rPr>
                <w:rFonts w:ascii="Times New Roman" w:hAnsi="Times New Roman"/>
                <w:i/>
                <w:iCs/>
                <w:vertAlign w:val="subscript"/>
              </w:rPr>
              <w:t>g</w:t>
            </w:r>
            <w:r>
              <w:t xml:space="preserve"> to prevent unnecessary changes in </w:t>
            </w:r>
            <w:r w:rsidRPr="00D404B4">
              <w:t xml:space="preserve">MW generation corresponding to offer </w:t>
            </w:r>
            <m:oMath>
              <m:r>
                <w:rPr>
                  <w:rFonts w:ascii="Cambria Math" w:hAnsi="Cambria Math"/>
                </w:rPr>
                <m:t>g∈ OFFERS</m:t>
              </m:r>
            </m:oMath>
            <w:r>
              <w:t xml:space="preserve"> in the RTD schedule</w:t>
            </w:r>
          </w:p>
        </w:tc>
      </w:tr>
      <w:tr w:rsidR="00BC6C91" w14:paraId="7A200FAC" w14:textId="77777777" w:rsidTr="00BC6C91">
        <w:tc>
          <w:tcPr>
            <w:cnfStyle w:val="001000000000" w:firstRow="0" w:lastRow="0" w:firstColumn="1" w:lastColumn="0" w:oddVBand="0" w:evenVBand="0" w:oddHBand="0" w:evenHBand="0" w:firstRowFirstColumn="0" w:firstRowLastColumn="0" w:lastRowFirstColumn="0" w:lastRowLastColumn="0"/>
            <w:tcW w:w="2748" w:type="dxa"/>
          </w:tcPr>
          <w:p w14:paraId="06B433C0" w14:textId="77533887" w:rsidR="00BC6C91" w:rsidRPr="00BC6C91" w:rsidRDefault="00BC6C91" w:rsidP="006171B8">
            <w:pPr>
              <w:pStyle w:val="Equation"/>
              <w:rPr>
                <w:vertAlign w:val="subscript"/>
              </w:rPr>
            </w:pPr>
            <w:r w:rsidRPr="00BC6C91">
              <w:t>GenerationChange</w:t>
            </w:r>
            <w:r>
              <w:t>2</w:t>
            </w:r>
            <w:r>
              <w:rPr>
                <w:vertAlign w:val="subscript"/>
              </w:rPr>
              <w:t xml:space="preserve">g </w:t>
            </w:r>
          </w:p>
        </w:tc>
        <w:tc>
          <w:tcPr>
            <w:tcW w:w="5096" w:type="dxa"/>
          </w:tcPr>
          <w:p w14:paraId="4A31F8BC" w14:textId="1F0EBB02" w:rsidR="00BC6C91" w:rsidRDefault="00BC6C91" w:rsidP="006171B8">
            <w:pPr>
              <w:pStyle w:val="BodyText"/>
              <w:ind w:left="0"/>
              <w:cnfStyle w:val="000000000000" w:firstRow="0" w:lastRow="0" w:firstColumn="0" w:lastColumn="0" w:oddVBand="0" w:evenVBand="0" w:oddHBand="0" w:evenHBand="0" w:firstRowFirstColumn="0" w:firstRowLastColumn="0" w:lastRowFirstColumn="0" w:lastRowLastColumn="0"/>
            </w:pPr>
            <w:r>
              <w:t xml:space="preserve">Use in conjunction with </w:t>
            </w:r>
            <w:r w:rsidRPr="00BC6C91">
              <w:rPr>
                <w:rFonts w:ascii="Times New Roman" w:hAnsi="Times New Roman"/>
                <w:i/>
                <w:iCs/>
              </w:rPr>
              <w:t>GenerationChange</w:t>
            </w:r>
            <w:r>
              <w:rPr>
                <w:rFonts w:ascii="Times New Roman" w:hAnsi="Times New Roman"/>
                <w:i/>
                <w:iCs/>
              </w:rPr>
              <w:t>1</w:t>
            </w:r>
            <w:r w:rsidRPr="00BC6C91">
              <w:rPr>
                <w:rFonts w:ascii="Times New Roman" w:hAnsi="Times New Roman"/>
                <w:i/>
                <w:iCs/>
                <w:vertAlign w:val="subscript"/>
              </w:rPr>
              <w:t>g</w:t>
            </w:r>
            <w:r>
              <w:t xml:space="preserve"> to prevent unnecessary changes in </w:t>
            </w:r>
            <w:r w:rsidRPr="00D404B4">
              <w:t xml:space="preserve">MW generation corresponding to offer </w:t>
            </w:r>
            <m:oMath>
              <m:r>
                <w:rPr>
                  <w:rFonts w:ascii="Cambria Math" w:hAnsi="Cambria Math"/>
                </w:rPr>
                <m:t>g∈ OFFERS</m:t>
              </m:r>
            </m:oMath>
            <w:r>
              <w:t xml:space="preserve"> in the RTD schedule</w:t>
            </w:r>
          </w:p>
        </w:tc>
      </w:tr>
    </w:tbl>
    <w:p w14:paraId="12AA91BB" w14:textId="77777777" w:rsidR="00714039" w:rsidRPr="00511198" w:rsidRDefault="00714039" w:rsidP="00714039">
      <w:pPr>
        <w:pStyle w:val="Heading2"/>
        <w:tabs>
          <w:tab w:val="clear" w:pos="1440"/>
        </w:tabs>
        <w:ind w:left="851" w:hanging="851"/>
        <w:jc w:val="left"/>
      </w:pPr>
      <w:bookmarkStart w:id="102" w:name="_Toc189139593"/>
      <w:r w:rsidRPr="00511198">
        <w:t>HVDC Transmission System</w:t>
      </w:r>
      <w:bookmarkEnd w:id="102"/>
    </w:p>
    <w:p w14:paraId="34A569DB" w14:textId="77777777" w:rsidR="00714039" w:rsidRDefault="00714039" w:rsidP="00C46AB9">
      <w:pPr>
        <w:pStyle w:val="Heading3"/>
      </w:pPr>
      <w:bookmarkStart w:id="103" w:name="_Toc189139594"/>
      <w:r>
        <w:t>Parameters</w:t>
      </w:r>
      <w:bookmarkEnd w:id="103"/>
    </w:p>
    <w:tbl>
      <w:tblPr>
        <w:tblStyle w:val="SOReportTable"/>
        <w:tblW w:w="0" w:type="auto"/>
        <w:tblLook w:val="04A0" w:firstRow="1" w:lastRow="0" w:firstColumn="1" w:lastColumn="0" w:noHBand="0" w:noVBand="1"/>
      </w:tblPr>
      <w:tblGrid>
        <w:gridCol w:w="2599"/>
        <w:gridCol w:w="5199"/>
      </w:tblGrid>
      <w:tr w:rsidR="00714039" w14:paraId="01ABACFB"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48DAD5DE" w14:textId="77777777" w:rsidR="00714039" w:rsidRDefault="00714039" w:rsidP="00D872AD">
            <w:pPr>
              <w:pStyle w:val="BodyText"/>
              <w:ind w:left="0"/>
              <w:rPr>
                <w:lang w:eastAsia="en-GB"/>
              </w:rPr>
            </w:pPr>
            <w:r>
              <w:rPr>
                <w:lang w:eastAsia="en-GB"/>
              </w:rPr>
              <w:t>Item</w:t>
            </w:r>
          </w:p>
        </w:tc>
        <w:tc>
          <w:tcPr>
            <w:tcW w:w="5421" w:type="dxa"/>
          </w:tcPr>
          <w:p w14:paraId="0E4B814A"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714039" w14:paraId="3176F69C"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3217DC65" w14:textId="77777777" w:rsidR="00714039" w:rsidRDefault="00714039" w:rsidP="00D872AD">
            <w:pPr>
              <w:pStyle w:val="Equation"/>
            </w:pPr>
            <w:proofErr w:type="spellStart"/>
            <w:r>
              <w:t>HVDCLinkCapacity</w:t>
            </w:r>
            <w:r w:rsidRPr="00D21747">
              <w:rPr>
                <w:vertAlign w:val="subscript"/>
              </w:rPr>
              <w:t>l</w:t>
            </w:r>
            <w:proofErr w:type="spellEnd"/>
          </w:p>
        </w:tc>
        <w:tc>
          <w:tcPr>
            <w:tcW w:w="5421" w:type="dxa"/>
          </w:tcPr>
          <w:p w14:paraId="586EE5E9"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capacity of HVDC link </w:t>
            </w:r>
            <m:oMath>
              <m:r>
                <w:rPr>
                  <w:rFonts w:ascii="Cambria Math" w:hAnsi="Cambria Math"/>
                </w:rPr>
                <m:t>l∈HVDCLINKS</m:t>
              </m:r>
            </m:oMath>
            <w:r>
              <w:rPr>
                <w:i/>
              </w:rPr>
              <w:t>.</w:t>
            </w:r>
          </w:p>
        </w:tc>
      </w:tr>
      <w:tr w:rsidR="00714039" w14:paraId="13F59A11"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3BDF85C8" w14:textId="77777777" w:rsidR="00714039" w:rsidRDefault="00714039" w:rsidP="00D872AD">
            <w:pPr>
              <w:pStyle w:val="Equation"/>
            </w:pPr>
            <w:proofErr w:type="spellStart"/>
            <w:r>
              <w:t>HVDCLinkFixedLosses</w:t>
            </w:r>
            <w:r w:rsidRPr="00D21747">
              <w:rPr>
                <w:vertAlign w:val="subscript"/>
              </w:rPr>
              <w:t>l</w:t>
            </w:r>
            <w:proofErr w:type="spellEnd"/>
          </w:p>
        </w:tc>
        <w:tc>
          <w:tcPr>
            <w:tcW w:w="5421" w:type="dxa"/>
          </w:tcPr>
          <w:p w14:paraId="091C0B99"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fixed losses of the link.  The losses attributed to each </w:t>
            </w:r>
            <w:r>
              <w:rPr>
                <w:i/>
              </w:rPr>
              <w:t>link</w:t>
            </w:r>
            <w:r>
              <w:t xml:space="preserve"> are half the fixed losses of the </w:t>
            </w:r>
            <w:r>
              <w:rPr>
                <w:i/>
              </w:rPr>
              <w:t>pole</w:t>
            </w:r>
            <w:r>
              <w:t>.</w:t>
            </w:r>
          </w:p>
        </w:tc>
      </w:tr>
      <w:tr w:rsidR="00714039" w14:paraId="378903AC"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50243B77" w14:textId="77777777" w:rsidR="00714039" w:rsidRDefault="00714039" w:rsidP="00D872AD">
            <w:pPr>
              <w:pStyle w:val="Equation"/>
            </w:pPr>
            <w:proofErr w:type="spellStart"/>
            <w:r>
              <w:t>HVDCBreakpoint</w:t>
            </w:r>
            <w:proofErr w:type="spellEnd"/>
            <w:r>
              <w:t xml:space="preserve"> </w:t>
            </w:r>
            <w:proofErr w:type="spellStart"/>
            <w:r>
              <w:t>MWFlow</w:t>
            </w:r>
            <w:r w:rsidRPr="00D21747">
              <w:rPr>
                <w:vertAlign w:val="subscript"/>
              </w:rPr>
              <w:t>l</w:t>
            </w:r>
            <w:proofErr w:type="spellEnd"/>
            <w:r w:rsidRPr="00D21747">
              <w:rPr>
                <w:vertAlign w:val="subscript"/>
              </w:rPr>
              <w:t>, bp</w:t>
            </w:r>
          </w:p>
        </w:tc>
        <w:tc>
          <w:tcPr>
            <w:tcW w:w="5421" w:type="dxa"/>
          </w:tcPr>
          <w:p w14:paraId="190A3467"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Value of power flow at the break point </w:t>
            </w:r>
            <w:r>
              <w:rPr>
                <w:i/>
              </w:rPr>
              <w:t>bp</w:t>
            </w:r>
            <w:r>
              <w:t xml:space="preserve"> of HVDC Link </w:t>
            </w:r>
            <w:r>
              <w:rPr>
                <w:i/>
              </w:rPr>
              <w:t>l</w:t>
            </w:r>
            <w:r>
              <w:t>.</w:t>
            </w:r>
          </w:p>
        </w:tc>
      </w:tr>
      <w:tr w:rsidR="00714039" w14:paraId="562ACD5A"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1E5EB66D" w14:textId="77777777" w:rsidR="00714039" w:rsidRDefault="00714039" w:rsidP="00D872AD">
            <w:pPr>
              <w:pStyle w:val="Equation"/>
            </w:pPr>
            <w:proofErr w:type="spellStart"/>
            <w:r>
              <w:t>HVDCBreakpoint</w:t>
            </w:r>
            <w:proofErr w:type="spellEnd"/>
            <w:r>
              <w:t xml:space="preserve"> </w:t>
            </w:r>
            <w:r>
              <w:br/>
            </w:r>
            <w:proofErr w:type="spellStart"/>
            <w:r>
              <w:t>MWLoss</w:t>
            </w:r>
            <w:r w:rsidRPr="00D21747">
              <w:rPr>
                <w:vertAlign w:val="subscript"/>
              </w:rPr>
              <w:t>l</w:t>
            </w:r>
            <w:proofErr w:type="spellEnd"/>
            <w:r w:rsidRPr="00D21747">
              <w:rPr>
                <w:vertAlign w:val="subscript"/>
              </w:rPr>
              <w:t>, bp</w:t>
            </w:r>
          </w:p>
        </w:tc>
        <w:tc>
          <w:tcPr>
            <w:tcW w:w="5421" w:type="dxa"/>
          </w:tcPr>
          <w:p w14:paraId="32893E61"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Value of variable (non-fixed) loss at the breakpoint </w:t>
            </w:r>
            <w:r>
              <w:rPr>
                <w:i/>
              </w:rPr>
              <w:t>bp</w:t>
            </w:r>
            <w:r>
              <w:t xml:space="preserve"> in the loss curve of HVDC Link </w:t>
            </w:r>
            <w:r>
              <w:rPr>
                <w:i/>
              </w:rPr>
              <w:t>l.</w:t>
            </w:r>
          </w:p>
        </w:tc>
      </w:tr>
      <w:tr w:rsidR="00714039" w14:paraId="524B7DF7"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4314E5CA" w14:textId="77777777" w:rsidR="00714039" w:rsidRDefault="00714039" w:rsidP="00D872AD">
            <w:pPr>
              <w:pStyle w:val="Equation"/>
            </w:pPr>
            <w:r>
              <w:t>HVDCBreakpoints</w:t>
            </w:r>
            <w:r w:rsidRPr="00D21747">
              <w:rPr>
                <w:vertAlign w:val="subscript"/>
              </w:rPr>
              <w:t>l</w:t>
            </w:r>
          </w:p>
        </w:tc>
        <w:tc>
          <w:tcPr>
            <w:tcW w:w="5421" w:type="dxa"/>
          </w:tcPr>
          <w:p w14:paraId="13C04609"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number of breakpoints in the loss curve of HVDC Link </w:t>
            </w:r>
            <w:r>
              <w:rPr>
                <w:i/>
              </w:rPr>
              <w:t>l.</w:t>
            </w:r>
          </w:p>
        </w:tc>
      </w:tr>
    </w:tbl>
    <w:p w14:paraId="352C5D80" w14:textId="77777777" w:rsidR="00714039" w:rsidRDefault="00714039" w:rsidP="00C46AB9">
      <w:pPr>
        <w:pStyle w:val="Heading3"/>
      </w:pPr>
      <w:bookmarkStart w:id="104" w:name="_Toc189139595"/>
      <w:r>
        <w:t>Index</w:t>
      </w:r>
      <w:bookmarkEnd w:id="104"/>
    </w:p>
    <w:tbl>
      <w:tblPr>
        <w:tblStyle w:val="SOReportTable"/>
        <w:tblW w:w="0" w:type="auto"/>
        <w:tblLook w:val="04A0" w:firstRow="1" w:lastRow="0" w:firstColumn="1" w:lastColumn="0" w:noHBand="0" w:noVBand="1"/>
      </w:tblPr>
      <w:tblGrid>
        <w:gridCol w:w="2532"/>
        <w:gridCol w:w="5266"/>
      </w:tblGrid>
      <w:tr w:rsidR="00714039" w14:paraId="6ABA8A80"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020BB924" w14:textId="77777777" w:rsidR="00714039" w:rsidRDefault="00714039" w:rsidP="00D872AD">
            <w:pPr>
              <w:pStyle w:val="BodyText"/>
              <w:ind w:left="0"/>
              <w:rPr>
                <w:lang w:eastAsia="en-GB"/>
              </w:rPr>
            </w:pPr>
            <w:r>
              <w:rPr>
                <w:lang w:eastAsia="en-GB"/>
              </w:rPr>
              <w:t>Item</w:t>
            </w:r>
          </w:p>
        </w:tc>
        <w:tc>
          <w:tcPr>
            <w:tcW w:w="5421" w:type="dxa"/>
          </w:tcPr>
          <w:p w14:paraId="16CA520D"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714039" w14:paraId="35953834"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11602FD0" w14:textId="77777777" w:rsidR="00714039" w:rsidRDefault="00714039" w:rsidP="00D872AD">
            <w:pPr>
              <w:pStyle w:val="Equation"/>
            </w:pPr>
            <w:r>
              <w:t>bp</w:t>
            </w:r>
          </w:p>
        </w:tc>
        <w:tc>
          <w:tcPr>
            <w:tcW w:w="5421" w:type="dxa"/>
          </w:tcPr>
          <w:p w14:paraId="3216F3D6"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Index of the break points from 1 to </w:t>
            </w:r>
            <w:r w:rsidRPr="005A463E">
              <w:rPr>
                <w:rFonts w:ascii="Times New Roman" w:hAnsi="Times New Roman"/>
                <w:i/>
              </w:rPr>
              <w:t>HVDCBreakpoints</w:t>
            </w:r>
            <w:r w:rsidRPr="005A463E">
              <w:rPr>
                <w:rFonts w:ascii="Times New Roman" w:hAnsi="Times New Roman"/>
                <w:i/>
                <w:vertAlign w:val="subscript"/>
              </w:rPr>
              <w:t>l</w:t>
            </w:r>
          </w:p>
        </w:tc>
      </w:tr>
    </w:tbl>
    <w:p w14:paraId="3899E61A" w14:textId="2F5875EA" w:rsidR="00714039" w:rsidRDefault="00714039" w:rsidP="00C46AB9">
      <w:pPr>
        <w:pStyle w:val="Heading3"/>
      </w:pPr>
      <w:bookmarkStart w:id="105" w:name="_Toc189139596"/>
      <w:r>
        <w:t>Variables</w:t>
      </w:r>
      <w:bookmarkEnd w:id="105"/>
    </w:p>
    <w:tbl>
      <w:tblPr>
        <w:tblStyle w:val="SOReportTable"/>
        <w:tblW w:w="0" w:type="auto"/>
        <w:tblLook w:val="04A0" w:firstRow="1" w:lastRow="0" w:firstColumn="1" w:lastColumn="0" w:noHBand="0" w:noVBand="1"/>
      </w:tblPr>
      <w:tblGrid>
        <w:gridCol w:w="2576"/>
        <w:gridCol w:w="5222"/>
      </w:tblGrid>
      <w:tr w:rsidR="00714039" w14:paraId="6CBBA604" w14:textId="77777777" w:rsidTr="00D872A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20" w:type="dxa"/>
          </w:tcPr>
          <w:p w14:paraId="031D4AAA" w14:textId="77777777" w:rsidR="00714039" w:rsidRDefault="00714039" w:rsidP="00D872AD">
            <w:pPr>
              <w:pStyle w:val="BodyText"/>
              <w:ind w:left="0"/>
              <w:rPr>
                <w:lang w:eastAsia="en-GB"/>
              </w:rPr>
            </w:pPr>
            <w:r>
              <w:rPr>
                <w:lang w:eastAsia="en-GB"/>
              </w:rPr>
              <w:t>Item</w:t>
            </w:r>
          </w:p>
        </w:tc>
        <w:tc>
          <w:tcPr>
            <w:tcW w:w="5421" w:type="dxa"/>
          </w:tcPr>
          <w:p w14:paraId="15C61FB8"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714039" w14:paraId="2D51F45F"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75DCE5EE" w14:textId="77777777" w:rsidR="00714039" w:rsidRDefault="00714039" w:rsidP="00D872AD">
            <w:pPr>
              <w:pStyle w:val="Equation"/>
            </w:pPr>
            <w:proofErr w:type="spellStart"/>
            <w:r>
              <w:t>HVDCLinkFlow</w:t>
            </w:r>
            <w:r w:rsidRPr="005A463E">
              <w:rPr>
                <w:vertAlign w:val="subscript"/>
              </w:rPr>
              <w:t>l</w:t>
            </w:r>
            <w:proofErr w:type="spellEnd"/>
          </w:p>
        </w:tc>
        <w:tc>
          <w:tcPr>
            <w:tcW w:w="5421" w:type="dxa"/>
          </w:tcPr>
          <w:p w14:paraId="366DCCAE"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flow at the sending end scheduled for HVDC link </w:t>
            </w:r>
            <m:oMath>
              <m:r>
                <w:rPr>
                  <w:rFonts w:ascii="Cambria Math" w:hAnsi="Cambria Math"/>
                </w:rPr>
                <m:t>l∈HVDCLINKS</m:t>
              </m:r>
            </m:oMath>
            <w:r>
              <w:rPr>
                <w:i/>
              </w:rPr>
              <w:t>.</w:t>
            </w:r>
          </w:p>
        </w:tc>
      </w:tr>
      <w:tr w:rsidR="00714039" w14:paraId="534A18E4"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3C18AD17" w14:textId="77777777" w:rsidR="00714039" w:rsidRDefault="00714039" w:rsidP="00D872AD">
            <w:pPr>
              <w:pStyle w:val="Equation"/>
            </w:pPr>
            <w:proofErr w:type="spellStart"/>
            <w:r>
              <w:t>HVDCLinkLosses</w:t>
            </w:r>
            <w:r w:rsidRPr="005A463E">
              <w:rPr>
                <w:vertAlign w:val="subscript"/>
              </w:rPr>
              <w:t>l</w:t>
            </w:r>
            <w:proofErr w:type="spellEnd"/>
          </w:p>
        </w:tc>
        <w:tc>
          <w:tcPr>
            <w:tcW w:w="5421" w:type="dxa"/>
          </w:tcPr>
          <w:p w14:paraId="19B51743"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The MW losses for the link.</w:t>
            </w:r>
          </w:p>
        </w:tc>
      </w:tr>
      <w:tr w:rsidR="00714039" w14:paraId="1D924FE3"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5CA9BB78" w14:textId="77777777" w:rsidR="00714039" w:rsidRDefault="00714039" w:rsidP="00D872AD">
            <w:pPr>
              <w:pStyle w:val="Equation"/>
            </w:pPr>
            <w:proofErr w:type="spellStart"/>
            <w:r>
              <w:t>Lambda</w:t>
            </w:r>
            <w:r w:rsidRPr="005A463E">
              <w:rPr>
                <w:vertAlign w:val="subscript"/>
              </w:rPr>
              <w:t>l</w:t>
            </w:r>
            <w:proofErr w:type="spellEnd"/>
            <w:r w:rsidRPr="005A463E">
              <w:rPr>
                <w:vertAlign w:val="subscript"/>
              </w:rPr>
              <w:t>, bp</w:t>
            </w:r>
          </w:p>
        </w:tc>
        <w:tc>
          <w:tcPr>
            <w:tcW w:w="5421" w:type="dxa"/>
          </w:tcPr>
          <w:p w14:paraId="7689BFDC"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Non-negative weight applied to breakpoint </w:t>
            </w:r>
            <w:r>
              <w:rPr>
                <w:i/>
              </w:rPr>
              <w:t>bp</w:t>
            </w:r>
            <w:r>
              <w:t xml:space="preserve"> of </w:t>
            </w:r>
            <w:r w:rsidRPr="005A463E">
              <w:rPr>
                <w:rFonts w:ascii="Times New Roman" w:hAnsi="Times New Roman"/>
                <w:i/>
              </w:rPr>
              <w:t xml:space="preserve">HVDC </w:t>
            </w:r>
            <w:proofErr w:type="spellStart"/>
            <w:r w:rsidRPr="005A463E">
              <w:rPr>
                <w:rFonts w:ascii="Times New Roman" w:hAnsi="Times New Roman"/>
                <w:i/>
              </w:rPr>
              <w:t>Link</w:t>
            </w:r>
            <w:r w:rsidRPr="005A463E">
              <w:rPr>
                <w:rFonts w:ascii="Times New Roman" w:hAnsi="Times New Roman"/>
                <w:i/>
                <w:vertAlign w:val="subscript"/>
              </w:rPr>
              <w:t>l</w:t>
            </w:r>
            <w:proofErr w:type="spellEnd"/>
            <w:r>
              <w:t>.</w:t>
            </w:r>
          </w:p>
        </w:tc>
      </w:tr>
    </w:tbl>
    <w:p w14:paraId="110F7FC6" w14:textId="30358C26" w:rsidR="00714039" w:rsidRPr="00511198" w:rsidRDefault="00714039" w:rsidP="00714039">
      <w:pPr>
        <w:pStyle w:val="Heading2"/>
        <w:tabs>
          <w:tab w:val="clear" w:pos="1440"/>
        </w:tabs>
        <w:ind w:left="851" w:hanging="851"/>
        <w:jc w:val="left"/>
      </w:pPr>
      <w:bookmarkStart w:id="106" w:name="_Toc189139597"/>
      <w:r w:rsidRPr="00511198">
        <w:t>AC Transmission System</w:t>
      </w:r>
      <w:bookmarkEnd w:id="106"/>
    </w:p>
    <w:p w14:paraId="1AA58D46" w14:textId="77777777" w:rsidR="00714039" w:rsidRDefault="00714039" w:rsidP="00C46AB9">
      <w:pPr>
        <w:pStyle w:val="Heading3"/>
      </w:pPr>
      <w:bookmarkStart w:id="107" w:name="_Toc189139598"/>
      <w:r>
        <w:t>Parameters</w:t>
      </w:r>
      <w:bookmarkEnd w:id="107"/>
    </w:p>
    <w:tbl>
      <w:tblPr>
        <w:tblStyle w:val="SOReportTable"/>
        <w:tblW w:w="0" w:type="auto"/>
        <w:tblLook w:val="04A0" w:firstRow="1" w:lastRow="0" w:firstColumn="1" w:lastColumn="0" w:noHBand="0" w:noVBand="1"/>
      </w:tblPr>
      <w:tblGrid>
        <w:gridCol w:w="2695"/>
        <w:gridCol w:w="5103"/>
      </w:tblGrid>
      <w:tr w:rsidR="00714039" w14:paraId="633B7508"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5C296EB3" w14:textId="77777777" w:rsidR="00714039" w:rsidRDefault="00714039" w:rsidP="00D872AD">
            <w:pPr>
              <w:pStyle w:val="BodyText"/>
              <w:ind w:left="0"/>
              <w:rPr>
                <w:lang w:eastAsia="en-GB"/>
              </w:rPr>
            </w:pPr>
            <w:r>
              <w:rPr>
                <w:lang w:eastAsia="en-GB"/>
              </w:rPr>
              <w:t>Item</w:t>
            </w:r>
          </w:p>
        </w:tc>
        <w:tc>
          <w:tcPr>
            <w:tcW w:w="5217" w:type="dxa"/>
          </w:tcPr>
          <w:p w14:paraId="3C88B2AD"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16BA1AE0" w14:textId="77777777" w:rsidTr="00D872AD">
        <w:tc>
          <w:tcPr>
            <w:cnfStyle w:val="001000000000" w:firstRow="0" w:lastRow="0" w:firstColumn="1" w:lastColumn="0" w:oddVBand="0" w:evenVBand="0" w:oddHBand="0" w:evenHBand="0" w:firstRowFirstColumn="0" w:firstRowLastColumn="0" w:lastRowFirstColumn="0" w:lastRowLastColumn="0"/>
            <w:tcW w:w="2700" w:type="dxa"/>
          </w:tcPr>
          <w:p w14:paraId="7B059A1B" w14:textId="77777777" w:rsidR="00714039" w:rsidRDefault="00714039" w:rsidP="00D872AD">
            <w:pPr>
              <w:pStyle w:val="Equation"/>
            </w:pPr>
            <w:proofErr w:type="spellStart"/>
            <w:r>
              <w:t>ACLineCapacity</w:t>
            </w:r>
            <w:r w:rsidRPr="005A463E">
              <w:rPr>
                <w:vertAlign w:val="subscript"/>
              </w:rPr>
              <w:t>k</w:t>
            </w:r>
            <w:proofErr w:type="spellEnd"/>
            <w:r>
              <w:rPr>
                <w:vertAlign w:val="subscript"/>
              </w:rPr>
              <w:t>(q)</w:t>
            </w:r>
          </w:p>
        </w:tc>
        <w:tc>
          <w:tcPr>
            <w:tcW w:w="5217" w:type="dxa"/>
          </w:tcPr>
          <w:p w14:paraId="20F5F4B9"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capacity of AC line </w:t>
            </w:r>
            <m:oMath>
              <m:r>
                <w:rPr>
                  <w:rFonts w:ascii="Cambria Math" w:hAnsi="Cambria Math"/>
                </w:rPr>
                <m:t>k∈ACLINES</m:t>
              </m:r>
            </m:oMath>
            <w:r>
              <w:t xml:space="preserve"> in the direction associated with directed line </w:t>
            </w:r>
            <m:oMath>
              <m:r>
                <w:rPr>
                  <w:rFonts w:ascii="Cambria Math" w:hAnsi="Cambria Math"/>
                </w:rPr>
                <m:t>q∈DIRECTEDACLINES</m:t>
              </m:r>
            </m:oMath>
          </w:p>
        </w:tc>
      </w:tr>
      <w:tr w:rsidR="00714039" w14:paraId="599FE2AB" w14:textId="77777777" w:rsidTr="00D872AD">
        <w:tc>
          <w:tcPr>
            <w:cnfStyle w:val="001000000000" w:firstRow="0" w:lastRow="0" w:firstColumn="1" w:lastColumn="0" w:oddVBand="0" w:evenVBand="0" w:oddHBand="0" w:evenHBand="0" w:firstRowFirstColumn="0" w:firstRowLastColumn="0" w:lastRowFirstColumn="0" w:lastRowLastColumn="0"/>
            <w:tcW w:w="2700" w:type="dxa"/>
          </w:tcPr>
          <w:p w14:paraId="7CA5C9A8" w14:textId="77777777" w:rsidR="00714039" w:rsidRDefault="00714039" w:rsidP="00D872AD">
            <w:pPr>
              <w:pStyle w:val="Equation"/>
            </w:pPr>
            <w:proofErr w:type="spellStart"/>
            <w:r>
              <w:t>ACLineAdmittance</w:t>
            </w:r>
            <w:r w:rsidRPr="005A463E">
              <w:rPr>
                <w:vertAlign w:val="subscript"/>
              </w:rPr>
              <w:t>k</w:t>
            </w:r>
            <w:proofErr w:type="spellEnd"/>
          </w:p>
        </w:tc>
        <w:tc>
          <w:tcPr>
            <w:tcW w:w="5217" w:type="dxa"/>
          </w:tcPr>
          <w:p w14:paraId="7F361A67"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admittance of the line.  It is really the </w:t>
            </w:r>
            <w:proofErr w:type="gramStart"/>
            <w:r>
              <w:t>susceptance</w:t>
            </w:r>
            <w:proofErr w:type="gramEnd"/>
            <w:r>
              <w:t xml:space="preserve"> but the use of “admittance” seems to be widespread.  The admittance of a line is a complex number </w:t>
            </w:r>
            <w:r>
              <w:rPr>
                <w:i/>
              </w:rPr>
              <w:t xml:space="preserve">G </w:t>
            </w:r>
            <w:r>
              <w:rPr>
                <w:i/>
              </w:rPr>
              <w:sym w:font="Symbol" w:char="F02D"/>
            </w:r>
            <w:r>
              <w:rPr>
                <w:i/>
              </w:rPr>
              <w:t xml:space="preserve"> </w:t>
            </w:r>
            <w:proofErr w:type="spellStart"/>
            <w:r>
              <w:rPr>
                <w:i/>
              </w:rPr>
              <w:t>iB</w:t>
            </w:r>
            <w:proofErr w:type="spellEnd"/>
            <w:r>
              <w:t xml:space="preserve"> where </w:t>
            </w:r>
            <w:r>
              <w:rPr>
                <w:i/>
              </w:rPr>
              <w:t>G</w:t>
            </w:r>
            <w:r>
              <w:t xml:space="preserve"> is the conductance and </w:t>
            </w:r>
            <w:r>
              <w:rPr>
                <w:i/>
              </w:rPr>
              <w:t>B</w:t>
            </w:r>
            <w:r>
              <w:t xml:space="preserve"> is the susceptance.  It is the susceptance which is used in the power flow that is implemented by the LP Model.</w:t>
            </w:r>
          </w:p>
        </w:tc>
      </w:tr>
      <w:tr w:rsidR="00714039" w14:paraId="0510A870" w14:textId="77777777" w:rsidTr="00D872AD">
        <w:tc>
          <w:tcPr>
            <w:cnfStyle w:val="001000000000" w:firstRow="0" w:lastRow="0" w:firstColumn="1" w:lastColumn="0" w:oddVBand="0" w:evenVBand="0" w:oddHBand="0" w:evenHBand="0" w:firstRowFirstColumn="0" w:firstRowLastColumn="0" w:lastRowFirstColumn="0" w:lastRowLastColumn="0"/>
            <w:tcW w:w="2700" w:type="dxa"/>
          </w:tcPr>
          <w:p w14:paraId="65C7A0B2" w14:textId="77777777" w:rsidR="00714039" w:rsidRDefault="00714039" w:rsidP="00D872AD">
            <w:pPr>
              <w:pStyle w:val="Equation"/>
            </w:pPr>
            <w:proofErr w:type="spellStart"/>
            <w:r>
              <w:t>ACLineLossBlockCount</w:t>
            </w:r>
            <w:r w:rsidRPr="005A463E">
              <w:rPr>
                <w:vertAlign w:val="subscript"/>
              </w:rPr>
              <w:t>k</w:t>
            </w:r>
            <w:proofErr w:type="spellEnd"/>
          </w:p>
        </w:tc>
        <w:tc>
          <w:tcPr>
            <w:tcW w:w="5217" w:type="dxa"/>
          </w:tcPr>
          <w:p w14:paraId="366CC00E" w14:textId="2E65E5BA"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number of blocks in the loss curve of AC line </w:t>
            </w:r>
            <m:oMath>
              <m:r>
                <w:rPr>
                  <w:rFonts w:ascii="Cambria Math" w:hAnsi="Cambria Math"/>
                </w:rPr>
                <m:t>k∈ACLINES</m:t>
              </m:r>
            </m:oMath>
            <w:r>
              <w:t>.</w:t>
            </w:r>
          </w:p>
        </w:tc>
      </w:tr>
      <w:tr w:rsidR="00714039" w14:paraId="42E505EB" w14:textId="77777777" w:rsidTr="00D872AD">
        <w:tc>
          <w:tcPr>
            <w:cnfStyle w:val="001000000000" w:firstRow="0" w:lastRow="0" w:firstColumn="1" w:lastColumn="0" w:oddVBand="0" w:evenVBand="0" w:oddHBand="0" w:evenHBand="0" w:firstRowFirstColumn="0" w:firstRowLastColumn="0" w:lastRowFirstColumn="0" w:lastRowLastColumn="0"/>
            <w:tcW w:w="2700" w:type="dxa"/>
          </w:tcPr>
          <w:p w14:paraId="6B1A91DF" w14:textId="77777777" w:rsidR="00714039" w:rsidRDefault="00714039" w:rsidP="00D872AD">
            <w:pPr>
              <w:pStyle w:val="Equation"/>
            </w:pPr>
            <w:proofErr w:type="spellStart"/>
            <w:r>
              <w:t>ACLineLossBlockMW</w:t>
            </w:r>
            <w:r w:rsidRPr="005A463E">
              <w:rPr>
                <w:vertAlign w:val="subscript"/>
              </w:rPr>
              <w:t>k</w:t>
            </w:r>
            <w:proofErr w:type="spellEnd"/>
            <w:r>
              <w:rPr>
                <w:vertAlign w:val="subscript"/>
              </w:rPr>
              <w:t>(q)</w:t>
            </w:r>
            <w:r w:rsidRPr="005A463E">
              <w:rPr>
                <w:vertAlign w:val="subscript"/>
              </w:rPr>
              <w:t>, j</w:t>
            </w:r>
          </w:p>
        </w:tc>
        <w:tc>
          <w:tcPr>
            <w:tcW w:w="5217" w:type="dxa"/>
          </w:tcPr>
          <w:p w14:paraId="755B1943"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limit of the </w:t>
            </w:r>
            <w:r>
              <w:rPr>
                <w:i/>
              </w:rPr>
              <w:t>j</w:t>
            </w:r>
            <w:proofErr w:type="spellStart"/>
            <w:r>
              <w:rPr>
                <w:i/>
                <w:position w:val="6"/>
                <w:sz w:val="16"/>
                <w:vertAlign w:val="superscript"/>
              </w:rPr>
              <w:t>th</w:t>
            </w:r>
            <w:proofErr w:type="spellEnd"/>
            <w:r>
              <w:t xml:space="preserve"> block of the loss curve of AC line </w:t>
            </w:r>
            <m:oMath>
              <m:r>
                <w:rPr>
                  <w:rFonts w:ascii="Cambria Math" w:hAnsi="Cambria Math"/>
                </w:rPr>
                <m:t xml:space="preserve">k∈ACLINES </m:t>
              </m:r>
            </m:oMath>
            <w:r>
              <w:t xml:space="preserve">in the direction associated with directed line </w:t>
            </w:r>
            <m:oMath>
              <m:r>
                <w:rPr>
                  <w:rFonts w:ascii="Cambria Math" w:hAnsi="Cambria Math"/>
                </w:rPr>
                <m:t>q∈DIRECTEDACLINES</m:t>
              </m:r>
            </m:oMath>
          </w:p>
        </w:tc>
      </w:tr>
      <w:tr w:rsidR="00714039" w14:paraId="2F2FB5DC" w14:textId="77777777" w:rsidTr="00D872AD">
        <w:tc>
          <w:tcPr>
            <w:cnfStyle w:val="001000000000" w:firstRow="0" w:lastRow="0" w:firstColumn="1" w:lastColumn="0" w:oddVBand="0" w:evenVBand="0" w:oddHBand="0" w:evenHBand="0" w:firstRowFirstColumn="0" w:firstRowLastColumn="0" w:lastRowFirstColumn="0" w:lastRowLastColumn="0"/>
            <w:tcW w:w="2700" w:type="dxa"/>
          </w:tcPr>
          <w:p w14:paraId="6720D578" w14:textId="77777777" w:rsidR="00714039" w:rsidRDefault="00714039" w:rsidP="00D872AD">
            <w:pPr>
              <w:pStyle w:val="Equation"/>
            </w:pPr>
            <w:proofErr w:type="spellStart"/>
            <w:r>
              <w:t>ACLineLossBlockFactor</w:t>
            </w:r>
            <w:r w:rsidRPr="005A463E">
              <w:rPr>
                <w:vertAlign w:val="subscript"/>
              </w:rPr>
              <w:t>k</w:t>
            </w:r>
            <w:proofErr w:type="spellEnd"/>
            <w:r>
              <w:rPr>
                <w:vertAlign w:val="subscript"/>
              </w:rPr>
              <w:t>(q)</w:t>
            </w:r>
            <w:r w:rsidRPr="005A463E">
              <w:rPr>
                <w:vertAlign w:val="subscript"/>
              </w:rPr>
              <w:t>, j</w:t>
            </w:r>
          </w:p>
        </w:tc>
        <w:tc>
          <w:tcPr>
            <w:tcW w:w="5217" w:type="dxa"/>
          </w:tcPr>
          <w:p w14:paraId="71AA5946"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loss factor of the </w:t>
            </w:r>
            <w:r>
              <w:rPr>
                <w:i/>
              </w:rPr>
              <w:t>j</w:t>
            </w:r>
            <w:proofErr w:type="spellStart"/>
            <w:r>
              <w:rPr>
                <w:i/>
                <w:position w:val="6"/>
                <w:sz w:val="16"/>
                <w:vertAlign w:val="superscript"/>
              </w:rPr>
              <w:t>th</w:t>
            </w:r>
            <w:proofErr w:type="spellEnd"/>
            <w:r>
              <w:t xml:space="preserve"> block of the loss curve of AC line </w:t>
            </w:r>
            <m:oMath>
              <m:r>
                <w:rPr>
                  <w:rFonts w:ascii="Cambria Math" w:hAnsi="Cambria Math"/>
                </w:rPr>
                <m:t xml:space="preserve">k∈ACLINES </m:t>
              </m:r>
            </m:oMath>
            <w:r>
              <w:t xml:space="preserve">in the direction associated with directed line </w:t>
            </w:r>
            <m:oMath>
              <m:r>
                <w:rPr>
                  <w:rFonts w:ascii="Cambria Math" w:hAnsi="Cambria Math"/>
                </w:rPr>
                <m:t>q∈DIRECTEDACLINES</m:t>
              </m:r>
            </m:oMath>
          </w:p>
        </w:tc>
      </w:tr>
      <w:tr w:rsidR="00714039" w14:paraId="4DFF04CB" w14:textId="77777777" w:rsidTr="00D872AD">
        <w:tc>
          <w:tcPr>
            <w:cnfStyle w:val="001000000000" w:firstRow="0" w:lastRow="0" w:firstColumn="1" w:lastColumn="0" w:oddVBand="0" w:evenVBand="0" w:oddHBand="0" w:evenHBand="0" w:firstRowFirstColumn="0" w:firstRowLastColumn="0" w:lastRowFirstColumn="0" w:lastRowLastColumn="0"/>
            <w:tcW w:w="2700" w:type="dxa"/>
          </w:tcPr>
          <w:p w14:paraId="54609442" w14:textId="77777777" w:rsidR="00714039" w:rsidRDefault="00714039" w:rsidP="00D872AD">
            <w:pPr>
              <w:pStyle w:val="Equation"/>
            </w:pPr>
            <w:proofErr w:type="spellStart"/>
            <w:r>
              <w:t>ACLineFixedLosses</w:t>
            </w:r>
            <w:r w:rsidRPr="005A463E">
              <w:rPr>
                <w:vertAlign w:val="subscript"/>
              </w:rPr>
              <w:t>k</w:t>
            </w:r>
            <w:proofErr w:type="spellEnd"/>
          </w:p>
        </w:tc>
        <w:tc>
          <w:tcPr>
            <w:tcW w:w="5217" w:type="dxa"/>
          </w:tcPr>
          <w:p w14:paraId="182491EE"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fixed losses of AC line </w:t>
            </w:r>
            <m:oMath>
              <m:r>
                <w:rPr>
                  <w:rFonts w:ascii="Cambria Math" w:hAnsi="Cambria Math"/>
                </w:rPr>
                <m:t>k∈ACLINES</m:t>
              </m:r>
            </m:oMath>
            <w:r>
              <w:t>.</w:t>
            </w:r>
          </w:p>
        </w:tc>
      </w:tr>
    </w:tbl>
    <w:p w14:paraId="4B67B577" w14:textId="77777777" w:rsidR="00714039" w:rsidRDefault="00714039" w:rsidP="00C46AB9">
      <w:pPr>
        <w:pStyle w:val="Heading3"/>
      </w:pPr>
      <w:bookmarkStart w:id="108" w:name="_Toc189139599"/>
      <w:r>
        <w:t>Variables</w:t>
      </w:r>
      <w:bookmarkEnd w:id="108"/>
    </w:p>
    <w:tbl>
      <w:tblPr>
        <w:tblStyle w:val="SOReportTable"/>
        <w:tblW w:w="0" w:type="auto"/>
        <w:tblLook w:val="04A0" w:firstRow="1" w:lastRow="0" w:firstColumn="1" w:lastColumn="0" w:noHBand="0" w:noVBand="1"/>
      </w:tblPr>
      <w:tblGrid>
        <w:gridCol w:w="2716"/>
        <w:gridCol w:w="5082"/>
      </w:tblGrid>
      <w:tr w:rsidR="00714039" w14:paraId="216DD061"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64A96846" w14:textId="77777777" w:rsidR="00714039" w:rsidRDefault="00714039" w:rsidP="00D872AD">
            <w:pPr>
              <w:pStyle w:val="BodyText"/>
              <w:ind w:left="0"/>
              <w:rPr>
                <w:lang w:eastAsia="en-GB"/>
              </w:rPr>
            </w:pPr>
            <w:r>
              <w:rPr>
                <w:lang w:eastAsia="en-GB"/>
              </w:rPr>
              <w:t xml:space="preserve">Item </w:t>
            </w:r>
          </w:p>
        </w:tc>
        <w:tc>
          <w:tcPr>
            <w:tcW w:w="5421" w:type="dxa"/>
          </w:tcPr>
          <w:p w14:paraId="521241A9"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5136BF66"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0CDFE6DE" w14:textId="77777777" w:rsidR="00714039" w:rsidRDefault="00714039" w:rsidP="00D872AD">
            <w:pPr>
              <w:pStyle w:val="Equation"/>
            </w:pPr>
            <w:proofErr w:type="spellStart"/>
            <w:r>
              <w:t>ACNodeNetInjection</w:t>
            </w:r>
            <w:r w:rsidRPr="00E605F7">
              <w:rPr>
                <w:vertAlign w:val="subscript"/>
              </w:rPr>
              <w:t>n</w:t>
            </w:r>
            <w:proofErr w:type="spellEnd"/>
          </w:p>
        </w:tc>
        <w:tc>
          <w:tcPr>
            <w:tcW w:w="5421" w:type="dxa"/>
          </w:tcPr>
          <w:p w14:paraId="04A88D06"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injection at node </w:t>
            </w:r>
            <m:oMath>
              <m:r>
                <w:rPr>
                  <w:rFonts w:ascii="Cambria Math" w:hAnsi="Cambria Math"/>
                </w:rPr>
                <m:t>n</m:t>
              </m:r>
              <m:r>
                <m:rPr>
                  <m:sty m:val="p"/>
                </m:rPr>
                <w:rPr>
                  <w:rFonts w:ascii="Cambria Math" w:hAnsi="Cambria Math"/>
                </w:rPr>
                <m:t>∈</m:t>
              </m:r>
              <m:r>
                <w:rPr>
                  <w:rFonts w:ascii="Cambria Math" w:hAnsi="Cambria Math"/>
                </w:rPr>
                <m:t>ACNODES</m:t>
              </m:r>
            </m:oMath>
            <w:r>
              <w:t xml:space="preserve">.  </w:t>
            </w:r>
            <w:r>
              <w:rPr>
                <w:i/>
              </w:rPr>
              <w:t>The variable is unrestricted.</w:t>
            </w:r>
          </w:p>
        </w:tc>
      </w:tr>
      <w:tr w:rsidR="00714039" w14:paraId="71AE14C5"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3C5989F1" w14:textId="77777777" w:rsidR="00714039" w:rsidRDefault="00714039" w:rsidP="00D872AD">
            <w:pPr>
              <w:pStyle w:val="Equation"/>
            </w:pPr>
            <w:r>
              <w:t>ACNodeAngle</w:t>
            </w:r>
            <w:r w:rsidRPr="00E605F7">
              <w:rPr>
                <w:vertAlign w:val="subscript"/>
              </w:rPr>
              <w:t>n</w:t>
            </w:r>
          </w:p>
        </w:tc>
        <w:tc>
          <w:tcPr>
            <w:tcW w:w="5421" w:type="dxa"/>
          </w:tcPr>
          <w:p w14:paraId="520DACE1"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voltage angle at the node.  </w:t>
            </w:r>
            <w:r>
              <w:rPr>
                <w:i/>
              </w:rPr>
              <w:t>The variable is unrestricted.</w:t>
            </w:r>
          </w:p>
        </w:tc>
      </w:tr>
      <w:tr w:rsidR="00714039" w14:paraId="66CEF2B2"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3E5FAC06" w14:textId="77777777" w:rsidR="00714039" w:rsidRPr="00481EE5" w:rsidRDefault="00714039" w:rsidP="00D872AD">
            <w:pPr>
              <w:pStyle w:val="Equation"/>
            </w:pPr>
            <w:proofErr w:type="spellStart"/>
            <w:r w:rsidRPr="00481EE5">
              <w:t>ACLineFlow</w:t>
            </w:r>
            <w:r w:rsidRPr="00481EE5">
              <w:rPr>
                <w:vertAlign w:val="subscript"/>
              </w:rPr>
              <w:t>k</w:t>
            </w:r>
            <w:proofErr w:type="spellEnd"/>
          </w:p>
        </w:tc>
        <w:tc>
          <w:tcPr>
            <w:tcW w:w="5421" w:type="dxa"/>
          </w:tcPr>
          <w:p w14:paraId="77572FBA"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flow scheduled for line </w:t>
            </w:r>
            <m:oMath>
              <m:r>
                <w:rPr>
                  <w:rFonts w:ascii="Cambria Math" w:hAnsi="Cambria Math"/>
                </w:rPr>
                <m:t>k∈ACLINES</m:t>
              </m:r>
            </m:oMath>
            <w:r>
              <w:t xml:space="preserve">.  </w:t>
            </w:r>
            <w:r>
              <w:rPr>
                <w:i/>
              </w:rPr>
              <w:t>The variable is unrestricted.</w:t>
            </w:r>
          </w:p>
        </w:tc>
      </w:tr>
      <w:tr w:rsidR="00714039" w14:paraId="40552D0C"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2C4187E2" w14:textId="77777777" w:rsidR="00714039" w:rsidRPr="00481EE5" w:rsidRDefault="00EA7BDF" w:rsidP="00D872AD">
            <w:pPr>
              <w:pStyle w:val="Equation"/>
            </w:pPr>
            <m:oMath>
              <m:sSubSup>
                <m:sSubSupPr>
                  <m:ctrlPr>
                    <w:rPr>
                      <w:rFonts w:ascii="Cambria Math" w:hAnsi="Cambria Math"/>
                      <w:szCs w:val="20"/>
                      <w:vertAlign w:val="superscript"/>
                      <w:lang w:eastAsia="en-NZ"/>
                    </w:rPr>
                  </m:ctrlPr>
                </m:sSubSupPr>
                <m:e>
                  <m:r>
                    <w:rPr>
                      <w:rFonts w:ascii="Cambria Math" w:hAnsi="Cambria Math"/>
                    </w:rPr>
                    <m:t>ACLineFlow</m:t>
                  </m:r>
                  <m:ctrlPr>
                    <w:rPr>
                      <w:rFonts w:ascii="Cambria Math" w:hAnsi="Cambria Math"/>
                    </w:rPr>
                  </m:ctrlPr>
                </m:e>
                <m:sub>
                  <m:r>
                    <w:rPr>
                      <w:rFonts w:ascii="Cambria Math" w:hAnsi="Cambria Math"/>
                      <w:vertAlign w:val="subscript"/>
                    </w:rPr>
                    <m:t>q</m:t>
                  </m:r>
                </m:sub>
                <m:sup>
                  <m:r>
                    <w:rPr>
                      <w:rFonts w:ascii="Cambria Math" w:hAnsi="Cambria Math"/>
                      <w:vertAlign w:val="superscript"/>
                    </w:rPr>
                    <m:t>Directed</m:t>
                  </m:r>
                </m:sup>
              </m:sSubSup>
            </m:oMath>
            <w:r w:rsidR="00714039" w:rsidRPr="00481EE5">
              <w:t xml:space="preserve"> </w:t>
            </w:r>
          </w:p>
        </w:tc>
        <w:tc>
          <w:tcPr>
            <w:tcW w:w="5421" w:type="dxa"/>
          </w:tcPr>
          <w:p w14:paraId="6906AE2F" w14:textId="77777777" w:rsidR="00714039" w:rsidRPr="00BD632D"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The MW flow scheduled for directed line</w:t>
            </w:r>
            <w:r>
              <w:br/>
            </w:r>
            <m:oMath>
              <m:r>
                <w:rPr>
                  <w:rFonts w:ascii="Cambria Math" w:hAnsi="Cambria Math"/>
                </w:rPr>
                <m:t>q∈DIRECTEDACLINES</m:t>
              </m:r>
            </m:oMath>
            <w:r>
              <w:t>.</w:t>
            </w:r>
          </w:p>
        </w:tc>
      </w:tr>
      <w:tr w:rsidR="00714039" w14:paraId="59DF633D"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1EADF563" w14:textId="77777777" w:rsidR="00714039" w:rsidRPr="00481EE5" w:rsidRDefault="00EA7BDF" w:rsidP="00D872AD">
            <w:pPr>
              <w:pStyle w:val="Equation"/>
            </w:pPr>
            <m:oMathPara>
              <m:oMathParaPr>
                <m:jc m:val="left"/>
              </m:oMathParaPr>
              <m:oMath>
                <m:sSubSup>
                  <m:sSubSupPr>
                    <m:ctrlPr>
                      <w:rPr>
                        <w:rFonts w:ascii="Cambria Math" w:hAnsi="Cambria Math"/>
                        <w:szCs w:val="20"/>
                        <w:vertAlign w:val="superscript"/>
                        <w:lang w:eastAsia="en-NZ"/>
                      </w:rPr>
                    </m:ctrlPr>
                  </m:sSubSupPr>
                  <m:e>
                    <m:r>
                      <w:rPr>
                        <w:rFonts w:ascii="Cambria Math" w:hAnsi="Cambria Math"/>
                      </w:rPr>
                      <m:t>ACLineFlowBlock</m:t>
                    </m:r>
                    <m:ctrlPr>
                      <w:rPr>
                        <w:rFonts w:ascii="Cambria Math" w:hAnsi="Cambria Math"/>
                      </w:rPr>
                    </m:ctrlPr>
                  </m:e>
                  <m:sub>
                    <m:r>
                      <w:rPr>
                        <w:rFonts w:ascii="Cambria Math" w:hAnsi="Cambria Math"/>
                        <w:vertAlign w:val="subscript"/>
                      </w:rPr>
                      <m:t>q</m:t>
                    </m:r>
                    <m:r>
                      <w:rPr>
                        <w:rFonts w:ascii="Cambria Math" w:hAnsi="Cambria Math"/>
                        <w:vertAlign w:val="subscript"/>
                      </w:rPr>
                      <m:t xml:space="preserve">,  </m:t>
                    </m:r>
                    <m:r>
                      <w:rPr>
                        <w:rFonts w:ascii="Cambria Math" w:hAnsi="Cambria Math"/>
                        <w:vertAlign w:val="subscript"/>
                      </w:rPr>
                      <m:t>j</m:t>
                    </m:r>
                  </m:sub>
                  <m:sup>
                    <m:r>
                      <w:rPr>
                        <w:rFonts w:ascii="Cambria Math" w:hAnsi="Cambria Math"/>
                        <w:vertAlign w:val="superscript"/>
                      </w:rPr>
                      <m:t>Directed</m:t>
                    </m:r>
                  </m:sup>
                </m:sSubSup>
              </m:oMath>
            </m:oMathPara>
          </w:p>
        </w:tc>
        <w:tc>
          <w:tcPr>
            <w:tcW w:w="5421" w:type="dxa"/>
          </w:tcPr>
          <w:p w14:paraId="12AB8A25"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flow corresponding to the </w:t>
            </w:r>
            <w:r>
              <w:rPr>
                <w:i/>
              </w:rPr>
              <w:t>j</w:t>
            </w:r>
            <w:proofErr w:type="spellStart"/>
            <w:r>
              <w:rPr>
                <w:i/>
                <w:position w:val="6"/>
                <w:sz w:val="16"/>
                <w:vertAlign w:val="superscript"/>
              </w:rPr>
              <w:t>th</w:t>
            </w:r>
            <w:proofErr w:type="spellEnd"/>
            <w:r>
              <w:t xml:space="preserve"> block of the loss curve of directed line</w:t>
            </w:r>
            <w:r>
              <w:br/>
            </w:r>
            <m:oMath>
              <m:r>
                <w:rPr>
                  <w:rFonts w:ascii="Cambria Math" w:hAnsi="Cambria Math"/>
                </w:rPr>
                <m:t>q∈DIRECTEDACLINES</m:t>
              </m:r>
            </m:oMath>
            <w:r>
              <w:t>.</w:t>
            </w:r>
          </w:p>
        </w:tc>
      </w:tr>
      <w:tr w:rsidR="00714039" w14:paraId="67306E79"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69EF0508" w14:textId="77777777" w:rsidR="00714039" w:rsidRPr="00481EE5" w:rsidRDefault="00EA7BDF" w:rsidP="00D872AD">
            <w:pPr>
              <w:pStyle w:val="Equation"/>
            </w:pPr>
            <m:oMath>
              <m:sSubSup>
                <m:sSubSupPr>
                  <m:ctrlPr>
                    <w:rPr>
                      <w:rFonts w:ascii="Cambria Math" w:hAnsi="Cambria Math"/>
                      <w:szCs w:val="20"/>
                      <w:vertAlign w:val="superscript"/>
                      <w:lang w:eastAsia="en-NZ"/>
                    </w:rPr>
                  </m:ctrlPr>
                </m:sSubSupPr>
                <m:e>
                  <m:r>
                    <w:rPr>
                      <w:rFonts w:ascii="Cambria Math" w:hAnsi="Cambria Math"/>
                    </w:rPr>
                    <m:t>ACLineLosses</m:t>
                  </m:r>
                  <m:ctrlPr>
                    <w:rPr>
                      <w:rFonts w:ascii="Cambria Math" w:hAnsi="Cambria Math"/>
                    </w:rPr>
                  </m:ctrlPr>
                </m:e>
                <m:sub>
                  <m:r>
                    <w:rPr>
                      <w:rFonts w:ascii="Cambria Math" w:hAnsi="Cambria Math"/>
                      <w:vertAlign w:val="subscript"/>
                    </w:rPr>
                    <m:t>q</m:t>
                  </m:r>
                </m:sub>
                <m:sup>
                  <m:r>
                    <w:rPr>
                      <w:rFonts w:ascii="Cambria Math" w:hAnsi="Cambria Math"/>
                      <w:vertAlign w:val="superscript"/>
                    </w:rPr>
                    <m:t>Directed</m:t>
                  </m:r>
                </m:sup>
              </m:sSubSup>
            </m:oMath>
            <w:r w:rsidR="00714039" w:rsidRPr="00481EE5">
              <w:t xml:space="preserve"> </w:t>
            </w:r>
          </w:p>
        </w:tc>
        <w:tc>
          <w:tcPr>
            <w:tcW w:w="5421" w:type="dxa"/>
          </w:tcPr>
          <w:p w14:paraId="11A0F700"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losses for the directed line </w:t>
            </w:r>
            <m:oMath>
              <m:r>
                <w:rPr>
                  <w:rFonts w:ascii="Cambria Math" w:hAnsi="Cambria Math"/>
                </w:rPr>
                <m:t>q∈DIRECTEDACLINES</m:t>
              </m:r>
            </m:oMath>
            <w:r>
              <w:t>.</w:t>
            </w:r>
          </w:p>
        </w:tc>
      </w:tr>
      <w:tr w:rsidR="00714039" w14:paraId="76FCB3FB"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480B0FFE" w14:textId="77777777" w:rsidR="00714039" w:rsidRPr="00481EE5" w:rsidRDefault="00EA7BDF" w:rsidP="00D872AD">
            <w:pPr>
              <w:pStyle w:val="Equation"/>
            </w:pPr>
            <m:oMathPara>
              <m:oMath>
                <m:sSubSup>
                  <m:sSubSupPr>
                    <m:ctrlPr>
                      <w:rPr>
                        <w:rFonts w:ascii="Cambria Math" w:hAnsi="Cambria Math"/>
                        <w:szCs w:val="20"/>
                        <w:vertAlign w:val="superscript"/>
                        <w:lang w:eastAsia="en-NZ"/>
                      </w:rPr>
                    </m:ctrlPr>
                  </m:sSubSupPr>
                  <m:e>
                    <m:r>
                      <w:rPr>
                        <w:rFonts w:ascii="Cambria Math" w:hAnsi="Cambria Math"/>
                      </w:rPr>
                      <m:t>ACLineLossesBlock</m:t>
                    </m:r>
                    <m:ctrlPr>
                      <w:rPr>
                        <w:rFonts w:ascii="Cambria Math" w:hAnsi="Cambria Math"/>
                      </w:rPr>
                    </m:ctrlPr>
                  </m:e>
                  <m:sub>
                    <m:r>
                      <w:rPr>
                        <w:rFonts w:ascii="Cambria Math" w:hAnsi="Cambria Math"/>
                        <w:vertAlign w:val="subscript"/>
                      </w:rPr>
                      <m:t>q</m:t>
                    </m:r>
                    <m:r>
                      <w:rPr>
                        <w:rFonts w:ascii="Cambria Math" w:hAnsi="Cambria Math"/>
                        <w:vertAlign w:val="subscript"/>
                      </w:rPr>
                      <m:t xml:space="preserve">, </m:t>
                    </m:r>
                    <m:r>
                      <w:rPr>
                        <w:rFonts w:ascii="Cambria Math" w:hAnsi="Cambria Math"/>
                        <w:vertAlign w:val="subscript"/>
                      </w:rPr>
                      <m:t>j</m:t>
                    </m:r>
                  </m:sub>
                  <m:sup>
                    <m:r>
                      <w:rPr>
                        <w:rFonts w:ascii="Cambria Math" w:hAnsi="Cambria Math"/>
                        <w:vertAlign w:val="superscript"/>
                      </w:rPr>
                      <m:t>Directed</m:t>
                    </m:r>
                  </m:sup>
                </m:sSubSup>
              </m:oMath>
            </m:oMathPara>
          </w:p>
        </w:tc>
        <w:tc>
          <w:tcPr>
            <w:tcW w:w="5421" w:type="dxa"/>
          </w:tcPr>
          <w:p w14:paraId="6B715CA9"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The MW losses corresponding to the </w:t>
            </w:r>
            <w:r>
              <w:rPr>
                <w:i/>
              </w:rPr>
              <w:t>j</w:t>
            </w:r>
            <w:proofErr w:type="spellStart"/>
            <w:r>
              <w:rPr>
                <w:i/>
                <w:position w:val="6"/>
                <w:sz w:val="16"/>
                <w:vertAlign w:val="superscript"/>
              </w:rPr>
              <w:t>th</w:t>
            </w:r>
            <w:proofErr w:type="spellEnd"/>
            <w:r>
              <w:t xml:space="preserve"> block of the loss curve of directed line</w:t>
            </w:r>
            <w:r>
              <w:br/>
            </w:r>
            <m:oMath>
              <m:r>
                <w:rPr>
                  <w:rFonts w:ascii="Cambria Math" w:hAnsi="Cambria Math"/>
                </w:rPr>
                <m:t>q∈DIRECTEDACLINES</m:t>
              </m:r>
            </m:oMath>
            <w:r>
              <w:t>.</w:t>
            </w:r>
          </w:p>
        </w:tc>
      </w:tr>
      <w:tr w:rsidR="00714039" w14:paraId="36B5D208" w14:textId="77777777" w:rsidTr="00D872AD">
        <w:tc>
          <w:tcPr>
            <w:cnfStyle w:val="001000000000" w:firstRow="0" w:lastRow="0" w:firstColumn="1" w:lastColumn="0" w:oddVBand="0" w:evenVBand="0" w:oddHBand="0" w:evenHBand="0" w:firstRowFirstColumn="0" w:firstRowLastColumn="0" w:lastRowFirstColumn="0" w:lastRowLastColumn="0"/>
            <w:tcW w:w="2620" w:type="dxa"/>
          </w:tcPr>
          <w:p w14:paraId="5791964C" w14:textId="77777777" w:rsidR="00714039" w:rsidRPr="00BF4022" w:rsidRDefault="00EA7BDF" w:rsidP="00D872AD">
            <w:pPr>
              <w:pStyle w:val="Equation"/>
              <w:rPr>
                <w:rFonts w:ascii="Arial" w:hAnsi="Arial"/>
                <w:i w:val="0"/>
                <w:szCs w:val="20"/>
                <w:vertAlign w:val="superscript"/>
                <w:lang w:eastAsia="en-NZ"/>
              </w:rPr>
            </w:pPr>
            <m:oMathPara>
              <m:oMathParaPr>
                <m:jc m:val="left"/>
              </m:oMathParaPr>
              <m:oMath>
                <m:sSubSup>
                  <m:sSubSupPr>
                    <m:ctrlPr>
                      <w:rPr>
                        <w:rFonts w:ascii="Cambria Math" w:hAnsi="Cambria Math"/>
                        <w:szCs w:val="20"/>
                        <w:vertAlign w:val="superscript"/>
                        <w:lang w:eastAsia="en-NZ"/>
                      </w:rPr>
                    </m:ctrlPr>
                  </m:sSubSupPr>
                  <m:e>
                    <m:r>
                      <w:rPr>
                        <w:rFonts w:ascii="Cambria Math" w:hAnsi="Cambria Math"/>
                      </w:rPr>
                      <m:t>ACLineFlowBinary</m:t>
                    </m:r>
                    <m:ctrlPr>
                      <w:rPr>
                        <w:rFonts w:ascii="Cambria Math" w:hAnsi="Cambria Math"/>
                      </w:rPr>
                    </m:ctrlPr>
                  </m:e>
                  <m:sub>
                    <m:r>
                      <w:rPr>
                        <w:rFonts w:ascii="Cambria Math" w:hAnsi="Cambria Math"/>
                        <w:vertAlign w:val="subscript"/>
                      </w:rPr>
                      <m:t>q</m:t>
                    </m:r>
                  </m:sub>
                  <m:sup>
                    <m:r>
                      <w:rPr>
                        <w:rFonts w:ascii="Cambria Math" w:hAnsi="Cambria Math"/>
                        <w:vertAlign w:val="superscript"/>
                      </w:rPr>
                      <m:t>Directed</m:t>
                    </m:r>
                  </m:sup>
                </m:sSubSup>
              </m:oMath>
            </m:oMathPara>
          </w:p>
        </w:tc>
        <w:tc>
          <w:tcPr>
            <w:tcW w:w="5421" w:type="dxa"/>
          </w:tcPr>
          <w:p w14:paraId="073FD407"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Binary variable applied to flow on directed line </w:t>
            </w:r>
            <m:oMath>
              <m:r>
                <w:rPr>
                  <w:rFonts w:ascii="Cambria Math" w:hAnsi="Cambria Math"/>
                </w:rPr>
                <m:t>q∈DIRECTEDACLINES</m:t>
              </m:r>
            </m:oMath>
            <w:r>
              <w:t xml:space="preserve"> </w:t>
            </w:r>
            <w:proofErr w:type="gramStart"/>
            <w:r>
              <w:t>in order to</w:t>
            </w:r>
            <w:proofErr w:type="gramEnd"/>
            <w:r>
              <w:t xml:space="preserve"> remove circulating flows</w:t>
            </w:r>
          </w:p>
        </w:tc>
      </w:tr>
    </w:tbl>
    <w:p w14:paraId="78474D4D" w14:textId="77777777" w:rsidR="00714039" w:rsidRPr="00511198" w:rsidRDefault="00714039" w:rsidP="00714039">
      <w:pPr>
        <w:pStyle w:val="Heading2"/>
        <w:tabs>
          <w:tab w:val="clear" w:pos="1440"/>
        </w:tabs>
        <w:ind w:left="851" w:hanging="851"/>
        <w:jc w:val="left"/>
      </w:pPr>
      <w:bookmarkStart w:id="109" w:name="_Toc189139600"/>
      <w:bookmarkStart w:id="110" w:name="_Hlk188967205"/>
      <w:r w:rsidRPr="00511198">
        <w:t>Risk and Reserve</w:t>
      </w:r>
      <w:bookmarkEnd w:id="109"/>
    </w:p>
    <w:p w14:paraId="626D7F5A" w14:textId="77777777" w:rsidR="00714039" w:rsidRDefault="00714039" w:rsidP="00714039">
      <w:pPr>
        <w:pStyle w:val="BodyText"/>
      </w:pPr>
      <w:r>
        <w:t xml:space="preserve">A generic reserve offer structure is used.  Differentiation between types of reserve is achieved by using the fundamental set </w:t>
      </w:r>
      <w:r>
        <w:rPr>
          <w:i/>
        </w:rPr>
        <w:t>RESERVETYPES</w:t>
      </w:r>
      <w:r>
        <w:t xml:space="preserve"> to create subsets of </w:t>
      </w:r>
      <w:r>
        <w:rPr>
          <w:i/>
        </w:rPr>
        <w:t>RESERVEOFFERS</w:t>
      </w:r>
      <w:r>
        <w:t>.  Reserve is assumed to be available while ramping.</w:t>
      </w:r>
    </w:p>
    <w:p w14:paraId="1DBB8D9E" w14:textId="77777777" w:rsidR="00714039" w:rsidRPr="00B74EF8" w:rsidRDefault="00714039" w:rsidP="00C46AB9">
      <w:pPr>
        <w:pStyle w:val="Heading3"/>
      </w:pPr>
      <w:bookmarkStart w:id="111" w:name="_Toc189139601"/>
      <w:r>
        <w:t>Parameters</w:t>
      </w:r>
      <w:bookmarkEnd w:id="111"/>
    </w:p>
    <w:tbl>
      <w:tblPr>
        <w:tblStyle w:val="SOReportTable"/>
        <w:tblW w:w="8041" w:type="dxa"/>
        <w:tblLayout w:type="fixed"/>
        <w:tblLook w:val="04A0" w:firstRow="1" w:lastRow="0" w:firstColumn="1" w:lastColumn="0" w:noHBand="0" w:noVBand="1"/>
      </w:tblPr>
      <w:tblGrid>
        <w:gridCol w:w="3834"/>
        <w:gridCol w:w="4083"/>
        <w:gridCol w:w="124"/>
      </w:tblGrid>
      <w:tr w:rsidR="00714039" w14:paraId="6D98999D" w14:textId="77777777" w:rsidTr="00A47F2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834" w:type="dxa"/>
          </w:tcPr>
          <w:bookmarkEnd w:id="110"/>
          <w:p w14:paraId="3F34ABC8" w14:textId="77777777" w:rsidR="00714039" w:rsidRDefault="00714039" w:rsidP="00D872AD">
            <w:pPr>
              <w:pStyle w:val="BodyText"/>
              <w:ind w:left="0"/>
              <w:rPr>
                <w:lang w:eastAsia="en-GB"/>
              </w:rPr>
            </w:pPr>
            <w:r>
              <w:rPr>
                <w:lang w:eastAsia="en-GB"/>
              </w:rPr>
              <w:t>Item</w:t>
            </w:r>
          </w:p>
        </w:tc>
        <w:tc>
          <w:tcPr>
            <w:tcW w:w="4207" w:type="dxa"/>
            <w:gridSpan w:val="2"/>
          </w:tcPr>
          <w:p w14:paraId="62AEF923"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0FCA3FE5"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124A1D70" w14:textId="77777777" w:rsidR="00714039" w:rsidRDefault="00714039" w:rsidP="00D872AD">
            <w:pPr>
              <w:pStyle w:val="Equation"/>
            </w:pPr>
            <w:proofErr w:type="spellStart"/>
            <w:r>
              <w:t>ReserveOfferBlocks</w:t>
            </w:r>
            <w:r w:rsidRPr="00BD632D">
              <w:rPr>
                <w:vertAlign w:val="subscript"/>
              </w:rPr>
              <w:t>r</w:t>
            </w:r>
            <w:proofErr w:type="spellEnd"/>
          </w:p>
        </w:tc>
        <w:tc>
          <w:tcPr>
            <w:tcW w:w="4207" w:type="dxa"/>
            <w:gridSpan w:val="2"/>
          </w:tcPr>
          <w:p w14:paraId="40581FD7"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number of blocks in reserve offer </w:t>
            </w:r>
            <w:r>
              <w:br/>
            </w:r>
            <m:oMath>
              <m:r>
                <w:rPr>
                  <w:rFonts w:ascii="Cambria Math" w:hAnsi="Cambria Math"/>
                </w:rPr>
                <m:t>r</m:t>
              </m:r>
              <m:r>
                <m:rPr>
                  <m:sty m:val="p"/>
                </m:rPr>
                <w:rPr>
                  <w:rFonts w:ascii="Cambria Math" w:hAnsi="Cambria Math"/>
                </w:rPr>
                <m:t>∈</m:t>
              </m:r>
              <m:r>
                <w:rPr>
                  <w:rFonts w:ascii="Cambria Math" w:hAnsi="Cambria Math"/>
                </w:rPr>
                <m:t>RESERVEOFFERS</m:t>
              </m:r>
            </m:oMath>
            <w:r>
              <w:rPr>
                <w:i/>
              </w:rPr>
              <w:t>.</w:t>
            </w:r>
          </w:p>
        </w:tc>
      </w:tr>
      <w:tr w:rsidR="00714039" w14:paraId="742FEB59"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D01DDED" w14:textId="77777777" w:rsidR="00714039" w:rsidRDefault="00714039" w:rsidP="00D872AD">
            <w:pPr>
              <w:pStyle w:val="Equation"/>
            </w:pPr>
            <w:proofErr w:type="spellStart"/>
            <w:r>
              <w:t>ReserveOfferProportion</w:t>
            </w:r>
            <w:r w:rsidRPr="00BD632D">
              <w:rPr>
                <w:vertAlign w:val="subscript"/>
              </w:rPr>
              <w:t>r</w:t>
            </w:r>
            <w:proofErr w:type="spellEnd"/>
            <w:r w:rsidRPr="00BD632D">
              <w:rPr>
                <w:vertAlign w:val="subscript"/>
              </w:rPr>
              <w:t>, j</w:t>
            </w:r>
          </w:p>
        </w:tc>
        <w:tc>
          <w:tcPr>
            <w:tcW w:w="4207" w:type="dxa"/>
            <w:gridSpan w:val="2"/>
          </w:tcPr>
          <w:p w14:paraId="2BABAD9B"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incremental MW percentage of the </w:t>
            </w:r>
            <w:r>
              <w:rPr>
                <w:i/>
              </w:rPr>
              <w:t>j</w:t>
            </w:r>
            <w:proofErr w:type="spellStart"/>
            <w:r>
              <w:rPr>
                <w:i/>
                <w:position w:val="6"/>
                <w:sz w:val="16"/>
                <w:vertAlign w:val="superscript"/>
              </w:rPr>
              <w:t>th</w:t>
            </w:r>
            <w:proofErr w:type="spellEnd"/>
            <w:r>
              <w:t xml:space="preserve"> block of offer </w:t>
            </w:r>
            <m:oMath>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RESERVEOFFERS</m:t>
                  </m:r>
                </m:e>
                <m:sub>
                  <m:r>
                    <w:rPr>
                      <w:rFonts w:ascii="Cambria Math" w:hAnsi="Cambria Math"/>
                      <w:sz w:val="18"/>
                      <w:vertAlign w:val="subscript"/>
                    </w:rPr>
                    <m:t>PLSR</m:t>
                  </m:r>
                </m:sub>
              </m:sSub>
            </m:oMath>
            <w:r>
              <w:t>.</w:t>
            </w:r>
          </w:p>
        </w:tc>
      </w:tr>
      <w:tr w:rsidR="00714039" w14:paraId="7B92C84A"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6D649F94" w14:textId="77777777" w:rsidR="00714039" w:rsidRDefault="00714039" w:rsidP="00D872AD">
            <w:pPr>
              <w:pStyle w:val="Equation"/>
            </w:pPr>
            <w:proofErr w:type="spellStart"/>
            <w:r>
              <w:t>ReserveOfferPrice</w:t>
            </w:r>
            <w:r w:rsidRPr="00BD632D">
              <w:rPr>
                <w:vertAlign w:val="subscript"/>
              </w:rPr>
              <w:t>r</w:t>
            </w:r>
            <w:proofErr w:type="spellEnd"/>
            <w:r w:rsidRPr="00BD632D">
              <w:rPr>
                <w:vertAlign w:val="subscript"/>
              </w:rPr>
              <w:t>, j</w:t>
            </w:r>
          </w:p>
        </w:tc>
        <w:tc>
          <w:tcPr>
            <w:tcW w:w="4207" w:type="dxa"/>
            <w:gridSpan w:val="2"/>
          </w:tcPr>
          <w:p w14:paraId="484AE07C"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price element of the </w:t>
            </w:r>
            <w:r>
              <w:rPr>
                <w:i/>
              </w:rPr>
              <w:t>j</w:t>
            </w:r>
            <w:proofErr w:type="spellStart"/>
            <w:r>
              <w:rPr>
                <w:i/>
                <w:position w:val="6"/>
                <w:sz w:val="16"/>
                <w:vertAlign w:val="superscript"/>
              </w:rPr>
              <w:t>th</w:t>
            </w:r>
            <w:proofErr w:type="spellEnd"/>
            <w:r>
              <w:t xml:space="preserve"> block of the offer.  </w:t>
            </w:r>
            <w:r>
              <w:rPr>
                <w:i/>
              </w:rPr>
              <w:t>The parameter is unrestricted.</w:t>
            </w:r>
          </w:p>
        </w:tc>
      </w:tr>
      <w:tr w:rsidR="00714039" w14:paraId="788FCBEE"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491AB784" w14:textId="77777777" w:rsidR="00714039" w:rsidRDefault="00714039" w:rsidP="00D872AD">
            <w:pPr>
              <w:pStyle w:val="Equation"/>
            </w:pPr>
            <w:proofErr w:type="spellStart"/>
            <w:r>
              <w:t>ReserveOfferMaximum</w:t>
            </w:r>
            <w:r w:rsidRPr="00BD632D">
              <w:rPr>
                <w:vertAlign w:val="subscript"/>
              </w:rPr>
              <w:t>r</w:t>
            </w:r>
            <w:proofErr w:type="spellEnd"/>
            <w:r w:rsidRPr="00BD632D">
              <w:rPr>
                <w:vertAlign w:val="subscript"/>
              </w:rPr>
              <w:t>, j</w:t>
            </w:r>
          </w:p>
        </w:tc>
        <w:tc>
          <w:tcPr>
            <w:tcW w:w="4207" w:type="dxa"/>
            <w:gridSpan w:val="2"/>
          </w:tcPr>
          <w:p w14:paraId="20FF2DE1"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maximum MW reserve available from the </w:t>
            </w:r>
            <w:r>
              <w:rPr>
                <w:i/>
              </w:rPr>
              <w:t>j</w:t>
            </w:r>
            <w:proofErr w:type="spellStart"/>
            <w:r>
              <w:rPr>
                <w:i/>
                <w:position w:val="6"/>
                <w:sz w:val="16"/>
                <w:vertAlign w:val="superscript"/>
              </w:rPr>
              <w:t>th</w:t>
            </w:r>
            <w:proofErr w:type="spellEnd"/>
            <w:r>
              <w:t xml:space="preserve"> block of the offer.</w:t>
            </w:r>
          </w:p>
        </w:tc>
      </w:tr>
      <w:tr w:rsidR="00714039" w14:paraId="23532D6F"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3F8F5655" w14:textId="77777777" w:rsidR="00714039" w:rsidRDefault="00714039" w:rsidP="00D872AD">
            <w:pPr>
              <w:pStyle w:val="Equation"/>
            </w:pPr>
            <w:proofErr w:type="spellStart"/>
            <w:r>
              <w:t>ReserveGenerationMaximum</w:t>
            </w:r>
            <w:r w:rsidRPr="00BD632D">
              <w:rPr>
                <w:vertAlign w:val="subscript"/>
              </w:rPr>
              <w:t>g</w:t>
            </w:r>
            <w:proofErr w:type="spellEnd"/>
          </w:p>
        </w:tc>
        <w:tc>
          <w:tcPr>
            <w:tcW w:w="4207" w:type="dxa"/>
            <w:gridSpan w:val="2"/>
          </w:tcPr>
          <w:p w14:paraId="78EFD1DE"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maximum MW generation and reserve capability associated with generation offer </w:t>
            </w:r>
            <m:oMath>
              <m:r>
                <w:rPr>
                  <w:rFonts w:ascii="Cambria Math" w:hAnsi="Cambria Math"/>
                </w:rPr>
                <m:t>g∈OFFERS</m:t>
              </m:r>
            </m:oMath>
            <w:r>
              <w:t>. Re</w:t>
            </w:r>
            <w:r w:rsidRPr="00C14AEC">
              <w:t xml:space="preserve">ference to a generation offer because maximum capability is advised </w:t>
            </w:r>
            <w:r>
              <w:t>via the</w:t>
            </w:r>
            <w:r w:rsidRPr="00C14AEC">
              <w:t xml:space="preserve"> generation offer.</w:t>
            </w:r>
          </w:p>
        </w:tc>
      </w:tr>
      <w:tr w:rsidR="00714039" w14:paraId="11D708E6"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4902B17F" w14:textId="77777777" w:rsidR="00714039" w:rsidRDefault="00714039" w:rsidP="00D872AD">
            <w:pPr>
              <w:pStyle w:val="Equation"/>
            </w:pPr>
            <w:proofErr w:type="spellStart"/>
            <w:r>
              <w:t>ReserveMaximumFactor</w:t>
            </w:r>
            <w:r w:rsidRPr="002857E2">
              <w:rPr>
                <w:vertAlign w:val="subscript"/>
              </w:rPr>
              <w:t>g</w:t>
            </w:r>
            <w:proofErr w:type="spellEnd"/>
            <w:r w:rsidRPr="002857E2">
              <w:rPr>
                <w:vertAlign w:val="subscript"/>
              </w:rPr>
              <w:t>, c</w:t>
            </w:r>
          </w:p>
        </w:tc>
        <w:tc>
          <w:tcPr>
            <w:tcW w:w="4207" w:type="dxa"/>
            <w:gridSpan w:val="2"/>
          </w:tcPr>
          <w:p w14:paraId="07603B7E"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factor to adjust the maximum reserve of class  </w:t>
            </w:r>
            <m:oMath>
              <m:r>
                <w:rPr>
                  <w:rFonts w:ascii="Cambria Math" w:hAnsi="Cambria Math"/>
                </w:rPr>
                <m:t>c∈RESERVECLASSES</m:t>
              </m:r>
            </m:oMath>
            <w:r>
              <w:t xml:space="preserve"> associated with generation offer </w:t>
            </w:r>
            <m:oMath>
              <m:r>
                <w:rPr>
                  <w:rFonts w:ascii="Cambria Math" w:hAnsi="Cambria Math"/>
                </w:rPr>
                <m:t>g∈OFFERS</m:t>
              </m:r>
            </m:oMath>
            <w:r>
              <w:t>.</w:t>
            </w:r>
          </w:p>
        </w:tc>
      </w:tr>
      <w:tr w:rsidR="00714039" w14:paraId="77EDBD6B"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017D14E8" w14:textId="77777777" w:rsidR="00714039" w:rsidRDefault="00714039" w:rsidP="00D872AD">
            <w:pPr>
              <w:pStyle w:val="Equation"/>
            </w:pPr>
            <w:proofErr w:type="spellStart"/>
            <w:r>
              <w:t>IslandRiskAdjustmentFactor</w:t>
            </w:r>
            <w:r w:rsidRPr="002857E2">
              <w:rPr>
                <w:vertAlign w:val="subscript"/>
              </w:rPr>
              <w:t>i</w:t>
            </w:r>
            <w:proofErr w:type="spellEnd"/>
            <w:r w:rsidRPr="002857E2">
              <w:rPr>
                <w:vertAlign w:val="subscript"/>
              </w:rPr>
              <w:t>, c, r</w:t>
            </w:r>
            <w:r>
              <w:rPr>
                <w:vertAlign w:val="subscript"/>
              </w:rPr>
              <w:t>c</w:t>
            </w:r>
          </w:p>
        </w:tc>
        <w:tc>
          <w:tcPr>
            <w:tcW w:w="4207" w:type="dxa"/>
            <w:gridSpan w:val="2"/>
          </w:tcPr>
          <w:p w14:paraId="3697C859"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risk adjustment factor for island </w:t>
            </w:r>
            <m:oMath>
              <m:r>
                <w:rPr>
                  <w:rFonts w:ascii="Cambria Math" w:hAnsi="Cambria Math"/>
                </w:rPr>
                <m:t>i</m:t>
              </m:r>
              <m:r>
                <m:rPr>
                  <m:sty m:val="p"/>
                </m:rPr>
                <w:rPr>
                  <w:rFonts w:ascii="Cambria Math" w:hAnsi="Cambria Math"/>
                </w:rPr>
                <m:t>∈</m:t>
              </m:r>
              <m:r>
                <w:rPr>
                  <w:rFonts w:ascii="Cambria Math" w:hAnsi="Cambria Math"/>
                </w:rPr>
                <m:t>ISLANDS</m:t>
              </m:r>
            </m:oMath>
            <w:r>
              <w:rPr>
                <w:i/>
              </w:rPr>
              <w:t>,</w:t>
            </w:r>
            <w:r>
              <w:t xml:space="preserve"> reserve class</w:t>
            </w:r>
            <w:r>
              <w:rPr>
                <w:i/>
              </w:rPr>
              <w:t xml:space="preserve"> </w:t>
            </w:r>
            <m:oMath>
              <m:r>
                <w:rPr>
                  <w:rFonts w:ascii="Cambria Math" w:hAnsi="Cambria Math"/>
                </w:rPr>
                <m:t>c∈RESERVECLASSES</m:t>
              </m:r>
            </m:oMath>
            <w:r>
              <w:rPr>
                <w:i/>
              </w:rPr>
              <w:t xml:space="preserve"> </w:t>
            </w:r>
            <w:r>
              <w:t xml:space="preserve">and risk class </w:t>
            </w:r>
            <m:oMath>
              <m:r>
                <w:rPr>
                  <w:rFonts w:ascii="Cambria Math" w:hAnsi="Cambria Math"/>
                </w:rPr>
                <m:t>rc∈</m:t>
              </m:r>
              <m:sSub>
                <m:sSubPr>
                  <m:ctrlPr>
                    <w:rPr>
                      <w:rFonts w:ascii="Cambria Math" w:hAnsi="Cambria Math"/>
                      <w:i/>
                    </w:rPr>
                  </m:ctrlPr>
                </m:sSubPr>
                <m:e>
                  <m:r>
                    <w:rPr>
                      <w:rFonts w:ascii="Cambria Math" w:hAnsi="Cambria Math"/>
                    </w:rPr>
                    <m:t>RISKCLASSES</m:t>
                  </m:r>
                </m:e>
                <m:sub>
                  <m:r>
                    <w:rPr>
                      <w:rFonts w:ascii="Cambria Math" w:hAnsi="Cambria Math"/>
                    </w:rPr>
                    <m:t>i</m:t>
                  </m:r>
                </m:sub>
              </m:sSub>
            </m:oMath>
            <w:r>
              <w:t>.</w:t>
            </w:r>
          </w:p>
        </w:tc>
      </w:tr>
      <w:tr w:rsidR="00714039" w14:paraId="09A8052A"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7688BB49" w14:textId="77777777" w:rsidR="00714039" w:rsidRDefault="00714039" w:rsidP="00D872AD">
            <w:pPr>
              <w:pStyle w:val="Equation"/>
            </w:pPr>
            <w:proofErr w:type="spellStart"/>
            <w:r>
              <w:t>IslandMinimumRisk</w:t>
            </w:r>
            <w:r w:rsidRPr="002857E2">
              <w:rPr>
                <w:vertAlign w:val="subscript"/>
              </w:rPr>
              <w:t>i</w:t>
            </w:r>
            <w:r>
              <w:rPr>
                <w:vertAlign w:val="subscript"/>
              </w:rPr>
              <w:t>,rc</w:t>
            </w:r>
            <w:proofErr w:type="spellEnd"/>
          </w:p>
        </w:tc>
        <w:tc>
          <w:tcPr>
            <w:tcW w:w="4207" w:type="dxa"/>
            <w:gridSpan w:val="2"/>
          </w:tcPr>
          <w:p w14:paraId="7685E4D0" w14:textId="77777777" w:rsidR="00714039" w:rsidRDefault="00714039" w:rsidP="00D872AD">
            <w:pPr>
              <w:cnfStyle w:val="000000000000" w:firstRow="0" w:lastRow="0" w:firstColumn="0" w:lastColumn="0" w:oddVBand="0" w:evenVBand="0" w:oddHBand="0" w:evenHBand="0" w:firstRowFirstColumn="0" w:firstRowLastColumn="0" w:lastRowFirstColumn="0" w:lastRowLastColumn="0"/>
            </w:pPr>
            <w:r>
              <w:t>The minimum MW risk level for island</w:t>
            </w:r>
            <w:r>
              <w:br/>
            </w:r>
            <m:oMathPara>
              <m:oMath>
                <m:r>
                  <w:rPr>
                    <w:rFonts w:ascii="Cambria Math" w:hAnsi="Cambria Math"/>
                  </w:rPr>
                  <m:t>i∈ISLANDS</m:t>
                </m:r>
              </m:oMath>
            </m:oMathPara>
          </w:p>
        </w:tc>
      </w:tr>
      <w:tr w:rsidR="00714039" w14:paraId="208F52EC"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0DDACAA4" w14:textId="77777777" w:rsidR="00714039" w:rsidRPr="00663A86" w:rsidRDefault="00714039" w:rsidP="00D872AD">
            <w:pPr>
              <w:pStyle w:val="Equation"/>
              <w:rPr>
                <w:i w:val="0"/>
                <w:vertAlign w:val="subscript"/>
              </w:rPr>
            </w:pPr>
            <w:r>
              <w:t>RiskOffsetParameter</w:t>
            </w:r>
            <w:r>
              <w:rPr>
                <w:vertAlign w:val="subscript"/>
              </w:rPr>
              <w:t>i,c,rc</w:t>
            </w:r>
          </w:p>
        </w:tc>
        <w:tc>
          <w:tcPr>
            <w:tcW w:w="4207" w:type="dxa"/>
            <w:gridSpan w:val="2"/>
          </w:tcPr>
          <w:p w14:paraId="1D9CB9C4" w14:textId="1E1AC7DF" w:rsidR="00714039" w:rsidRPr="00220E52" w:rsidRDefault="00714039" w:rsidP="00D872AD">
            <w:pPr>
              <w:spacing w:after="60"/>
              <w:cnfStyle w:val="000000000000" w:firstRow="0" w:lastRow="0" w:firstColumn="0" w:lastColumn="0" w:oddVBand="0" w:evenVBand="0" w:oddHBand="0" w:evenHBand="0" w:firstRowFirstColumn="0" w:firstRowLastColumn="0" w:lastRowFirstColumn="0" w:lastRowLastColumn="0"/>
              <w:rPr>
                <w:i/>
              </w:rPr>
            </w:pPr>
            <w:r>
              <w:t xml:space="preserve">Input from RMT, which  accounts for HVDC frequency sharing, net free reserve, AUFLS, non-compliant generation, secondary generators risk, for island </w:t>
            </w:r>
            <m:oMath>
              <m:r>
                <w:rPr>
                  <w:rFonts w:ascii="Cambria Math" w:hAnsi="Cambria Math"/>
                </w:rPr>
                <m:t>i∈ISLANDS</m:t>
              </m:r>
            </m:oMath>
            <w:r>
              <w:rPr>
                <w:i/>
              </w:rPr>
              <w:t xml:space="preserve">, </w:t>
            </w:r>
            <w:r>
              <w:rPr>
                <w:i/>
              </w:rPr>
              <w:br/>
            </w:r>
            <w:r>
              <w:t>reserve class</w:t>
            </w:r>
            <w:r>
              <w:rPr>
                <w:i/>
              </w:rPr>
              <w:t xml:space="preserve"> </w:t>
            </w:r>
            <m:oMath>
              <m:r>
                <w:rPr>
                  <w:rFonts w:ascii="Cambria Math" w:hAnsi="Cambria Math"/>
                </w:rPr>
                <m:t>c∈RESERVECLASSES</m:t>
              </m:r>
            </m:oMath>
            <w:r>
              <w:rPr>
                <w:i/>
              </w:rPr>
              <w:t xml:space="preserve"> and </w:t>
            </w:r>
            <w:r>
              <w:rPr>
                <w:i/>
              </w:rPr>
              <w:br/>
              <w:t xml:space="preserve">risk class </w:t>
            </w:r>
            <m:oMath>
              <m:r>
                <w:rPr>
                  <w:rFonts w:ascii="Cambria Math" w:hAnsi="Cambria Math"/>
                </w:rPr>
                <m:t>rc∈</m:t>
              </m:r>
              <m:f>
                <m:fPr>
                  <m:type m:val="lin"/>
                  <m:ctrlPr>
                    <w:rPr>
                      <w:rFonts w:ascii="Cambria Math" w:hAnsi="Cambria Math"/>
                      <w:i/>
                    </w:rPr>
                  </m:ctrlPr>
                </m:fPr>
                <m:num>
                  <m:sSub>
                    <m:sSubPr>
                      <m:ctrlPr>
                        <w:rPr>
                          <w:rFonts w:ascii="Cambria Math" w:hAnsi="Cambria Math"/>
                          <w:i/>
                        </w:rPr>
                      </m:ctrlPr>
                    </m:sSubPr>
                    <m:e>
                      <m:r>
                        <w:rPr>
                          <w:rFonts w:ascii="Cambria Math" w:hAnsi="Cambria Math"/>
                        </w:rPr>
                        <m:t>RISKCLASSESS</m:t>
                      </m:r>
                    </m:e>
                    <m:sub>
                      <m:r>
                        <w:rPr>
                          <w:rFonts w:ascii="Cambria Math" w:hAnsi="Cambria Math"/>
                        </w:rPr>
                        <m:t>i</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DCCE</m:t>
                          </m:r>
                        </m:e>
                        <m:sub>
                          <m:r>
                            <w:rPr>
                              <w:rFonts w:ascii="Cambria Math" w:hAnsi="Cambria Math"/>
                            </w:rPr>
                            <m:t>i</m:t>
                          </m:r>
                        </m:sub>
                      </m:sSub>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DCECE</m:t>
                      </m:r>
                    </m:e>
                    <m:sub>
                      <m:r>
                        <w:rPr>
                          <w:rFonts w:ascii="Cambria Math" w:hAnsi="Cambria Math"/>
                        </w:rPr>
                        <m:t>i</m:t>
                      </m:r>
                    </m:sub>
                  </m:sSub>
                </m:e>
              </m:d>
            </m:oMath>
          </w:p>
        </w:tc>
      </w:tr>
      <w:tr w:rsidR="00714039" w14:paraId="141A906B"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356CDC7C" w14:textId="77777777" w:rsidR="00714039" w:rsidRDefault="00714039" w:rsidP="00D872AD">
            <w:pPr>
              <w:pStyle w:val="Equation"/>
            </w:pPr>
            <w:proofErr w:type="spellStart"/>
            <w:r>
              <w:t>RampupMax</w:t>
            </w:r>
            <w:r w:rsidRPr="002B573F">
              <w:rPr>
                <w:vertAlign w:val="subscript"/>
              </w:rPr>
              <w:t>i</w:t>
            </w:r>
            <w:proofErr w:type="spellEnd"/>
          </w:p>
        </w:tc>
        <w:tc>
          <w:tcPr>
            <w:tcW w:w="4207" w:type="dxa"/>
            <w:gridSpan w:val="2"/>
          </w:tcPr>
          <w:p w14:paraId="2C535618"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Input from RMT, which accounts for maximum remaining HVDC capacity following an HVDC contingency event (DCCE) for island</w:t>
            </w:r>
            <w:r>
              <w:br/>
            </w:r>
            <m:oMath>
              <m:r>
                <w:rPr>
                  <w:rFonts w:ascii="Cambria Math" w:hAnsi="Cambria Math"/>
                </w:rPr>
                <m:t>i</m:t>
              </m:r>
              <m:r>
                <m:rPr>
                  <m:sty m:val="p"/>
                </m:rPr>
                <w:rPr>
                  <w:rFonts w:ascii="Cambria Math" w:hAnsi="Cambria Math"/>
                </w:rPr>
                <m:t>∈</m:t>
              </m:r>
              <m:r>
                <w:rPr>
                  <w:rFonts w:ascii="Cambria Math" w:hAnsi="Cambria Math"/>
                </w:rPr>
                <m:t>ISLANDS</m:t>
              </m:r>
            </m:oMath>
            <w:r w:rsidDel="001B55AF">
              <w:t xml:space="preserve"> </w:t>
            </w:r>
          </w:p>
        </w:tc>
      </w:tr>
      <w:tr w:rsidR="00714039" w14:paraId="479CFF68"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A23071A" w14:textId="77777777" w:rsidR="00714039" w:rsidRDefault="00714039" w:rsidP="00D872AD">
            <w:pPr>
              <w:pStyle w:val="Equation"/>
            </w:pPr>
            <w:proofErr w:type="spellStart"/>
            <w:r>
              <w:t>NetFreeReserve</w:t>
            </w:r>
            <w:r w:rsidRPr="002B573F">
              <w:rPr>
                <w:vertAlign w:val="subscript"/>
              </w:rPr>
              <w:t>i,c,rc</w:t>
            </w:r>
            <w:proofErr w:type="spellEnd"/>
          </w:p>
        </w:tc>
        <w:tc>
          <w:tcPr>
            <w:tcW w:w="4207" w:type="dxa"/>
            <w:gridSpan w:val="2"/>
          </w:tcPr>
          <w:p w14:paraId="0CD44D0F"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Input from RMT, which accounts for AUFLS and non-compliant generation, for </w:t>
            </w:r>
            <w:r>
              <w:br/>
              <w:t xml:space="preserve">island </w:t>
            </w:r>
            <m:oMath>
              <m:r>
                <w:rPr>
                  <w:rFonts w:ascii="Cambria Math" w:hAnsi="Cambria Math"/>
                </w:rPr>
                <m:t>i</m:t>
              </m:r>
              <m:r>
                <m:rPr>
                  <m:sty m:val="p"/>
                </m:rPr>
                <w:rPr>
                  <w:rFonts w:ascii="Cambria Math" w:hAnsi="Cambria Math"/>
                </w:rPr>
                <m:t>∈</m:t>
              </m:r>
              <m:r>
                <w:rPr>
                  <w:rFonts w:ascii="Cambria Math" w:hAnsi="Cambria Math"/>
                </w:rPr>
                <m:t>ISLANDS</m:t>
              </m:r>
            </m:oMath>
            <w:r>
              <w:br/>
              <w:t>reserve class</w:t>
            </w:r>
            <w:r>
              <w:rPr>
                <w:i/>
              </w:rPr>
              <w:t xml:space="preserve"> </w:t>
            </w:r>
            <m:oMath>
              <m:r>
                <w:rPr>
                  <w:rFonts w:ascii="Cambria Math" w:hAnsi="Cambria Math"/>
                </w:rPr>
                <m:t>c∈RESERVECLASSES</m:t>
              </m:r>
            </m:oMath>
            <w:r>
              <w:rPr>
                <w:i/>
              </w:rPr>
              <w:t xml:space="preserve"> and </w:t>
            </w:r>
            <w:r>
              <w:rPr>
                <w:i/>
              </w:rPr>
              <w:br/>
            </w:r>
            <w:r w:rsidRPr="00E37ED5">
              <w:t>risk class</w:t>
            </w:r>
            <w:r>
              <w:rPr>
                <w:i/>
              </w:rPr>
              <w:t xml:space="preserve"> </w:t>
            </w:r>
            <m:oMath>
              <m:r>
                <w:rPr>
                  <w:rFonts w:ascii="Cambria Math" w:hAnsi="Cambria Math"/>
                </w:rPr>
                <m:t>rc∈</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DCCE</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DCECE</m:t>
                      </m:r>
                    </m:e>
                    <m:sub>
                      <m:r>
                        <w:rPr>
                          <w:rFonts w:ascii="Cambria Math" w:hAnsi="Cambria Math"/>
                        </w:rPr>
                        <m:t>i</m:t>
                      </m:r>
                    </m:sub>
                  </m:sSub>
                </m:e>
              </m:d>
            </m:oMath>
            <w:r>
              <w:rPr>
                <w:i/>
              </w:rPr>
              <w:t xml:space="preserve"> </w:t>
            </w:r>
          </w:p>
        </w:tc>
      </w:tr>
      <w:tr w:rsidR="00714039" w14:paraId="3E677406"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6CFF1324" w14:textId="77777777" w:rsidR="00714039" w:rsidRPr="00663A86" w:rsidRDefault="00714039" w:rsidP="00D872AD">
            <w:pPr>
              <w:pStyle w:val="Equation"/>
              <w:rPr>
                <w:rFonts w:ascii="Arial" w:hAnsi="Arial"/>
                <w:i w:val="0"/>
                <w:vertAlign w:val="subscript"/>
              </w:rPr>
            </w:pPr>
            <w:r w:rsidRPr="00663A86">
              <w:t>HVDCSecondaryRiskSubtractor</w:t>
            </w:r>
            <w:r w:rsidRPr="00663A86">
              <w:rPr>
                <w:vertAlign w:val="subscript"/>
              </w:rPr>
              <w:t>i</w:t>
            </w:r>
          </w:p>
        </w:tc>
        <w:tc>
          <w:tcPr>
            <w:tcW w:w="4207" w:type="dxa"/>
            <w:gridSpan w:val="2"/>
          </w:tcPr>
          <w:p w14:paraId="108E4E88" w14:textId="77777777" w:rsidR="00714039" w:rsidRPr="00ED02CE"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Available capacity on the HVDC pole that is not the secondary risk, for island </w:t>
            </w:r>
            <m:oMath>
              <m:r>
                <w:rPr>
                  <w:rFonts w:ascii="Cambria Math" w:hAnsi="Cambria Math"/>
                </w:rPr>
                <m:t>i</m:t>
              </m:r>
              <m:r>
                <m:rPr>
                  <m:sty m:val="p"/>
                </m:rPr>
                <w:rPr>
                  <w:rFonts w:ascii="Cambria Math" w:hAnsi="Cambria Math"/>
                </w:rPr>
                <m:t>∈</m:t>
              </m:r>
              <m:r>
                <w:rPr>
                  <w:rFonts w:ascii="Cambria Math" w:hAnsi="Cambria Math"/>
                </w:rPr>
                <m:t>ISLANDS</m:t>
              </m:r>
            </m:oMath>
            <w:r>
              <w:t xml:space="preserve"> and is available from RMT</w:t>
            </w:r>
          </w:p>
        </w:tc>
      </w:tr>
      <w:tr w:rsidR="00714039" w14:paraId="1C571AC1"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21DAE1FF" w14:textId="77777777" w:rsidR="00714039" w:rsidRPr="00663A86" w:rsidRDefault="00714039" w:rsidP="00D872AD">
            <w:pPr>
              <w:pStyle w:val="Equation"/>
              <w:rPr>
                <w:rFonts w:ascii="Arial" w:hAnsi="Arial"/>
                <w:i w:val="0"/>
                <w:vertAlign w:val="subscript"/>
              </w:rPr>
            </w:pPr>
            <w:proofErr w:type="spellStart"/>
            <w:r w:rsidRPr="00663A86">
              <w:t>FKBand</w:t>
            </w:r>
            <w:r>
              <w:rPr>
                <w:vertAlign w:val="subscript"/>
              </w:rPr>
              <w:t>g</w:t>
            </w:r>
            <w:proofErr w:type="spellEnd"/>
          </w:p>
        </w:tc>
        <w:tc>
          <w:tcPr>
            <w:tcW w:w="4207" w:type="dxa"/>
            <w:gridSpan w:val="2"/>
          </w:tcPr>
          <w:p w14:paraId="651CC8FA"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Frequency keeping band, set at risk </w:t>
            </w:r>
            <w:r w:rsidRPr="007540FC">
              <w:rPr>
                <w:rFonts w:asciiTheme="minorHAnsi" w:hAnsiTheme="minorHAnsi" w:cstheme="minorHAnsi"/>
              </w:rPr>
              <w:t>generators</w:t>
            </w:r>
            <w:r>
              <w:rPr>
                <w:rFonts w:ascii="Cambria Math" w:hAnsi="Cambria Math"/>
                <w:i/>
              </w:rPr>
              <w:t xml:space="preserve"> </w:t>
            </w:r>
            <m:oMath>
              <m:r>
                <w:rPr>
                  <w:rFonts w:ascii="Cambria Math" w:hAnsi="Cambria Math"/>
                  <w:lang w:val="en-AU"/>
                </w:rPr>
                <m:t>g∈</m:t>
              </m:r>
              <m:sSub>
                <m:sSubPr>
                  <m:ctrlPr>
                    <w:rPr>
                      <w:rFonts w:ascii="Cambria Math" w:hAnsi="Cambria Math"/>
                      <w:i/>
                      <w:lang w:val="en-AU"/>
                    </w:rPr>
                  </m:ctrlPr>
                </m:sSubPr>
                <m:e>
                  <m:r>
                    <w:rPr>
                      <w:rFonts w:ascii="Cambria Math" w:hAnsi="Cambria Math"/>
                      <w:lang w:val="en-AU"/>
                    </w:rPr>
                    <m:t>ISLANDRISKGENERATORS</m:t>
                  </m:r>
                </m:e>
                <m:sub>
                  <m:r>
                    <w:rPr>
                      <w:rFonts w:ascii="Cambria Math" w:hAnsi="Cambria Math"/>
                      <w:lang w:val="en-AU"/>
                    </w:rPr>
                    <m:t xml:space="preserve">i </m:t>
                  </m:r>
                </m:sub>
              </m:sSub>
            </m:oMath>
          </w:p>
        </w:tc>
      </w:tr>
      <w:tr w:rsidR="00714039" w14:paraId="1211AB2A"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4AA2239" w14:textId="77777777" w:rsidR="00714039" w:rsidRPr="00B355BD" w:rsidRDefault="00714039" w:rsidP="00D872AD">
            <w:pPr>
              <w:pStyle w:val="Equation"/>
              <w:rPr>
                <w:rFonts w:ascii="Arial" w:hAnsi="Arial"/>
                <w:i w:val="0"/>
                <w:color w:val="auto"/>
                <w:szCs w:val="20"/>
                <w:lang w:val="en-AU"/>
              </w:rPr>
            </w:pPr>
            <w:proofErr w:type="spellStart"/>
            <w:r w:rsidRPr="00F460CB">
              <w:t>ResShareReceived</w:t>
            </w:r>
            <w:r w:rsidRPr="0075588D">
              <w:t>Effectiveness</w:t>
            </w:r>
            <w:r w:rsidRPr="00B355BD">
              <w:rPr>
                <w:vertAlign w:val="subscript"/>
              </w:rPr>
              <w:t>i,c,rc</w:t>
            </w:r>
            <w:proofErr w:type="spellEnd"/>
          </w:p>
        </w:tc>
        <w:tc>
          <w:tcPr>
            <w:tcW w:w="4207" w:type="dxa"/>
            <w:gridSpan w:val="2"/>
          </w:tcPr>
          <w:p w14:paraId="1DEFC2D2"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Effectiveness factor applied to the shared reserve received in the risk island </w:t>
            </w:r>
            <m:oMath>
              <m:r>
                <w:rPr>
                  <w:rFonts w:ascii="Cambria Math" w:hAnsi="Cambria Math"/>
                </w:rPr>
                <m:t>i</m:t>
              </m:r>
              <m:r>
                <m:rPr>
                  <m:sty m:val="p"/>
                </m:rPr>
                <w:rPr>
                  <w:rFonts w:ascii="Cambria Math" w:hAnsi="Cambria Math"/>
                </w:rPr>
                <m:t>∈</m:t>
              </m:r>
              <m:r>
                <w:rPr>
                  <w:rFonts w:ascii="Cambria Math" w:hAnsi="Cambria Math"/>
                </w:rPr>
                <m:t>ISLANDS</m:t>
              </m:r>
            </m:oMath>
            <w:r>
              <w:t xml:space="preserve"> for reserve class </w:t>
            </w:r>
            <m:oMath>
              <m:r>
                <w:rPr>
                  <w:rFonts w:ascii="Cambria Math" w:hAnsi="Cambria Math"/>
                </w:rPr>
                <m:t>c∈RESERVECLASSES</m:t>
              </m:r>
            </m:oMath>
            <w:r>
              <w:t xml:space="preserve"> and for </w:t>
            </w:r>
            <m:oMath>
              <m:r>
                <w:rPr>
                  <w:rFonts w:ascii="Cambria Math" w:hAnsi="Cambria Math"/>
                </w:rPr>
                <m:t>rc∈</m:t>
              </m:r>
              <m:d>
                <m:dPr>
                  <m:begChr m:val="{"/>
                  <m:endChr m:val="}"/>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ACCERISKS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ACECERISKS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ManualCE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ManualECE</m:t>
                          </m:r>
                        </m:e>
                        <m:sub>
                          <m:r>
                            <w:rPr>
                              <w:rFonts w:ascii="Cambria Math" w:hAnsi="Cambria Math"/>
                            </w:rPr>
                            <m:t>i</m:t>
                          </m:r>
                        </m:sub>
                      </m:sSub>
                    </m:num>
                    <m:den>
                      <m:sSub>
                        <m:sSubPr>
                          <m:ctrlPr>
                            <w:rPr>
                              <w:rFonts w:ascii="Cambria Math" w:hAnsi="Cambria Math"/>
                              <w:i/>
                            </w:rPr>
                          </m:ctrlPr>
                        </m:sSubPr>
                        <m:e>
                          <m:r>
                            <w:rPr>
                              <w:rFonts w:ascii="Cambria Math" w:hAnsi="Cambria Math"/>
                            </w:rPr>
                            <m:t>ACCERISKGROUPS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ACECERISKGROUPS</m:t>
                          </m:r>
                        </m:e>
                        <m:sub>
                          <m:r>
                            <w:rPr>
                              <w:rFonts w:ascii="Cambria Math" w:hAnsi="Cambria Math"/>
                            </w:rPr>
                            <m:t>i</m:t>
                          </m:r>
                        </m:sub>
                      </m:sSub>
                    </m:den>
                  </m:f>
                </m:e>
              </m:d>
            </m:oMath>
          </w:p>
        </w:tc>
      </w:tr>
      <w:tr w:rsidR="00714039" w14:paraId="38092707"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4AE01890" w14:textId="77777777" w:rsidR="00714039" w:rsidRDefault="00714039" w:rsidP="00D872AD">
            <w:pPr>
              <w:pStyle w:val="Equation"/>
            </w:pPr>
            <w:proofErr w:type="spellStart"/>
            <w:r>
              <w:t>SharedNFRMaxLimit</w:t>
            </w:r>
            <w:r w:rsidRPr="007D7775">
              <w:rPr>
                <w:vertAlign w:val="subscript"/>
              </w:rPr>
              <w:t>i,c</w:t>
            </w:r>
            <w:proofErr w:type="spellEnd"/>
          </w:p>
        </w:tc>
        <w:tc>
          <w:tcPr>
            <w:tcW w:w="4207" w:type="dxa"/>
            <w:gridSpan w:val="2"/>
          </w:tcPr>
          <w:p w14:paraId="121B2FE5"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Limit on the </w:t>
            </w:r>
            <w:proofErr w:type="spellStart"/>
            <w:r>
              <w:t>SharedNFRMax</w:t>
            </w:r>
            <w:r w:rsidRPr="007D7775">
              <w:rPr>
                <w:vertAlign w:val="subscript"/>
              </w:rPr>
              <w:t>i,c</w:t>
            </w:r>
            <w:proofErr w:type="spellEnd"/>
            <w:r>
              <w:t xml:space="preserve"> parameter for non-risk island </w:t>
            </w:r>
            <w:r>
              <w:rPr>
                <w:i/>
              </w:rPr>
              <w:t>i</w:t>
            </w:r>
            <w:r>
              <w:t xml:space="preserve"> for reserve class </w:t>
            </w:r>
            <w:r w:rsidRPr="007D7775">
              <w:rPr>
                <w:i/>
              </w:rPr>
              <w:t>c</w:t>
            </w:r>
            <w:r>
              <w:t xml:space="preserve">. A non-zero value is only applicable for reserve class </w:t>
            </w:r>
            <m:oMath>
              <m:r>
                <w:rPr>
                  <w:rFonts w:ascii="Cambria Math" w:hAnsi="Cambria Math"/>
                </w:rPr>
                <m:t>c∈</m:t>
              </m:r>
              <m:d>
                <m:dPr>
                  <m:begChr m:val="{"/>
                  <m:endChr m:val="}"/>
                  <m:ctrlPr>
                    <w:rPr>
                      <w:rFonts w:ascii="Cambria Math" w:hAnsi="Cambria Math"/>
                      <w:i/>
                    </w:rPr>
                  </m:ctrlPr>
                </m:dPr>
                <m:e>
                  <m:r>
                    <w:rPr>
                      <w:rFonts w:ascii="Cambria Math" w:hAnsi="Cambria Math"/>
                    </w:rPr>
                    <m:t>Fast</m:t>
                  </m:r>
                </m:e>
              </m:d>
            </m:oMath>
            <w:r>
              <w:t xml:space="preserve">. </w:t>
            </w:r>
          </w:p>
        </w:tc>
      </w:tr>
      <w:tr w:rsidR="00714039" w14:paraId="32E58382"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22B1248" w14:textId="77777777" w:rsidR="00714039" w:rsidRDefault="00714039" w:rsidP="00D872AD">
            <w:pPr>
              <w:pStyle w:val="Equation"/>
            </w:pPr>
            <w:proofErr w:type="spellStart"/>
            <w:r>
              <w:t>SharedNFRFactor</w:t>
            </w:r>
            <w:proofErr w:type="spellEnd"/>
          </w:p>
        </w:tc>
        <w:tc>
          <w:tcPr>
            <w:tcW w:w="4207" w:type="dxa"/>
            <w:gridSpan w:val="2"/>
          </w:tcPr>
          <w:p w14:paraId="59692CB8"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Proportion of load in the non-risk island that provides damping which can be considered for reserve sharing. </w:t>
            </w:r>
          </w:p>
        </w:tc>
      </w:tr>
      <w:tr w:rsidR="00714039" w14:paraId="2766279C"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29F2E4F3" w14:textId="77777777" w:rsidR="00714039" w:rsidRDefault="00714039" w:rsidP="00D872AD">
            <w:pPr>
              <w:pStyle w:val="Equation"/>
            </w:pPr>
            <w:proofErr w:type="spellStart"/>
            <w:r>
              <w:t>SharedNFRLoadOffset</w:t>
            </w:r>
            <w:r w:rsidRPr="007D7775">
              <w:rPr>
                <w:vertAlign w:val="subscript"/>
              </w:rPr>
              <w:t>i</w:t>
            </w:r>
            <w:proofErr w:type="spellEnd"/>
          </w:p>
        </w:tc>
        <w:tc>
          <w:tcPr>
            <w:tcW w:w="4207" w:type="dxa"/>
            <w:gridSpan w:val="2"/>
          </w:tcPr>
          <w:p w14:paraId="66460622"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Load in non-risk island </w:t>
            </w:r>
            <m:oMath>
              <m:r>
                <w:rPr>
                  <w:rFonts w:ascii="Cambria Math" w:hAnsi="Cambria Math"/>
                </w:rPr>
                <m:t>i</m:t>
              </m:r>
              <m:r>
                <m:rPr>
                  <m:sty m:val="p"/>
                </m:rPr>
                <w:rPr>
                  <w:rFonts w:ascii="Cambria Math" w:hAnsi="Cambria Math"/>
                </w:rPr>
                <m:t>∈</m:t>
              </m:r>
              <m:r>
                <w:rPr>
                  <w:rFonts w:ascii="Cambria Math" w:hAnsi="Cambria Math"/>
                </w:rPr>
                <m:t>ISLANDS</m:t>
              </m:r>
            </m:oMath>
            <w:r>
              <w:t xml:space="preserve"> that does not provide load damping for shared reserves.</w:t>
            </w:r>
          </w:p>
        </w:tc>
      </w:tr>
      <w:tr w:rsidR="00714039" w14:paraId="7F3828A1"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150A5CAC" w14:textId="77777777" w:rsidR="00714039" w:rsidRDefault="00714039" w:rsidP="00D872AD">
            <w:pPr>
              <w:pStyle w:val="Equation"/>
            </w:pPr>
            <w:proofErr w:type="spellStart"/>
            <w:r>
              <w:t>ResShareControlBand</w:t>
            </w:r>
            <w:r w:rsidRPr="00B858BF">
              <w:rPr>
                <w:vertAlign w:val="subscript"/>
              </w:rPr>
              <w:t>rd</w:t>
            </w:r>
            <w:proofErr w:type="spellEnd"/>
          </w:p>
        </w:tc>
        <w:tc>
          <w:tcPr>
            <w:tcW w:w="4207" w:type="dxa"/>
            <w:gridSpan w:val="2"/>
          </w:tcPr>
          <w:p w14:paraId="4991F386"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Reserve sharing limit on the HVDC due to HVDC modulation limit or HVDC monopole limit during reduced voltage operation mode. </w:t>
            </w:r>
          </w:p>
        </w:tc>
      </w:tr>
      <w:tr w:rsidR="00714039" w14:paraId="6E5CA397"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287B973C" w14:textId="77777777" w:rsidR="00714039" w:rsidRDefault="00714039" w:rsidP="00D872AD">
            <w:pPr>
              <w:pStyle w:val="Equation"/>
            </w:pPr>
            <w:proofErr w:type="spellStart"/>
            <w:r>
              <w:t>ModulationRisk</w:t>
            </w:r>
            <w:r w:rsidRPr="00001E74">
              <w:rPr>
                <w:vertAlign w:val="subscript"/>
              </w:rPr>
              <w:t>i,rc</w:t>
            </w:r>
            <w:proofErr w:type="spellEnd"/>
          </w:p>
        </w:tc>
        <w:tc>
          <w:tcPr>
            <w:tcW w:w="4207" w:type="dxa"/>
            <w:gridSpan w:val="2"/>
          </w:tcPr>
          <w:p w14:paraId="28659E42"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HVDC modulation risk due to frequency keeping for </w:t>
            </w:r>
            <m:oMath>
              <m:r>
                <w:rPr>
                  <w:rFonts w:ascii="Cambria Math" w:hAnsi="Cambria Math"/>
                </w:rPr>
                <m:t>i</m:t>
              </m:r>
              <m:r>
                <m:rPr>
                  <m:sty m:val="p"/>
                </m:rPr>
                <w:rPr>
                  <w:rFonts w:ascii="Cambria Math" w:hAnsi="Cambria Math"/>
                </w:rPr>
                <m:t>∈</m:t>
              </m:r>
              <m:r>
                <w:rPr>
                  <w:rFonts w:ascii="Cambria Math" w:hAnsi="Cambria Math"/>
                </w:rPr>
                <m:t>ISLANDS</m:t>
              </m:r>
            </m:oMath>
            <w:r w:rsidDel="001B55AF">
              <w:t xml:space="preserve"> </w:t>
            </w:r>
            <w:r>
              <w:t xml:space="preserve">and </w:t>
            </w:r>
          </w:p>
          <w:p w14:paraId="5D750C10" w14:textId="77777777" w:rsidR="00714039" w:rsidRPr="00E1650F" w:rsidRDefault="00714039" w:rsidP="00D872AD">
            <w:pPr>
              <w:spacing w:after="60"/>
              <w:cnfStyle w:val="000000000000" w:firstRow="0" w:lastRow="0" w:firstColumn="0" w:lastColumn="0" w:oddVBand="0" w:evenVBand="0" w:oddHBand="0" w:evenHBand="0" w:firstRowFirstColumn="0" w:firstRowLastColumn="0" w:lastRowFirstColumn="0" w:lastRowLastColumn="0"/>
            </w:pPr>
            <m:oMathPara>
              <m:oMathParaPr>
                <m:jc m:val="left"/>
              </m:oMathParaPr>
              <m:oMath>
                <m:r>
                  <w:rPr>
                    <w:rFonts w:ascii="Cambria Math" w:hAnsi="Cambria Math"/>
                  </w:rPr>
                  <m:t>rc∈</m:t>
                </m:r>
                <m:d>
                  <m:dPr>
                    <m:begChr m:val="{"/>
                    <m:endChr m:val="}"/>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DCCE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DCECE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HVDCSECRISKSAC</m:t>
                            </m:r>
                          </m:e>
                          <m:sub>
                            <m:r>
                              <w:rPr>
                                <w:rFonts w:ascii="Cambria Math" w:hAnsi="Cambria Math"/>
                              </w:rPr>
                              <m:t>i</m:t>
                            </m:r>
                          </m:sub>
                        </m:sSub>
                        <m:r>
                          <w:rPr>
                            <w:rFonts w:ascii="Cambria Math" w:hAnsi="Cambria Math"/>
                          </w:rPr>
                          <m:t>,</m:t>
                        </m:r>
                      </m:num>
                      <m:den>
                        <m:sSub>
                          <m:sSubPr>
                            <m:ctrlPr>
                              <w:rPr>
                                <w:rFonts w:ascii="Cambria Math" w:hAnsi="Cambria Math"/>
                                <w:i/>
                              </w:rPr>
                            </m:ctrlPr>
                          </m:sSubPr>
                          <m:e>
                            <m:r>
                              <w:rPr>
                                <w:rFonts w:ascii="Cambria Math" w:hAnsi="Cambria Math"/>
                              </w:rPr>
                              <m:t>HVDCSECRISKSMANUAL</m:t>
                            </m:r>
                          </m:e>
                          <m:sub>
                            <m:r>
                              <w:rPr>
                                <w:rFonts w:ascii="Cambria Math" w:hAnsi="Cambria Math"/>
                              </w:rPr>
                              <m:t>i</m:t>
                            </m:r>
                          </m:sub>
                        </m:sSub>
                      </m:den>
                    </m:f>
                  </m:e>
                </m:d>
              </m:oMath>
            </m:oMathPara>
          </w:p>
        </w:tc>
      </w:tr>
      <w:tr w:rsidR="00714039" w14:paraId="53D4F36E"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72FCD9A1" w14:textId="77777777" w:rsidR="00714039" w:rsidRDefault="00714039" w:rsidP="00D872AD">
            <w:pPr>
              <w:pStyle w:val="Equation"/>
            </w:pPr>
            <w:proofErr w:type="spellStart"/>
            <w:r>
              <w:t>HVDCMax</w:t>
            </w:r>
            <w:r w:rsidRPr="007D7775">
              <w:rPr>
                <w:vertAlign w:val="subscript"/>
              </w:rPr>
              <w:t>i</w:t>
            </w:r>
            <w:proofErr w:type="spellEnd"/>
          </w:p>
        </w:tc>
        <w:tc>
          <w:tcPr>
            <w:tcW w:w="4207" w:type="dxa"/>
            <w:gridSpan w:val="2"/>
          </w:tcPr>
          <w:p w14:paraId="6935E667"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HVDC transfer capability from island </w:t>
            </w:r>
            <m:oMath>
              <m:r>
                <w:rPr>
                  <w:rFonts w:ascii="Cambria Math" w:hAnsi="Cambria Math"/>
                </w:rPr>
                <m:t>i</m:t>
              </m:r>
              <m:r>
                <m:rPr>
                  <m:sty m:val="p"/>
                </m:rPr>
                <w:rPr>
                  <w:rFonts w:ascii="Cambria Math" w:hAnsi="Cambria Math"/>
                </w:rPr>
                <m:t>∈</m:t>
              </m:r>
              <m:r>
                <w:rPr>
                  <w:rFonts w:ascii="Cambria Math" w:hAnsi="Cambria Math"/>
                </w:rPr>
                <m:t>ISLANDS</m:t>
              </m:r>
            </m:oMath>
            <w:r>
              <w:t>.</w:t>
            </w:r>
          </w:p>
        </w:tc>
      </w:tr>
      <w:tr w:rsidR="00714039" w14:paraId="1CFCCC22"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2B8BA006" w14:textId="77777777" w:rsidR="00714039" w:rsidRDefault="00714039" w:rsidP="00D872AD">
            <w:pPr>
              <w:pStyle w:val="Equation"/>
            </w:pPr>
            <w:proofErr w:type="spellStart"/>
            <w:r>
              <w:t>RoundPowerZoneExit</w:t>
            </w:r>
            <w:r w:rsidRPr="00001E74">
              <w:rPr>
                <w:vertAlign w:val="subscript"/>
              </w:rPr>
              <w:t>c</w:t>
            </w:r>
            <w:proofErr w:type="spellEnd"/>
          </w:p>
        </w:tc>
        <w:tc>
          <w:tcPr>
            <w:tcW w:w="4207" w:type="dxa"/>
            <w:gridSpan w:val="2"/>
          </w:tcPr>
          <w:p w14:paraId="2686D096"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MW value above which cannot guarantee the HVDC ability to reduce below the monopole minimum fast enough to provide reserve sharing in the reverse direction for reserve class </w:t>
            </w:r>
            <m:oMath>
              <m:r>
                <w:rPr>
                  <w:rFonts w:ascii="Cambria Math" w:hAnsi="Cambria Math"/>
                </w:rPr>
                <m:t>c∈RESERVECLASSES</m:t>
              </m:r>
            </m:oMath>
            <w:r>
              <w:rPr>
                <w:i/>
              </w:rPr>
              <w:t>.</w:t>
            </w:r>
          </w:p>
        </w:tc>
      </w:tr>
      <w:tr w:rsidR="00714039" w14:paraId="7E45E7C3"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292FEC53" w14:textId="77777777" w:rsidR="00714039" w:rsidRDefault="00714039" w:rsidP="00D872AD">
            <w:pPr>
              <w:pStyle w:val="Equation"/>
            </w:pPr>
            <w:proofErr w:type="spellStart"/>
            <w:r>
              <w:t>MonopoleMin</w:t>
            </w:r>
            <w:proofErr w:type="spellEnd"/>
          </w:p>
        </w:tc>
        <w:tc>
          <w:tcPr>
            <w:tcW w:w="4207" w:type="dxa"/>
            <w:gridSpan w:val="2"/>
          </w:tcPr>
          <w:p w14:paraId="2E89F9EE" w14:textId="77777777" w:rsidR="00714039" w:rsidRPr="000E2650" w:rsidRDefault="00714039" w:rsidP="00D872AD">
            <w:pPr>
              <w:spacing w:after="60"/>
              <w:cnfStyle w:val="000000000000" w:firstRow="0" w:lastRow="0" w:firstColumn="0" w:lastColumn="0" w:oddVBand="0" w:evenVBand="0" w:oddHBand="0" w:evenHBand="0" w:firstRowFirstColumn="0" w:firstRowLastColumn="0" w:lastRowFirstColumn="0" w:lastRowLastColumn="0"/>
            </w:pPr>
            <w:r>
              <w:t>HVDC minimum monopole transfer.</w:t>
            </w:r>
          </w:p>
        </w:tc>
      </w:tr>
      <w:tr w:rsidR="00714039" w14:paraId="0B04F2A9"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AD92EE8" w14:textId="77777777" w:rsidR="00714039" w:rsidRDefault="00714039" w:rsidP="00D872AD">
            <w:pPr>
              <w:pStyle w:val="Equation"/>
            </w:pPr>
            <w:proofErr w:type="spellStart"/>
            <w:r>
              <w:t>HVDCSentFlowBreakPoint</w:t>
            </w:r>
            <w:r w:rsidRPr="00001E74">
              <w:rPr>
                <w:vertAlign w:val="subscript"/>
              </w:rPr>
              <w:t>bp</w:t>
            </w:r>
            <w:proofErr w:type="spellEnd"/>
          </w:p>
        </w:tc>
        <w:tc>
          <w:tcPr>
            <w:tcW w:w="4207" w:type="dxa"/>
            <w:gridSpan w:val="2"/>
          </w:tcPr>
          <w:p w14:paraId="58E958EA"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Value of power flow at the breakpoint </w:t>
            </w:r>
            <w:r w:rsidRPr="00001E74">
              <w:rPr>
                <w:i/>
              </w:rPr>
              <w:t>bp</w:t>
            </w:r>
            <w:r>
              <w:t xml:space="preserve"> of the HVDC sent flow.</w:t>
            </w:r>
          </w:p>
        </w:tc>
      </w:tr>
      <w:tr w:rsidR="00714039" w14:paraId="3B404C9F"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7DDF537" w14:textId="77777777" w:rsidR="00714039" w:rsidRDefault="00714039" w:rsidP="00D872AD">
            <w:pPr>
              <w:pStyle w:val="Equation"/>
            </w:pPr>
            <w:proofErr w:type="spellStart"/>
            <w:r>
              <w:t>HVDCSentLossBreakPoint</w:t>
            </w:r>
            <w:r w:rsidRPr="002639CA">
              <w:rPr>
                <w:vertAlign w:val="subscript"/>
              </w:rPr>
              <w:t>bp</w:t>
            </w:r>
            <w:proofErr w:type="spellEnd"/>
          </w:p>
        </w:tc>
        <w:tc>
          <w:tcPr>
            <w:tcW w:w="4207" w:type="dxa"/>
            <w:gridSpan w:val="2"/>
          </w:tcPr>
          <w:p w14:paraId="7915252E"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Value of the variable loss at the breakpoint </w:t>
            </w:r>
            <w:r w:rsidRPr="002639CA">
              <w:rPr>
                <w:i/>
              </w:rPr>
              <w:t>bp</w:t>
            </w:r>
            <w:r>
              <w:t xml:space="preserve"> of the HVDC sent flow.</w:t>
            </w:r>
          </w:p>
        </w:tc>
      </w:tr>
      <w:tr w:rsidR="00714039" w14:paraId="5EBB49EB"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2CC853CB" w14:textId="77777777" w:rsidR="00714039" w:rsidRPr="00D35D95" w:rsidRDefault="00714039" w:rsidP="00D872AD">
            <w:pPr>
              <w:pStyle w:val="Equation"/>
            </w:pPr>
            <w:proofErr w:type="spellStart"/>
            <w:r w:rsidRPr="00F3305D">
              <w:t>HVDCAfterResShareFlowBreakPoint</w:t>
            </w:r>
            <w:r w:rsidRPr="00F3305D">
              <w:rPr>
                <w:vertAlign w:val="subscript"/>
              </w:rPr>
              <w:t>rsbp</w:t>
            </w:r>
            <w:proofErr w:type="spellEnd"/>
          </w:p>
        </w:tc>
        <w:tc>
          <w:tcPr>
            <w:tcW w:w="4207" w:type="dxa"/>
            <w:gridSpan w:val="2"/>
          </w:tcPr>
          <w:p w14:paraId="1C435908"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Value of power flow at the breakpoint </w:t>
            </w:r>
            <w:proofErr w:type="spellStart"/>
            <w:r w:rsidRPr="00001E74">
              <w:rPr>
                <w:i/>
              </w:rPr>
              <w:t>rs</w:t>
            </w:r>
            <w:r w:rsidRPr="002639CA">
              <w:rPr>
                <w:i/>
              </w:rPr>
              <w:t>bp</w:t>
            </w:r>
            <w:proofErr w:type="spellEnd"/>
            <w:r>
              <w:t xml:space="preserve"> of the HVDC flow after reserve sharing.</w:t>
            </w:r>
          </w:p>
        </w:tc>
      </w:tr>
      <w:tr w:rsidR="00714039" w14:paraId="7FD4BBD9"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20F972F" w14:textId="77777777" w:rsidR="00714039" w:rsidRPr="00D35D95" w:rsidRDefault="00714039" w:rsidP="00D872AD">
            <w:pPr>
              <w:pStyle w:val="Equation"/>
            </w:pPr>
            <w:proofErr w:type="spellStart"/>
            <w:r w:rsidRPr="00F3305D">
              <w:t>HVDCAfterResShareLossBreakPoint</w:t>
            </w:r>
            <w:r w:rsidRPr="00F3305D">
              <w:rPr>
                <w:vertAlign w:val="subscript"/>
              </w:rPr>
              <w:t>rsbp</w:t>
            </w:r>
            <w:proofErr w:type="spellEnd"/>
          </w:p>
        </w:tc>
        <w:tc>
          <w:tcPr>
            <w:tcW w:w="4207" w:type="dxa"/>
            <w:gridSpan w:val="2"/>
          </w:tcPr>
          <w:p w14:paraId="3B27C59C"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Value of the variable loss at the breakpoint </w:t>
            </w:r>
            <w:proofErr w:type="spellStart"/>
            <w:r w:rsidRPr="00001E74">
              <w:rPr>
                <w:i/>
              </w:rPr>
              <w:t>rs</w:t>
            </w:r>
            <w:r w:rsidRPr="002639CA">
              <w:rPr>
                <w:i/>
              </w:rPr>
              <w:t>bp</w:t>
            </w:r>
            <w:proofErr w:type="spellEnd"/>
            <w:r>
              <w:t xml:space="preserve"> of the HVDC flow after reserve sharing.</w:t>
            </w:r>
          </w:p>
        </w:tc>
      </w:tr>
      <w:tr w:rsidR="00714039" w14:paraId="4401F2A7"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1F376D4B" w14:textId="77777777" w:rsidR="00714039" w:rsidRDefault="00714039" w:rsidP="00D872AD">
            <w:pPr>
              <w:pStyle w:val="Equation"/>
            </w:pPr>
            <w:r>
              <w:t>M</w:t>
            </w:r>
          </w:p>
        </w:tc>
        <w:tc>
          <w:tcPr>
            <w:tcW w:w="4207" w:type="dxa"/>
            <w:gridSpan w:val="2"/>
          </w:tcPr>
          <w:p w14:paraId="2C689AA8"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Large positive number, for use by the integer constraints that model reserve sharing.</w:t>
            </w:r>
          </w:p>
        </w:tc>
      </w:tr>
      <w:tr w:rsidR="00714039" w14:paraId="36B44F20"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19C6BF6C" w14:textId="77777777" w:rsidR="00714039" w:rsidRDefault="00714039" w:rsidP="00D872AD">
            <w:pPr>
              <w:pStyle w:val="Equation"/>
            </w:pPr>
            <w:proofErr w:type="spellStart"/>
            <w:r>
              <w:t>ExcessSharedNFRPenaltyPrice</w:t>
            </w:r>
            <w:proofErr w:type="spellEnd"/>
          </w:p>
        </w:tc>
        <w:tc>
          <w:tcPr>
            <w:tcW w:w="4207" w:type="dxa"/>
            <w:gridSpan w:val="2"/>
          </w:tcPr>
          <w:p w14:paraId="78AA4209"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Small non-zero penalty price to prevent excess scheduling of the net free reserve variable. </w:t>
            </w:r>
          </w:p>
        </w:tc>
      </w:tr>
      <w:tr w:rsidR="00714039" w14:paraId="70A0A317"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3E4C6235" w14:textId="77777777" w:rsidR="00714039" w:rsidRDefault="00714039" w:rsidP="00D872AD">
            <w:pPr>
              <w:pStyle w:val="Equation"/>
            </w:pPr>
            <w:proofErr w:type="spellStart"/>
            <w:r>
              <w:t>ExcessSharedIslandResPenaltyPrice</w:t>
            </w:r>
            <w:proofErr w:type="spellEnd"/>
          </w:p>
        </w:tc>
        <w:tc>
          <w:tcPr>
            <w:tcW w:w="4207" w:type="dxa"/>
            <w:gridSpan w:val="2"/>
          </w:tcPr>
          <w:p w14:paraId="13604E18"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Small non-zero penalty price to prevent excess scheduling of the island reserve sharing variable. </w:t>
            </w:r>
          </w:p>
        </w:tc>
      </w:tr>
      <w:tr w:rsidR="00714039" w14:paraId="36D6F8C1"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5D9DA848" w14:textId="77777777" w:rsidR="00714039" w:rsidRDefault="00714039" w:rsidP="00D872AD">
            <w:pPr>
              <w:pStyle w:val="Equation"/>
            </w:pPr>
            <w:r>
              <w:t>ExcessResShareEffectivePenaltyPrice</w:t>
            </w:r>
          </w:p>
        </w:tc>
        <w:tc>
          <w:tcPr>
            <w:tcW w:w="4207" w:type="dxa"/>
            <w:gridSpan w:val="2"/>
          </w:tcPr>
          <w:p w14:paraId="044DC6F9"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Small non-zero penalty price to prevent excess scheduling of the effective reserve variable.</w:t>
            </w:r>
          </w:p>
        </w:tc>
      </w:tr>
      <w:tr w:rsidR="00714039" w14:paraId="1D802FB9" w14:textId="77777777" w:rsidTr="00A47F28">
        <w:tc>
          <w:tcPr>
            <w:cnfStyle w:val="001000000000" w:firstRow="0" w:lastRow="0" w:firstColumn="1" w:lastColumn="0" w:oddVBand="0" w:evenVBand="0" w:oddHBand="0" w:evenHBand="0" w:firstRowFirstColumn="0" w:firstRowLastColumn="0" w:lastRowFirstColumn="0" w:lastRowLastColumn="0"/>
            <w:tcW w:w="3834" w:type="dxa"/>
          </w:tcPr>
          <w:p w14:paraId="7011C3BA" w14:textId="77777777" w:rsidR="00714039" w:rsidRDefault="00714039" w:rsidP="00D872AD">
            <w:pPr>
              <w:pStyle w:val="Equation"/>
            </w:pPr>
            <w:proofErr w:type="spellStart"/>
            <w:r>
              <w:t>RoundPowerDisabled</w:t>
            </w:r>
            <w:r w:rsidRPr="00001E74">
              <w:rPr>
                <w:vertAlign w:val="subscript"/>
              </w:rPr>
              <w:t>c</w:t>
            </w:r>
            <w:proofErr w:type="spellEnd"/>
          </w:p>
        </w:tc>
        <w:tc>
          <w:tcPr>
            <w:tcW w:w="4207" w:type="dxa"/>
            <w:gridSpan w:val="2"/>
          </w:tcPr>
          <w:p w14:paraId="748E9893" w14:textId="77777777" w:rsidR="00714039" w:rsidRPr="009D3913"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Binary input flag indicating if </w:t>
            </w:r>
            <w:proofErr w:type="spellStart"/>
            <w:r>
              <w:t>roundpower</w:t>
            </w:r>
            <w:proofErr w:type="spellEnd"/>
            <w:r>
              <w:t xml:space="preserve"> is disabled for reserve class </w:t>
            </w:r>
            <m:oMath>
              <m:r>
                <w:rPr>
                  <w:rFonts w:ascii="Cambria Math" w:hAnsi="Cambria Math"/>
                </w:rPr>
                <m:t>c∈RESERVECLASSES</m:t>
              </m:r>
            </m:oMath>
            <w:r>
              <w:rPr>
                <w:i/>
              </w:rPr>
              <w:t>.</w:t>
            </w:r>
            <w:r>
              <w:t xml:space="preserve"> If </w:t>
            </w:r>
            <w:proofErr w:type="spellStart"/>
            <w:r>
              <w:t>roundpower</w:t>
            </w:r>
            <w:proofErr w:type="spellEnd"/>
            <w:r>
              <w:t xml:space="preserve"> is disabled then </w:t>
            </w:r>
            <w:proofErr w:type="spellStart"/>
            <w:r w:rsidRPr="00F914F0">
              <w:rPr>
                <w:rStyle w:val="EqnNumChar"/>
              </w:rPr>
              <w:t>RoundPowerDisabled</w:t>
            </w:r>
            <w:r w:rsidRPr="00F914F0">
              <w:rPr>
                <w:rStyle w:val="EqnNumChar"/>
                <w:vertAlign w:val="subscript"/>
              </w:rPr>
              <w:t>c</w:t>
            </w:r>
            <w:proofErr w:type="spellEnd"/>
            <w:r w:rsidRPr="00F914F0">
              <w:rPr>
                <w:rStyle w:val="EqnNumChar"/>
              </w:rPr>
              <w:t xml:space="preserve"> </w:t>
            </w:r>
            <w:r>
              <w:t xml:space="preserve">= 1 otherwise </w:t>
            </w:r>
            <w:proofErr w:type="spellStart"/>
            <w:r w:rsidRPr="00F914F0">
              <w:rPr>
                <w:rStyle w:val="EqnNumChar"/>
              </w:rPr>
              <w:t>RoundPowerDisabled</w:t>
            </w:r>
            <w:r w:rsidRPr="00F914F0">
              <w:rPr>
                <w:rStyle w:val="EqnNumChar"/>
                <w:vertAlign w:val="subscript"/>
              </w:rPr>
              <w:t>c</w:t>
            </w:r>
            <w:proofErr w:type="spellEnd"/>
            <w:r w:rsidRPr="00F914F0">
              <w:rPr>
                <w:rStyle w:val="EqnNumChar"/>
              </w:rPr>
              <w:t xml:space="preserve"> </w:t>
            </w:r>
            <w:r>
              <w:t xml:space="preserve">= 0. </w:t>
            </w:r>
          </w:p>
        </w:tc>
      </w:tr>
      <w:tr w:rsidR="00F914F0" w:rsidRPr="00D404B4" w14:paraId="1F104C69" w14:textId="77777777" w:rsidTr="00A47F28">
        <w:trPr>
          <w:gridAfter w:val="1"/>
          <w:wAfter w:w="124" w:type="dxa"/>
        </w:trPr>
        <w:tc>
          <w:tcPr>
            <w:cnfStyle w:val="001000000000" w:firstRow="0" w:lastRow="0" w:firstColumn="1" w:lastColumn="0" w:oddVBand="0" w:evenVBand="0" w:oddHBand="0" w:evenHBand="0" w:firstRowFirstColumn="0" w:firstRowLastColumn="0" w:lastRowFirstColumn="0" w:lastRowLastColumn="0"/>
            <w:tcW w:w="3834" w:type="dxa"/>
          </w:tcPr>
          <w:p w14:paraId="4DC8A6FF" w14:textId="10E1357A" w:rsidR="00F914F0" w:rsidRDefault="00F914F0" w:rsidP="00435144">
            <w:pPr>
              <w:pStyle w:val="Equation"/>
            </w:pPr>
            <w:proofErr w:type="spellStart"/>
            <w:r>
              <w:t>ReserveScarcityBlockCount</w:t>
            </w:r>
            <w:r>
              <w:rPr>
                <w:vertAlign w:val="subscript"/>
              </w:rPr>
              <w:t>i,c</w:t>
            </w:r>
            <w:proofErr w:type="spellEnd"/>
          </w:p>
        </w:tc>
        <w:tc>
          <w:tcPr>
            <w:tcW w:w="4083" w:type="dxa"/>
          </w:tcPr>
          <w:p w14:paraId="25BB5749" w14:textId="77AD55C7" w:rsidR="00F914F0" w:rsidRPr="00C067C1" w:rsidRDefault="00F914F0" w:rsidP="00435144">
            <w:pPr>
              <w:pStyle w:val="BodyText"/>
              <w:ind w:left="0"/>
              <w:cnfStyle w:val="000000000000" w:firstRow="0" w:lastRow="0" w:firstColumn="0" w:lastColumn="0" w:oddVBand="0" w:evenVBand="0" w:oddHBand="0" w:evenHBand="0" w:firstRowFirstColumn="0" w:firstRowLastColumn="0" w:lastRowFirstColumn="0" w:lastRowLastColumn="0"/>
              <w:rPr>
                <w:iCs/>
              </w:rPr>
            </w:pPr>
            <w:r>
              <w:t>N</w:t>
            </w:r>
            <w:r w:rsidRPr="00D404B4">
              <w:t xml:space="preserve">umber of </w:t>
            </w:r>
            <w:r>
              <w:t>Reserve Scarcity blocks</w:t>
            </w:r>
            <w:r w:rsidR="00C067C1">
              <w:t xml:space="preserve"> for </w:t>
            </w:r>
            <w:r w:rsidRPr="00F914F0">
              <w:rPr>
                <w:rStyle w:val="EqnNumChar"/>
              </w:rPr>
              <w:t>i</w:t>
            </w:r>
            <w:r>
              <w:rPr>
                <w:rStyle w:val="EqnNumChar"/>
              </w:rPr>
              <w:t xml:space="preserve"> </w:t>
            </w:r>
            <w:r w:rsidRPr="00F914F0">
              <w:rPr>
                <w:rStyle w:val="EqnNumChar"/>
              </w:rPr>
              <w:t>∈</w:t>
            </w:r>
            <w:r>
              <w:rPr>
                <w:rStyle w:val="EqnNumChar"/>
              </w:rPr>
              <w:t xml:space="preserve"> ISLANDS</w:t>
            </w:r>
            <w:r w:rsidR="00C067C1">
              <w:rPr>
                <w:rStyle w:val="EqnNumChar"/>
              </w:rPr>
              <w:t xml:space="preserve"> </w:t>
            </w:r>
            <w:r w:rsidR="00C067C1" w:rsidRPr="00C91805">
              <w:t>and</w:t>
            </w:r>
            <w:r w:rsidR="00C067C1">
              <w:rPr>
                <w:rStyle w:val="EqnNumChar"/>
                <w:i w:val="0"/>
                <w:iCs/>
              </w:rPr>
              <w:t xml:space="preserve"> </w:t>
            </w:r>
            <w:r w:rsidR="00C067C1">
              <w:t xml:space="preserve">reserve class </w:t>
            </w:r>
            <w:r w:rsidR="00C067C1" w:rsidRPr="00F914F0">
              <w:rPr>
                <w:rStyle w:val="EqnNumChar"/>
              </w:rPr>
              <w:t>c</w:t>
            </w:r>
            <w:r w:rsidR="00C067C1">
              <w:rPr>
                <w:rStyle w:val="EqnNumChar"/>
              </w:rPr>
              <w:t xml:space="preserve"> </w:t>
            </w:r>
            <w:r w:rsidR="00C067C1" w:rsidRPr="00F914F0">
              <w:rPr>
                <w:rStyle w:val="EqnNumChar"/>
              </w:rPr>
              <w:t>∈</w:t>
            </w:r>
            <w:r w:rsidR="00C067C1">
              <w:rPr>
                <w:rStyle w:val="EqnNumChar"/>
              </w:rPr>
              <w:t xml:space="preserve"> </w:t>
            </w:r>
            <w:r w:rsidR="00C067C1" w:rsidRPr="00F914F0">
              <w:rPr>
                <w:rStyle w:val="EqnNumChar"/>
              </w:rPr>
              <w:t>RESERVECLASSES</w:t>
            </w:r>
            <w:r w:rsidR="00C067C1">
              <w:rPr>
                <w:rStyle w:val="EqnNumChar"/>
              </w:rPr>
              <w:t xml:space="preserve"> </w:t>
            </w:r>
          </w:p>
        </w:tc>
      </w:tr>
      <w:tr w:rsidR="00F914F0" w:rsidRPr="00D404B4" w14:paraId="513EC2E0" w14:textId="77777777" w:rsidTr="00A47F28">
        <w:trPr>
          <w:gridAfter w:val="1"/>
          <w:wAfter w:w="124" w:type="dxa"/>
        </w:trPr>
        <w:tc>
          <w:tcPr>
            <w:cnfStyle w:val="001000000000" w:firstRow="0" w:lastRow="0" w:firstColumn="1" w:lastColumn="0" w:oddVBand="0" w:evenVBand="0" w:oddHBand="0" w:evenHBand="0" w:firstRowFirstColumn="0" w:firstRowLastColumn="0" w:lastRowFirstColumn="0" w:lastRowLastColumn="0"/>
            <w:tcW w:w="3834" w:type="dxa"/>
          </w:tcPr>
          <w:p w14:paraId="4F501729" w14:textId="16138BDB" w:rsidR="00F914F0" w:rsidRDefault="00F914F0" w:rsidP="00435144">
            <w:pPr>
              <w:pStyle w:val="Equation"/>
            </w:pPr>
            <w:proofErr w:type="spellStart"/>
            <w:r>
              <w:t>ReserveScarcityLimit</w:t>
            </w:r>
            <w:r>
              <w:rPr>
                <w:vertAlign w:val="subscript"/>
              </w:rPr>
              <w:t>i,c</w:t>
            </w:r>
            <w:r w:rsidR="00AD52C7">
              <w:rPr>
                <w:vertAlign w:val="subscript"/>
              </w:rPr>
              <w:t>,j</w:t>
            </w:r>
            <w:proofErr w:type="spellEnd"/>
          </w:p>
        </w:tc>
        <w:tc>
          <w:tcPr>
            <w:tcW w:w="4083" w:type="dxa"/>
          </w:tcPr>
          <w:p w14:paraId="4E955084" w14:textId="72786C57" w:rsidR="00F914F0" w:rsidRPr="00D404B4" w:rsidRDefault="00F914F0" w:rsidP="00435144">
            <w:pPr>
              <w:pStyle w:val="BodyText"/>
              <w:ind w:left="0"/>
              <w:cnfStyle w:val="000000000000" w:firstRow="0" w:lastRow="0" w:firstColumn="0" w:lastColumn="0" w:oddVBand="0" w:evenVBand="0" w:oddHBand="0" w:evenHBand="0" w:firstRowFirstColumn="0" w:firstRowLastColumn="0" w:lastRowFirstColumn="0" w:lastRowLastColumn="0"/>
            </w:pPr>
            <w:r w:rsidRPr="00690EF6">
              <w:t xml:space="preserve">MW limit </w:t>
            </w:r>
            <w:r>
              <w:t>of Reserve Scarcity b</w:t>
            </w:r>
            <w:r w:rsidRPr="00690EF6">
              <w:t>lock</w:t>
            </w:r>
            <w:r>
              <w:t xml:space="preserve"> </w:t>
            </w:r>
            <w:r w:rsidRPr="00F914F0">
              <w:rPr>
                <w:rStyle w:val="EqnNumChar"/>
              </w:rPr>
              <w:t>j</w:t>
            </w:r>
            <w:r w:rsidRPr="00690EF6">
              <w:t xml:space="preserve"> </w:t>
            </w:r>
            <w:r>
              <w:t xml:space="preserve">for  </w:t>
            </w:r>
            <w:r w:rsidRPr="00F914F0">
              <w:rPr>
                <w:rStyle w:val="EqnNumChar"/>
              </w:rPr>
              <w:t>i</w:t>
            </w:r>
            <w:r>
              <w:rPr>
                <w:rStyle w:val="EqnNumChar"/>
              </w:rPr>
              <w:t xml:space="preserve"> </w:t>
            </w:r>
            <w:r w:rsidRPr="00F914F0">
              <w:rPr>
                <w:rStyle w:val="EqnNumChar"/>
              </w:rPr>
              <w:t>∈</w:t>
            </w:r>
            <w:r>
              <w:rPr>
                <w:rStyle w:val="EqnNumChar"/>
              </w:rPr>
              <w:t xml:space="preserve"> ISLANDS</w:t>
            </w:r>
            <w:r w:rsidR="00C067C1">
              <w:rPr>
                <w:rStyle w:val="EqnNumChar"/>
              </w:rPr>
              <w:t xml:space="preserve"> </w:t>
            </w:r>
            <w:r w:rsidR="00C067C1" w:rsidRPr="00C91805">
              <w:t>and</w:t>
            </w:r>
            <w:r w:rsidR="00C067C1" w:rsidRPr="00C067C1">
              <w:rPr>
                <w:rStyle w:val="EqnNumChar"/>
                <w:i w:val="0"/>
                <w:iCs/>
              </w:rPr>
              <w:t xml:space="preserve"> </w:t>
            </w:r>
            <w:r w:rsidR="00C067C1">
              <w:t xml:space="preserve">reserve class </w:t>
            </w:r>
            <w:r w:rsidR="00C067C1" w:rsidRPr="00F914F0">
              <w:rPr>
                <w:rStyle w:val="EqnNumChar"/>
              </w:rPr>
              <w:t>c</w:t>
            </w:r>
            <w:r w:rsidR="00C067C1">
              <w:rPr>
                <w:rStyle w:val="EqnNumChar"/>
              </w:rPr>
              <w:t xml:space="preserve"> </w:t>
            </w:r>
            <w:r w:rsidR="00C067C1" w:rsidRPr="00F914F0">
              <w:rPr>
                <w:rStyle w:val="EqnNumChar"/>
              </w:rPr>
              <w:t>∈</w:t>
            </w:r>
            <w:r w:rsidR="00C067C1">
              <w:rPr>
                <w:rStyle w:val="EqnNumChar"/>
              </w:rPr>
              <w:t xml:space="preserve"> </w:t>
            </w:r>
            <w:r w:rsidR="00C067C1" w:rsidRPr="00F914F0">
              <w:rPr>
                <w:rStyle w:val="EqnNumChar"/>
              </w:rPr>
              <w:t>RESERVECLASSES</w:t>
            </w:r>
          </w:p>
        </w:tc>
      </w:tr>
      <w:tr w:rsidR="00F914F0" w:rsidRPr="00D404B4" w14:paraId="6595BADE" w14:textId="77777777" w:rsidTr="00A47F28">
        <w:trPr>
          <w:gridAfter w:val="1"/>
          <w:wAfter w:w="124" w:type="dxa"/>
        </w:trPr>
        <w:tc>
          <w:tcPr>
            <w:cnfStyle w:val="001000000000" w:firstRow="0" w:lastRow="0" w:firstColumn="1" w:lastColumn="0" w:oddVBand="0" w:evenVBand="0" w:oddHBand="0" w:evenHBand="0" w:firstRowFirstColumn="0" w:firstRowLastColumn="0" w:lastRowFirstColumn="0" w:lastRowLastColumn="0"/>
            <w:tcW w:w="3834" w:type="dxa"/>
          </w:tcPr>
          <w:p w14:paraId="6FC6ECEE" w14:textId="6C958944" w:rsidR="00F914F0" w:rsidRDefault="00F914F0" w:rsidP="00435144">
            <w:pPr>
              <w:pStyle w:val="Equation"/>
            </w:pPr>
            <w:proofErr w:type="spellStart"/>
            <w:r>
              <w:t>ReserveScarcity</w:t>
            </w:r>
            <w:r w:rsidRPr="00D404B4">
              <w:t>Price</w:t>
            </w:r>
            <w:proofErr w:type="spellEnd"/>
            <w:r w:rsidRPr="00D404B4">
              <w:rPr>
                <w:vertAlign w:val="subscript"/>
              </w:rPr>
              <w:t xml:space="preserve"> </w:t>
            </w:r>
            <w:proofErr w:type="spellStart"/>
            <w:r w:rsidR="00AD52C7">
              <w:rPr>
                <w:vertAlign w:val="subscript"/>
              </w:rPr>
              <w:t>i,c,</w:t>
            </w:r>
            <w:r w:rsidRPr="00D404B4">
              <w:rPr>
                <w:vertAlign w:val="subscript"/>
              </w:rPr>
              <w:t>j</w:t>
            </w:r>
            <w:proofErr w:type="spellEnd"/>
          </w:p>
        </w:tc>
        <w:tc>
          <w:tcPr>
            <w:tcW w:w="4083" w:type="dxa"/>
          </w:tcPr>
          <w:p w14:paraId="3D7C5355" w14:textId="4E6B7768" w:rsidR="00F914F0" w:rsidRPr="00D404B4" w:rsidRDefault="00AD52C7" w:rsidP="00435144">
            <w:pPr>
              <w:pStyle w:val="BodyText"/>
              <w:ind w:left="0"/>
              <w:cnfStyle w:val="000000000000" w:firstRow="0" w:lastRow="0" w:firstColumn="0" w:lastColumn="0" w:oddVBand="0" w:evenVBand="0" w:oddHBand="0" w:evenHBand="0" w:firstRowFirstColumn="0" w:firstRowLastColumn="0" w:lastRowFirstColumn="0" w:lastRowLastColumn="0"/>
            </w:pPr>
            <w:r>
              <w:t>Block price</w:t>
            </w:r>
            <w:r w:rsidRPr="00690EF6">
              <w:t xml:space="preserve"> </w:t>
            </w:r>
            <w:r>
              <w:t>of Reserve Scarcity b</w:t>
            </w:r>
            <w:r w:rsidRPr="00690EF6">
              <w:t>lock</w:t>
            </w:r>
            <w:r>
              <w:t xml:space="preserve"> </w:t>
            </w:r>
            <w:r w:rsidRPr="00F914F0">
              <w:rPr>
                <w:rStyle w:val="EqnNumChar"/>
              </w:rPr>
              <w:t>j</w:t>
            </w:r>
            <w:r w:rsidRPr="00690EF6">
              <w:t xml:space="preserve"> </w:t>
            </w:r>
            <w:r w:rsidR="00C067C1">
              <w:t xml:space="preserve"> for  </w:t>
            </w:r>
            <w:r w:rsidR="00C067C1" w:rsidRPr="00F914F0">
              <w:rPr>
                <w:rStyle w:val="EqnNumChar"/>
              </w:rPr>
              <w:t>i</w:t>
            </w:r>
            <w:r w:rsidR="00C067C1">
              <w:rPr>
                <w:rStyle w:val="EqnNumChar"/>
              </w:rPr>
              <w:t xml:space="preserve"> </w:t>
            </w:r>
            <w:r w:rsidR="00C067C1" w:rsidRPr="00F914F0">
              <w:rPr>
                <w:rStyle w:val="EqnNumChar"/>
              </w:rPr>
              <w:t>∈</w:t>
            </w:r>
            <w:r w:rsidR="00C067C1">
              <w:rPr>
                <w:rStyle w:val="EqnNumChar"/>
              </w:rPr>
              <w:t xml:space="preserve"> ISLANDS </w:t>
            </w:r>
            <w:r w:rsidR="00C067C1" w:rsidRPr="00C91805">
              <w:t>and</w:t>
            </w:r>
            <w:r w:rsidR="00C067C1" w:rsidRPr="00C067C1">
              <w:rPr>
                <w:rStyle w:val="EqnNumChar"/>
                <w:i w:val="0"/>
                <w:iCs/>
              </w:rPr>
              <w:t xml:space="preserve"> </w:t>
            </w:r>
            <w:r w:rsidR="00C067C1">
              <w:t xml:space="preserve">reserve class </w:t>
            </w:r>
            <w:r w:rsidR="00C067C1" w:rsidRPr="00F914F0">
              <w:rPr>
                <w:rStyle w:val="EqnNumChar"/>
              </w:rPr>
              <w:t>c</w:t>
            </w:r>
            <w:r w:rsidR="00C067C1">
              <w:rPr>
                <w:rStyle w:val="EqnNumChar"/>
              </w:rPr>
              <w:t xml:space="preserve"> </w:t>
            </w:r>
            <w:r w:rsidR="00C067C1" w:rsidRPr="00F914F0">
              <w:rPr>
                <w:rStyle w:val="EqnNumChar"/>
              </w:rPr>
              <w:t>∈</w:t>
            </w:r>
            <w:r w:rsidR="00C067C1">
              <w:rPr>
                <w:rStyle w:val="EqnNumChar"/>
              </w:rPr>
              <w:t xml:space="preserve"> </w:t>
            </w:r>
            <w:r w:rsidR="00C067C1" w:rsidRPr="00F914F0">
              <w:rPr>
                <w:rStyle w:val="EqnNumChar"/>
              </w:rPr>
              <w:t>RESERVECLASSES</w:t>
            </w:r>
          </w:p>
        </w:tc>
      </w:tr>
      <w:tr w:rsidR="00A47F28" w14:paraId="62C476FB" w14:textId="77777777" w:rsidTr="00A47F28">
        <w:trPr>
          <w:gridAfter w:val="1"/>
          <w:wAfter w:w="124" w:type="dxa"/>
        </w:trPr>
        <w:tc>
          <w:tcPr>
            <w:cnfStyle w:val="001000000000" w:firstRow="0" w:lastRow="0" w:firstColumn="1" w:lastColumn="0" w:oddVBand="0" w:evenVBand="0" w:oddHBand="0" w:evenHBand="0" w:firstRowFirstColumn="0" w:firstRowLastColumn="0" w:lastRowFirstColumn="0" w:lastRowLastColumn="0"/>
            <w:tcW w:w="3834" w:type="dxa"/>
          </w:tcPr>
          <w:p w14:paraId="752D6D34" w14:textId="554BB645" w:rsidR="00A47F28" w:rsidRDefault="00AF4CDA" w:rsidP="006F337F">
            <w:pPr>
              <w:pStyle w:val="Equation"/>
            </w:pPr>
            <w:r>
              <w:t>ECE</w:t>
            </w:r>
            <w:r w:rsidR="00A47F28">
              <w:t>ReserveDeficitPrice</w:t>
            </w:r>
            <w:r w:rsidR="00A47F28" w:rsidRPr="00D404B4">
              <w:rPr>
                <w:vertAlign w:val="subscript"/>
              </w:rPr>
              <w:t xml:space="preserve"> </w:t>
            </w:r>
            <w:r w:rsidR="00A47F28">
              <w:rPr>
                <w:vertAlign w:val="subscript"/>
              </w:rPr>
              <w:t>c</w:t>
            </w:r>
          </w:p>
        </w:tc>
        <w:tc>
          <w:tcPr>
            <w:tcW w:w="4083" w:type="dxa"/>
          </w:tcPr>
          <w:p w14:paraId="6AC355EE" w14:textId="790BAB22" w:rsidR="00A47F28" w:rsidRPr="002F450A" w:rsidRDefault="00A47F28" w:rsidP="00194375">
            <w:pPr>
              <w:pStyle w:val="BodyText"/>
              <w:ind w:left="0"/>
              <w:cnfStyle w:val="000000000000" w:firstRow="0" w:lastRow="0" w:firstColumn="0" w:lastColumn="0" w:oddVBand="0" w:evenVBand="0" w:oddHBand="0" w:evenHBand="0" w:firstRowFirstColumn="0" w:firstRowLastColumn="0" w:lastRowFirstColumn="0" w:lastRowLastColumn="0"/>
            </w:pPr>
            <w:r>
              <w:t xml:space="preserve">Price associated with using </w:t>
            </w:r>
            <w:r w:rsidR="00194375">
              <w:rPr>
                <w:rFonts w:ascii="Times New Roman" w:hAnsi="Times New Roman"/>
                <w:i/>
                <w:iCs/>
              </w:rPr>
              <w:t>ECER</w:t>
            </w:r>
            <w:r w:rsidRPr="00A47F28">
              <w:rPr>
                <w:rFonts w:ascii="Times New Roman" w:hAnsi="Times New Roman"/>
                <w:i/>
                <w:iCs/>
              </w:rPr>
              <w:t>eserveDeficit</w:t>
            </w:r>
            <w:r w:rsidRPr="00A47F28">
              <w:rPr>
                <w:rFonts w:ascii="Times New Roman" w:hAnsi="Times New Roman"/>
                <w:i/>
                <w:iCs/>
                <w:vertAlign w:val="subscript"/>
              </w:rPr>
              <w:t>i,c</w:t>
            </w:r>
            <w:r>
              <w:t xml:space="preserve"> to cover risk for </w:t>
            </w:r>
            <w:r w:rsidRPr="00194375">
              <w:rPr>
                <w:rStyle w:val="EqnNumChar"/>
              </w:rPr>
              <w:t>i ∈ ISLANDS</w:t>
            </w:r>
            <w:r>
              <w:rPr>
                <w:rStyle w:val="EqnNumChar"/>
                <w:rFonts w:cs="Cambria Math"/>
              </w:rPr>
              <w:t xml:space="preserve"> </w:t>
            </w:r>
            <w:r>
              <w:rPr>
                <w:rStyle w:val="EqnNumChar"/>
                <w:rFonts w:cs="Cambria Math"/>
                <w:i w:val="0"/>
                <w:iCs/>
              </w:rPr>
              <w:t xml:space="preserve"> </w:t>
            </w:r>
            <w:r>
              <w:rPr>
                <w:rFonts w:asciiTheme="minorHAnsi" w:hAnsiTheme="minorHAnsi" w:cstheme="minorHAnsi"/>
              </w:rPr>
              <w:t xml:space="preserve">and </w:t>
            </w:r>
            <w:r w:rsidRPr="00194375">
              <w:rPr>
                <w:rStyle w:val="EqnNumChar"/>
              </w:rPr>
              <w:t>c ∈ RESERVECLASSES</w:t>
            </w:r>
            <w:r>
              <w:rPr>
                <w:rStyle w:val="EqnNumChar"/>
                <w:rFonts w:asciiTheme="minorHAnsi" w:hAnsiTheme="minorHAnsi" w:cstheme="minorHAnsi"/>
              </w:rPr>
              <w:t xml:space="preserve"> </w:t>
            </w:r>
            <w:r w:rsidRPr="00A47F28">
              <w:rPr>
                <w:rStyle w:val="EqnNumChar"/>
                <w:rFonts w:asciiTheme="minorHAnsi" w:hAnsiTheme="minorHAnsi" w:cstheme="minorHAnsi"/>
                <w:i w:val="0"/>
                <w:iCs/>
              </w:rPr>
              <w:t>for</w:t>
            </w:r>
            <w:r>
              <w:rPr>
                <w:rStyle w:val="EqnNumChar"/>
                <w:rFonts w:asciiTheme="minorHAnsi" w:hAnsiTheme="minorHAnsi" w:cstheme="minorHAnsi"/>
                <w:i w:val="0"/>
                <w:iCs/>
              </w:rPr>
              <w:t xml:space="preserve"> risk classes </w:t>
            </w:r>
            <w:r w:rsidRPr="00194375">
              <w:rPr>
                <w:rStyle w:val="EqnNumChar"/>
              </w:rPr>
              <w:t>rc ∈ RISKCLASSES</w:t>
            </w:r>
            <w:r w:rsidRPr="00194375">
              <w:rPr>
                <w:rStyle w:val="EqnNumChar"/>
                <w:vertAlign w:val="subscript"/>
              </w:rPr>
              <w:t>i,ECE</w:t>
            </w:r>
          </w:p>
        </w:tc>
      </w:tr>
      <w:tr w:rsidR="00183D57" w14:paraId="1CF20C84" w14:textId="77777777" w:rsidTr="00A47F28">
        <w:trPr>
          <w:gridAfter w:val="1"/>
          <w:wAfter w:w="124" w:type="dxa"/>
        </w:trPr>
        <w:tc>
          <w:tcPr>
            <w:cnfStyle w:val="001000000000" w:firstRow="0" w:lastRow="0" w:firstColumn="1" w:lastColumn="0" w:oddVBand="0" w:evenVBand="0" w:oddHBand="0" w:evenHBand="0" w:firstRowFirstColumn="0" w:firstRowLastColumn="0" w:lastRowFirstColumn="0" w:lastRowLastColumn="0"/>
            <w:tcW w:w="3834" w:type="dxa"/>
          </w:tcPr>
          <w:p w14:paraId="31D3F527" w14:textId="59B3529C" w:rsidR="00183D57" w:rsidRPr="00AE06BC" w:rsidRDefault="00AE06BC" w:rsidP="006F337F">
            <w:pPr>
              <w:pStyle w:val="Equation"/>
              <w:rPr>
                <w:vertAlign w:val="subscript"/>
              </w:rPr>
            </w:pPr>
            <w:r>
              <w:t>TowardsNode</w:t>
            </w:r>
            <w:r>
              <w:rPr>
                <w:vertAlign w:val="subscript"/>
              </w:rPr>
              <w:t>lr</w:t>
            </w:r>
            <w:r w:rsidR="004E43D7">
              <w:rPr>
                <w:vertAlign w:val="subscript"/>
              </w:rPr>
              <w:t>,k</w:t>
            </w:r>
          </w:p>
        </w:tc>
        <w:tc>
          <w:tcPr>
            <w:tcW w:w="4083" w:type="dxa"/>
          </w:tcPr>
          <w:p w14:paraId="2B70AEE3" w14:textId="2A82D02A" w:rsidR="00183D57" w:rsidRDefault="004E43D7" w:rsidP="00194375">
            <w:pPr>
              <w:pStyle w:val="BodyText"/>
              <w:ind w:left="0"/>
              <w:cnfStyle w:val="000000000000" w:firstRow="0" w:lastRow="0" w:firstColumn="0" w:lastColumn="0" w:oddVBand="0" w:evenVBand="0" w:oddHBand="0" w:evenHBand="0" w:firstRowFirstColumn="0" w:firstRowLastColumn="0" w:lastRowFirstColumn="0" w:lastRowLastColumn="0"/>
            </w:pPr>
            <w:r w:rsidRPr="004E43D7">
              <w:t xml:space="preserve">ACNode indicating which direction of flow on ACLine </w:t>
            </w:r>
            <w:r w:rsidRPr="004E43D7">
              <w:rPr>
                <w:rFonts w:ascii="Times New Roman" w:hAnsi="Times New Roman"/>
                <w:i/>
                <w:iCs/>
              </w:rPr>
              <w:t>k</w:t>
            </w:r>
            <w:r w:rsidRPr="004E43D7">
              <w:t xml:space="preserve"> represents a risk in LinkRisk </w:t>
            </w:r>
            <w:r w:rsidRPr="004E43D7">
              <w:rPr>
                <w:rFonts w:ascii="Times New Roman" w:hAnsi="Times New Roman"/>
                <w:i/>
                <w:iCs/>
              </w:rPr>
              <w:t>lr</w:t>
            </w:r>
          </w:p>
        </w:tc>
      </w:tr>
      <w:tr w:rsidR="00AE06BC" w14:paraId="2DFB2D28" w14:textId="77777777" w:rsidTr="00A47F28">
        <w:trPr>
          <w:gridAfter w:val="1"/>
          <w:wAfter w:w="124" w:type="dxa"/>
        </w:trPr>
        <w:tc>
          <w:tcPr>
            <w:cnfStyle w:val="001000000000" w:firstRow="0" w:lastRow="0" w:firstColumn="1" w:lastColumn="0" w:oddVBand="0" w:evenVBand="0" w:oddHBand="0" w:evenHBand="0" w:firstRowFirstColumn="0" w:firstRowLastColumn="0" w:lastRowFirstColumn="0" w:lastRowLastColumn="0"/>
            <w:tcW w:w="3834" w:type="dxa"/>
          </w:tcPr>
          <w:p w14:paraId="530D96D0" w14:textId="022177EA" w:rsidR="00AE06BC" w:rsidRPr="008C401A" w:rsidRDefault="008C401A" w:rsidP="006F337F">
            <w:pPr>
              <w:pStyle w:val="Equation"/>
              <w:rPr>
                <w:vertAlign w:val="subscript"/>
              </w:rPr>
            </w:pPr>
            <w:r w:rsidRPr="008C401A">
              <w:t>Direction</w:t>
            </w:r>
            <w:r w:rsidR="001C6AE7">
              <w:t>alRisk</w:t>
            </w:r>
            <w:r w:rsidRPr="008C401A">
              <w:t>Factor</w:t>
            </w:r>
            <w:r>
              <w:rPr>
                <w:vertAlign w:val="subscript"/>
              </w:rPr>
              <w:t>lr</w:t>
            </w:r>
            <w:r w:rsidR="004E43D7">
              <w:rPr>
                <w:vertAlign w:val="subscript"/>
              </w:rPr>
              <w:t>,k</w:t>
            </w:r>
          </w:p>
        </w:tc>
        <w:tc>
          <w:tcPr>
            <w:tcW w:w="4083" w:type="dxa"/>
          </w:tcPr>
          <w:p w14:paraId="4B5F9C47" w14:textId="3B5F3383" w:rsidR="00AE06BC" w:rsidRDefault="004E43D7" w:rsidP="00194375">
            <w:pPr>
              <w:pStyle w:val="BodyText"/>
              <w:ind w:left="0"/>
              <w:cnfStyle w:val="000000000000" w:firstRow="0" w:lastRow="0" w:firstColumn="0" w:lastColumn="0" w:oddVBand="0" w:evenVBand="0" w:oddHBand="0" w:evenHBand="0" w:firstRowFirstColumn="0" w:firstRowLastColumn="0" w:lastRowFirstColumn="0" w:lastRowLastColumn="0"/>
            </w:pPr>
            <w:r w:rsidRPr="004E43D7">
              <w:t xml:space="preserve">Factor associated with </w:t>
            </w:r>
            <w:r w:rsidRPr="004E43D7">
              <w:rPr>
                <w:rFonts w:ascii="Times New Roman" w:hAnsi="Times New Roman"/>
                <w:i/>
                <w:iCs/>
              </w:rPr>
              <w:t xml:space="preserve">k </w:t>
            </w:r>
            <w:r w:rsidRPr="004E43D7">
              <w:rPr>
                <w:rFonts w:ascii="Cambria Math" w:hAnsi="Cambria Math" w:cs="Cambria Math"/>
                <w:i/>
                <w:iCs/>
              </w:rPr>
              <w:t>∈</w:t>
            </w:r>
            <w:r w:rsidRPr="004E43D7">
              <w:rPr>
                <w:rFonts w:ascii="Times New Roman" w:hAnsi="Times New Roman"/>
                <w:i/>
                <w:iCs/>
              </w:rPr>
              <w:t xml:space="preserve"> ACLINES</w:t>
            </w:r>
            <w:r w:rsidRPr="004E43D7">
              <w:t xml:space="preserve"> and </w:t>
            </w:r>
            <w:r w:rsidRPr="004E43D7">
              <w:rPr>
                <w:rFonts w:ascii="Times New Roman" w:hAnsi="Times New Roman"/>
                <w:i/>
                <w:iCs/>
              </w:rPr>
              <w:t xml:space="preserve">lr </w:t>
            </w:r>
            <w:r w:rsidRPr="004E43D7">
              <w:rPr>
                <w:rFonts w:ascii="Cambria Math" w:hAnsi="Cambria Math" w:cs="Cambria Math"/>
                <w:i/>
                <w:iCs/>
              </w:rPr>
              <w:t>∈</w:t>
            </w:r>
            <w:r w:rsidRPr="004E43D7">
              <w:rPr>
                <w:rFonts w:ascii="Times New Roman" w:hAnsi="Times New Roman"/>
                <w:i/>
                <w:iCs/>
              </w:rPr>
              <w:t xml:space="preserve"> LINKRISKS</w:t>
            </w:r>
            <w:r w:rsidRPr="004E43D7">
              <w:t xml:space="preserve"> determined by pre-processing to be +1 when </w:t>
            </w:r>
            <w:r w:rsidRPr="004E43D7">
              <w:rPr>
                <w:rFonts w:ascii="Times New Roman" w:hAnsi="Times New Roman"/>
                <w:i/>
                <w:iCs/>
              </w:rPr>
              <w:t>TowardsNode</w:t>
            </w:r>
            <w:r w:rsidRPr="004E43D7">
              <w:rPr>
                <w:rFonts w:ascii="Times New Roman" w:hAnsi="Times New Roman"/>
                <w:i/>
                <w:iCs/>
                <w:vertAlign w:val="subscript"/>
              </w:rPr>
              <w:t>lr,k</w:t>
            </w:r>
            <w:r w:rsidRPr="004E43D7">
              <w:t xml:space="preserve">  corresponds to </w:t>
            </w:r>
            <w:r w:rsidRPr="004E43D7">
              <w:rPr>
                <w:rFonts w:ascii="Times New Roman" w:hAnsi="Times New Roman"/>
                <w:i/>
                <w:iCs/>
              </w:rPr>
              <w:t>ToNode</w:t>
            </w:r>
            <w:r w:rsidRPr="004E43D7">
              <w:rPr>
                <w:rFonts w:ascii="Times New Roman" w:hAnsi="Times New Roman"/>
                <w:i/>
                <w:iCs/>
                <w:vertAlign w:val="subscript"/>
              </w:rPr>
              <w:t>k</w:t>
            </w:r>
            <w:r w:rsidRPr="004E43D7">
              <w:t xml:space="preserve"> or else -1 when </w:t>
            </w:r>
            <w:r w:rsidRPr="004E43D7">
              <w:rPr>
                <w:rFonts w:ascii="Times New Roman" w:hAnsi="Times New Roman"/>
                <w:i/>
                <w:iCs/>
              </w:rPr>
              <w:t>TowardsNode</w:t>
            </w:r>
            <w:r w:rsidRPr="004E43D7">
              <w:rPr>
                <w:rFonts w:ascii="Times New Roman" w:hAnsi="Times New Roman"/>
                <w:i/>
                <w:iCs/>
                <w:vertAlign w:val="subscript"/>
              </w:rPr>
              <w:t>lr,k</w:t>
            </w:r>
            <w:r w:rsidRPr="004E43D7">
              <w:t xml:space="preserve">  corresponds to </w:t>
            </w:r>
            <w:r w:rsidRPr="004E43D7">
              <w:rPr>
                <w:rFonts w:ascii="Times New Roman" w:hAnsi="Times New Roman"/>
                <w:i/>
                <w:iCs/>
              </w:rPr>
              <w:t>FromNode</w:t>
            </w:r>
            <w:r w:rsidRPr="004E43D7">
              <w:rPr>
                <w:rFonts w:ascii="Times New Roman" w:hAnsi="Times New Roman"/>
                <w:i/>
                <w:iCs/>
                <w:vertAlign w:val="subscript"/>
              </w:rPr>
              <w:t>k</w:t>
            </w:r>
          </w:p>
        </w:tc>
      </w:tr>
      <w:tr w:rsidR="00AE50D6" w14:paraId="6EBE71CA" w14:textId="77777777" w:rsidTr="00B73B04">
        <w:trPr>
          <w:gridAfter w:val="1"/>
          <w:wAfter w:w="124" w:type="dxa"/>
        </w:trPr>
        <w:tc>
          <w:tcPr>
            <w:cnfStyle w:val="001000000000" w:firstRow="0" w:lastRow="0" w:firstColumn="1" w:lastColumn="0" w:oddVBand="0" w:evenVBand="0" w:oddHBand="0" w:evenHBand="0" w:firstRowFirstColumn="0" w:firstRowLastColumn="0" w:lastRowFirstColumn="0" w:lastRowLastColumn="0"/>
            <w:tcW w:w="3834" w:type="dxa"/>
          </w:tcPr>
          <w:p w14:paraId="2A53BB30" w14:textId="6614E283" w:rsidR="00AE50D6" w:rsidRDefault="00AE50D6" w:rsidP="00B73B04">
            <w:pPr>
              <w:pStyle w:val="Equation"/>
              <w:rPr>
                <w:vertAlign w:val="subscript"/>
              </w:rPr>
            </w:pPr>
            <w:bookmarkStart w:id="112" w:name="_Hlk189129760"/>
            <w:r>
              <w:t>ACSecondaryRiskMW</w:t>
            </w:r>
            <w:r w:rsidRPr="001A19E6">
              <w:rPr>
                <w:vertAlign w:val="subscript"/>
              </w:rPr>
              <w:t>g,</w:t>
            </w:r>
            <w:del w:id="113" w:author="David Bullen" w:date="2025-02-25T15:45:00Z" w16du:dateUtc="2025-02-25T02:45:00Z">
              <w:r w:rsidRPr="001A19E6">
                <w:rPr>
                  <w:vertAlign w:val="subscript"/>
                </w:rPr>
                <w:delText>c</w:delText>
              </w:r>
            </w:del>
            <w:ins w:id="114" w:author="David Bullen" w:date="2025-02-25T15:45:00Z" w16du:dateUtc="2025-02-25T02:45:00Z">
              <w:r w:rsidR="000E20E4">
                <w:rPr>
                  <w:vertAlign w:val="subscript"/>
                </w:rPr>
                <w:t>r</w:t>
              </w:r>
              <w:r w:rsidRPr="001A19E6">
                <w:rPr>
                  <w:vertAlign w:val="subscript"/>
                </w:rPr>
                <w:t>c</w:t>
              </w:r>
            </w:ins>
          </w:p>
          <w:p w14:paraId="6940F854" w14:textId="4A42A41D" w:rsidR="00AE50D6" w:rsidRDefault="00AE50D6" w:rsidP="00B73B04">
            <w:pPr>
              <w:pStyle w:val="Equation"/>
              <w:rPr>
                <w:vertAlign w:val="subscript"/>
              </w:rPr>
            </w:pPr>
            <w:r>
              <w:t>ACSecondaryRiskMW</w:t>
            </w:r>
            <w:r>
              <w:rPr>
                <w:vertAlign w:val="subscript"/>
              </w:rPr>
              <w:t>rg</w:t>
            </w:r>
            <w:r w:rsidRPr="001A19E6">
              <w:rPr>
                <w:vertAlign w:val="subscript"/>
              </w:rPr>
              <w:t>,</w:t>
            </w:r>
            <w:del w:id="115" w:author="David Bullen" w:date="2025-02-25T15:45:00Z" w16du:dateUtc="2025-02-25T02:45:00Z">
              <w:r w:rsidRPr="001A19E6">
                <w:rPr>
                  <w:vertAlign w:val="subscript"/>
                </w:rPr>
                <w:delText>c</w:delText>
              </w:r>
            </w:del>
            <w:ins w:id="116" w:author="David Bullen" w:date="2025-02-25T15:45:00Z" w16du:dateUtc="2025-02-25T02:45:00Z">
              <w:r w:rsidR="000E20E4">
                <w:rPr>
                  <w:vertAlign w:val="subscript"/>
                </w:rPr>
                <w:t>r</w:t>
              </w:r>
              <w:r w:rsidRPr="001A19E6">
                <w:rPr>
                  <w:vertAlign w:val="subscript"/>
                </w:rPr>
                <w:t>c</w:t>
              </w:r>
            </w:ins>
          </w:p>
          <w:p w14:paraId="7C838AD3" w14:textId="799ED548" w:rsidR="00AE50D6" w:rsidRPr="008C401A" w:rsidRDefault="00AE50D6" w:rsidP="00B73B04">
            <w:pPr>
              <w:pStyle w:val="Equation"/>
            </w:pPr>
            <w:r>
              <w:t>ACSecondaryRiskMW</w:t>
            </w:r>
            <w:r>
              <w:rPr>
                <w:vertAlign w:val="subscript"/>
              </w:rPr>
              <w:t>lr</w:t>
            </w:r>
            <w:r w:rsidRPr="001A19E6">
              <w:rPr>
                <w:vertAlign w:val="subscript"/>
              </w:rPr>
              <w:t>,</w:t>
            </w:r>
            <w:del w:id="117" w:author="David Bullen" w:date="2025-02-25T15:45:00Z" w16du:dateUtc="2025-02-25T02:45:00Z">
              <w:r w:rsidRPr="001A19E6">
                <w:rPr>
                  <w:vertAlign w:val="subscript"/>
                </w:rPr>
                <w:delText>c</w:delText>
              </w:r>
            </w:del>
            <w:ins w:id="118" w:author="David Bullen" w:date="2025-02-25T15:45:00Z" w16du:dateUtc="2025-02-25T02:45:00Z">
              <w:r w:rsidR="000E20E4">
                <w:rPr>
                  <w:vertAlign w:val="subscript"/>
                </w:rPr>
                <w:t>r</w:t>
              </w:r>
              <w:r w:rsidRPr="001A19E6">
                <w:rPr>
                  <w:vertAlign w:val="subscript"/>
                </w:rPr>
                <w:t>c</w:t>
              </w:r>
            </w:ins>
          </w:p>
        </w:tc>
        <w:tc>
          <w:tcPr>
            <w:tcW w:w="4083" w:type="dxa"/>
          </w:tcPr>
          <w:p w14:paraId="5D71B876" w14:textId="5D6928CF" w:rsidR="00AE50D6" w:rsidRDefault="00AE50D6" w:rsidP="00B73B04">
            <w:pPr>
              <w:pStyle w:val="BodyText"/>
              <w:ind w:left="0"/>
              <w:cnfStyle w:val="000000000000" w:firstRow="0" w:lastRow="0" w:firstColumn="0" w:lastColumn="0" w:oddVBand="0" w:evenVBand="0" w:oddHBand="0" w:evenHBand="0" w:firstRowFirstColumn="0" w:firstRowLastColumn="0" w:lastRowFirstColumn="0" w:lastRowLastColumn="0"/>
            </w:pPr>
            <w:r>
              <w:t xml:space="preserve">Secondary Risk MW for risk class  </w:t>
            </w:r>
            <w:del w:id="119" w:author="David Bullen" w:date="2025-02-25T15:45:00Z" w16du:dateUtc="2025-02-25T02:45:00Z">
              <w:r w:rsidRPr="00194375">
                <w:rPr>
                  <w:rStyle w:val="EqnNumChar"/>
                </w:rPr>
                <w:delText>c</w:delText>
              </w:r>
            </w:del>
            <w:ins w:id="120" w:author="David Bullen" w:date="2025-02-25T15:45:00Z" w16du:dateUtc="2025-02-25T02:45:00Z">
              <w:r w:rsidR="00F74428">
                <w:rPr>
                  <w:rStyle w:val="EqnNumChar"/>
                </w:rPr>
                <w:t>rc</w:t>
              </w:r>
            </w:ins>
            <w:r w:rsidRPr="00194375">
              <w:rPr>
                <w:rStyle w:val="EqnNumChar"/>
              </w:rPr>
              <w:t xml:space="preserve"> ∈ RISKCLASSES</w:t>
            </w:r>
            <w:r>
              <w:t xml:space="preserve"> associated with </w:t>
            </w:r>
            <w:r w:rsidRPr="007540FC">
              <w:rPr>
                <w:rFonts w:asciiTheme="minorHAnsi" w:hAnsiTheme="minorHAnsi" w:cstheme="minorHAnsi"/>
              </w:rPr>
              <w:t>generator</w:t>
            </w:r>
            <w:r>
              <w:rPr>
                <w:rFonts w:asciiTheme="minorHAnsi" w:hAnsiTheme="minorHAnsi" w:cstheme="minorHAnsi"/>
              </w:rPr>
              <w:t xml:space="preserve"> </w:t>
            </w:r>
            <w:r w:rsidRPr="009156D7">
              <w:rPr>
                <w:rFonts w:ascii="Times New Roman" w:hAnsi="Times New Roman"/>
                <w:i/>
                <w:iCs/>
              </w:rPr>
              <w:t>g</w:t>
            </w:r>
            <w:r>
              <w:rPr>
                <w:rFonts w:ascii="Times New Roman" w:hAnsi="Times New Roman"/>
                <w:i/>
                <w:iCs/>
              </w:rPr>
              <w:t xml:space="preserve"> </w:t>
            </w:r>
            <w:r>
              <w:t xml:space="preserve">and  any risk group </w:t>
            </w:r>
            <w:r>
              <w:rPr>
                <w:rFonts w:ascii="Times New Roman" w:hAnsi="Times New Roman"/>
                <w:i/>
                <w:iCs/>
              </w:rPr>
              <w:t>rg</w:t>
            </w:r>
            <w:r>
              <w:t xml:space="preserve"> or link risk </w:t>
            </w:r>
            <w:r>
              <w:rPr>
                <w:rFonts w:ascii="Times New Roman" w:hAnsi="Times New Roman"/>
                <w:i/>
                <w:iCs/>
              </w:rPr>
              <w:t>lr</w:t>
            </w:r>
            <w:r>
              <w:t xml:space="preserve"> associated with generator </w:t>
            </w:r>
            <w:r w:rsidRPr="00F31371">
              <w:rPr>
                <w:rFonts w:ascii="Times New Roman" w:hAnsi="Times New Roman"/>
                <w:i/>
                <w:iCs/>
              </w:rPr>
              <w:t>g</w:t>
            </w:r>
            <w:r>
              <w:rPr>
                <w:rFonts w:ascii="Times New Roman" w:hAnsi="Times New Roman"/>
                <w:i/>
                <w:iCs/>
              </w:rPr>
              <w:t>.</w:t>
            </w:r>
            <w:r>
              <w:t xml:space="preserve"> Included as a subtractor in the risk calculation associated with </w:t>
            </w:r>
            <w:r w:rsidRPr="00F31371">
              <w:rPr>
                <w:rFonts w:ascii="Times New Roman" w:hAnsi="Times New Roman"/>
                <w:i/>
                <w:iCs/>
              </w:rPr>
              <w:t>g</w:t>
            </w:r>
            <w:r>
              <w:rPr>
                <w:rFonts w:ascii="Times New Roman" w:hAnsi="Times New Roman"/>
                <w:i/>
                <w:iCs/>
              </w:rPr>
              <w:t>,</w:t>
            </w:r>
            <w:r>
              <w:t xml:space="preserve"> </w:t>
            </w:r>
            <w:r>
              <w:rPr>
                <w:rFonts w:ascii="Times New Roman" w:hAnsi="Times New Roman"/>
                <w:i/>
                <w:iCs/>
              </w:rPr>
              <w:t>rg</w:t>
            </w:r>
            <w:r>
              <w:t xml:space="preserve"> or </w:t>
            </w:r>
            <w:r>
              <w:rPr>
                <w:rFonts w:ascii="Times New Roman" w:hAnsi="Times New Roman"/>
                <w:i/>
                <w:iCs/>
              </w:rPr>
              <w:t>lr</w:t>
            </w:r>
            <w:r>
              <w:t xml:space="preserve"> because </w:t>
            </w:r>
            <w:r w:rsidRPr="009156D7">
              <w:rPr>
                <w:rFonts w:ascii="Times New Roman" w:hAnsi="Times New Roman"/>
                <w:i/>
                <w:iCs/>
              </w:rPr>
              <w:t>RiskOffsetParameter</w:t>
            </w:r>
            <w:r w:rsidRPr="009156D7">
              <w:rPr>
                <w:rFonts w:ascii="Times New Roman" w:hAnsi="Times New Roman"/>
                <w:i/>
                <w:iCs/>
                <w:vertAlign w:val="subscript"/>
              </w:rPr>
              <w:t>i,c,rc</w:t>
            </w:r>
            <w:r w:rsidRPr="009156D7">
              <w:rPr>
                <w:rFonts w:ascii="Times New Roman" w:hAnsi="Times New Roman"/>
                <w:i/>
                <w:iCs/>
              </w:rPr>
              <w:t xml:space="preserve"> </w:t>
            </w:r>
            <w:r>
              <w:t>already accounts for secondary risk.</w:t>
            </w:r>
          </w:p>
        </w:tc>
      </w:tr>
    </w:tbl>
    <w:p w14:paraId="59B38A79" w14:textId="7B5CB5CC" w:rsidR="00714039" w:rsidRDefault="00714039" w:rsidP="00C46AB9">
      <w:pPr>
        <w:pStyle w:val="Heading3"/>
      </w:pPr>
      <w:bookmarkStart w:id="121" w:name="_Toc189139602"/>
      <w:bookmarkEnd w:id="112"/>
      <w:r>
        <w:t>Index</w:t>
      </w:r>
      <w:bookmarkEnd w:id="121"/>
    </w:p>
    <w:tbl>
      <w:tblPr>
        <w:tblStyle w:val="SOReportTable"/>
        <w:tblW w:w="0" w:type="auto"/>
        <w:tblLook w:val="04A0" w:firstRow="1" w:lastRow="0" w:firstColumn="1" w:lastColumn="0" w:noHBand="0" w:noVBand="1"/>
      </w:tblPr>
      <w:tblGrid>
        <w:gridCol w:w="2787"/>
        <w:gridCol w:w="5011"/>
      </w:tblGrid>
      <w:tr w:rsidR="00714039" w14:paraId="1E998F38"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57D41B9F" w14:textId="77777777" w:rsidR="00714039" w:rsidRDefault="00714039" w:rsidP="00D872AD">
            <w:pPr>
              <w:pStyle w:val="BodyText"/>
              <w:ind w:left="0"/>
              <w:rPr>
                <w:lang w:eastAsia="en-GB"/>
              </w:rPr>
            </w:pPr>
            <w:r>
              <w:rPr>
                <w:lang w:eastAsia="en-GB"/>
              </w:rPr>
              <w:t>Item</w:t>
            </w:r>
          </w:p>
        </w:tc>
        <w:tc>
          <w:tcPr>
            <w:tcW w:w="5075" w:type="dxa"/>
          </w:tcPr>
          <w:p w14:paraId="7F349087"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714039" w14:paraId="3161ECB0" w14:textId="77777777" w:rsidTr="00D872AD">
        <w:tc>
          <w:tcPr>
            <w:cnfStyle w:val="001000000000" w:firstRow="0" w:lastRow="0" w:firstColumn="1" w:lastColumn="0" w:oddVBand="0" w:evenVBand="0" w:oddHBand="0" w:evenHBand="0" w:firstRowFirstColumn="0" w:firstRowLastColumn="0" w:lastRowFirstColumn="0" w:lastRowLastColumn="0"/>
            <w:tcW w:w="2842" w:type="dxa"/>
          </w:tcPr>
          <w:p w14:paraId="04181AB5" w14:textId="77777777" w:rsidR="00714039" w:rsidRDefault="00714039" w:rsidP="00D872AD">
            <w:pPr>
              <w:pStyle w:val="Equation"/>
            </w:pPr>
            <w:proofErr w:type="spellStart"/>
            <w:r>
              <w:t>rrz</w:t>
            </w:r>
            <w:proofErr w:type="spellEnd"/>
          </w:p>
        </w:tc>
        <w:tc>
          <w:tcPr>
            <w:tcW w:w="5075" w:type="dxa"/>
          </w:tcPr>
          <w:p w14:paraId="2BC5508C"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Index indicating the operational range of the HVDC for providing shared reserves in the reverse direction.</w:t>
            </w:r>
          </w:p>
          <w:p w14:paraId="4BAFC694" w14:textId="77777777" w:rsidR="00714039" w:rsidRPr="00001E7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i/>
                <w:lang w:eastAsia="en-GB"/>
              </w:rPr>
            </w:pPr>
            <w:proofErr w:type="spellStart"/>
            <w:r w:rsidRPr="00663A86">
              <w:rPr>
                <w:rFonts w:ascii="Times New Roman" w:hAnsi="Times New Roman"/>
                <w:i/>
              </w:rPr>
              <w:t>rrz</w:t>
            </w:r>
            <w:proofErr w:type="spellEnd"/>
            <w:r w:rsidRPr="00663A86">
              <w:rPr>
                <w:rFonts w:ascii="Times New Roman" w:hAnsi="Times New Roman"/>
                <w:i/>
              </w:rPr>
              <w:sym w:font="Symbol" w:char="F0CE"/>
            </w:r>
            <w:r w:rsidRPr="00663A86">
              <w:rPr>
                <w:rFonts w:ascii="Times New Roman" w:hAnsi="Times New Roman"/>
                <w:i/>
              </w:rPr>
              <w:t>{</w:t>
            </w:r>
            <w:proofErr w:type="spellStart"/>
            <w:r w:rsidRPr="00663A86">
              <w:rPr>
                <w:rFonts w:ascii="Times New Roman" w:hAnsi="Times New Roman"/>
                <w:i/>
              </w:rPr>
              <w:t>RoundPowerZone</w:t>
            </w:r>
            <w:proofErr w:type="spellEnd"/>
            <w:r w:rsidRPr="00663A86">
              <w:rPr>
                <w:rFonts w:ascii="Times New Roman" w:hAnsi="Times New Roman"/>
                <w:i/>
              </w:rPr>
              <w:t>,</w:t>
            </w:r>
            <w:r>
              <w:rPr>
                <w:rFonts w:ascii="Times New Roman" w:hAnsi="Times New Roman"/>
                <w:i/>
              </w:rPr>
              <w:t xml:space="preserve"> </w:t>
            </w:r>
            <w:proofErr w:type="spellStart"/>
            <w:r w:rsidRPr="00663A86">
              <w:rPr>
                <w:rFonts w:ascii="Times New Roman" w:hAnsi="Times New Roman"/>
                <w:i/>
              </w:rPr>
              <w:t>NoReverseZone</w:t>
            </w:r>
            <w:proofErr w:type="spellEnd"/>
            <w:r w:rsidRPr="00663A86">
              <w:rPr>
                <w:rFonts w:ascii="Times New Roman" w:hAnsi="Times New Roman"/>
                <w:i/>
              </w:rPr>
              <w:t>,</w:t>
            </w:r>
            <w:r>
              <w:rPr>
                <w:rFonts w:ascii="Times New Roman" w:hAnsi="Times New Roman"/>
                <w:i/>
              </w:rPr>
              <w:t xml:space="preserve"> </w:t>
            </w:r>
            <w:proofErr w:type="spellStart"/>
            <w:r w:rsidRPr="00663A86">
              <w:rPr>
                <w:rFonts w:ascii="Times New Roman" w:hAnsi="Times New Roman"/>
                <w:i/>
              </w:rPr>
              <w:t>ReverseZone</w:t>
            </w:r>
            <w:proofErr w:type="spellEnd"/>
            <w:r>
              <w:rPr>
                <w:rFonts w:ascii="Times New Roman" w:hAnsi="Times New Roman"/>
                <w:i/>
              </w:rPr>
              <w:t>}</w:t>
            </w:r>
          </w:p>
        </w:tc>
      </w:tr>
      <w:tr w:rsidR="00714039" w14:paraId="7F3FD77F" w14:textId="77777777" w:rsidTr="00D872AD">
        <w:tc>
          <w:tcPr>
            <w:cnfStyle w:val="001000000000" w:firstRow="0" w:lastRow="0" w:firstColumn="1" w:lastColumn="0" w:oddVBand="0" w:evenVBand="0" w:oddHBand="0" w:evenHBand="0" w:firstRowFirstColumn="0" w:firstRowLastColumn="0" w:lastRowFirstColumn="0" w:lastRowLastColumn="0"/>
            <w:tcW w:w="2842" w:type="dxa"/>
          </w:tcPr>
          <w:p w14:paraId="14C1FC60" w14:textId="77777777" w:rsidR="00714039" w:rsidRDefault="00714039" w:rsidP="00D872AD">
            <w:pPr>
              <w:pStyle w:val="Equation"/>
            </w:pPr>
            <w:proofErr w:type="spellStart"/>
            <w:r>
              <w:t>rsbp</w:t>
            </w:r>
            <w:proofErr w:type="spellEnd"/>
          </w:p>
        </w:tc>
        <w:tc>
          <w:tcPr>
            <w:tcW w:w="5075" w:type="dxa"/>
          </w:tcPr>
          <w:p w14:paraId="70FB9995"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Index of the reserve sharing break points from 1 to </w:t>
            </w:r>
            <w:proofErr w:type="spellStart"/>
            <w:r>
              <w:rPr>
                <w:rFonts w:ascii="Times New Roman" w:hAnsi="Times New Roman"/>
                <w:i/>
              </w:rPr>
              <w:t>ReserveShare</w:t>
            </w:r>
            <w:r w:rsidRPr="005A463E">
              <w:rPr>
                <w:rFonts w:ascii="Times New Roman" w:hAnsi="Times New Roman"/>
                <w:i/>
              </w:rPr>
              <w:t>Breakpoints</w:t>
            </w:r>
            <w:proofErr w:type="spellEnd"/>
            <w:r>
              <w:rPr>
                <w:rFonts w:ascii="Times New Roman" w:hAnsi="Times New Roman"/>
              </w:rPr>
              <w:t xml:space="preserve"> </w:t>
            </w:r>
            <w:r>
              <w:t>which are used to model the HVDC flow and losses after reserve sharing.</w:t>
            </w:r>
          </w:p>
        </w:tc>
      </w:tr>
    </w:tbl>
    <w:p w14:paraId="4F3B1268" w14:textId="77777777" w:rsidR="00714039" w:rsidRDefault="00714039" w:rsidP="00C46AB9">
      <w:pPr>
        <w:pStyle w:val="Heading3"/>
      </w:pPr>
      <w:bookmarkStart w:id="122" w:name="_Toc189139603"/>
      <w:r>
        <w:t>Variables</w:t>
      </w:r>
      <w:bookmarkEnd w:id="122"/>
    </w:p>
    <w:tbl>
      <w:tblPr>
        <w:tblStyle w:val="SOReportTable"/>
        <w:tblW w:w="0" w:type="auto"/>
        <w:tblLook w:val="04A0" w:firstRow="1" w:lastRow="0" w:firstColumn="1" w:lastColumn="0" w:noHBand="0" w:noVBand="1"/>
      </w:tblPr>
      <w:tblGrid>
        <w:gridCol w:w="2699"/>
        <w:gridCol w:w="5099"/>
      </w:tblGrid>
      <w:tr w:rsidR="00714039" w14:paraId="4F8D805D" w14:textId="77777777" w:rsidTr="00836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283DEF95" w14:textId="77777777" w:rsidR="00714039" w:rsidRDefault="00714039" w:rsidP="00D872AD">
            <w:pPr>
              <w:pStyle w:val="BodyText"/>
              <w:ind w:left="0"/>
              <w:rPr>
                <w:lang w:eastAsia="en-GB"/>
              </w:rPr>
            </w:pPr>
            <w:r>
              <w:rPr>
                <w:lang w:eastAsia="en-GB"/>
              </w:rPr>
              <w:t>Item</w:t>
            </w:r>
          </w:p>
        </w:tc>
        <w:tc>
          <w:tcPr>
            <w:tcW w:w="5217" w:type="dxa"/>
          </w:tcPr>
          <w:p w14:paraId="6B1CEBC3"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33DE35A3"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0282589D" w14:textId="77777777" w:rsidR="00714039" w:rsidRDefault="00714039" w:rsidP="00D872AD">
            <w:pPr>
              <w:pStyle w:val="Equation"/>
            </w:pPr>
            <w:proofErr w:type="spellStart"/>
            <w:r>
              <w:t>Reserve</w:t>
            </w:r>
            <w:r w:rsidRPr="00827B5A">
              <w:rPr>
                <w:vertAlign w:val="subscript"/>
              </w:rPr>
              <w:t>r</w:t>
            </w:r>
            <w:proofErr w:type="spellEnd"/>
          </w:p>
        </w:tc>
        <w:tc>
          <w:tcPr>
            <w:tcW w:w="5217" w:type="dxa"/>
          </w:tcPr>
          <w:p w14:paraId="5D8E36EE"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reserve scheduled corresponding to reserve offer </w:t>
            </w:r>
            <w:r>
              <w:rPr>
                <w:i/>
              </w:rPr>
              <w:t>r</w:t>
            </w:r>
            <w:r>
              <w:sym w:font="Symbol" w:char="F0CE"/>
            </w:r>
            <w:r>
              <w:rPr>
                <w:i/>
              </w:rPr>
              <w:t>RESERVEOFFERS.</w:t>
            </w:r>
          </w:p>
        </w:tc>
      </w:tr>
      <w:tr w:rsidR="00714039" w14:paraId="5720E000"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6EBC6B47" w14:textId="77777777" w:rsidR="00714039" w:rsidRDefault="00714039" w:rsidP="00D872AD">
            <w:pPr>
              <w:pStyle w:val="Equation"/>
            </w:pPr>
            <w:proofErr w:type="spellStart"/>
            <w:r>
              <w:t>ReserveBlock</w:t>
            </w:r>
            <w:r w:rsidRPr="00827B5A">
              <w:rPr>
                <w:vertAlign w:val="subscript"/>
              </w:rPr>
              <w:t>r</w:t>
            </w:r>
            <w:r>
              <w:rPr>
                <w:vertAlign w:val="subscript"/>
              </w:rPr>
              <w:t>,</w:t>
            </w:r>
            <w:r w:rsidRPr="00827B5A">
              <w:rPr>
                <w:vertAlign w:val="subscript"/>
              </w:rPr>
              <w:t>j</w:t>
            </w:r>
            <w:proofErr w:type="spellEnd"/>
          </w:p>
        </w:tc>
        <w:tc>
          <w:tcPr>
            <w:tcW w:w="5217" w:type="dxa"/>
          </w:tcPr>
          <w:p w14:paraId="4D6C846B"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reserve scheduled corresponding to </w:t>
            </w:r>
            <w:r>
              <w:rPr>
                <w:i/>
              </w:rPr>
              <w:t>j</w:t>
            </w:r>
            <w:proofErr w:type="spellStart"/>
            <w:r>
              <w:rPr>
                <w:i/>
                <w:position w:val="6"/>
                <w:sz w:val="16"/>
                <w:vertAlign w:val="superscript"/>
              </w:rPr>
              <w:t>th</w:t>
            </w:r>
            <w:proofErr w:type="spellEnd"/>
            <w:r>
              <w:t xml:space="preserve"> block of the offer</w:t>
            </w:r>
            <w:r>
              <w:rPr>
                <w:i/>
              </w:rPr>
              <w:t>.</w:t>
            </w:r>
          </w:p>
        </w:tc>
      </w:tr>
      <w:tr w:rsidR="00714039" w14:paraId="4A88764C"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233E45C1" w14:textId="77777777" w:rsidR="00714039" w:rsidRDefault="00714039" w:rsidP="00D872AD">
            <w:pPr>
              <w:pStyle w:val="Equation"/>
            </w:pPr>
            <w:proofErr w:type="spellStart"/>
            <w:r>
              <w:t>IslandRisk</w:t>
            </w:r>
            <w:r w:rsidRPr="00827B5A">
              <w:rPr>
                <w:vertAlign w:val="subscript"/>
              </w:rPr>
              <w:t>i,c,rc</w:t>
            </w:r>
            <w:proofErr w:type="spellEnd"/>
          </w:p>
        </w:tc>
        <w:tc>
          <w:tcPr>
            <w:tcW w:w="5217" w:type="dxa"/>
          </w:tcPr>
          <w:p w14:paraId="2706CA37"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MW risk for island </w:t>
            </w:r>
            <w:r>
              <w:rPr>
                <w:i/>
              </w:rPr>
              <w:t>i</w:t>
            </w:r>
            <w:r>
              <w:sym w:font="Symbol" w:char="F0CE"/>
            </w:r>
            <w:r>
              <w:rPr>
                <w:i/>
              </w:rPr>
              <w:t>ISLANDS</w:t>
            </w:r>
            <w:r>
              <w:t>, reserve class</w:t>
            </w:r>
            <w:r>
              <w:rPr>
                <w:i/>
              </w:rPr>
              <w:t xml:space="preserve"> c</w:t>
            </w:r>
            <w:r>
              <w:sym w:font="Symbol" w:char="F0CE"/>
            </w:r>
            <w:r>
              <w:rPr>
                <w:i/>
              </w:rPr>
              <w:t>RESERVECLASSES</w:t>
            </w:r>
            <w:r>
              <w:t xml:space="preserve"> and risk class </w:t>
            </w:r>
            <w:r>
              <w:rPr>
                <w:i/>
              </w:rPr>
              <w:t>rc</w:t>
            </w:r>
            <w:r>
              <w:sym w:font="Symbol" w:char="F0CE"/>
            </w:r>
            <w:r>
              <w:rPr>
                <w:i/>
              </w:rPr>
              <w:t xml:space="preserve"> </w:t>
            </w:r>
            <w:proofErr w:type="spellStart"/>
            <w:r>
              <w:rPr>
                <w:i/>
              </w:rPr>
              <w:t>RISKCLASSES</w:t>
            </w:r>
            <w:r>
              <w:rPr>
                <w:i/>
                <w:vertAlign w:val="subscript"/>
              </w:rPr>
              <w:t>i</w:t>
            </w:r>
            <w:proofErr w:type="spellEnd"/>
            <w:r>
              <w:t>. The variable is unrestricted (due to the risk offset the island risk variable may become negative).</w:t>
            </w:r>
          </w:p>
        </w:tc>
      </w:tr>
      <w:tr w:rsidR="00714039" w14:paraId="0F16F353"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702F2509" w14:textId="77777777" w:rsidR="00714039" w:rsidRDefault="00714039" w:rsidP="00D872AD">
            <w:pPr>
              <w:pStyle w:val="Equation"/>
            </w:pPr>
            <w:proofErr w:type="spellStart"/>
            <w:r>
              <w:t>HVDCRec</w:t>
            </w:r>
            <w:r w:rsidRPr="00827B5A">
              <w:rPr>
                <w:vertAlign w:val="subscript"/>
              </w:rPr>
              <w:t>i</w:t>
            </w:r>
            <w:proofErr w:type="spellEnd"/>
          </w:p>
        </w:tc>
        <w:tc>
          <w:tcPr>
            <w:tcW w:w="5217" w:type="dxa"/>
          </w:tcPr>
          <w:p w14:paraId="5BACCBE5"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The total net pre-contingent HVDC flow received at island </w:t>
            </w:r>
            <w:r>
              <w:rPr>
                <w:i/>
              </w:rPr>
              <w:t>i</w:t>
            </w:r>
            <w:r>
              <w:t>. The variable is unrestricted, i.e. negative for export.</w:t>
            </w:r>
          </w:p>
        </w:tc>
      </w:tr>
      <w:tr w:rsidR="00714039" w14:paraId="6604E6F9"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7E81768A" w14:textId="77777777" w:rsidR="00714039" w:rsidRDefault="00714039" w:rsidP="00D872AD">
            <w:pPr>
              <w:pStyle w:val="Equation"/>
            </w:pPr>
            <w:proofErr w:type="spellStart"/>
            <w:r>
              <w:t>RiskOffset</w:t>
            </w:r>
            <w:r w:rsidRPr="00827B5A">
              <w:rPr>
                <w:vertAlign w:val="subscript"/>
              </w:rPr>
              <w:t>i,c,rc</w:t>
            </w:r>
            <w:proofErr w:type="spellEnd"/>
          </w:p>
        </w:tc>
        <w:tc>
          <w:tcPr>
            <w:tcW w:w="5217" w:type="dxa"/>
          </w:tcPr>
          <w:p w14:paraId="47AD7F99" w14:textId="77777777" w:rsidR="00714039" w:rsidRPr="00ED02CE"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The risk offset  applies for island </w:t>
            </w:r>
            <w:r>
              <w:rPr>
                <w:i/>
              </w:rPr>
              <w:t>i</w:t>
            </w:r>
            <w:r>
              <w:sym w:font="Symbol" w:char="F0CE"/>
            </w:r>
            <w:r>
              <w:rPr>
                <w:i/>
              </w:rPr>
              <w:t xml:space="preserve">ISLANDS, </w:t>
            </w:r>
            <w:r>
              <w:t>reserve class</w:t>
            </w:r>
            <w:r>
              <w:rPr>
                <w:i/>
              </w:rPr>
              <w:t xml:space="preserve"> c</w:t>
            </w:r>
            <w:r>
              <w:sym w:font="Symbol" w:char="F0CE"/>
            </w:r>
            <w:r>
              <w:rPr>
                <w:i/>
              </w:rPr>
              <w:t xml:space="preserve">RESERVECLASSES </w:t>
            </w:r>
            <w:r w:rsidRPr="00C00DC9">
              <w:t>and</w:t>
            </w:r>
            <w:r>
              <w:rPr>
                <w:i/>
              </w:rPr>
              <w:t xml:space="preserve"> risk class </w:t>
            </w:r>
            <m:oMath>
              <m:r>
                <w:rPr>
                  <w:rFonts w:ascii="Cambria Math" w:hAnsi="Cambria Math"/>
                </w:rPr>
                <m:t>rc∈</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DCCE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DCECE</m:t>
                      </m:r>
                    </m:e>
                    <m:sub>
                      <m:r>
                        <w:rPr>
                          <w:rFonts w:ascii="Cambria Math" w:hAnsi="Cambria Math"/>
                        </w:rPr>
                        <m:t>i</m:t>
                      </m:r>
                    </m:sub>
                  </m:sSub>
                </m:e>
              </m:d>
            </m:oMath>
            <w:r>
              <w:rPr>
                <w:i/>
              </w:rPr>
              <w:t xml:space="preserve"> </w:t>
            </w:r>
          </w:p>
        </w:tc>
      </w:tr>
      <w:tr w:rsidR="00714039" w14:paraId="5AB7C662"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651DC8DA" w14:textId="77777777" w:rsidR="00714039" w:rsidRDefault="00714039" w:rsidP="00D872AD">
            <w:pPr>
              <w:pStyle w:val="Equation"/>
            </w:pPr>
            <w:proofErr w:type="spellStart"/>
            <w:r>
              <w:t>Rampup</w:t>
            </w:r>
            <w:r w:rsidRPr="00827B5A">
              <w:rPr>
                <w:vertAlign w:val="subscript"/>
              </w:rPr>
              <w:t>i</w:t>
            </w:r>
            <w:proofErr w:type="spellEnd"/>
          </w:p>
        </w:tc>
        <w:tc>
          <w:tcPr>
            <w:tcW w:w="5217" w:type="dxa"/>
          </w:tcPr>
          <w:p w14:paraId="42AF50B3"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HVDC pole </w:t>
            </w:r>
            <w:proofErr w:type="spellStart"/>
            <w:r>
              <w:t>rampup</w:t>
            </w:r>
            <w:proofErr w:type="spellEnd"/>
            <w:r>
              <w:t xml:space="preserve"> contribution to covering the DCCE risk.</w:t>
            </w:r>
          </w:p>
        </w:tc>
      </w:tr>
      <w:tr w:rsidR="00714039" w14:paraId="5D2725B0"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574271E5" w14:textId="77777777" w:rsidR="00714039" w:rsidRPr="00663A86" w:rsidRDefault="00714039" w:rsidP="00D872AD">
            <w:pPr>
              <w:pStyle w:val="Equation"/>
              <w:rPr>
                <w:vertAlign w:val="subscript"/>
              </w:rPr>
            </w:pPr>
            <w:proofErr w:type="spellStart"/>
            <w:r>
              <w:rPr>
                <w:color w:val="auto"/>
                <w:szCs w:val="20"/>
                <w:lang w:eastAsia="en-NZ"/>
              </w:rPr>
              <w:t>IslandReserve</w:t>
            </w:r>
            <w:r>
              <w:rPr>
                <w:color w:val="auto"/>
                <w:szCs w:val="20"/>
                <w:vertAlign w:val="subscript"/>
                <w:lang w:eastAsia="en-NZ"/>
              </w:rPr>
              <w:t>i,c</w:t>
            </w:r>
            <w:proofErr w:type="spellEnd"/>
          </w:p>
        </w:tc>
        <w:tc>
          <w:tcPr>
            <w:tcW w:w="5217" w:type="dxa"/>
          </w:tcPr>
          <w:p w14:paraId="2B18454B"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The reserve of class </w:t>
            </w:r>
            <w:r>
              <w:rPr>
                <w:i/>
              </w:rPr>
              <w:t>c</w:t>
            </w:r>
            <w:r>
              <w:sym w:font="Symbol" w:char="F0CE"/>
            </w:r>
            <w:r>
              <w:rPr>
                <w:i/>
              </w:rPr>
              <w:t>RESERVECLASSES</w:t>
            </w:r>
            <w:r>
              <w:t xml:space="preserve"> scheduled at island </w:t>
            </w:r>
            <w:r>
              <w:rPr>
                <w:i/>
              </w:rPr>
              <w:t>i</w:t>
            </w:r>
            <w:r>
              <w:sym w:font="Symbol" w:char="F0CE"/>
            </w:r>
            <w:r>
              <w:rPr>
                <w:i/>
              </w:rPr>
              <w:t xml:space="preserve">ISLANDS  </w:t>
            </w:r>
          </w:p>
        </w:tc>
      </w:tr>
      <w:tr w:rsidR="00714039" w14:paraId="67DA2D8A"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41DDA9CD" w14:textId="77777777" w:rsidR="00714039" w:rsidRDefault="00714039" w:rsidP="00D872AD">
            <w:pPr>
              <w:pStyle w:val="Equation"/>
              <w:rPr>
                <w:rFonts w:ascii="Arial" w:hAnsi="Arial"/>
                <w:i w:val="0"/>
                <w:color w:val="auto"/>
                <w:szCs w:val="20"/>
                <w:lang w:eastAsia="en-NZ"/>
              </w:rPr>
            </w:pPr>
            <w:proofErr w:type="spellStart"/>
            <w:r>
              <w:t>HVDCSent</w:t>
            </w:r>
            <w:r w:rsidRPr="008046A8">
              <w:rPr>
                <w:vertAlign w:val="subscript"/>
              </w:rPr>
              <w:t>i</w:t>
            </w:r>
            <w:proofErr w:type="spellEnd"/>
          </w:p>
        </w:tc>
        <w:tc>
          <w:tcPr>
            <w:tcW w:w="5217" w:type="dxa"/>
          </w:tcPr>
          <w:p w14:paraId="6FC807A5"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HVDC energy sent from island </w:t>
            </w:r>
            <w:r>
              <w:rPr>
                <w:i/>
              </w:rPr>
              <w:t>i</w:t>
            </w:r>
            <w:r>
              <w:t>. Calculated as the sum of flow at the sending nodes.</w:t>
            </w:r>
          </w:p>
        </w:tc>
      </w:tr>
      <w:tr w:rsidR="00714039" w14:paraId="0E0DCD74"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3811F6DA" w14:textId="77777777" w:rsidR="00714039" w:rsidRDefault="00714039" w:rsidP="00D872AD">
            <w:pPr>
              <w:pStyle w:val="Equation"/>
            </w:pPr>
            <w:proofErr w:type="spellStart"/>
            <w:r>
              <w:t>SharedNFR</w:t>
            </w:r>
            <w:r w:rsidRPr="00001E74">
              <w:rPr>
                <w:vertAlign w:val="subscript"/>
              </w:rPr>
              <w:t>i,c</w:t>
            </w:r>
            <w:proofErr w:type="spellEnd"/>
          </w:p>
        </w:tc>
        <w:tc>
          <w:tcPr>
            <w:tcW w:w="5217" w:type="dxa"/>
          </w:tcPr>
          <w:p w14:paraId="2437DC5E"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Component of shared reserves that is provided by load damping in the non-risk island </w:t>
            </w:r>
            <w:r>
              <w:rPr>
                <w:i/>
              </w:rPr>
              <w:t>i</w:t>
            </w:r>
            <w:r>
              <w:t xml:space="preserve"> for reserve class </w:t>
            </w:r>
            <w:r>
              <w:rPr>
                <w:i/>
              </w:rPr>
              <w:t>c</w:t>
            </w:r>
            <w:r>
              <w:t>.</w:t>
            </w:r>
          </w:p>
        </w:tc>
      </w:tr>
      <w:tr w:rsidR="00714039" w14:paraId="1E026835"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428FA3AC" w14:textId="77777777" w:rsidR="00714039" w:rsidRDefault="00714039" w:rsidP="00D872AD">
            <w:pPr>
              <w:pStyle w:val="Equation"/>
            </w:pPr>
            <w:proofErr w:type="spellStart"/>
            <w:r>
              <w:t>SharedIslandReserve</w:t>
            </w:r>
            <w:r w:rsidRPr="00001E74">
              <w:rPr>
                <w:vertAlign w:val="subscript"/>
              </w:rPr>
              <w:t>i,c</w:t>
            </w:r>
            <w:proofErr w:type="spellEnd"/>
          </w:p>
        </w:tc>
        <w:tc>
          <w:tcPr>
            <w:tcW w:w="5217" w:type="dxa"/>
          </w:tcPr>
          <w:p w14:paraId="1B86D0BB"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Reserve cleared in the non-risk island </w:t>
            </w:r>
            <w:r w:rsidRPr="00001E74">
              <w:rPr>
                <w:i/>
              </w:rPr>
              <w:t>i</w:t>
            </w:r>
            <w:r>
              <w:t xml:space="preserve"> that could be shared for reserve class </w:t>
            </w:r>
            <w:r w:rsidRPr="00001E74">
              <w:rPr>
                <w:i/>
              </w:rPr>
              <w:t>c</w:t>
            </w:r>
            <w:r>
              <w:t>.</w:t>
            </w:r>
          </w:p>
        </w:tc>
      </w:tr>
      <w:tr w:rsidR="00714039" w14:paraId="6EA275FC"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5D647DA9" w14:textId="77777777" w:rsidR="00714039" w:rsidRDefault="00714039" w:rsidP="00D872AD">
            <w:pPr>
              <w:pStyle w:val="Equation"/>
            </w:pPr>
            <w:proofErr w:type="spellStart"/>
            <w:r>
              <w:t>ResShareEffective</w:t>
            </w:r>
            <w:r w:rsidRPr="00827B5A">
              <w:rPr>
                <w:vertAlign w:val="subscript"/>
              </w:rPr>
              <w:t>i,c,rc</w:t>
            </w:r>
            <w:proofErr w:type="spellEnd"/>
          </w:p>
        </w:tc>
        <w:tc>
          <w:tcPr>
            <w:tcW w:w="5217" w:type="dxa"/>
          </w:tcPr>
          <w:p w14:paraId="7335B660"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Reserve sharing received after adjustment for effectiveness in island </w:t>
            </w:r>
            <w:r w:rsidRPr="00001E74">
              <w:rPr>
                <w:i/>
              </w:rPr>
              <w:t>i</w:t>
            </w:r>
            <w:r>
              <w:t xml:space="preserve">, reserve class </w:t>
            </w:r>
            <w:r w:rsidRPr="00001E74">
              <w:rPr>
                <w:i/>
              </w:rPr>
              <w:t>c</w:t>
            </w:r>
            <w:r>
              <w:t xml:space="preserve"> and risk class </w:t>
            </w:r>
            <w:r w:rsidRPr="00001E74">
              <w:rPr>
                <w:i/>
              </w:rPr>
              <w:t>rc</w:t>
            </w:r>
            <w:r>
              <w:t xml:space="preserve">. </w:t>
            </w:r>
          </w:p>
        </w:tc>
      </w:tr>
      <w:tr w:rsidR="00714039" w14:paraId="4DD84CBE"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69954127" w14:textId="77777777" w:rsidR="00714039" w:rsidRDefault="00714039" w:rsidP="00D872AD">
            <w:pPr>
              <w:pStyle w:val="Equation"/>
            </w:pPr>
            <w:proofErr w:type="spellStart"/>
            <w:r>
              <w:t>ResShareSent</w:t>
            </w:r>
            <w:r w:rsidRPr="00001E74">
              <w:rPr>
                <w:vertAlign w:val="subscript"/>
              </w:rPr>
              <w:t>i</w:t>
            </w:r>
            <w:r>
              <w:rPr>
                <w:vertAlign w:val="subscript"/>
              </w:rPr>
              <w:t>,c,rd</w:t>
            </w:r>
            <w:proofErr w:type="spellEnd"/>
          </w:p>
        </w:tc>
        <w:tc>
          <w:tcPr>
            <w:tcW w:w="5217" w:type="dxa"/>
          </w:tcPr>
          <w:p w14:paraId="1DF151B5"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Reserve sharing provided by the non-risk island </w:t>
            </w:r>
            <w:r w:rsidRPr="00001E74">
              <w:rPr>
                <w:i/>
              </w:rPr>
              <w:t>i</w:t>
            </w:r>
            <w:r>
              <w:t xml:space="preserve"> for reserve class </w:t>
            </w:r>
            <w:r w:rsidRPr="00001E74">
              <w:rPr>
                <w:i/>
              </w:rPr>
              <w:t>c</w:t>
            </w:r>
            <w:r>
              <w:t xml:space="preserve"> in reserve sharing direction </w:t>
            </w:r>
            <w:r w:rsidRPr="00001E74">
              <w:rPr>
                <w:i/>
              </w:rPr>
              <w:t>rd</w:t>
            </w:r>
            <w:r>
              <w:t>.</w:t>
            </w:r>
          </w:p>
        </w:tc>
      </w:tr>
      <w:tr w:rsidR="00714039" w14:paraId="28FDE69E"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7E04F381" w14:textId="77777777" w:rsidR="00714039" w:rsidRDefault="00714039" w:rsidP="00D872AD">
            <w:pPr>
              <w:pStyle w:val="Equation"/>
            </w:pPr>
            <w:proofErr w:type="spellStart"/>
            <w:r>
              <w:t>ResShareReceived</w:t>
            </w:r>
            <w:r w:rsidRPr="008046A8">
              <w:rPr>
                <w:vertAlign w:val="subscript"/>
              </w:rPr>
              <w:t>i</w:t>
            </w:r>
            <w:r>
              <w:rPr>
                <w:vertAlign w:val="subscript"/>
              </w:rPr>
              <w:t>,c,rd</w:t>
            </w:r>
            <w:proofErr w:type="spellEnd"/>
          </w:p>
        </w:tc>
        <w:tc>
          <w:tcPr>
            <w:tcW w:w="5217" w:type="dxa"/>
          </w:tcPr>
          <w:p w14:paraId="1EFE9DF1"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Reserve sharing received by the risk island </w:t>
            </w:r>
            <w:r w:rsidRPr="008046A8">
              <w:rPr>
                <w:i/>
              </w:rPr>
              <w:t>i</w:t>
            </w:r>
            <w:r>
              <w:t xml:space="preserve"> for reserve class </w:t>
            </w:r>
            <w:r w:rsidRPr="008046A8">
              <w:rPr>
                <w:i/>
              </w:rPr>
              <w:t>c</w:t>
            </w:r>
            <w:r>
              <w:t xml:space="preserve"> in reserve sharing direction </w:t>
            </w:r>
            <w:r w:rsidRPr="008046A8">
              <w:rPr>
                <w:i/>
              </w:rPr>
              <w:t>rd</w:t>
            </w:r>
            <w:r>
              <w:t>.</w:t>
            </w:r>
          </w:p>
        </w:tc>
      </w:tr>
      <w:tr w:rsidR="00714039" w14:paraId="275197CE"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2F84FA7D" w14:textId="77777777" w:rsidR="00714039" w:rsidRDefault="00714039" w:rsidP="00D872AD">
            <w:pPr>
              <w:pStyle w:val="Equation"/>
            </w:pPr>
            <w:proofErr w:type="spellStart"/>
            <w:r>
              <w:t>IsSendingHVDC</w:t>
            </w:r>
            <w:r w:rsidRPr="00001E74">
              <w:rPr>
                <w:vertAlign w:val="subscript"/>
              </w:rPr>
              <w:t>i</w:t>
            </w:r>
            <w:proofErr w:type="spellEnd"/>
          </w:p>
        </w:tc>
        <w:tc>
          <w:tcPr>
            <w:tcW w:w="5217" w:type="dxa"/>
          </w:tcPr>
          <w:p w14:paraId="1B8A6501"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Binary variable indicating if island </w:t>
            </w:r>
            <w:r w:rsidRPr="00001E74">
              <w:rPr>
                <w:i/>
              </w:rPr>
              <w:t>i</w:t>
            </w:r>
            <w:r w:rsidRPr="00001E74">
              <w:t xml:space="preserve"> </w:t>
            </w:r>
            <w:r>
              <w:t>is the sending end of the HVDC flow. 1 = Yes.</w:t>
            </w:r>
            <w:r w:rsidRPr="00001E74">
              <w:t xml:space="preserve"> </w:t>
            </w:r>
          </w:p>
        </w:tc>
      </w:tr>
      <w:tr w:rsidR="00714039" w14:paraId="0D041CE2"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00397568" w14:textId="77777777" w:rsidR="00714039" w:rsidRDefault="00714039" w:rsidP="00D872AD">
            <w:pPr>
              <w:pStyle w:val="Equation"/>
            </w:pPr>
            <w:proofErr w:type="spellStart"/>
            <w:r>
              <w:t>InZone</w:t>
            </w:r>
            <w:r w:rsidRPr="00001E74">
              <w:rPr>
                <w:vertAlign w:val="subscript"/>
              </w:rPr>
              <w:t>i,c</w:t>
            </w:r>
            <w:r>
              <w:rPr>
                <w:vertAlign w:val="subscript"/>
              </w:rPr>
              <w:t>,rrz</w:t>
            </w:r>
            <w:proofErr w:type="spellEnd"/>
          </w:p>
        </w:tc>
        <w:tc>
          <w:tcPr>
            <w:tcW w:w="5217" w:type="dxa"/>
          </w:tcPr>
          <w:p w14:paraId="3759D9C5"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Binary variable (1 = Yes) indicating if the HVDC flow is in a zone (</w:t>
            </w:r>
            <w:proofErr w:type="spellStart"/>
            <w:r w:rsidRPr="00001E74">
              <w:rPr>
                <w:i/>
              </w:rPr>
              <w:t>rrz</w:t>
            </w:r>
            <w:proofErr w:type="spellEnd"/>
            <w:r>
              <w:t xml:space="preserve">) that facilitates the appropriate quantity of shared reserves in the reverse direction to the HVDC sending island </w:t>
            </w:r>
            <w:r w:rsidRPr="00001E74">
              <w:rPr>
                <w:i/>
              </w:rPr>
              <w:t>i</w:t>
            </w:r>
            <w:r>
              <w:t xml:space="preserve"> for reserve class </w:t>
            </w:r>
            <w:r w:rsidRPr="00001E74">
              <w:rPr>
                <w:i/>
              </w:rPr>
              <w:t>c</w:t>
            </w:r>
            <w:r>
              <w:rPr>
                <w:i/>
              </w:rPr>
              <w:t>.</w:t>
            </w:r>
            <w:r>
              <w:t xml:space="preserve">   </w:t>
            </w:r>
          </w:p>
        </w:tc>
      </w:tr>
      <w:tr w:rsidR="00714039" w14:paraId="1B208D0C"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71D4C272" w14:textId="77777777" w:rsidR="00714039" w:rsidRDefault="00714039" w:rsidP="00D872AD">
            <w:pPr>
              <w:pStyle w:val="Equation"/>
            </w:pPr>
            <w:proofErr w:type="spellStart"/>
            <w:r>
              <w:t>HVDCSentLoss</w:t>
            </w:r>
            <w:r w:rsidRPr="00001E74">
              <w:rPr>
                <w:vertAlign w:val="subscript"/>
              </w:rPr>
              <w:t>i</w:t>
            </w:r>
            <w:proofErr w:type="spellEnd"/>
          </w:p>
        </w:tc>
        <w:tc>
          <w:tcPr>
            <w:tcW w:w="5217" w:type="dxa"/>
          </w:tcPr>
          <w:p w14:paraId="0A348009"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For the purposes of reserve sharing the HVDC variable losses for island </w:t>
            </w:r>
            <w:r w:rsidRPr="002639CA">
              <w:rPr>
                <w:i/>
              </w:rPr>
              <w:t>i</w:t>
            </w:r>
            <w:r w:rsidRPr="002639CA">
              <w:t xml:space="preserve"> </w:t>
            </w:r>
            <w:r>
              <w:t xml:space="preserve">associated with the </w:t>
            </w:r>
            <w:proofErr w:type="spellStart"/>
            <w:r w:rsidRPr="00001E74">
              <w:rPr>
                <w:i/>
              </w:rPr>
              <w:t>HVDCSent</w:t>
            </w:r>
            <w:r w:rsidRPr="00001E74">
              <w:rPr>
                <w:i/>
                <w:vertAlign w:val="subscript"/>
              </w:rPr>
              <w:t>i</w:t>
            </w:r>
            <w:proofErr w:type="spellEnd"/>
            <w:r>
              <w:t xml:space="preserve"> flow. </w:t>
            </w:r>
          </w:p>
        </w:tc>
      </w:tr>
      <w:tr w:rsidR="00714039" w14:paraId="4E637424"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4ACFCC8A" w14:textId="77777777" w:rsidR="00714039" w:rsidRDefault="00714039" w:rsidP="00D872AD">
            <w:pPr>
              <w:pStyle w:val="Equation"/>
            </w:pPr>
            <w:proofErr w:type="spellStart"/>
            <w:r>
              <w:t>LambdaHVDCSent</w:t>
            </w:r>
            <w:r w:rsidRPr="00001E74">
              <w:rPr>
                <w:vertAlign w:val="subscript"/>
              </w:rPr>
              <w:t>i,bp</w:t>
            </w:r>
            <w:proofErr w:type="spellEnd"/>
          </w:p>
        </w:tc>
        <w:tc>
          <w:tcPr>
            <w:tcW w:w="5217" w:type="dxa"/>
          </w:tcPr>
          <w:p w14:paraId="20E6B967"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Non-negative weight applied to breakpoint </w:t>
            </w:r>
            <w:r w:rsidRPr="00001E74">
              <w:rPr>
                <w:i/>
              </w:rPr>
              <w:t>bp</w:t>
            </w:r>
            <w:r>
              <w:t xml:space="preserve"> for island </w:t>
            </w:r>
            <w:r w:rsidRPr="002639CA">
              <w:rPr>
                <w:i/>
              </w:rPr>
              <w:t>i</w:t>
            </w:r>
            <w:r>
              <w:t xml:space="preserve"> sent flow and loss. </w:t>
            </w:r>
          </w:p>
        </w:tc>
      </w:tr>
      <w:tr w:rsidR="00714039" w14:paraId="03E9F785"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586B6D1B" w14:textId="77777777" w:rsidR="00714039" w:rsidRDefault="00714039" w:rsidP="00D872AD">
            <w:pPr>
              <w:pStyle w:val="Equation"/>
            </w:pPr>
            <w:proofErr w:type="spellStart"/>
            <w:r>
              <w:t>HVDCSentAfterResShare</w:t>
            </w:r>
            <w:r w:rsidRPr="00001E74">
              <w:rPr>
                <w:vertAlign w:val="subscript"/>
              </w:rPr>
              <w:t>i,c,rd</w:t>
            </w:r>
            <w:proofErr w:type="spellEnd"/>
          </w:p>
        </w:tc>
        <w:tc>
          <w:tcPr>
            <w:tcW w:w="5217" w:type="dxa"/>
          </w:tcPr>
          <w:p w14:paraId="2C459175"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HVDC sent flow after the activation of reserves provided by reserve sharing for island </w:t>
            </w:r>
            <w:r w:rsidRPr="002639CA">
              <w:rPr>
                <w:i/>
              </w:rPr>
              <w:t>i</w:t>
            </w:r>
            <w:r>
              <w:rPr>
                <w:i/>
              </w:rPr>
              <w:t xml:space="preserve">, </w:t>
            </w:r>
            <w:r w:rsidRPr="00001E74">
              <w:t>reserve class</w:t>
            </w:r>
            <w:r>
              <w:rPr>
                <w:i/>
              </w:rPr>
              <w:t xml:space="preserve"> c </w:t>
            </w:r>
            <w:r w:rsidRPr="00001E74">
              <w:t xml:space="preserve">and </w:t>
            </w:r>
            <w:r>
              <w:t>reserve sharing</w:t>
            </w:r>
            <w:r w:rsidRPr="00001E74">
              <w:t xml:space="preserve"> direction</w:t>
            </w:r>
            <w:r>
              <w:rPr>
                <w:i/>
              </w:rPr>
              <w:t xml:space="preserve"> rd. </w:t>
            </w:r>
            <w:r>
              <w:t>This variable is unrestricted.</w:t>
            </w:r>
            <w:r>
              <w:rPr>
                <w:i/>
              </w:rPr>
              <w:t xml:space="preserve"> </w:t>
            </w:r>
          </w:p>
        </w:tc>
      </w:tr>
      <w:tr w:rsidR="00714039" w14:paraId="7278A7D6"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41C95DC4" w14:textId="77777777" w:rsidR="00714039" w:rsidRDefault="00714039" w:rsidP="00D872AD">
            <w:pPr>
              <w:pStyle w:val="Equation"/>
            </w:pPr>
            <w:proofErr w:type="spellStart"/>
            <w:r>
              <w:t>HVDCLossAfterResShare</w:t>
            </w:r>
            <w:r w:rsidRPr="002639CA">
              <w:rPr>
                <w:vertAlign w:val="subscript"/>
              </w:rPr>
              <w:t>i,c,rd</w:t>
            </w:r>
            <w:proofErr w:type="spellEnd"/>
          </w:p>
        </w:tc>
        <w:tc>
          <w:tcPr>
            <w:tcW w:w="5217" w:type="dxa"/>
          </w:tcPr>
          <w:p w14:paraId="651F07BC"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HVDC sent losses associated with sent flow after the activation of reserves provided by reserve sharing for island </w:t>
            </w:r>
            <w:r w:rsidRPr="002639CA">
              <w:rPr>
                <w:i/>
              </w:rPr>
              <w:t>i</w:t>
            </w:r>
            <w:r>
              <w:rPr>
                <w:i/>
              </w:rPr>
              <w:t xml:space="preserve">, </w:t>
            </w:r>
            <w:r w:rsidRPr="00001E74">
              <w:t>reserve class</w:t>
            </w:r>
            <w:r>
              <w:rPr>
                <w:i/>
              </w:rPr>
              <w:t xml:space="preserve"> c </w:t>
            </w:r>
            <w:r w:rsidRPr="002639CA">
              <w:t xml:space="preserve">and </w:t>
            </w:r>
            <w:r>
              <w:t xml:space="preserve">reserve </w:t>
            </w:r>
            <w:r w:rsidRPr="002639CA">
              <w:t>sharin</w:t>
            </w:r>
            <w:r>
              <w:t>g</w:t>
            </w:r>
            <w:r w:rsidRPr="002639CA">
              <w:t xml:space="preserve"> direction</w:t>
            </w:r>
            <w:r>
              <w:rPr>
                <w:i/>
              </w:rPr>
              <w:t xml:space="preserve"> rd.</w:t>
            </w:r>
          </w:p>
        </w:tc>
      </w:tr>
      <w:tr w:rsidR="00714039" w14:paraId="6F1A3697"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19CBB634" w14:textId="77777777" w:rsidR="00714039" w:rsidRDefault="00714039" w:rsidP="00D872AD">
            <w:pPr>
              <w:pStyle w:val="Equation"/>
            </w:pPr>
            <w:proofErr w:type="spellStart"/>
            <w:r>
              <w:t>LambdaResShare</w:t>
            </w:r>
            <w:r w:rsidRPr="002639CA">
              <w:rPr>
                <w:vertAlign w:val="subscript"/>
              </w:rPr>
              <w:t>i,</w:t>
            </w:r>
            <w:r>
              <w:rPr>
                <w:vertAlign w:val="subscript"/>
              </w:rPr>
              <w:t>c,rd,rs</w:t>
            </w:r>
            <w:r w:rsidRPr="002639CA">
              <w:rPr>
                <w:vertAlign w:val="subscript"/>
              </w:rPr>
              <w:t>bp</w:t>
            </w:r>
            <w:proofErr w:type="spellEnd"/>
          </w:p>
        </w:tc>
        <w:tc>
          <w:tcPr>
            <w:tcW w:w="5217" w:type="dxa"/>
          </w:tcPr>
          <w:p w14:paraId="3719AD4D" w14:textId="77777777" w:rsidR="00714039" w:rsidRPr="00F460CB"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Non-negative weight applied to breakpoint </w:t>
            </w:r>
            <w:proofErr w:type="spellStart"/>
            <w:r w:rsidRPr="00001E74">
              <w:rPr>
                <w:i/>
              </w:rPr>
              <w:t>rs</w:t>
            </w:r>
            <w:r w:rsidRPr="002639CA">
              <w:rPr>
                <w:i/>
              </w:rPr>
              <w:t>bp</w:t>
            </w:r>
            <w:proofErr w:type="spellEnd"/>
            <w:r>
              <w:t xml:space="preserve"> for island </w:t>
            </w:r>
            <w:r w:rsidRPr="002639CA">
              <w:rPr>
                <w:i/>
              </w:rPr>
              <w:t>i</w:t>
            </w:r>
            <w:r>
              <w:t xml:space="preserve"> sent flow and loss after activation of reserves provided by reserve sharing for reserve class </w:t>
            </w:r>
            <w:r>
              <w:rPr>
                <w:i/>
              </w:rPr>
              <w:t xml:space="preserve">c </w:t>
            </w:r>
            <w:r w:rsidRPr="00001E74">
              <w:t>and</w:t>
            </w:r>
            <w:r>
              <w:t xml:space="preserve"> reserve sharing direction</w:t>
            </w:r>
            <w:r>
              <w:rPr>
                <w:i/>
              </w:rPr>
              <w:t xml:space="preserve"> rd</w:t>
            </w:r>
            <w:r>
              <w:t>.</w:t>
            </w:r>
          </w:p>
        </w:tc>
      </w:tr>
      <w:tr w:rsidR="00714039" w14:paraId="4EE7CAB4"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5BAD33F8" w14:textId="77777777" w:rsidR="00714039" w:rsidRDefault="00714039" w:rsidP="00D872AD">
            <w:pPr>
              <w:pStyle w:val="Equation"/>
            </w:pPr>
            <w:proofErr w:type="spellStart"/>
            <w:r>
              <w:t>ExcessResSharePenalty</w:t>
            </w:r>
            <w:proofErr w:type="spellEnd"/>
          </w:p>
        </w:tc>
        <w:tc>
          <w:tcPr>
            <w:tcW w:w="5217" w:type="dxa"/>
          </w:tcPr>
          <w:p w14:paraId="1EAF8757"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Small non-zero penalty cost to prevent sharing of reserves </w:t>
            </w:r>
            <w:proofErr w:type="gramStart"/>
            <w:r>
              <w:t>in excess of</w:t>
            </w:r>
            <w:proofErr w:type="gramEnd"/>
            <w:r>
              <w:t xml:space="preserve"> benefit (“over-sharing”). This “over-sharing” occurs when the incremental cost of sharing reserves is zero.</w:t>
            </w:r>
          </w:p>
        </w:tc>
      </w:tr>
      <w:tr w:rsidR="00744E79" w14:paraId="28C368B9" w14:textId="77777777" w:rsidTr="00A92B0B">
        <w:tc>
          <w:tcPr>
            <w:cnfStyle w:val="001000000000" w:firstRow="0" w:lastRow="0" w:firstColumn="1" w:lastColumn="0" w:oddVBand="0" w:evenVBand="0" w:oddHBand="0" w:evenHBand="0" w:firstRowFirstColumn="0" w:firstRowLastColumn="0" w:lastRowFirstColumn="0" w:lastRowLastColumn="0"/>
            <w:tcW w:w="2700" w:type="dxa"/>
          </w:tcPr>
          <w:p w14:paraId="4172438A" w14:textId="77777777" w:rsidR="00744E79" w:rsidRPr="00D404B4" w:rsidRDefault="00744E79" w:rsidP="00A92B0B">
            <w:pPr>
              <w:pStyle w:val="Equation"/>
            </w:pPr>
            <w:proofErr w:type="spellStart"/>
            <w:r>
              <w:t>ReserveScarcityCleared</w:t>
            </w:r>
            <w:proofErr w:type="spellEnd"/>
            <w:r w:rsidRPr="00D404B4">
              <w:rPr>
                <w:vertAlign w:val="subscript"/>
              </w:rPr>
              <w:t xml:space="preserve"> </w:t>
            </w:r>
            <w:proofErr w:type="spellStart"/>
            <w:r>
              <w:rPr>
                <w:vertAlign w:val="subscript"/>
              </w:rPr>
              <w:t>c,rc,j</w:t>
            </w:r>
            <w:proofErr w:type="spellEnd"/>
          </w:p>
        </w:tc>
        <w:tc>
          <w:tcPr>
            <w:tcW w:w="5217" w:type="dxa"/>
          </w:tcPr>
          <w:p w14:paraId="5795CC17" w14:textId="77777777" w:rsidR="00744E79" w:rsidRPr="00D404B4" w:rsidRDefault="00744E79" w:rsidP="00A92B0B">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Cleared</w:t>
            </w:r>
            <w:r w:rsidRPr="00D404B4">
              <w:t xml:space="preserve"> </w:t>
            </w:r>
            <w:r>
              <w:t>MW quantity for the</w:t>
            </w:r>
            <w:r w:rsidRPr="00D404B4">
              <w:t xml:space="preserve"> </w:t>
            </w:r>
            <w:r w:rsidRPr="00D404B4">
              <w:rPr>
                <w:i/>
              </w:rPr>
              <w:t>j</w:t>
            </w:r>
            <w:proofErr w:type="spellStart"/>
            <w:r w:rsidRPr="00D404B4">
              <w:rPr>
                <w:i/>
                <w:position w:val="6"/>
                <w:sz w:val="16"/>
                <w:vertAlign w:val="superscript"/>
              </w:rPr>
              <w:t>th</w:t>
            </w:r>
            <w:proofErr w:type="spellEnd"/>
            <w:r w:rsidRPr="00D404B4">
              <w:t xml:space="preserve"> block of</w:t>
            </w:r>
            <w:r>
              <w:t xml:space="preserve"> reserve scarcity for </w:t>
            </w:r>
            <w:r w:rsidRPr="00646D8E">
              <w:rPr>
                <w:rFonts w:asciiTheme="minorHAnsi" w:hAnsiTheme="minorHAnsi" w:cstheme="minorHAnsi"/>
              </w:rPr>
              <w:t xml:space="preserve">reserve class </w:t>
            </w:r>
            <w:r w:rsidRPr="00646D8E">
              <w:rPr>
                <w:rStyle w:val="EqnNumChar"/>
                <w:rFonts w:asciiTheme="minorHAnsi" w:hAnsiTheme="minorHAnsi" w:cstheme="minorHAnsi"/>
              </w:rPr>
              <w:t xml:space="preserve">c </w:t>
            </w:r>
            <w:r w:rsidRPr="00646D8E">
              <w:rPr>
                <w:rStyle w:val="EqnNumChar"/>
                <w:rFonts w:cs="Cambria Math"/>
              </w:rPr>
              <w:t>∈</w:t>
            </w:r>
            <w:r w:rsidRPr="00646D8E">
              <w:rPr>
                <w:rStyle w:val="EqnNumChar"/>
                <w:rFonts w:asciiTheme="minorHAnsi" w:hAnsiTheme="minorHAnsi" w:cstheme="minorHAnsi"/>
              </w:rPr>
              <w:t xml:space="preserve"> RESERVECLASSES</w:t>
            </w:r>
            <w:r>
              <w:rPr>
                <w:rStyle w:val="EqnNumChar"/>
                <w:rFonts w:asciiTheme="minorHAnsi" w:hAnsiTheme="minorHAnsi" w:cstheme="minorHAnsi"/>
              </w:rPr>
              <w:t xml:space="preserve"> </w:t>
            </w:r>
            <w:r w:rsidRPr="00646D8E">
              <w:rPr>
                <w:rStyle w:val="EqnNumChar"/>
                <w:rFonts w:asciiTheme="minorHAnsi" w:hAnsiTheme="minorHAnsi" w:cstheme="minorHAnsi"/>
                <w:i w:val="0"/>
                <w:iCs/>
              </w:rPr>
              <w:t xml:space="preserve">and </w:t>
            </w:r>
            <w:r w:rsidRPr="00646D8E">
              <w:rPr>
                <w:rFonts w:asciiTheme="minorHAnsi" w:hAnsiTheme="minorHAnsi" w:cstheme="minorHAnsi"/>
              </w:rPr>
              <w:t xml:space="preserve">risk class </w:t>
            </w:r>
            <w:r w:rsidRPr="00646D8E">
              <w:rPr>
                <w:rStyle w:val="EqnNumChar"/>
                <w:rFonts w:asciiTheme="minorHAnsi" w:hAnsiTheme="minorHAnsi" w:cstheme="minorHAnsi"/>
              </w:rPr>
              <w:t xml:space="preserve">rc </w:t>
            </w:r>
            <w:r w:rsidRPr="00646D8E">
              <w:rPr>
                <w:rStyle w:val="EqnNumChar"/>
                <w:rFonts w:cs="Cambria Math"/>
              </w:rPr>
              <w:t>∈</w:t>
            </w:r>
            <w:r w:rsidRPr="00646D8E">
              <w:rPr>
                <w:rStyle w:val="EqnNumChar"/>
                <w:rFonts w:asciiTheme="minorHAnsi" w:hAnsiTheme="minorHAnsi" w:cstheme="minorHAnsi"/>
              </w:rPr>
              <w:t xml:space="preserve"> RISKCLASSES</w:t>
            </w:r>
            <w:r w:rsidRPr="00646D8E">
              <w:rPr>
                <w:rStyle w:val="EqnNumChar"/>
                <w:rFonts w:asciiTheme="minorHAnsi" w:hAnsiTheme="minorHAnsi" w:cstheme="minorHAnsi"/>
                <w:vertAlign w:val="subscript"/>
              </w:rPr>
              <w:t>i,CE</w:t>
            </w:r>
          </w:p>
        </w:tc>
      </w:tr>
      <w:tr w:rsidR="00836FF9" w14:paraId="248DF894"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5C609BD6" w14:textId="594DF617" w:rsidR="00836FF9" w:rsidRPr="00D404B4" w:rsidRDefault="00836FF9" w:rsidP="00435144">
            <w:pPr>
              <w:pStyle w:val="Equation"/>
            </w:pPr>
            <w:proofErr w:type="spellStart"/>
            <w:r>
              <w:t>ReserveShortfall</w:t>
            </w:r>
            <w:proofErr w:type="spellEnd"/>
            <w:r w:rsidRPr="00D404B4">
              <w:rPr>
                <w:vertAlign w:val="subscript"/>
              </w:rPr>
              <w:t xml:space="preserve"> </w:t>
            </w:r>
            <w:proofErr w:type="spellStart"/>
            <w:r w:rsidR="00BB7C22">
              <w:rPr>
                <w:vertAlign w:val="subscript"/>
              </w:rPr>
              <w:t>c,</w:t>
            </w:r>
            <w:r w:rsidR="00C91805">
              <w:rPr>
                <w:vertAlign w:val="subscript"/>
              </w:rPr>
              <w:t>rc</w:t>
            </w:r>
            <w:proofErr w:type="spellEnd"/>
          </w:p>
        </w:tc>
        <w:tc>
          <w:tcPr>
            <w:tcW w:w="5217" w:type="dxa"/>
          </w:tcPr>
          <w:p w14:paraId="01473A23" w14:textId="2A12FED2" w:rsidR="00836FF9" w:rsidRPr="00646D8E" w:rsidRDefault="00461509" w:rsidP="00435144">
            <w:pPr>
              <w:pStyle w:val="BodyText"/>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en-GB"/>
              </w:rPr>
            </w:pPr>
            <w:r>
              <w:t>MW q</w:t>
            </w:r>
            <w:r w:rsidR="002F450A">
              <w:t xml:space="preserve">uantity of risk that is not covered by </w:t>
            </w:r>
            <w:r w:rsidR="00002C15">
              <w:t xml:space="preserve">a </w:t>
            </w:r>
            <w:r w:rsidR="002F450A">
              <w:t xml:space="preserve">cleared Reserve Offer for </w:t>
            </w:r>
            <w:r w:rsidR="00C91805" w:rsidRPr="00DF5F4C">
              <w:rPr>
                <w:rStyle w:val="EqnNumChar"/>
              </w:rPr>
              <w:t>c ∈ RESERVECLASSES</w:t>
            </w:r>
            <w:r w:rsidR="00646D8E">
              <w:rPr>
                <w:rStyle w:val="EqnNumChar"/>
                <w:rFonts w:asciiTheme="minorHAnsi" w:hAnsiTheme="minorHAnsi" w:cstheme="minorHAnsi"/>
              </w:rPr>
              <w:t xml:space="preserve"> </w:t>
            </w:r>
            <w:r w:rsidR="00646D8E" w:rsidRPr="00646D8E">
              <w:rPr>
                <w:rStyle w:val="EqnNumChar"/>
                <w:rFonts w:asciiTheme="minorHAnsi" w:hAnsiTheme="minorHAnsi" w:cstheme="minorHAnsi"/>
                <w:i w:val="0"/>
                <w:iCs/>
              </w:rPr>
              <w:t xml:space="preserve">and </w:t>
            </w:r>
            <w:r w:rsidR="00646D8E" w:rsidRPr="00DF5F4C">
              <w:rPr>
                <w:rStyle w:val="EqnNumChar"/>
              </w:rPr>
              <w:t>rc ∈ RISKCLASSES</w:t>
            </w:r>
            <w:r w:rsidR="00646D8E" w:rsidRPr="003B6189">
              <w:rPr>
                <w:rStyle w:val="EqnNumChar"/>
                <w:vertAlign w:val="subscript"/>
              </w:rPr>
              <w:t>i,CE</w:t>
            </w:r>
          </w:p>
        </w:tc>
      </w:tr>
      <w:tr w:rsidR="00744E79" w14:paraId="235CF35D"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6525C19C" w14:textId="78706B6D" w:rsidR="00744E79" w:rsidRDefault="00DF5F4C" w:rsidP="00744E79">
            <w:pPr>
              <w:pStyle w:val="Equation"/>
            </w:pPr>
            <w:proofErr w:type="spellStart"/>
            <w:r>
              <w:t>ECE</w:t>
            </w:r>
            <w:r w:rsidR="00744E79">
              <w:t>Reserve</w:t>
            </w:r>
            <w:r w:rsidR="00056C17">
              <w:t>Deficit</w:t>
            </w:r>
            <w:proofErr w:type="spellEnd"/>
            <w:r w:rsidR="00744E79" w:rsidRPr="00D404B4">
              <w:rPr>
                <w:vertAlign w:val="subscript"/>
              </w:rPr>
              <w:t xml:space="preserve"> </w:t>
            </w:r>
            <w:proofErr w:type="spellStart"/>
            <w:r w:rsidR="00056C17">
              <w:rPr>
                <w:vertAlign w:val="subscript"/>
              </w:rPr>
              <w:t>i,</w:t>
            </w:r>
            <w:r w:rsidR="00744E79">
              <w:rPr>
                <w:vertAlign w:val="subscript"/>
              </w:rPr>
              <w:t>c</w:t>
            </w:r>
            <w:proofErr w:type="spellEnd"/>
          </w:p>
        </w:tc>
        <w:tc>
          <w:tcPr>
            <w:tcW w:w="5217" w:type="dxa"/>
          </w:tcPr>
          <w:p w14:paraId="74816718" w14:textId="08E09257" w:rsidR="00744E79" w:rsidRPr="002F450A" w:rsidRDefault="00461509" w:rsidP="00DF5F4C">
            <w:pPr>
              <w:pStyle w:val="BodyText"/>
              <w:ind w:left="0"/>
              <w:cnfStyle w:val="000000000000" w:firstRow="0" w:lastRow="0" w:firstColumn="0" w:lastColumn="0" w:oddVBand="0" w:evenVBand="0" w:oddHBand="0" w:evenHBand="0" w:firstRowFirstColumn="0" w:firstRowLastColumn="0" w:lastRowFirstColumn="0" w:lastRowLastColumn="0"/>
            </w:pPr>
            <w:r>
              <w:t>MW q</w:t>
            </w:r>
            <w:r w:rsidR="002F450A">
              <w:t xml:space="preserve">uantity of risk that is not covered by </w:t>
            </w:r>
            <w:r w:rsidR="00002C15">
              <w:t xml:space="preserve">a </w:t>
            </w:r>
            <w:r w:rsidR="002F450A">
              <w:t>cleared Reserve Offer</w:t>
            </w:r>
            <w:r w:rsidR="000400F0">
              <w:t xml:space="preserve"> </w:t>
            </w:r>
            <w:r w:rsidR="00744E79">
              <w:t xml:space="preserve">for </w:t>
            </w:r>
            <w:r w:rsidR="000400F0" w:rsidRPr="00DF5F4C">
              <w:rPr>
                <w:rStyle w:val="EqnNumChar"/>
                <w:rFonts w:cs="Cambria Math"/>
                <w:iCs/>
              </w:rPr>
              <w:t>i ∈ ISLANDS</w:t>
            </w:r>
            <w:r w:rsidR="000400F0">
              <w:rPr>
                <w:rStyle w:val="EqnNumChar"/>
                <w:rFonts w:cs="Cambria Math"/>
              </w:rPr>
              <w:t xml:space="preserve"> </w:t>
            </w:r>
            <w:r w:rsidR="000400F0">
              <w:rPr>
                <w:rStyle w:val="EqnNumChar"/>
                <w:rFonts w:cs="Cambria Math"/>
                <w:i w:val="0"/>
                <w:iCs/>
              </w:rPr>
              <w:t xml:space="preserve"> </w:t>
            </w:r>
            <w:r w:rsidR="002F450A">
              <w:rPr>
                <w:rFonts w:asciiTheme="minorHAnsi" w:hAnsiTheme="minorHAnsi" w:cstheme="minorHAnsi"/>
              </w:rPr>
              <w:t xml:space="preserve">and </w:t>
            </w:r>
            <w:r w:rsidR="00744E79" w:rsidRPr="00DF5F4C">
              <w:rPr>
                <w:rStyle w:val="EqnNumChar"/>
              </w:rPr>
              <w:t>c ∈ RESERVECLASSES</w:t>
            </w:r>
            <w:r w:rsidR="002F450A">
              <w:rPr>
                <w:rStyle w:val="EqnNumChar"/>
                <w:rFonts w:asciiTheme="minorHAnsi" w:hAnsiTheme="minorHAnsi" w:cstheme="minorHAnsi"/>
                <w:i w:val="0"/>
                <w:iCs/>
              </w:rPr>
              <w:t xml:space="preserve">. </w:t>
            </w:r>
            <w:r w:rsidR="003B6189">
              <w:rPr>
                <w:rStyle w:val="EqnNumChar"/>
                <w:rFonts w:asciiTheme="minorHAnsi" w:hAnsiTheme="minorHAnsi" w:cstheme="minorHAnsi"/>
                <w:i w:val="0"/>
                <w:iCs/>
              </w:rPr>
              <w:t>A</w:t>
            </w:r>
            <w:r w:rsidR="002F450A">
              <w:rPr>
                <w:rStyle w:val="EqnNumChar"/>
                <w:rFonts w:asciiTheme="minorHAnsi" w:hAnsiTheme="minorHAnsi" w:cstheme="minorHAnsi"/>
                <w:i w:val="0"/>
                <w:iCs/>
              </w:rPr>
              <w:t xml:space="preserve">pplies </w:t>
            </w:r>
            <w:r>
              <w:rPr>
                <w:rStyle w:val="EqnNumChar"/>
                <w:rFonts w:asciiTheme="minorHAnsi" w:hAnsiTheme="minorHAnsi" w:cstheme="minorHAnsi"/>
                <w:i w:val="0"/>
                <w:iCs/>
              </w:rPr>
              <w:t>t</w:t>
            </w:r>
            <w:r w:rsidRPr="00461509">
              <w:rPr>
                <w:rStyle w:val="EqnNumChar"/>
                <w:rFonts w:asciiTheme="minorHAnsi" w:hAnsiTheme="minorHAnsi" w:cstheme="minorHAnsi"/>
                <w:i w:val="0"/>
              </w:rPr>
              <w:t>o</w:t>
            </w:r>
            <w:r w:rsidR="003B6189">
              <w:rPr>
                <w:rStyle w:val="EqnNumChar"/>
                <w:rFonts w:asciiTheme="minorHAnsi" w:hAnsiTheme="minorHAnsi" w:cstheme="minorHAnsi"/>
                <w:i w:val="0"/>
              </w:rPr>
              <w:t xml:space="preserve"> </w:t>
            </w:r>
            <w:r w:rsidR="002F450A" w:rsidRPr="00DF5F4C">
              <w:rPr>
                <w:rStyle w:val="EqnNumChar"/>
              </w:rPr>
              <w:t>rc ∈ RISKCLASSES</w:t>
            </w:r>
            <w:r w:rsidR="002F450A" w:rsidRPr="00DF5F4C">
              <w:rPr>
                <w:rStyle w:val="EqnNumChar"/>
                <w:vertAlign w:val="subscript"/>
              </w:rPr>
              <w:t>i,ECE</w:t>
            </w:r>
          </w:p>
        </w:tc>
      </w:tr>
      <w:tr w:rsidR="00F66D61" w14:paraId="5FB0EEED" w14:textId="77777777" w:rsidTr="00836FF9">
        <w:tc>
          <w:tcPr>
            <w:cnfStyle w:val="001000000000" w:firstRow="0" w:lastRow="0" w:firstColumn="1" w:lastColumn="0" w:oddVBand="0" w:evenVBand="0" w:oddHBand="0" w:evenHBand="0" w:firstRowFirstColumn="0" w:firstRowLastColumn="0" w:lastRowFirstColumn="0" w:lastRowLastColumn="0"/>
            <w:tcW w:w="2700" w:type="dxa"/>
          </w:tcPr>
          <w:p w14:paraId="5F7C2271" w14:textId="09AE460C" w:rsidR="00F66D61" w:rsidRPr="00F66D61" w:rsidRDefault="00F66D61" w:rsidP="00744E79">
            <w:pPr>
              <w:pStyle w:val="Equation"/>
              <w:rPr>
                <w:vertAlign w:val="subscript"/>
              </w:rPr>
            </w:pPr>
            <w:proofErr w:type="spellStart"/>
            <w:r w:rsidRPr="00F66D61">
              <w:t>HVD</w:t>
            </w:r>
            <w:r>
              <w:t>C</w:t>
            </w:r>
            <w:r w:rsidRPr="00F66D61">
              <w:t>Sen</w:t>
            </w:r>
            <w:r w:rsidR="008879A1">
              <w:t>tMustBe</w:t>
            </w:r>
            <w:r w:rsidR="003A2DA7">
              <w:t>Zero</w:t>
            </w:r>
            <w:r>
              <w:rPr>
                <w:vertAlign w:val="subscript"/>
              </w:rPr>
              <w:t>i</w:t>
            </w:r>
            <w:proofErr w:type="spellEnd"/>
          </w:p>
        </w:tc>
        <w:tc>
          <w:tcPr>
            <w:tcW w:w="5217" w:type="dxa"/>
          </w:tcPr>
          <w:p w14:paraId="384239D2" w14:textId="7196F005" w:rsidR="00F66D61" w:rsidRDefault="00F66D61" w:rsidP="00DF5F4C">
            <w:pPr>
              <w:pStyle w:val="BodyText"/>
              <w:ind w:left="0"/>
              <w:cnfStyle w:val="000000000000" w:firstRow="0" w:lastRow="0" w:firstColumn="0" w:lastColumn="0" w:oddVBand="0" w:evenVBand="0" w:oddHBand="0" w:evenHBand="0" w:firstRowFirstColumn="0" w:firstRowLastColumn="0" w:lastRowFirstColumn="0" w:lastRowLastColumn="0"/>
            </w:pPr>
            <w:r>
              <w:t xml:space="preserve">Binary variable that if </w:t>
            </w:r>
            <w:r w:rsidR="00274774">
              <w:t>1</w:t>
            </w:r>
            <w:r>
              <w:t xml:space="preserve"> </w:t>
            </w:r>
            <w:r w:rsidR="008879A1">
              <w:t>forces</w:t>
            </w:r>
            <w:r w:rsidR="003A2DA7">
              <w:t xml:space="preserve"> the HVDC transfer </w:t>
            </w:r>
            <w:r w:rsidR="008879A1">
              <w:t>to</w:t>
            </w:r>
            <w:r w:rsidR="003A2DA7">
              <w:t xml:space="preserve"> zero</w:t>
            </w:r>
            <w:r w:rsidR="008879A1">
              <w:t xml:space="preserve"> and allows the HVDC Secondary Risk to not be covered</w:t>
            </w:r>
            <w:r w:rsidR="003A2DA7">
              <w:t>.</w:t>
            </w:r>
            <w:r>
              <w:t xml:space="preserve"> Only active when HVDC Secondary Risk is active</w:t>
            </w:r>
            <w:r w:rsidR="003A2DA7">
              <w:t>.</w:t>
            </w:r>
          </w:p>
        </w:tc>
      </w:tr>
    </w:tbl>
    <w:p w14:paraId="2D583AC7" w14:textId="77777777" w:rsidR="00714039" w:rsidRPr="00511198" w:rsidRDefault="00714039" w:rsidP="00714039">
      <w:pPr>
        <w:pStyle w:val="Heading2"/>
        <w:tabs>
          <w:tab w:val="clear" w:pos="1440"/>
        </w:tabs>
        <w:ind w:left="851" w:hanging="851"/>
        <w:jc w:val="left"/>
      </w:pPr>
      <w:bookmarkStart w:id="123" w:name="_Toc189139604"/>
      <w:r w:rsidRPr="00511198">
        <w:t>Security</w:t>
      </w:r>
      <w:bookmarkEnd w:id="123"/>
    </w:p>
    <w:p w14:paraId="2CD3A089" w14:textId="29B4CBE6" w:rsidR="00714039" w:rsidRDefault="00714039" w:rsidP="00714039">
      <w:pPr>
        <w:pStyle w:val="BodyText"/>
      </w:pPr>
      <w:r>
        <w:t xml:space="preserve">The System Operator may impose generation, reserve and purchase limits, and flow limits on AC and DC transmission equipment for security reasons, using the constraint forms defined in Section </w:t>
      </w:r>
      <w:r w:rsidR="00B32C5B">
        <w:fldChar w:fldCharType="begin"/>
      </w:r>
      <w:r w:rsidR="00B32C5B">
        <w:instrText xml:space="preserve"> REF _Ref109026908 \r \h </w:instrText>
      </w:r>
      <w:r w:rsidR="00B32C5B">
        <w:fldChar w:fldCharType="separate"/>
      </w:r>
      <w:r w:rsidR="009476C2">
        <w:t>6.6</w:t>
      </w:r>
      <w:r w:rsidR="00B32C5B">
        <w:fldChar w:fldCharType="end"/>
      </w:r>
      <w:r w:rsidR="00B32C5B">
        <w:t xml:space="preserve"> </w:t>
      </w:r>
      <w:r>
        <w:t>to meet the requirements of the Grid Operating Security Policy.</w:t>
      </w:r>
    </w:p>
    <w:p w14:paraId="4DC2831B" w14:textId="77777777" w:rsidR="00714039" w:rsidRDefault="00714039" w:rsidP="00C46AB9">
      <w:pPr>
        <w:pStyle w:val="Heading3"/>
      </w:pPr>
      <w:bookmarkStart w:id="124" w:name="_Toc189139605"/>
      <w:r>
        <w:t>Sets</w:t>
      </w:r>
      <w:bookmarkEnd w:id="124"/>
    </w:p>
    <w:tbl>
      <w:tblPr>
        <w:tblStyle w:val="SOReportTable"/>
        <w:tblW w:w="0" w:type="auto"/>
        <w:tblLayout w:type="fixed"/>
        <w:tblLook w:val="04A0" w:firstRow="1" w:lastRow="0" w:firstColumn="1" w:lastColumn="0" w:noHBand="0" w:noVBand="1"/>
      </w:tblPr>
      <w:tblGrid>
        <w:gridCol w:w="3976"/>
        <w:gridCol w:w="3924"/>
      </w:tblGrid>
      <w:tr w:rsidR="00714039" w14:paraId="35C5E7B4" w14:textId="77777777" w:rsidTr="00D872A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976" w:type="dxa"/>
          </w:tcPr>
          <w:p w14:paraId="3A2C8CC2" w14:textId="77777777" w:rsidR="00714039" w:rsidRDefault="00714039" w:rsidP="00D872AD">
            <w:pPr>
              <w:pStyle w:val="BodyText"/>
              <w:ind w:left="0"/>
              <w:rPr>
                <w:lang w:eastAsia="en-GB"/>
              </w:rPr>
            </w:pPr>
            <w:r>
              <w:rPr>
                <w:lang w:eastAsia="en-GB"/>
              </w:rPr>
              <w:t>Item</w:t>
            </w:r>
          </w:p>
        </w:tc>
        <w:tc>
          <w:tcPr>
            <w:tcW w:w="3924" w:type="dxa"/>
          </w:tcPr>
          <w:p w14:paraId="5A20C22C"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10CB7393"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0456B671" w14:textId="77777777" w:rsidR="00714039" w:rsidRPr="00FD022F" w:rsidRDefault="00714039" w:rsidP="00D872AD">
            <w:pPr>
              <w:pStyle w:val="Equation"/>
            </w:pPr>
            <w:proofErr w:type="spellStart"/>
            <w:r w:rsidRPr="00FD022F">
              <w:t>SECURITY</w:t>
            </w:r>
            <w:r w:rsidRPr="00FD022F">
              <w:rPr>
                <w:vertAlign w:val="subscript"/>
              </w:rPr>
              <w:t>GenerationMaximum</w:t>
            </w:r>
            <w:proofErr w:type="spellEnd"/>
          </w:p>
        </w:tc>
        <w:tc>
          <w:tcPr>
            <w:tcW w:w="3924" w:type="dxa"/>
          </w:tcPr>
          <w:p w14:paraId="0DA1BC8F"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The</w:t>
            </w:r>
            <w:r>
              <w:rPr>
                <w:i/>
              </w:rPr>
              <w:t xml:space="preserve"> </w:t>
            </w:r>
            <w:r>
              <w:t>set of maximum generation offer security constraints.</w:t>
            </w:r>
          </w:p>
        </w:tc>
      </w:tr>
      <w:tr w:rsidR="00714039" w14:paraId="72EC375A"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681D75AA" w14:textId="77777777" w:rsidR="00714039" w:rsidRPr="00FD022F" w:rsidRDefault="00714039" w:rsidP="00D872AD">
            <w:pPr>
              <w:pStyle w:val="Equation"/>
            </w:pPr>
            <w:proofErr w:type="spellStart"/>
            <w:r w:rsidRPr="00FD022F">
              <w:t>SECURITY</w:t>
            </w:r>
            <w:r w:rsidRPr="00FD022F">
              <w:rPr>
                <w:vertAlign w:val="subscript"/>
              </w:rPr>
              <w:t>GenerationMinimum</w:t>
            </w:r>
            <w:proofErr w:type="spellEnd"/>
          </w:p>
        </w:tc>
        <w:tc>
          <w:tcPr>
            <w:tcW w:w="3924" w:type="dxa"/>
          </w:tcPr>
          <w:p w14:paraId="4D37DB7D"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The</w:t>
            </w:r>
            <w:r>
              <w:rPr>
                <w:i/>
              </w:rPr>
              <w:t xml:space="preserve"> </w:t>
            </w:r>
            <w:r>
              <w:t>set of minimum generation offer security constraints.</w:t>
            </w:r>
          </w:p>
        </w:tc>
      </w:tr>
      <w:tr w:rsidR="00714039" w14:paraId="3AE2B480"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6B147BF1" w14:textId="77777777" w:rsidR="00714039" w:rsidRPr="00FD022F" w:rsidRDefault="00714039" w:rsidP="00D872AD">
            <w:pPr>
              <w:pStyle w:val="Equation"/>
            </w:pPr>
            <w:proofErr w:type="spellStart"/>
            <w:r w:rsidRPr="00FD022F">
              <w:t>SECURITY</w:t>
            </w:r>
            <w:r w:rsidRPr="00FD022F">
              <w:rPr>
                <w:vertAlign w:val="subscript"/>
              </w:rPr>
              <w:t>ACLineCapacity</w:t>
            </w:r>
            <w:proofErr w:type="spellEnd"/>
          </w:p>
        </w:tc>
        <w:tc>
          <w:tcPr>
            <w:tcW w:w="3924" w:type="dxa"/>
          </w:tcPr>
          <w:p w14:paraId="0BE3BD52"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The set of all directed AC transmission line flow security constraints.</w:t>
            </w:r>
          </w:p>
        </w:tc>
      </w:tr>
      <w:tr w:rsidR="00714039" w14:paraId="3B2F2174"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263377CE" w14:textId="77777777" w:rsidR="00714039" w:rsidRPr="00FD022F" w:rsidRDefault="00714039" w:rsidP="00D872AD">
            <w:pPr>
              <w:pStyle w:val="Equation"/>
            </w:pPr>
            <w:proofErr w:type="spellStart"/>
            <w:r w:rsidRPr="00FD022F">
              <w:t>SECURITY</w:t>
            </w:r>
            <w:r w:rsidRPr="00FD022F">
              <w:rPr>
                <w:vertAlign w:val="subscript"/>
              </w:rPr>
              <w:t>HVDCLinkCapacity</w:t>
            </w:r>
            <w:proofErr w:type="spellEnd"/>
          </w:p>
        </w:tc>
        <w:tc>
          <w:tcPr>
            <w:tcW w:w="3924" w:type="dxa"/>
          </w:tcPr>
          <w:p w14:paraId="1F87E37E"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The</w:t>
            </w:r>
            <w:r>
              <w:rPr>
                <w:i/>
              </w:rPr>
              <w:t xml:space="preserve"> </w:t>
            </w:r>
            <w:r>
              <w:t>set of HVDC link flow security constraints.</w:t>
            </w:r>
          </w:p>
        </w:tc>
      </w:tr>
      <w:tr w:rsidR="00714039" w14:paraId="7DC7223B"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1A234053" w14:textId="77777777" w:rsidR="00714039" w:rsidRPr="00D404B4" w:rsidRDefault="00714039" w:rsidP="00D872AD">
            <w:pPr>
              <w:pStyle w:val="Equation"/>
            </w:pPr>
            <w:proofErr w:type="spellStart"/>
            <w:r w:rsidRPr="00D404B4">
              <w:t>SECURITY</w:t>
            </w:r>
            <w:r w:rsidRPr="00D404B4">
              <w:rPr>
                <w:vertAlign w:val="subscript"/>
              </w:rPr>
              <w:t>GroupACLinesFlow</w:t>
            </w:r>
            <w:proofErr w:type="spellEnd"/>
          </w:p>
        </w:tc>
        <w:tc>
          <w:tcPr>
            <w:tcW w:w="3924" w:type="dxa"/>
          </w:tcPr>
          <w:p w14:paraId="55677A2E"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rsidRPr="00D404B4">
              <w:t>The set of group AC transmission line flow security constraints.</w:t>
            </w:r>
          </w:p>
        </w:tc>
      </w:tr>
      <w:tr w:rsidR="00714039" w14:paraId="1A9565F3"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5B79245F" w14:textId="77777777" w:rsidR="00714039" w:rsidRPr="00D404B4" w:rsidRDefault="00714039" w:rsidP="00D872AD">
            <w:pPr>
              <w:pStyle w:val="Equation"/>
            </w:pPr>
            <w:proofErr w:type="spellStart"/>
            <w:r w:rsidRPr="00D404B4">
              <w:t>SECURITY</w:t>
            </w:r>
            <w:r w:rsidRPr="00D404B4">
              <w:rPr>
                <w:vertAlign w:val="subscript"/>
              </w:rPr>
              <w:t>GroupACNodesNetInjection</w:t>
            </w:r>
            <w:proofErr w:type="spellEnd"/>
          </w:p>
        </w:tc>
        <w:tc>
          <w:tcPr>
            <w:tcW w:w="3924" w:type="dxa"/>
          </w:tcPr>
          <w:p w14:paraId="517542ED"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rsidRPr="00D404B4">
              <w:t>The set of all group AC node net injection security constraints.</w:t>
            </w:r>
          </w:p>
        </w:tc>
      </w:tr>
      <w:tr w:rsidR="00714039" w14:paraId="2B5A0935"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7074EBAC" w14:textId="77777777" w:rsidR="00714039" w:rsidRPr="00D404B4" w:rsidRDefault="00714039" w:rsidP="00D872AD">
            <w:pPr>
              <w:pStyle w:val="Equation"/>
            </w:pPr>
            <w:proofErr w:type="spellStart"/>
            <w:r w:rsidRPr="00D404B4">
              <w:t>SECURITY</w:t>
            </w:r>
            <w:r w:rsidRPr="00D404B4">
              <w:rPr>
                <w:vertAlign w:val="subscript"/>
              </w:rPr>
              <w:t>GroupMarketNodes</w:t>
            </w:r>
            <w:proofErr w:type="spellEnd"/>
          </w:p>
        </w:tc>
        <w:tc>
          <w:tcPr>
            <w:tcW w:w="3924" w:type="dxa"/>
          </w:tcPr>
          <w:p w14:paraId="508221DD"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rsidRPr="00D404B4">
              <w:t>The set of group market node security constraints on generation, demand and reserve.</w:t>
            </w:r>
          </w:p>
        </w:tc>
      </w:tr>
      <w:tr w:rsidR="00714039" w14:paraId="73B3FB90"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381FFBA3" w14:textId="77777777" w:rsidR="00714039" w:rsidRPr="00D404B4" w:rsidRDefault="00714039" w:rsidP="00D872AD">
            <w:pPr>
              <w:pStyle w:val="Equation"/>
            </w:pPr>
            <w:proofErr w:type="spellStart"/>
            <w:r w:rsidRPr="00D404B4">
              <w:t>SECURITYACLINESGROUP</w:t>
            </w:r>
            <w:r w:rsidRPr="00D404B4">
              <w:rPr>
                <w:vertAlign w:val="subscript"/>
              </w:rPr>
              <w:t>v</w:t>
            </w:r>
            <w:proofErr w:type="spellEnd"/>
          </w:p>
        </w:tc>
        <w:tc>
          <w:tcPr>
            <w:tcW w:w="3924" w:type="dxa"/>
          </w:tcPr>
          <w:p w14:paraId="3E057DB2"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D404B4">
              <w:t xml:space="preserve">The set of AC directed transmission lines used in a group flow security constraint for security measure </w:t>
            </w:r>
            <w:r w:rsidRPr="00D404B4">
              <w:rPr>
                <w:i/>
              </w:rPr>
              <w:t>v</w:t>
            </w:r>
            <w:r w:rsidRPr="00D404B4">
              <w:t>.</w:t>
            </w:r>
          </w:p>
        </w:tc>
      </w:tr>
      <w:tr w:rsidR="00714039" w14:paraId="322201A3"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5AC6C4B6" w14:textId="77777777" w:rsidR="00714039" w:rsidRPr="00D404B4" w:rsidRDefault="00714039" w:rsidP="00D872AD">
            <w:pPr>
              <w:pStyle w:val="Equation"/>
            </w:pPr>
            <w:proofErr w:type="spellStart"/>
            <w:r w:rsidRPr="00D404B4">
              <w:t>SECURITYACNODESGROUP</w:t>
            </w:r>
            <w:r w:rsidRPr="00D404B4">
              <w:rPr>
                <w:vertAlign w:val="subscript"/>
              </w:rPr>
              <w:t>v</w:t>
            </w:r>
            <w:proofErr w:type="spellEnd"/>
          </w:p>
        </w:tc>
        <w:tc>
          <w:tcPr>
            <w:tcW w:w="3924" w:type="dxa"/>
          </w:tcPr>
          <w:p w14:paraId="16756EA2"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D404B4">
              <w:t xml:space="preserve">The set of AC node net injections used in market node group constraint for security measure </w:t>
            </w:r>
            <w:r w:rsidRPr="00D404B4">
              <w:rPr>
                <w:i/>
              </w:rPr>
              <w:t>v</w:t>
            </w:r>
            <w:r w:rsidRPr="00D404B4">
              <w:t>.</w:t>
            </w:r>
          </w:p>
        </w:tc>
      </w:tr>
      <w:tr w:rsidR="00714039" w14:paraId="53B0EC14"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5DA59A50" w14:textId="77777777" w:rsidR="00714039" w:rsidRDefault="00714039" w:rsidP="00D872AD">
            <w:pPr>
              <w:pStyle w:val="Equation"/>
            </w:pPr>
            <w:proofErr w:type="spellStart"/>
            <w:r w:rsidRPr="009B624F">
              <w:t>SECURITYMARKETDEMNODESGROUP</w:t>
            </w:r>
            <w:r w:rsidRPr="009B624F">
              <w:rPr>
                <w:vertAlign w:val="subscript"/>
              </w:rPr>
              <w:t>v</w:t>
            </w:r>
            <w:proofErr w:type="spellEnd"/>
          </w:p>
        </w:tc>
        <w:tc>
          <w:tcPr>
            <w:tcW w:w="3924" w:type="dxa"/>
          </w:tcPr>
          <w:p w14:paraId="351DCF92"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D404B4">
              <w:t xml:space="preserve">The set of demand bids used in market node group constraint for security measure </w:t>
            </w:r>
            <w:r w:rsidRPr="00D404B4">
              <w:rPr>
                <w:i/>
              </w:rPr>
              <w:t>v</w:t>
            </w:r>
          </w:p>
        </w:tc>
      </w:tr>
      <w:tr w:rsidR="00714039" w14:paraId="7FC52420"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455DA584" w14:textId="77777777" w:rsidR="00714039" w:rsidRPr="00D404B4" w:rsidRDefault="00714039" w:rsidP="00D872AD">
            <w:pPr>
              <w:pStyle w:val="Equation"/>
            </w:pPr>
            <w:proofErr w:type="spellStart"/>
            <w:r w:rsidRPr="00D404B4">
              <w:t>SECURITYMARKETGENNODESGROUP</w:t>
            </w:r>
            <w:r w:rsidRPr="00D404B4">
              <w:rPr>
                <w:vertAlign w:val="subscript"/>
              </w:rPr>
              <w:t>v</w:t>
            </w:r>
            <w:proofErr w:type="spellEnd"/>
          </w:p>
        </w:tc>
        <w:tc>
          <w:tcPr>
            <w:tcW w:w="3924" w:type="dxa"/>
          </w:tcPr>
          <w:p w14:paraId="34A38229"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D404B4">
              <w:t xml:space="preserve">The set of </w:t>
            </w:r>
            <w:r>
              <w:t>g</w:t>
            </w:r>
            <w:r w:rsidRPr="00D404B4">
              <w:t xml:space="preserve">eneration offers used in market node group constraint for security measure </w:t>
            </w:r>
            <w:r w:rsidRPr="00D404B4">
              <w:rPr>
                <w:i/>
              </w:rPr>
              <w:t>v</w:t>
            </w:r>
          </w:p>
        </w:tc>
      </w:tr>
      <w:tr w:rsidR="00714039" w14:paraId="7156EF61" w14:textId="77777777" w:rsidTr="00D872AD">
        <w:tc>
          <w:tcPr>
            <w:cnfStyle w:val="001000000000" w:firstRow="0" w:lastRow="0" w:firstColumn="1" w:lastColumn="0" w:oddVBand="0" w:evenVBand="0" w:oddHBand="0" w:evenHBand="0" w:firstRowFirstColumn="0" w:firstRowLastColumn="0" w:lastRowFirstColumn="0" w:lastRowLastColumn="0"/>
            <w:tcW w:w="3976" w:type="dxa"/>
          </w:tcPr>
          <w:p w14:paraId="4907D988" w14:textId="77777777" w:rsidR="00714039" w:rsidRPr="00FD022F" w:rsidRDefault="00714039" w:rsidP="00D872AD">
            <w:pPr>
              <w:pStyle w:val="Equation"/>
            </w:pPr>
            <w:proofErr w:type="spellStart"/>
            <w:r w:rsidRPr="00FD022F">
              <w:t>SECURITYMARKETRESNODESGROUP</w:t>
            </w:r>
            <w:r w:rsidRPr="00FD022F">
              <w:rPr>
                <w:vertAlign w:val="subscript"/>
              </w:rPr>
              <w:t>v</w:t>
            </w:r>
            <w:proofErr w:type="spellEnd"/>
          </w:p>
        </w:tc>
        <w:tc>
          <w:tcPr>
            <w:tcW w:w="3924" w:type="dxa"/>
          </w:tcPr>
          <w:p w14:paraId="4D3124A0"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set of reserve offers used in market node group constraint for security measure </w:t>
            </w:r>
            <w:r>
              <w:rPr>
                <w:i/>
              </w:rPr>
              <w:t>v</w:t>
            </w:r>
          </w:p>
        </w:tc>
      </w:tr>
    </w:tbl>
    <w:p w14:paraId="2F2A539A" w14:textId="77777777" w:rsidR="00714039" w:rsidRDefault="00714039" w:rsidP="00C46AB9">
      <w:pPr>
        <w:pStyle w:val="Heading3"/>
      </w:pPr>
      <w:bookmarkStart w:id="125" w:name="_Toc189139606"/>
      <w:r>
        <w:t>Parameters</w:t>
      </w:r>
      <w:bookmarkEnd w:id="125"/>
    </w:p>
    <w:tbl>
      <w:tblPr>
        <w:tblStyle w:val="SOReportTable"/>
        <w:tblW w:w="0" w:type="auto"/>
        <w:tblLayout w:type="fixed"/>
        <w:tblLook w:val="04A0" w:firstRow="1" w:lastRow="0" w:firstColumn="1" w:lastColumn="0" w:noHBand="0" w:noVBand="1"/>
      </w:tblPr>
      <w:tblGrid>
        <w:gridCol w:w="3613"/>
        <w:gridCol w:w="4428"/>
      </w:tblGrid>
      <w:tr w:rsidR="00714039" w14:paraId="4075C3C6" w14:textId="77777777" w:rsidTr="00D872A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613" w:type="dxa"/>
          </w:tcPr>
          <w:p w14:paraId="05D5FC10" w14:textId="77777777" w:rsidR="00714039" w:rsidRDefault="00714039" w:rsidP="00D872AD">
            <w:pPr>
              <w:pStyle w:val="BodyText"/>
              <w:ind w:left="0"/>
              <w:rPr>
                <w:lang w:eastAsia="en-GB"/>
              </w:rPr>
            </w:pPr>
            <w:r>
              <w:rPr>
                <w:lang w:eastAsia="en-GB"/>
              </w:rPr>
              <w:t>Item</w:t>
            </w:r>
          </w:p>
        </w:tc>
        <w:tc>
          <w:tcPr>
            <w:tcW w:w="4428" w:type="dxa"/>
          </w:tcPr>
          <w:p w14:paraId="7D339F5E"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3FE2F9DA"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00E448B1" w14:textId="77777777" w:rsidR="00714039" w:rsidRDefault="00714039" w:rsidP="00D872AD">
            <w:pPr>
              <w:pStyle w:val="Equation"/>
            </w:pPr>
            <w:proofErr w:type="spellStart"/>
            <w:r>
              <w:t>SecurityGenerationMaximum</w:t>
            </w:r>
            <w:r w:rsidRPr="00FD022F">
              <w:rPr>
                <w:vertAlign w:val="subscript"/>
              </w:rPr>
              <w:t>v</w:t>
            </w:r>
            <w:proofErr w:type="spellEnd"/>
          </w:p>
        </w:tc>
        <w:tc>
          <w:tcPr>
            <w:tcW w:w="4428" w:type="dxa"/>
          </w:tcPr>
          <w:p w14:paraId="50C565E6"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MW generation maximum </w:t>
            </w:r>
            <w:r>
              <w:br/>
              <w:t xml:space="preserve">associated with security measure </w:t>
            </w:r>
            <w:r>
              <w:br/>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SECURITY</m:t>
                  </m:r>
                </m:e>
                <m:sub>
                  <m:r>
                    <w:rPr>
                      <w:rFonts w:ascii="Cambria Math" w:hAnsi="Cambria Math"/>
                      <w:vertAlign w:val="subscript"/>
                    </w:rPr>
                    <m:t>GenerationMaximum</m:t>
                  </m:r>
                </m:sub>
              </m:sSub>
            </m:oMath>
            <w:r>
              <w:t xml:space="preserve"> imposed on a generation offer by the System Operator for security reasons</w:t>
            </w:r>
            <w:r>
              <w:rPr>
                <w:i/>
              </w:rPr>
              <w:t>.</w:t>
            </w:r>
          </w:p>
        </w:tc>
      </w:tr>
      <w:tr w:rsidR="00714039" w14:paraId="14D3C1BC"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01980893" w14:textId="77777777" w:rsidR="00714039" w:rsidRDefault="00714039" w:rsidP="00D872AD">
            <w:pPr>
              <w:pStyle w:val="Equation"/>
            </w:pPr>
            <w:proofErr w:type="spellStart"/>
            <w:r>
              <w:t>SecurityGenerationMinimum</w:t>
            </w:r>
            <w:r w:rsidRPr="00FD022F">
              <w:rPr>
                <w:vertAlign w:val="subscript"/>
              </w:rPr>
              <w:t>v</w:t>
            </w:r>
            <w:proofErr w:type="spellEnd"/>
          </w:p>
        </w:tc>
        <w:tc>
          <w:tcPr>
            <w:tcW w:w="4428" w:type="dxa"/>
          </w:tcPr>
          <w:p w14:paraId="408DA3DA"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MW generation minimum associated with </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SECURITY</m:t>
                  </m:r>
                </m:e>
                <m:sub>
                  <m:r>
                    <w:rPr>
                      <w:rFonts w:ascii="Cambria Math" w:hAnsi="Cambria Math"/>
                      <w:vertAlign w:val="subscript"/>
                    </w:rPr>
                    <m:t>GenerationMinimum</m:t>
                  </m:r>
                </m:sub>
              </m:sSub>
            </m:oMath>
            <w:r>
              <w:t>.</w:t>
            </w:r>
          </w:p>
        </w:tc>
      </w:tr>
      <w:tr w:rsidR="00714039" w14:paraId="735F0874"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1ABBF894" w14:textId="77777777" w:rsidR="00714039" w:rsidRDefault="00714039" w:rsidP="00D872AD">
            <w:pPr>
              <w:pStyle w:val="Equation"/>
            </w:pPr>
            <w:proofErr w:type="spellStart"/>
            <w:r>
              <w:t>SecurityACLineCapacity</w:t>
            </w:r>
            <w:r w:rsidRPr="00FD022F">
              <w:rPr>
                <w:vertAlign w:val="subscript"/>
              </w:rPr>
              <w:t>v</w:t>
            </w:r>
            <w:proofErr w:type="spellEnd"/>
          </w:p>
        </w:tc>
        <w:tc>
          <w:tcPr>
            <w:tcW w:w="4428" w:type="dxa"/>
          </w:tcPr>
          <w:p w14:paraId="383C10D8"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MW directed AC line capacity associated with </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SECURITY</m:t>
                  </m:r>
                </m:e>
                <m:sub>
                  <m:r>
                    <w:rPr>
                      <w:rFonts w:ascii="Cambria Math" w:hAnsi="Cambria Math"/>
                      <w:vertAlign w:val="subscript"/>
                    </w:rPr>
                    <m:t>ACLineCapacity</m:t>
                  </m:r>
                </m:sub>
              </m:sSub>
            </m:oMath>
            <w:r>
              <w:t>.</w:t>
            </w:r>
          </w:p>
        </w:tc>
      </w:tr>
      <w:tr w:rsidR="00714039" w14:paraId="693BBD8C"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1FD4501D" w14:textId="77777777" w:rsidR="00714039" w:rsidRDefault="00714039" w:rsidP="00D872AD">
            <w:pPr>
              <w:pStyle w:val="Equation"/>
            </w:pPr>
            <w:proofErr w:type="spellStart"/>
            <w:r>
              <w:t>SecurityHVDCLinkCapacity</w:t>
            </w:r>
            <w:r w:rsidRPr="00FD022F">
              <w:rPr>
                <w:vertAlign w:val="subscript"/>
              </w:rPr>
              <w:t>v</w:t>
            </w:r>
            <w:proofErr w:type="spellEnd"/>
          </w:p>
        </w:tc>
        <w:tc>
          <w:tcPr>
            <w:tcW w:w="4428" w:type="dxa"/>
          </w:tcPr>
          <w:p w14:paraId="2F1239AF"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MW HVDC link capacity associated with </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SECURITY</m:t>
                  </m:r>
                </m:e>
                <m:sub>
                  <m:r>
                    <w:rPr>
                      <w:rFonts w:ascii="Cambria Math" w:hAnsi="Cambria Math"/>
                      <w:vertAlign w:val="subscript"/>
                    </w:rPr>
                    <m:t>HVDCLinkCapacity</m:t>
                  </m:r>
                </m:sub>
              </m:sSub>
            </m:oMath>
            <w:r>
              <w:rPr>
                <w:i/>
              </w:rPr>
              <w:t>.</w:t>
            </w:r>
          </w:p>
        </w:tc>
      </w:tr>
      <w:tr w:rsidR="00714039" w14:paraId="620F8844"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33E38EEF" w14:textId="77777777" w:rsidR="00714039" w:rsidRDefault="00714039" w:rsidP="00D872AD">
            <w:pPr>
              <w:pStyle w:val="Equation"/>
            </w:pPr>
            <w:proofErr w:type="spellStart"/>
            <w:r>
              <w:t>SecurityGroupACLineFlow</w:t>
            </w:r>
            <w:r w:rsidRPr="00FD022F">
              <w:rPr>
                <w:vertAlign w:val="subscript"/>
              </w:rPr>
              <w:t>v</w:t>
            </w:r>
            <w:proofErr w:type="spellEnd"/>
          </w:p>
        </w:tc>
        <w:tc>
          <w:tcPr>
            <w:tcW w:w="4428" w:type="dxa"/>
          </w:tcPr>
          <w:p w14:paraId="3BEF2FF4"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MW maximum total flow of a group of directed AC lines, associated with security measure </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SECURITY</m:t>
                  </m:r>
                </m:e>
                <m:sub>
                  <m:r>
                    <w:rPr>
                      <w:rFonts w:ascii="Cambria Math" w:hAnsi="Cambria Math"/>
                      <w:vertAlign w:val="subscript"/>
                    </w:rPr>
                    <m:t>GroupACLinesFlow</m:t>
                  </m:r>
                </m:sub>
              </m:sSub>
            </m:oMath>
            <w:r>
              <w:t>.</w:t>
            </w:r>
            <w:r>
              <w:rPr>
                <w:i/>
                <w:vertAlign w:val="subscript"/>
              </w:rPr>
              <w:t xml:space="preserve">  </w:t>
            </w:r>
            <w:r>
              <w:rPr>
                <w:i/>
              </w:rPr>
              <w:t>The parameter is unrestricted.</w:t>
            </w:r>
          </w:p>
        </w:tc>
      </w:tr>
      <w:tr w:rsidR="00714039" w14:paraId="65D0E433"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08EB96BC" w14:textId="77777777" w:rsidR="00714039" w:rsidRDefault="00714039" w:rsidP="00D872AD">
            <w:pPr>
              <w:pStyle w:val="Equation"/>
            </w:pPr>
            <w:proofErr w:type="spellStart"/>
            <w:r>
              <w:t>SecurityGroupACLineWeight</w:t>
            </w:r>
            <w:r w:rsidRPr="00FD022F">
              <w:rPr>
                <w:vertAlign w:val="subscript"/>
              </w:rPr>
              <w:t>q</w:t>
            </w:r>
            <w:proofErr w:type="spellEnd"/>
          </w:p>
        </w:tc>
        <w:tc>
          <w:tcPr>
            <w:tcW w:w="4428" w:type="dxa"/>
          </w:tcPr>
          <w:p w14:paraId="510271B4"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weight associated with directed line </w:t>
            </w: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SECURITYACLINESGROUP</m:t>
                  </m:r>
                </m:e>
                <m:sub>
                  <m:r>
                    <w:rPr>
                      <w:rFonts w:ascii="Cambria Math" w:hAnsi="Cambria Math"/>
                      <w:vertAlign w:val="subscript"/>
                    </w:rPr>
                    <m:t>v</m:t>
                  </m:r>
                </m:sub>
              </m:sSub>
            </m:oMath>
            <w:r>
              <w:t xml:space="preserve">.  </w:t>
            </w:r>
            <w:r>
              <w:br/>
            </w:r>
            <w:r>
              <w:rPr>
                <w:i/>
              </w:rPr>
              <w:t>The parameter is unrestricted.</w:t>
            </w:r>
          </w:p>
        </w:tc>
      </w:tr>
      <w:tr w:rsidR="00714039" w14:paraId="45DD4F80"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19CF6241" w14:textId="77777777" w:rsidR="00714039" w:rsidRPr="00D404B4" w:rsidRDefault="00714039" w:rsidP="00D872AD">
            <w:pPr>
              <w:pStyle w:val="Equation"/>
            </w:pPr>
            <w:proofErr w:type="spellStart"/>
            <w:r w:rsidRPr="00D404B4">
              <w:t>SecurityGroupACNodesNetInjection</w:t>
            </w:r>
            <w:r w:rsidRPr="00D404B4">
              <w:rPr>
                <w:vertAlign w:val="subscript"/>
              </w:rPr>
              <w:t>v</w:t>
            </w:r>
            <w:proofErr w:type="spellEnd"/>
          </w:p>
        </w:tc>
        <w:tc>
          <w:tcPr>
            <w:tcW w:w="4428" w:type="dxa"/>
          </w:tcPr>
          <w:p w14:paraId="43F91667"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MW maximum total AC node net injection of a group of AC nodes, </w:t>
            </w:r>
            <w:r w:rsidRPr="00D404B4">
              <w:br/>
              <w:t>associated with security measure</w:t>
            </w:r>
            <w:r w:rsidRPr="00D404B4">
              <w:br/>
            </w:r>
            <m:oMath>
              <m:r>
                <w:rPr>
                  <w:rFonts w:ascii="Cambria Math" w:hAnsi="Cambria Math"/>
                </w:rPr>
                <m:t>v∈</m:t>
              </m:r>
              <m:sSub>
                <m:sSubPr>
                  <m:ctrlPr>
                    <w:rPr>
                      <w:rFonts w:ascii="Cambria Math" w:hAnsi="Cambria Math"/>
                      <w:i/>
                    </w:rPr>
                  </m:ctrlPr>
                </m:sSubPr>
                <m:e>
                  <m:r>
                    <w:rPr>
                      <w:rFonts w:ascii="Cambria Math" w:hAnsi="Cambria Math"/>
                    </w:rPr>
                    <m:t>SECURITY</m:t>
                  </m:r>
                </m:e>
                <m:sub>
                  <m:r>
                    <w:rPr>
                      <w:rFonts w:ascii="Cambria Math" w:hAnsi="Cambria Math"/>
                      <w:vertAlign w:val="subscript"/>
                    </w:rPr>
                    <m:t>GroupACNodesNetInjection</m:t>
                  </m:r>
                </m:sub>
              </m:sSub>
              <m:r>
                <w:rPr>
                  <w:rFonts w:ascii="Cambria Math" w:hAnsi="Cambria Math"/>
                </w:rPr>
                <m:t xml:space="preserve"> </m:t>
              </m:r>
            </m:oMath>
            <w:r w:rsidRPr="00D404B4">
              <w:t xml:space="preserve">.  </w:t>
            </w:r>
            <w:r>
              <w:br/>
            </w:r>
            <w:r w:rsidRPr="00D404B4">
              <w:rPr>
                <w:i/>
              </w:rPr>
              <w:t xml:space="preserve">The parameter is </w:t>
            </w:r>
            <w:r>
              <w:rPr>
                <w:i/>
              </w:rPr>
              <w:t>unrestricted</w:t>
            </w:r>
            <w:r w:rsidRPr="00D404B4">
              <w:t>.</w:t>
            </w:r>
          </w:p>
        </w:tc>
      </w:tr>
      <w:tr w:rsidR="00714039" w14:paraId="515BA631"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563FB26C" w14:textId="77777777" w:rsidR="00714039" w:rsidRPr="00D404B4" w:rsidRDefault="00714039" w:rsidP="00D872AD">
            <w:pPr>
              <w:pStyle w:val="Equation"/>
            </w:pPr>
            <w:proofErr w:type="spellStart"/>
            <w:r w:rsidRPr="00D404B4">
              <w:t>SecurityGroupACNodeWeight</w:t>
            </w:r>
            <w:r w:rsidRPr="00D404B4">
              <w:rPr>
                <w:vertAlign w:val="subscript"/>
              </w:rPr>
              <w:t>n</w:t>
            </w:r>
            <w:proofErr w:type="spellEnd"/>
          </w:p>
        </w:tc>
        <w:tc>
          <w:tcPr>
            <w:tcW w:w="4428" w:type="dxa"/>
          </w:tcPr>
          <w:p w14:paraId="64ACB9AA"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D404B4">
              <w:t>The weight associated with AC node</w:t>
            </w:r>
            <w:r w:rsidRPr="00D404B4">
              <w:br/>
            </w:r>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SECURITYACNODESGROUP</m:t>
                  </m:r>
                </m:e>
                <m:sub>
                  <m:r>
                    <w:rPr>
                      <w:rFonts w:ascii="Cambria Math" w:hAnsi="Cambria Math"/>
                    </w:rPr>
                    <m:t>v</m:t>
                  </m:r>
                </m:sub>
              </m:sSub>
            </m:oMath>
            <w:r w:rsidRPr="00D404B4">
              <w:t xml:space="preserve">.  </w:t>
            </w:r>
            <w:r>
              <w:br/>
            </w:r>
            <w:r w:rsidRPr="00D404B4">
              <w:rPr>
                <w:i/>
              </w:rPr>
              <w:t xml:space="preserve">The parameter is </w:t>
            </w:r>
            <w:r>
              <w:rPr>
                <w:i/>
              </w:rPr>
              <w:t>unrestricted</w:t>
            </w:r>
            <w:r w:rsidRPr="00D404B4">
              <w:t>.</w:t>
            </w:r>
          </w:p>
        </w:tc>
      </w:tr>
      <w:tr w:rsidR="00714039" w14:paraId="48892EAE"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4403942C" w14:textId="77777777" w:rsidR="00714039" w:rsidRDefault="00714039" w:rsidP="00D872AD">
            <w:pPr>
              <w:pStyle w:val="Equation"/>
            </w:pPr>
            <w:proofErr w:type="spellStart"/>
            <w:r w:rsidRPr="00A01FFC">
              <w:t>MarketNodeDemWeight</w:t>
            </w:r>
            <w:r>
              <w:rPr>
                <w:vertAlign w:val="subscript"/>
              </w:rPr>
              <w:t>db</w:t>
            </w:r>
            <w:proofErr w:type="spellEnd"/>
          </w:p>
        </w:tc>
        <w:tc>
          <w:tcPr>
            <w:tcW w:w="4428" w:type="dxa"/>
          </w:tcPr>
          <w:p w14:paraId="585824D0" w14:textId="77777777" w:rsidR="00714039" w:rsidRPr="00A01FFC"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A01FFC">
              <w:t>The weight associated with demand bid</w:t>
            </w:r>
            <w:r w:rsidRPr="00A01FFC">
              <w:br/>
            </w:r>
            <m:oMath>
              <m:r>
                <w:rPr>
                  <w:rFonts w:ascii="Cambria Math" w:hAnsi="Cambria Math"/>
                </w:rPr>
                <m:t>db</m:t>
              </m:r>
              <m:r>
                <m:rPr>
                  <m:sty m:val="p"/>
                </m:rPr>
                <w:rPr>
                  <w:rFonts w:ascii="Cambria Math" w:hAnsi="Cambria Math"/>
                </w:rPr>
                <m:t>∈</m:t>
              </m:r>
              <m:sSub>
                <m:sSubPr>
                  <m:ctrlPr>
                    <w:rPr>
                      <w:rFonts w:ascii="Cambria Math" w:hAnsi="Cambria Math"/>
                      <w:color w:val="FF0000"/>
                    </w:rPr>
                  </m:ctrlPr>
                </m:sSubPr>
                <m:e>
                  <m:r>
                    <w:rPr>
                      <w:rFonts w:ascii="Cambria Math" w:hAnsi="Cambria Math"/>
                    </w:rPr>
                    <m:t>SECURITYMARKETDEMNODEGROUP</m:t>
                  </m:r>
                  <m:ctrlPr>
                    <w:rPr>
                      <w:rFonts w:ascii="Cambria Math" w:hAnsi="Cambria Math"/>
                    </w:rPr>
                  </m:ctrlPr>
                </m:e>
                <m:sub>
                  <m:r>
                    <w:rPr>
                      <w:rFonts w:ascii="Cambria Math" w:hAnsi="Cambria Math"/>
                      <w:vertAlign w:val="subscript"/>
                    </w:rPr>
                    <m:t>v</m:t>
                  </m:r>
                </m:sub>
              </m:sSub>
              <m:r>
                <m:rPr>
                  <m:sty m:val="p"/>
                </m:rPr>
                <w:rPr>
                  <w:rFonts w:ascii="Cambria Math" w:hAnsi="Cambria Math"/>
                </w:rPr>
                <m:t>.</m:t>
              </m:r>
            </m:oMath>
            <w:r w:rsidRPr="00A01FFC">
              <w:t xml:space="preserve">  </w:t>
            </w:r>
            <w:r w:rsidRPr="00A01FFC">
              <w:rPr>
                <w:i/>
              </w:rPr>
              <w:t xml:space="preserve">The parameter is </w:t>
            </w:r>
            <w:r>
              <w:rPr>
                <w:i/>
              </w:rPr>
              <w:t>unrestricted</w:t>
            </w:r>
            <w:r w:rsidRPr="00A01FFC">
              <w:rPr>
                <w:i/>
              </w:rPr>
              <w:t>.</w:t>
            </w:r>
          </w:p>
        </w:tc>
      </w:tr>
      <w:tr w:rsidR="00714039" w14:paraId="49412C33"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51D0B15C" w14:textId="77777777" w:rsidR="00714039" w:rsidRPr="00D404B4" w:rsidRDefault="00714039" w:rsidP="00D872AD">
            <w:pPr>
              <w:pStyle w:val="Equation"/>
            </w:pPr>
            <w:proofErr w:type="spellStart"/>
            <w:r w:rsidRPr="00D404B4">
              <w:t>MarketNodeGenWeight</w:t>
            </w:r>
            <w:r w:rsidRPr="00D404B4">
              <w:rPr>
                <w:vertAlign w:val="subscript"/>
              </w:rPr>
              <w:t>g</w:t>
            </w:r>
            <w:proofErr w:type="spellEnd"/>
          </w:p>
        </w:tc>
        <w:tc>
          <w:tcPr>
            <w:tcW w:w="4428" w:type="dxa"/>
          </w:tcPr>
          <w:p w14:paraId="4E3102B1"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D404B4">
              <w:t xml:space="preserve">The weight associated with generation offer </w:t>
            </w:r>
            <m:oMath>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SECURITYMARKETGENNODEGROUP</m:t>
                  </m:r>
                </m:e>
                <m:sub>
                  <m:r>
                    <w:rPr>
                      <w:rFonts w:ascii="Cambria Math" w:hAnsi="Cambria Math"/>
                      <w:vertAlign w:val="subscript"/>
                    </w:rPr>
                    <m:t>v</m:t>
                  </m:r>
                </m:sub>
              </m:sSub>
            </m:oMath>
            <w:r w:rsidRPr="00D404B4">
              <w:t>.</w:t>
            </w:r>
            <w:r w:rsidRPr="00D404B4">
              <w:rPr>
                <w:rStyle w:val="FootnoteReference"/>
                <w:i/>
              </w:rPr>
              <w:t xml:space="preserve"> </w:t>
            </w:r>
            <w:r w:rsidRPr="00D404B4">
              <w:rPr>
                <w:i/>
              </w:rPr>
              <w:t xml:space="preserve">The parameter is </w:t>
            </w:r>
            <w:r>
              <w:rPr>
                <w:i/>
              </w:rPr>
              <w:t>unrestricted</w:t>
            </w:r>
            <w:r w:rsidRPr="00D404B4">
              <w:rPr>
                <w:i/>
              </w:rPr>
              <w:t>.</w:t>
            </w:r>
          </w:p>
        </w:tc>
      </w:tr>
      <w:tr w:rsidR="00714039" w14:paraId="77625F2B"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64496995" w14:textId="77777777" w:rsidR="00714039" w:rsidRPr="00D404B4" w:rsidRDefault="00714039" w:rsidP="00D872AD">
            <w:pPr>
              <w:pStyle w:val="Equation"/>
            </w:pPr>
            <w:proofErr w:type="spellStart"/>
            <w:r w:rsidRPr="00D404B4">
              <w:t>MarketNodeResWeight</w:t>
            </w:r>
            <w:r w:rsidRPr="00D404B4">
              <w:rPr>
                <w:vertAlign w:val="subscript"/>
              </w:rPr>
              <w:t>r</w:t>
            </w:r>
            <w:proofErr w:type="spellEnd"/>
          </w:p>
        </w:tc>
        <w:tc>
          <w:tcPr>
            <w:tcW w:w="4428" w:type="dxa"/>
          </w:tcPr>
          <w:p w14:paraId="6F6456C9"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D404B4">
              <w:t xml:space="preserve">The weight associated with reserve offer </w:t>
            </w:r>
            <m:oMath>
              <m:r>
                <w:rPr>
                  <w:rFonts w:ascii="Cambria Math" w:hAnsi="Cambria Math"/>
                </w:rPr>
                <m:t>r∈</m:t>
              </m:r>
              <m:sSub>
                <m:sSubPr>
                  <m:ctrlPr>
                    <w:rPr>
                      <w:rFonts w:ascii="Cambria Math" w:hAnsi="Cambria Math"/>
                      <w:i/>
                    </w:rPr>
                  </m:ctrlPr>
                </m:sSubPr>
                <m:e>
                  <m:r>
                    <w:rPr>
                      <w:rFonts w:ascii="Cambria Math" w:hAnsi="Cambria Math"/>
                    </w:rPr>
                    <m:t>SECURITYMARKETRESNODEGROUP</m:t>
                  </m:r>
                </m:e>
                <m:sub>
                  <m:r>
                    <w:rPr>
                      <w:rFonts w:ascii="Cambria Math" w:hAnsi="Cambria Math"/>
                      <w:vertAlign w:val="subscript"/>
                    </w:rPr>
                    <m:t>v</m:t>
                  </m:r>
                </m:sub>
              </m:sSub>
            </m:oMath>
            <w:r w:rsidRPr="00D404B4">
              <w:t>.</w:t>
            </w:r>
            <w:r w:rsidRPr="00D404B4">
              <w:rPr>
                <w:rStyle w:val="FootnoteReference"/>
                <w:i/>
              </w:rPr>
              <w:t xml:space="preserve"> </w:t>
            </w:r>
            <w:r w:rsidRPr="00D404B4">
              <w:rPr>
                <w:i/>
              </w:rPr>
              <w:t xml:space="preserve"> The parameter is </w:t>
            </w:r>
            <w:r>
              <w:rPr>
                <w:i/>
              </w:rPr>
              <w:t>unrestricted</w:t>
            </w:r>
            <w:r w:rsidRPr="00D404B4">
              <w:rPr>
                <w:i/>
              </w:rPr>
              <w:t>.</w:t>
            </w:r>
          </w:p>
        </w:tc>
      </w:tr>
      <w:tr w:rsidR="00714039" w14:paraId="49F204BF"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13E9E218" w14:textId="77777777" w:rsidR="00714039" w:rsidRDefault="00714039" w:rsidP="00D872AD">
            <w:pPr>
              <w:pStyle w:val="Equation"/>
            </w:pPr>
            <w:proofErr w:type="spellStart"/>
            <w:r>
              <w:t>MarketNodeSecurityLimit</w:t>
            </w:r>
            <w:r w:rsidRPr="00FD022F">
              <w:rPr>
                <w:vertAlign w:val="subscript"/>
              </w:rPr>
              <w:t>v</w:t>
            </w:r>
            <w:proofErr w:type="spellEnd"/>
          </w:p>
        </w:tc>
        <w:tc>
          <w:tcPr>
            <w:tcW w:w="4428" w:type="dxa"/>
          </w:tcPr>
          <w:p w14:paraId="0E9374BC"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limit associated with security measure </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SECURITY</m:t>
                  </m:r>
                </m:e>
                <m:sub>
                  <m:r>
                    <w:rPr>
                      <w:rFonts w:ascii="Cambria Math" w:hAnsi="Cambria Math"/>
                      <w:vertAlign w:val="subscript"/>
                    </w:rPr>
                    <m:t>GroupMarketNodes</m:t>
                  </m:r>
                </m:sub>
              </m:sSub>
            </m:oMath>
            <w:r>
              <w:t>.</w:t>
            </w:r>
            <w:r>
              <w:rPr>
                <w:i/>
                <w:vertAlign w:val="subscript"/>
              </w:rPr>
              <w:t xml:space="preserve"> </w:t>
            </w:r>
            <w:r>
              <w:rPr>
                <w:i/>
              </w:rPr>
              <w:t xml:space="preserve"> </w:t>
            </w:r>
            <w:r>
              <w:br/>
            </w:r>
            <w:r>
              <w:rPr>
                <w:i/>
              </w:rPr>
              <w:t>The parameter is unrestricted.</w:t>
            </w:r>
          </w:p>
        </w:tc>
      </w:tr>
    </w:tbl>
    <w:p w14:paraId="64ACF2EB" w14:textId="77777777" w:rsidR="00714039" w:rsidRPr="004D260D" w:rsidRDefault="00714039" w:rsidP="00714039">
      <w:pPr>
        <w:pStyle w:val="Heading2"/>
        <w:tabs>
          <w:tab w:val="clear" w:pos="1440"/>
        </w:tabs>
        <w:ind w:left="851" w:hanging="851"/>
        <w:jc w:val="left"/>
      </w:pPr>
      <w:bookmarkStart w:id="126" w:name="_Ref108681282"/>
      <w:bookmarkStart w:id="127" w:name="_Toc189139607"/>
      <w:r w:rsidRPr="00511198">
        <w:t>Mixed Constraints</w:t>
      </w:r>
      <w:bookmarkEnd w:id="126"/>
      <w:bookmarkEnd w:id="127"/>
    </w:p>
    <w:p w14:paraId="59F011EA" w14:textId="77777777" w:rsidR="00714039" w:rsidRPr="003071C8" w:rsidRDefault="00714039" w:rsidP="00714039">
      <w:pPr>
        <w:pStyle w:val="BodyText"/>
      </w:pPr>
      <w:r w:rsidRPr="003071C8">
        <w:t xml:space="preserve">This facility allows the </w:t>
      </w:r>
      <w:r>
        <w:t>S</w:t>
      </w:r>
      <w:r w:rsidRPr="003071C8">
        <w:t xml:space="preserve">ystem </w:t>
      </w:r>
      <w:r>
        <w:t>O</w:t>
      </w:r>
      <w:r w:rsidRPr="003071C8">
        <w:t xml:space="preserve">perator to impose mixed constraints on any existing variables.  It also provides a facility for the creation of new models.  Approval for the creation of new mixed constraints is required to go through the consultation process used for </w:t>
      </w:r>
      <w:r>
        <w:t>Code amendments</w:t>
      </w:r>
      <w:r w:rsidRPr="003071C8">
        <w:t>.</w:t>
      </w:r>
      <w:r>
        <w:t xml:space="preserve"> </w:t>
      </w:r>
      <w:r w:rsidRPr="003071C8">
        <w:t xml:space="preserve"> Such consultation (and subsequent approval) relates to the form of the mixed constraints and may include specification of permanent conditions with respect to the level of, or relationships between, parameters in the constraint.  Other parameters may be adjusted by specified processes.  Any formulation constraint involving mixed constraint variables may also be implicitly involved. </w:t>
      </w:r>
    </w:p>
    <w:p w14:paraId="69EC111A" w14:textId="77777777" w:rsidR="00714039" w:rsidRPr="00B83159" w:rsidRDefault="00714039" w:rsidP="00C46AB9">
      <w:pPr>
        <w:pStyle w:val="Heading3"/>
      </w:pPr>
      <w:bookmarkStart w:id="128" w:name="_Toc189139608"/>
      <w:r w:rsidRPr="00380F0A">
        <w:t>Sets</w:t>
      </w:r>
      <w:bookmarkEnd w:id="128"/>
    </w:p>
    <w:tbl>
      <w:tblPr>
        <w:tblStyle w:val="SOReportTable"/>
        <w:tblW w:w="0" w:type="auto"/>
        <w:tblLayout w:type="fixed"/>
        <w:tblLook w:val="04A0" w:firstRow="1" w:lastRow="0" w:firstColumn="1" w:lastColumn="0" w:noHBand="0" w:noVBand="1"/>
      </w:tblPr>
      <w:tblGrid>
        <w:gridCol w:w="3329"/>
        <w:gridCol w:w="4712"/>
      </w:tblGrid>
      <w:tr w:rsidR="00714039" w14:paraId="05720898"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9" w:type="dxa"/>
          </w:tcPr>
          <w:p w14:paraId="2058FD25" w14:textId="77777777" w:rsidR="00714039" w:rsidRDefault="00714039" w:rsidP="00D872AD">
            <w:pPr>
              <w:pStyle w:val="BodyText"/>
              <w:ind w:left="0"/>
              <w:rPr>
                <w:lang w:val="en-GB"/>
              </w:rPr>
            </w:pPr>
            <w:r>
              <w:rPr>
                <w:lang w:val="en-GB"/>
              </w:rPr>
              <w:t>Item</w:t>
            </w:r>
          </w:p>
        </w:tc>
        <w:tc>
          <w:tcPr>
            <w:tcW w:w="4712" w:type="dxa"/>
          </w:tcPr>
          <w:p w14:paraId="10F44119"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714039" w14:paraId="61B31E89"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02C05EA7" w14:textId="77777777" w:rsidR="00714039" w:rsidRPr="000C33CE" w:rsidRDefault="00714039" w:rsidP="00D872AD">
            <w:pPr>
              <w:pStyle w:val="Equation"/>
            </w:pPr>
            <w:r w:rsidRPr="000C33CE">
              <w:t>MIXEDCONSTRAINTS</w:t>
            </w:r>
            <w:r w:rsidRPr="000C33CE">
              <w:rPr>
                <w:vertAlign w:val="subscript"/>
              </w:rPr>
              <w:t>Type1</w:t>
            </w:r>
          </w:p>
        </w:tc>
        <w:tc>
          <w:tcPr>
            <w:tcW w:w="4712" w:type="dxa"/>
          </w:tcPr>
          <w:p w14:paraId="28FBDF52"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val="en-GB"/>
              </w:rPr>
            </w:pPr>
            <w:r>
              <w:t>The set of all Type 1 mixed constraints.  Each constraint</w:t>
            </w:r>
            <w:r>
              <w:rPr>
                <w:i/>
              </w:rPr>
              <w:t>, m,</w:t>
            </w:r>
            <w:r>
              <w:t xml:space="preserve"> will normally define one new variable, </w:t>
            </w:r>
            <m:oMath>
              <m:sSub>
                <m:sSubPr>
                  <m:ctrlPr>
                    <w:rPr>
                      <w:rFonts w:ascii="Cambria Math" w:hAnsi="Cambria Math"/>
                      <w:i/>
                    </w:rPr>
                  </m:ctrlPr>
                </m:sSubPr>
                <m:e>
                  <m:r>
                    <w:rPr>
                      <w:rFonts w:ascii="Cambria Math" w:hAnsi="Cambria Math"/>
                    </w:rPr>
                    <m:t>MixedConstraintVariable</m:t>
                  </m:r>
                </m:e>
                <m:sub>
                  <m:r>
                    <w:rPr>
                      <w:rFonts w:ascii="Cambria Math" w:hAnsi="Cambria Math"/>
                    </w:rPr>
                    <m:t>m</m:t>
                  </m:r>
                </m:sub>
              </m:sSub>
            </m:oMath>
            <w:r>
              <w:t>,</w:t>
            </w:r>
            <w:r>
              <w:rPr>
                <w:i/>
              </w:rPr>
              <w:t xml:space="preserve"> </w:t>
            </w:r>
            <w:r>
              <w:t>and can link it to any combination of existing model variables.</w:t>
            </w:r>
          </w:p>
        </w:tc>
      </w:tr>
      <w:tr w:rsidR="00714039" w14:paraId="71CCEB47"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2FA76522" w14:textId="77777777" w:rsidR="00714039" w:rsidRDefault="00714039" w:rsidP="00D872AD">
            <w:pPr>
              <w:pStyle w:val="Equation"/>
              <w:rPr>
                <w:lang w:val="en-GB"/>
              </w:rPr>
            </w:pPr>
            <w:r w:rsidRPr="000C33CE">
              <w:t>MIXEDCONSTRAINTS</w:t>
            </w:r>
            <w:r w:rsidRPr="000C33CE">
              <w:rPr>
                <w:vertAlign w:val="subscript"/>
              </w:rPr>
              <w:t>Type</w:t>
            </w:r>
            <w:r>
              <w:rPr>
                <w:vertAlign w:val="subscript"/>
              </w:rPr>
              <w:t>2</w:t>
            </w:r>
          </w:p>
        </w:tc>
        <w:tc>
          <w:tcPr>
            <w:tcW w:w="4712" w:type="dxa"/>
          </w:tcPr>
          <w:p w14:paraId="43DF8A64"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val="en-GB"/>
              </w:rPr>
            </w:pPr>
            <w:r>
              <w:t>The set of all Type 2 mixed constraints.  Each Type 2 constraint is a group constraint creating links between the new variables created by Type 1 constraints.</w:t>
            </w:r>
          </w:p>
        </w:tc>
      </w:tr>
      <w:tr w:rsidR="00714039" w14:paraId="0940894F"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5D6AF189" w14:textId="77777777" w:rsidR="00714039" w:rsidRPr="000C33CE" w:rsidRDefault="00714039" w:rsidP="00D872AD">
            <w:pPr>
              <w:pStyle w:val="Equation"/>
            </w:pPr>
            <w:proofErr w:type="spellStart"/>
            <w:r w:rsidRPr="000C33CE">
              <w:t>MIXEDVARGROUP</w:t>
            </w:r>
            <w:r w:rsidRPr="000C33CE">
              <w:rPr>
                <w:vertAlign w:val="subscript"/>
              </w:rPr>
              <w:t>b</w:t>
            </w:r>
            <w:proofErr w:type="spellEnd"/>
          </w:p>
        </w:tc>
        <w:tc>
          <w:tcPr>
            <w:tcW w:w="4712" w:type="dxa"/>
          </w:tcPr>
          <w:p w14:paraId="6AC10097"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val="en-GB"/>
              </w:rPr>
            </w:pPr>
            <w:r w:rsidRPr="00D404B4">
              <w:t xml:space="preserve">The set of Type 1 mixed constraints whose new variables are linked by Type 2 mixed constraint </w:t>
            </w:r>
            <w:r w:rsidRPr="00D404B4">
              <w:rPr>
                <w:i/>
              </w:rPr>
              <w:t>b.</w:t>
            </w:r>
          </w:p>
        </w:tc>
      </w:tr>
      <w:tr w:rsidR="00714039" w14:paraId="6021C89D"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0BE0571F" w14:textId="77777777" w:rsidR="00714039" w:rsidRPr="000C33CE" w:rsidRDefault="00714039" w:rsidP="00D872AD">
            <w:pPr>
              <w:pStyle w:val="Equation"/>
            </w:pPr>
            <w:proofErr w:type="spellStart"/>
            <w:r w:rsidRPr="000C33CE">
              <w:t>MIXED</w:t>
            </w:r>
            <w:r>
              <w:t>DEM</w:t>
            </w:r>
            <w:r w:rsidRPr="000C33CE">
              <w:t>NODEGROUP</w:t>
            </w:r>
            <w:r w:rsidRPr="000C33CE">
              <w:rPr>
                <w:vertAlign w:val="subscript"/>
              </w:rPr>
              <w:t>m</w:t>
            </w:r>
            <w:proofErr w:type="spellEnd"/>
          </w:p>
        </w:tc>
        <w:tc>
          <w:tcPr>
            <w:tcW w:w="4712" w:type="dxa"/>
          </w:tcPr>
          <w:p w14:paraId="387AF550"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rPr>
                <w:lang w:val="en-GB"/>
              </w:rPr>
            </w:pPr>
            <w:r w:rsidRPr="00D404B4">
              <w:t xml:space="preserve">The set of demand bids used in Type1 mixed constraint </w:t>
            </w:r>
            <w:r w:rsidRPr="00E37ED5">
              <w:rPr>
                <w:i/>
              </w:rPr>
              <w:t>m</w:t>
            </w:r>
            <w:r w:rsidRPr="00D404B4">
              <w:t>.</w:t>
            </w:r>
          </w:p>
        </w:tc>
      </w:tr>
      <w:tr w:rsidR="00714039" w14:paraId="4E1801BF"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0B1A24FA" w14:textId="77777777" w:rsidR="00714039" w:rsidRPr="000C33CE" w:rsidRDefault="00714039" w:rsidP="00D872AD">
            <w:pPr>
              <w:pStyle w:val="Equation"/>
            </w:pPr>
            <w:proofErr w:type="spellStart"/>
            <w:r w:rsidRPr="000C33CE">
              <w:t>MIXEDGENNODEGROUP</w:t>
            </w:r>
            <w:r w:rsidRPr="000C33CE">
              <w:rPr>
                <w:vertAlign w:val="subscript"/>
              </w:rPr>
              <w:t>m</w:t>
            </w:r>
            <w:proofErr w:type="spellEnd"/>
          </w:p>
        </w:tc>
        <w:tc>
          <w:tcPr>
            <w:tcW w:w="4712" w:type="dxa"/>
          </w:tcPr>
          <w:p w14:paraId="05093A8E" w14:textId="77777777" w:rsidR="00714039" w:rsidRPr="00D404B4"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D404B4">
              <w:t xml:space="preserve">The set of generation offers used in Type1 mixed constraint </w:t>
            </w:r>
            <w:r w:rsidRPr="00E37ED5">
              <w:rPr>
                <w:i/>
              </w:rPr>
              <w:t>m</w:t>
            </w:r>
            <w:r w:rsidRPr="00D404B4">
              <w:t>.</w:t>
            </w:r>
          </w:p>
        </w:tc>
      </w:tr>
      <w:tr w:rsidR="00714039" w14:paraId="3906AE4C"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0A07E404" w14:textId="77777777" w:rsidR="00714039" w:rsidRDefault="00714039" w:rsidP="00D872AD">
            <w:pPr>
              <w:pStyle w:val="Equation"/>
            </w:pPr>
            <w:proofErr w:type="spellStart"/>
            <w:r>
              <w:t>MIXEDRESNODEGROUP</w:t>
            </w:r>
            <w:r>
              <w:rPr>
                <w:vertAlign w:val="subscript"/>
              </w:rPr>
              <w:t>m</w:t>
            </w:r>
            <w:proofErr w:type="spellEnd"/>
          </w:p>
        </w:tc>
        <w:tc>
          <w:tcPr>
            <w:tcW w:w="4712" w:type="dxa"/>
          </w:tcPr>
          <w:p w14:paraId="6BC328F2"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set of reserve offers used in Type1 mixed constraint </w:t>
            </w:r>
            <w:r w:rsidRPr="00E37ED5">
              <w:rPr>
                <w:i/>
              </w:rPr>
              <w:t>m</w:t>
            </w:r>
            <w:r>
              <w:t>.</w:t>
            </w:r>
          </w:p>
        </w:tc>
      </w:tr>
      <w:tr w:rsidR="00714039" w14:paraId="35226160"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5059601E" w14:textId="77777777" w:rsidR="00714039" w:rsidRDefault="00714039" w:rsidP="00D872AD">
            <w:pPr>
              <w:pStyle w:val="Equation"/>
            </w:pPr>
            <w:proofErr w:type="spellStart"/>
            <w:r>
              <w:t>MIXEDDIRACLINEGROUP</w:t>
            </w:r>
            <w:r>
              <w:rPr>
                <w:vertAlign w:val="subscript"/>
              </w:rPr>
              <w:t>m</w:t>
            </w:r>
            <w:proofErr w:type="spellEnd"/>
          </w:p>
        </w:tc>
        <w:tc>
          <w:tcPr>
            <w:tcW w:w="4712" w:type="dxa"/>
          </w:tcPr>
          <w:p w14:paraId="0FC935D2"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set of AC lines whose flow used in Type1 mixed constraint </w:t>
            </w:r>
            <w:r w:rsidRPr="00E37ED5">
              <w:rPr>
                <w:i/>
              </w:rPr>
              <w:t>m</w:t>
            </w:r>
            <w:r>
              <w:t>.</w:t>
            </w:r>
          </w:p>
        </w:tc>
      </w:tr>
      <w:tr w:rsidR="00714039" w14:paraId="250EDC9D"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02FE8089" w14:textId="77777777" w:rsidR="00714039" w:rsidRDefault="00714039" w:rsidP="00D872AD">
            <w:pPr>
              <w:pStyle w:val="Equation"/>
            </w:pPr>
            <w:proofErr w:type="spellStart"/>
            <w:r>
              <w:t>MIXEDDIRACLINELOSSGROUP</w:t>
            </w:r>
            <w:r>
              <w:rPr>
                <w:vertAlign w:val="subscript"/>
              </w:rPr>
              <w:t>m</w:t>
            </w:r>
            <w:proofErr w:type="spellEnd"/>
          </w:p>
        </w:tc>
        <w:tc>
          <w:tcPr>
            <w:tcW w:w="4712" w:type="dxa"/>
          </w:tcPr>
          <w:p w14:paraId="7895C761"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set of AC line whose losses are used in Type1 mixed constraint </w:t>
            </w:r>
            <w:r w:rsidRPr="00E37ED5">
              <w:rPr>
                <w:i/>
              </w:rPr>
              <w:t>m</w:t>
            </w:r>
            <w:r>
              <w:t>.</w:t>
            </w:r>
          </w:p>
        </w:tc>
      </w:tr>
      <w:tr w:rsidR="00714039" w14:paraId="1EC8363C"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46322DB4" w14:textId="77777777" w:rsidR="00714039" w:rsidRDefault="00714039" w:rsidP="00D872AD">
            <w:pPr>
              <w:pStyle w:val="Equation"/>
            </w:pPr>
            <w:proofErr w:type="spellStart"/>
            <w:r>
              <w:t>MIXEDACFIXLOSSGROUP</w:t>
            </w:r>
            <w:r>
              <w:rPr>
                <w:vertAlign w:val="subscript"/>
              </w:rPr>
              <w:t>m</w:t>
            </w:r>
            <w:proofErr w:type="spellEnd"/>
          </w:p>
        </w:tc>
        <w:tc>
          <w:tcPr>
            <w:tcW w:w="4712" w:type="dxa"/>
          </w:tcPr>
          <w:p w14:paraId="0E1034DA"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set of AC lines whose fixed losses used in Type1 mixed constraint </w:t>
            </w:r>
            <w:r w:rsidRPr="00E37ED5">
              <w:rPr>
                <w:i/>
              </w:rPr>
              <w:t>m</w:t>
            </w:r>
            <w:r>
              <w:t>.</w:t>
            </w:r>
          </w:p>
        </w:tc>
      </w:tr>
      <w:tr w:rsidR="00714039" w14:paraId="4474E74D"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01D567A1" w14:textId="77777777" w:rsidR="00714039" w:rsidRDefault="00714039" w:rsidP="00D872AD">
            <w:pPr>
              <w:pStyle w:val="Equation"/>
            </w:pPr>
            <w:proofErr w:type="spellStart"/>
            <w:r>
              <w:t>MIXEDDCLINEGROUP</w:t>
            </w:r>
            <w:r>
              <w:rPr>
                <w:vertAlign w:val="subscript"/>
              </w:rPr>
              <w:t>m</w:t>
            </w:r>
            <w:proofErr w:type="spellEnd"/>
          </w:p>
        </w:tc>
        <w:tc>
          <w:tcPr>
            <w:tcW w:w="4712" w:type="dxa"/>
          </w:tcPr>
          <w:p w14:paraId="72F53811"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set of DC lines whose flow is used in Type1 mixed constraint </w:t>
            </w:r>
            <w:r w:rsidRPr="00E37ED5">
              <w:rPr>
                <w:i/>
              </w:rPr>
              <w:t>m</w:t>
            </w:r>
            <w:r>
              <w:t>.</w:t>
            </w:r>
          </w:p>
        </w:tc>
      </w:tr>
      <w:tr w:rsidR="00714039" w14:paraId="742C17B9"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53DA60F2" w14:textId="77777777" w:rsidR="00714039" w:rsidRDefault="00714039" w:rsidP="00D872AD">
            <w:pPr>
              <w:pStyle w:val="Equation"/>
            </w:pPr>
            <w:proofErr w:type="spellStart"/>
            <w:r>
              <w:t>MIXEDDCLNLOSSGROUP</w:t>
            </w:r>
            <w:r>
              <w:rPr>
                <w:vertAlign w:val="subscript"/>
              </w:rPr>
              <w:t>m</w:t>
            </w:r>
            <w:proofErr w:type="spellEnd"/>
          </w:p>
        </w:tc>
        <w:tc>
          <w:tcPr>
            <w:tcW w:w="4712" w:type="dxa"/>
          </w:tcPr>
          <w:p w14:paraId="7BC5F3EF"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set of DC lines whose losses are used in Type1 mixed constraint </w:t>
            </w:r>
            <w:r w:rsidRPr="00E37ED5">
              <w:rPr>
                <w:i/>
              </w:rPr>
              <w:t>m</w:t>
            </w:r>
            <w:r>
              <w:t>.</w:t>
            </w:r>
          </w:p>
        </w:tc>
      </w:tr>
      <w:tr w:rsidR="00714039" w14:paraId="10AC34B1" w14:textId="77777777" w:rsidTr="00D872AD">
        <w:tc>
          <w:tcPr>
            <w:cnfStyle w:val="001000000000" w:firstRow="0" w:lastRow="0" w:firstColumn="1" w:lastColumn="0" w:oddVBand="0" w:evenVBand="0" w:oddHBand="0" w:evenHBand="0" w:firstRowFirstColumn="0" w:firstRowLastColumn="0" w:lastRowFirstColumn="0" w:lastRowLastColumn="0"/>
            <w:tcW w:w="3329" w:type="dxa"/>
          </w:tcPr>
          <w:p w14:paraId="5A9716CE" w14:textId="77777777" w:rsidR="00714039" w:rsidRPr="000C33CE" w:rsidRDefault="00714039" w:rsidP="00D872AD">
            <w:pPr>
              <w:pStyle w:val="Equation"/>
            </w:pPr>
            <w:proofErr w:type="spellStart"/>
            <w:r w:rsidRPr="000C33CE">
              <w:t>MIXEDDCFIXLOSSGROUP</w:t>
            </w:r>
            <w:r w:rsidRPr="000C33CE">
              <w:rPr>
                <w:vertAlign w:val="subscript"/>
              </w:rPr>
              <w:t>m</w:t>
            </w:r>
            <w:proofErr w:type="spellEnd"/>
          </w:p>
        </w:tc>
        <w:tc>
          <w:tcPr>
            <w:tcW w:w="4712" w:type="dxa"/>
          </w:tcPr>
          <w:p w14:paraId="7152CDC0"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The set of DC lines </w:t>
            </w:r>
            <w:proofErr w:type="gramStart"/>
            <w:r>
              <w:t>whose</w:t>
            </w:r>
            <w:proofErr w:type="gramEnd"/>
            <w:r>
              <w:t xml:space="preserve"> fixed are losses used in Type1 mixed constraint </w:t>
            </w:r>
            <w:r w:rsidRPr="00E37ED5">
              <w:rPr>
                <w:i/>
              </w:rPr>
              <w:t>m</w:t>
            </w:r>
            <w:r>
              <w:t>.</w:t>
            </w:r>
          </w:p>
        </w:tc>
      </w:tr>
    </w:tbl>
    <w:p w14:paraId="396E1A2E" w14:textId="77777777" w:rsidR="00714039" w:rsidRDefault="00714039" w:rsidP="00C46AB9">
      <w:pPr>
        <w:pStyle w:val="Heading3"/>
      </w:pPr>
      <w:bookmarkStart w:id="129" w:name="_Toc189139609"/>
      <w:r>
        <w:t>Parameters</w:t>
      </w:r>
      <w:bookmarkEnd w:id="129"/>
    </w:p>
    <w:tbl>
      <w:tblPr>
        <w:tblStyle w:val="SOReportTable"/>
        <w:tblW w:w="8007" w:type="dxa"/>
        <w:tblLook w:val="04A0" w:firstRow="1" w:lastRow="0" w:firstColumn="1" w:lastColumn="0" w:noHBand="0" w:noVBand="1"/>
      </w:tblPr>
      <w:tblGrid>
        <w:gridCol w:w="3613"/>
        <w:gridCol w:w="4394"/>
      </w:tblGrid>
      <w:tr w:rsidR="00714039" w14:paraId="3D4D3EC1" w14:textId="77777777" w:rsidTr="00D872A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613" w:type="dxa"/>
          </w:tcPr>
          <w:p w14:paraId="4FEF332C" w14:textId="77777777" w:rsidR="00714039" w:rsidRDefault="00714039" w:rsidP="00D872AD">
            <w:pPr>
              <w:pStyle w:val="BodyText"/>
              <w:ind w:left="0"/>
              <w:rPr>
                <w:lang w:eastAsia="en-GB"/>
              </w:rPr>
            </w:pPr>
            <w:r>
              <w:rPr>
                <w:lang w:eastAsia="en-GB"/>
              </w:rPr>
              <w:t>Item</w:t>
            </w:r>
          </w:p>
        </w:tc>
        <w:tc>
          <w:tcPr>
            <w:tcW w:w="4394" w:type="dxa"/>
          </w:tcPr>
          <w:p w14:paraId="268AFE5F"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38449944"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576D4D73" w14:textId="77777777" w:rsidR="00714039" w:rsidRDefault="00714039" w:rsidP="00D872AD">
            <w:pPr>
              <w:pStyle w:val="Equation"/>
            </w:pPr>
            <w:r>
              <w:t>MixedConstVarWeight</w:t>
            </w:r>
            <w:r w:rsidRPr="008D7E20">
              <w:t>1</w:t>
            </w:r>
            <w:r w:rsidRPr="000C33CE">
              <w:rPr>
                <w:vertAlign w:val="subscript"/>
              </w:rPr>
              <w:t>m</w:t>
            </w:r>
          </w:p>
        </w:tc>
        <w:tc>
          <w:tcPr>
            <w:tcW w:w="4394" w:type="dxa"/>
          </w:tcPr>
          <w:p w14:paraId="17411EBB"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weight associated with </w:t>
            </w:r>
            <w:r w:rsidRPr="00D404B4">
              <w:br/>
              <w:t xml:space="preserve">mixed security constraint variable </w:t>
            </w:r>
            <w:r w:rsidRPr="00D404B4">
              <w:br/>
            </w:r>
            <m:oMath>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MIXEDCONSTRAINTS</m:t>
                  </m:r>
                </m:e>
                <m:sub>
                  <m:r>
                    <w:rPr>
                      <w:rFonts w:ascii="Cambria Math" w:hAnsi="Cambria Math"/>
                      <w:vertAlign w:val="subscript"/>
                    </w:rPr>
                    <m:t>Type1</m:t>
                  </m:r>
                </m:sub>
              </m:sSub>
            </m:oMath>
            <w:r w:rsidRPr="00D404B4">
              <w:rPr>
                <w:i/>
                <w:vertAlign w:val="subscript"/>
              </w:rPr>
              <w:t xml:space="preserve"> </w:t>
            </w:r>
            <w:r w:rsidRPr="00D404B4">
              <w:t xml:space="preserve"> </w:t>
            </w:r>
            <w:r w:rsidRPr="00D404B4">
              <w:br/>
            </w:r>
            <w:r w:rsidRPr="00D404B4">
              <w:rPr>
                <w:i/>
              </w:rPr>
              <w:t xml:space="preserve">The parameter is </w:t>
            </w:r>
            <w:r>
              <w:rPr>
                <w:i/>
              </w:rPr>
              <w:t>unrestricted</w:t>
            </w:r>
            <w:r w:rsidRPr="00D404B4">
              <w:rPr>
                <w:i/>
              </w:rPr>
              <w:t>.</w:t>
            </w:r>
          </w:p>
        </w:tc>
      </w:tr>
      <w:tr w:rsidR="00714039" w:rsidRPr="00C91F8C" w14:paraId="4D27B006"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3AB89B6C" w14:textId="77777777" w:rsidR="00714039" w:rsidRDefault="00714039" w:rsidP="00D872AD">
            <w:pPr>
              <w:pStyle w:val="Equation"/>
            </w:pPr>
            <w:proofErr w:type="spellStart"/>
            <w:r w:rsidRPr="00E56C6F">
              <w:t>Mix</w:t>
            </w:r>
            <w:r>
              <w:t>ed</w:t>
            </w:r>
            <w:r w:rsidRPr="00E56C6F">
              <w:t>Cons</w:t>
            </w:r>
            <w:r w:rsidRPr="005E281C">
              <w:rPr>
                <w:color w:val="auto"/>
              </w:rPr>
              <w:t>tDem</w:t>
            </w:r>
            <w:r w:rsidRPr="00E56C6F">
              <w:t>Weight</w:t>
            </w:r>
            <w:r>
              <w:rPr>
                <w:vertAlign w:val="subscript"/>
              </w:rPr>
              <w:t>db</w:t>
            </w:r>
            <w:proofErr w:type="spellEnd"/>
            <w:r w:rsidRPr="00E56C6F">
              <w:rPr>
                <w:vertAlign w:val="subscript"/>
              </w:rPr>
              <w:t>, m</w:t>
            </w:r>
          </w:p>
        </w:tc>
        <w:tc>
          <w:tcPr>
            <w:tcW w:w="4394" w:type="dxa"/>
          </w:tcPr>
          <w:p w14:paraId="572F5048" w14:textId="77777777" w:rsidR="00714039" w:rsidRPr="00E56C6F"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rsidRPr="00E56C6F">
              <w:t xml:space="preserve">The weight associated with demand bid </w:t>
            </w:r>
            <m:oMath>
              <m:r>
                <w:rPr>
                  <w:rFonts w:ascii="Cambria Math" w:hAnsi="Cambria Math"/>
                </w:rPr>
                <m:t>db</m:t>
              </m:r>
              <m:r>
                <m:rPr>
                  <m:sty m:val="p"/>
                </m:rPr>
                <w:rPr>
                  <w:rFonts w:ascii="Cambria Math" w:hAnsi="Cambria Math"/>
                </w:rPr>
                <m:t>∈</m:t>
              </m:r>
              <m:sSub>
                <m:sSubPr>
                  <m:ctrlPr>
                    <w:rPr>
                      <w:rFonts w:ascii="Cambria Math" w:hAnsi="Cambria Math"/>
                      <w:color w:val="FF0000"/>
                    </w:rPr>
                  </m:ctrlPr>
                </m:sSubPr>
                <m:e>
                  <m:r>
                    <w:rPr>
                      <w:rFonts w:ascii="Cambria Math" w:hAnsi="Cambria Math"/>
                    </w:rPr>
                    <m:t>MIXEDDEMNODEGROUP</m:t>
                  </m:r>
                  <m:ctrlPr>
                    <w:rPr>
                      <w:rFonts w:ascii="Cambria Math" w:hAnsi="Cambria Math"/>
                    </w:rPr>
                  </m:ctrlPr>
                </m:e>
                <m:sub>
                  <m:r>
                    <w:rPr>
                      <w:rFonts w:ascii="Cambria Math" w:hAnsi="Cambria Math"/>
                      <w:vertAlign w:val="subscript"/>
                    </w:rPr>
                    <m:t>m</m:t>
                  </m:r>
                </m:sub>
              </m:sSub>
              <m:r>
                <m:rPr>
                  <m:sty m:val="p"/>
                </m:rPr>
                <w:rPr>
                  <w:rFonts w:ascii="Cambria Math" w:hAnsi="Cambria Math"/>
                </w:rPr>
                <m:t>.</m:t>
              </m:r>
            </m:oMath>
            <w:r w:rsidRPr="00E56C6F">
              <w:t xml:space="preserve">  </w:t>
            </w:r>
            <w:r w:rsidRPr="00E56C6F">
              <w:br/>
            </w:r>
            <w:r w:rsidRPr="00E56C6F">
              <w:rPr>
                <w:i/>
              </w:rPr>
              <w:t xml:space="preserve">The parameter is </w:t>
            </w:r>
            <w:r>
              <w:rPr>
                <w:i/>
              </w:rPr>
              <w:t>unrestricted</w:t>
            </w:r>
            <w:r w:rsidRPr="00E56C6F">
              <w:rPr>
                <w:i/>
              </w:rPr>
              <w:t>.</w:t>
            </w:r>
          </w:p>
        </w:tc>
      </w:tr>
      <w:tr w:rsidR="00714039" w14:paraId="7CF35CD5"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0698B62B" w14:textId="77777777" w:rsidR="00714039" w:rsidRDefault="00714039" w:rsidP="00D872AD">
            <w:pPr>
              <w:pStyle w:val="Equation"/>
            </w:pPr>
            <w:proofErr w:type="spellStart"/>
            <w:r>
              <w:t>MixedConstGenWeight</w:t>
            </w:r>
            <w:r w:rsidRPr="003B0DF5">
              <w:rPr>
                <w:vertAlign w:val="subscript"/>
              </w:rPr>
              <w:t>g</w:t>
            </w:r>
            <w:proofErr w:type="spellEnd"/>
            <w:r w:rsidRPr="003B0DF5">
              <w:rPr>
                <w:vertAlign w:val="subscript"/>
              </w:rPr>
              <w:t>, m</w:t>
            </w:r>
          </w:p>
        </w:tc>
        <w:tc>
          <w:tcPr>
            <w:tcW w:w="4394" w:type="dxa"/>
          </w:tcPr>
          <w:p w14:paraId="2B9136E3" w14:textId="77777777" w:rsidR="00714039" w:rsidRPr="00D404B4"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rsidRPr="00D404B4">
              <w:t xml:space="preserve">The weight associated with generation offer </w:t>
            </w:r>
            <m:oMath>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MIXEDGENNODEGROUP</m:t>
                  </m:r>
                </m:e>
                <m:sub>
                  <m:r>
                    <w:rPr>
                      <w:rFonts w:ascii="Cambria Math" w:hAnsi="Cambria Math"/>
                      <w:vertAlign w:val="subscript"/>
                    </w:rPr>
                    <m:t>m</m:t>
                  </m:r>
                </m:sub>
              </m:sSub>
            </m:oMath>
            <w:r w:rsidRPr="00D404B4">
              <w:t xml:space="preserve">. </w:t>
            </w:r>
            <w:r w:rsidRPr="00D404B4">
              <w:br/>
            </w:r>
            <w:r w:rsidRPr="00D404B4">
              <w:rPr>
                <w:i/>
              </w:rPr>
              <w:t xml:space="preserve">The parameter is </w:t>
            </w:r>
            <w:r>
              <w:rPr>
                <w:i/>
              </w:rPr>
              <w:t>unrestricted</w:t>
            </w:r>
            <w:r w:rsidRPr="00D404B4">
              <w:rPr>
                <w:i/>
              </w:rPr>
              <w:t>.</w:t>
            </w:r>
          </w:p>
        </w:tc>
      </w:tr>
      <w:tr w:rsidR="00714039" w14:paraId="3327C3B4"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1F3D4454" w14:textId="77777777" w:rsidR="00714039" w:rsidRDefault="00714039" w:rsidP="00D872AD">
            <w:pPr>
              <w:pStyle w:val="Equation"/>
            </w:pPr>
            <w:proofErr w:type="spellStart"/>
            <w:r>
              <w:t>MixedConstResWeight</w:t>
            </w:r>
            <w:r w:rsidRPr="003B0DF5">
              <w:rPr>
                <w:vertAlign w:val="subscript"/>
              </w:rPr>
              <w:t>r</w:t>
            </w:r>
            <w:proofErr w:type="spellEnd"/>
            <w:r w:rsidRPr="003B0DF5">
              <w:rPr>
                <w:vertAlign w:val="subscript"/>
              </w:rPr>
              <w:t>, m</w:t>
            </w:r>
          </w:p>
        </w:tc>
        <w:tc>
          <w:tcPr>
            <w:tcW w:w="4394" w:type="dxa"/>
          </w:tcPr>
          <w:p w14:paraId="0C730231"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weight associated with reserve offer </w:t>
            </w:r>
            <m:oMath>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MIXEDRESNODEGROUP</m:t>
                  </m:r>
                </m:e>
                <m:sub>
                  <m:r>
                    <w:rPr>
                      <w:rFonts w:ascii="Cambria Math" w:hAnsi="Cambria Math"/>
                      <w:vertAlign w:val="subscript"/>
                    </w:rPr>
                    <m:t>m</m:t>
                  </m:r>
                </m:sub>
              </m:sSub>
            </m:oMath>
            <w:r>
              <w:t xml:space="preserve">. </w:t>
            </w:r>
            <w:r>
              <w:br/>
            </w:r>
            <w:r>
              <w:rPr>
                <w:i/>
              </w:rPr>
              <w:t>The parameter is unrestricted.</w:t>
            </w:r>
          </w:p>
        </w:tc>
      </w:tr>
      <w:tr w:rsidR="00714039" w14:paraId="1055F9BB"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178BA92F" w14:textId="77777777" w:rsidR="00714039" w:rsidRDefault="00714039" w:rsidP="00D872AD">
            <w:pPr>
              <w:pStyle w:val="Equation"/>
            </w:pPr>
            <w:r>
              <w:t xml:space="preserve"> </w:t>
            </w:r>
            <w:proofErr w:type="spellStart"/>
            <w:r>
              <w:t>MixedConstACLineWeight</w:t>
            </w:r>
            <w:r w:rsidRPr="003B0DF5">
              <w:rPr>
                <w:vertAlign w:val="subscript"/>
              </w:rPr>
              <w:t>q</w:t>
            </w:r>
            <w:proofErr w:type="spellEnd"/>
            <w:r w:rsidRPr="003B0DF5">
              <w:rPr>
                <w:vertAlign w:val="subscript"/>
              </w:rPr>
              <w:t>, m</w:t>
            </w:r>
          </w:p>
        </w:tc>
        <w:tc>
          <w:tcPr>
            <w:tcW w:w="4394" w:type="dxa"/>
          </w:tcPr>
          <w:p w14:paraId="63E62CEA"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weight associated with </w:t>
            </w:r>
            <w:r>
              <w:br/>
              <w:t xml:space="preserve">the flow in directed AC line </w:t>
            </w: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MIXEDDIRACLINEGROUP</m:t>
                  </m:r>
                </m:e>
                <m:sub>
                  <m:r>
                    <w:rPr>
                      <w:rFonts w:ascii="Cambria Math" w:hAnsi="Cambria Math"/>
                      <w:vertAlign w:val="subscript"/>
                    </w:rPr>
                    <m:t>m</m:t>
                  </m:r>
                </m:sub>
              </m:sSub>
            </m:oMath>
            <w:r>
              <w:t xml:space="preserve">.  </w:t>
            </w:r>
            <w:r>
              <w:br/>
            </w:r>
            <w:r>
              <w:rPr>
                <w:i/>
              </w:rPr>
              <w:t>The parameter is unrestricted.</w:t>
            </w:r>
          </w:p>
        </w:tc>
      </w:tr>
      <w:tr w:rsidR="00714039" w14:paraId="742E38EF"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4D5A43EA" w14:textId="77777777" w:rsidR="00714039" w:rsidRDefault="00714039" w:rsidP="00D872AD">
            <w:pPr>
              <w:pStyle w:val="Equation"/>
            </w:pPr>
            <w:proofErr w:type="spellStart"/>
            <w:r>
              <w:t>MixedConstACLineLossWeight</w:t>
            </w:r>
            <w:r w:rsidRPr="003B0DF5">
              <w:rPr>
                <w:vertAlign w:val="subscript"/>
              </w:rPr>
              <w:t>q</w:t>
            </w:r>
            <w:proofErr w:type="spellEnd"/>
            <w:r w:rsidRPr="003B0DF5">
              <w:rPr>
                <w:vertAlign w:val="subscript"/>
              </w:rPr>
              <w:t>, m</w:t>
            </w:r>
          </w:p>
        </w:tc>
        <w:tc>
          <w:tcPr>
            <w:tcW w:w="4394" w:type="dxa"/>
          </w:tcPr>
          <w:p w14:paraId="1AEC3EB4"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weight associated with the variable </w:t>
            </w:r>
            <w:r>
              <w:br/>
              <w:t xml:space="preserve">loss in directed AC line </w:t>
            </w:r>
            <m:oMath>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MIXEDDIRACLINEGROUP</m:t>
                  </m:r>
                </m:e>
                <m:sub>
                  <m:r>
                    <w:rPr>
                      <w:rFonts w:ascii="Cambria Math" w:hAnsi="Cambria Math"/>
                      <w:vertAlign w:val="subscript"/>
                    </w:rPr>
                    <m:t>m</m:t>
                  </m:r>
                </m:sub>
              </m:sSub>
              <m:r>
                <m:rPr>
                  <m:sty m:val="p"/>
                </m:rPr>
                <w:rPr>
                  <w:rFonts w:ascii="Cambria Math" w:hAnsi="Cambria Math"/>
                </w:rPr>
                <m:t>.</m:t>
              </m:r>
            </m:oMath>
            <w:r>
              <w:t xml:space="preserve">  </w:t>
            </w:r>
            <w:r>
              <w:br/>
            </w:r>
            <w:r>
              <w:rPr>
                <w:i/>
              </w:rPr>
              <w:t>The parameter is unrestricted.</w:t>
            </w:r>
          </w:p>
        </w:tc>
      </w:tr>
      <w:tr w:rsidR="00714039" w14:paraId="12F3EA3C"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2C4B15D9" w14:textId="77777777" w:rsidR="00714039" w:rsidRDefault="00714039" w:rsidP="00D872AD">
            <w:pPr>
              <w:pStyle w:val="Equation"/>
            </w:pPr>
            <w:proofErr w:type="spellStart"/>
            <w:r>
              <w:t>MixedConstACLineFixedLossWeight</w:t>
            </w:r>
            <w:r w:rsidRPr="003B0DF5">
              <w:rPr>
                <w:vertAlign w:val="subscript"/>
              </w:rPr>
              <w:t>k</w:t>
            </w:r>
            <w:proofErr w:type="spellEnd"/>
            <w:r w:rsidRPr="003B0DF5">
              <w:rPr>
                <w:vertAlign w:val="subscript"/>
              </w:rPr>
              <w:t>, m</w:t>
            </w:r>
          </w:p>
        </w:tc>
        <w:tc>
          <w:tcPr>
            <w:tcW w:w="4394" w:type="dxa"/>
          </w:tcPr>
          <w:p w14:paraId="5791E465"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The weight associated with the fixed </w:t>
            </w:r>
            <w:r>
              <w:br/>
              <w:t xml:space="preserve">loss in undirected AC line </w:t>
            </w:r>
            <w:r>
              <w:rPr>
                <w:i/>
              </w:rPr>
              <w:t>k</w:t>
            </w:r>
            <w:r>
              <w:rPr>
                <w:i/>
              </w:rPr>
              <w:br/>
              <w:t xml:space="preserve"> </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MIXEDACLINEGROUP</m:t>
                  </m:r>
                </m:e>
                <m:sub>
                  <m:r>
                    <w:rPr>
                      <w:rFonts w:ascii="Cambria Math" w:hAnsi="Cambria Math"/>
                      <w:vertAlign w:val="subscript"/>
                    </w:rPr>
                    <m:t>m</m:t>
                  </m:r>
                </m:sub>
              </m:sSub>
            </m:oMath>
            <w:r>
              <w:t xml:space="preserve">.  </w:t>
            </w:r>
            <w:r>
              <w:br/>
            </w:r>
            <w:r>
              <w:rPr>
                <w:i/>
              </w:rPr>
              <w:t>The parameter is unrestricted.</w:t>
            </w:r>
          </w:p>
        </w:tc>
      </w:tr>
      <w:tr w:rsidR="00714039" w14:paraId="5B3203CE"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326DB6B8" w14:textId="77777777" w:rsidR="00714039" w:rsidRDefault="00714039" w:rsidP="00D872AD">
            <w:pPr>
              <w:pStyle w:val="Equation"/>
            </w:pPr>
            <w:proofErr w:type="spellStart"/>
            <w:r>
              <w:t>MixedConstDCLinkWeight</w:t>
            </w:r>
            <w:r w:rsidRPr="003B0DF5">
              <w:rPr>
                <w:vertAlign w:val="subscript"/>
              </w:rPr>
              <w:t>l</w:t>
            </w:r>
            <w:proofErr w:type="spellEnd"/>
            <w:r w:rsidRPr="003B0DF5">
              <w:rPr>
                <w:vertAlign w:val="subscript"/>
              </w:rPr>
              <w:t>, m</w:t>
            </w:r>
          </w:p>
        </w:tc>
        <w:tc>
          <w:tcPr>
            <w:tcW w:w="4394" w:type="dxa"/>
          </w:tcPr>
          <w:p w14:paraId="36079027"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weight associated with the flow in HVDC link </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MIXEDDCLINEGROUP</m:t>
                  </m:r>
                </m:e>
                <m:sub>
                  <m:r>
                    <w:rPr>
                      <w:rFonts w:ascii="Cambria Math" w:hAnsi="Cambria Math"/>
                      <w:vertAlign w:val="subscript"/>
                    </w:rPr>
                    <m:t>m</m:t>
                  </m:r>
                </m:sub>
              </m:sSub>
            </m:oMath>
            <w:r>
              <w:t xml:space="preserve">.  </w:t>
            </w:r>
            <w:r>
              <w:rPr>
                <w:i/>
              </w:rPr>
              <w:t>The parameter is unrestricted.</w:t>
            </w:r>
          </w:p>
        </w:tc>
      </w:tr>
      <w:tr w:rsidR="00714039" w14:paraId="3E865A82"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28C8D54C" w14:textId="77777777" w:rsidR="00714039" w:rsidRDefault="00714039" w:rsidP="00D872AD">
            <w:pPr>
              <w:pStyle w:val="Equation"/>
            </w:pPr>
            <w:proofErr w:type="spellStart"/>
            <w:r>
              <w:t>MixedConstDCLinkLossWeight</w:t>
            </w:r>
            <w:r w:rsidRPr="003B0DF5">
              <w:rPr>
                <w:vertAlign w:val="subscript"/>
              </w:rPr>
              <w:t>l</w:t>
            </w:r>
            <w:proofErr w:type="spellEnd"/>
            <w:r w:rsidRPr="003B0DF5">
              <w:rPr>
                <w:vertAlign w:val="subscript"/>
              </w:rPr>
              <w:t>, m</w:t>
            </w:r>
          </w:p>
        </w:tc>
        <w:tc>
          <w:tcPr>
            <w:tcW w:w="4394" w:type="dxa"/>
          </w:tcPr>
          <w:p w14:paraId="3BAB87D2"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weight associated with the variable loss in HVDC link </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MIXEDDCLINEGROUP</m:t>
                  </m:r>
                </m:e>
                <m:sub>
                  <m:r>
                    <w:rPr>
                      <w:rFonts w:ascii="Cambria Math" w:hAnsi="Cambria Math"/>
                      <w:vertAlign w:val="subscript"/>
                    </w:rPr>
                    <m:t>m</m:t>
                  </m:r>
                </m:sub>
              </m:sSub>
            </m:oMath>
            <w:r>
              <w:t xml:space="preserve">.  </w:t>
            </w:r>
            <w:r>
              <w:br/>
            </w:r>
            <w:r>
              <w:rPr>
                <w:i/>
              </w:rPr>
              <w:t>The parameter is unrestricted.</w:t>
            </w:r>
          </w:p>
        </w:tc>
      </w:tr>
      <w:tr w:rsidR="00714039" w14:paraId="6252DE25"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434AF130" w14:textId="77777777" w:rsidR="00714039" w:rsidRDefault="00714039" w:rsidP="00D872AD">
            <w:pPr>
              <w:pStyle w:val="Equation"/>
            </w:pPr>
            <w:proofErr w:type="spellStart"/>
            <w:r>
              <w:t>MixedConstDCLinkFixedLossWeight</w:t>
            </w:r>
            <w:r w:rsidRPr="003B0DF5">
              <w:rPr>
                <w:vertAlign w:val="subscript"/>
              </w:rPr>
              <w:t>l</w:t>
            </w:r>
            <w:proofErr w:type="spellEnd"/>
            <w:r w:rsidRPr="003B0DF5">
              <w:rPr>
                <w:vertAlign w:val="subscript"/>
              </w:rPr>
              <w:t>, m</w:t>
            </w:r>
          </w:p>
        </w:tc>
        <w:tc>
          <w:tcPr>
            <w:tcW w:w="4394" w:type="dxa"/>
          </w:tcPr>
          <w:p w14:paraId="2D138E9D"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weight associated with the fixed loss in HVDC link </w:t>
            </w:r>
            <m:oMath>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MIXEDDCLINEGROUP</m:t>
                  </m:r>
                </m:e>
                <m:sub>
                  <m:r>
                    <w:rPr>
                      <w:rFonts w:ascii="Cambria Math" w:hAnsi="Cambria Math"/>
                      <w:vertAlign w:val="subscript"/>
                    </w:rPr>
                    <m:t>m</m:t>
                  </m:r>
                </m:sub>
              </m:sSub>
            </m:oMath>
            <w:r>
              <w:t xml:space="preserve">.  </w:t>
            </w:r>
            <w:r>
              <w:rPr>
                <w:i/>
              </w:rPr>
              <w:t>The parameter is unrestricted.</w:t>
            </w:r>
          </w:p>
        </w:tc>
      </w:tr>
      <w:tr w:rsidR="00714039" w14:paraId="4CEBAB10"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20212BBA" w14:textId="77777777" w:rsidR="00714039" w:rsidRDefault="00714039" w:rsidP="00D872AD">
            <w:pPr>
              <w:pStyle w:val="Equation"/>
            </w:pPr>
            <w:r>
              <w:t>MixedConstraintLimit1</w:t>
            </w:r>
            <w:r w:rsidRPr="003B0DF5">
              <w:rPr>
                <w:vertAlign w:val="subscript"/>
              </w:rPr>
              <w:t>m</w:t>
            </w:r>
          </w:p>
        </w:tc>
        <w:tc>
          <w:tcPr>
            <w:tcW w:w="4394" w:type="dxa"/>
          </w:tcPr>
          <w:p w14:paraId="339742D5"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limit associated with mixed security constraint </w:t>
            </w:r>
            <m:oMath>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MIXEDCONSTRAINTS</m:t>
                  </m:r>
                </m:e>
                <m:sub>
                  <m:r>
                    <w:rPr>
                      <w:rFonts w:ascii="Cambria Math" w:hAnsi="Cambria Math"/>
                      <w:vertAlign w:val="subscript"/>
                    </w:rPr>
                    <m:t>Type1</m:t>
                  </m:r>
                </m:sub>
              </m:sSub>
            </m:oMath>
            <w:r>
              <w:rPr>
                <w:i/>
                <w:sz w:val="18"/>
              </w:rPr>
              <w:t>.</w:t>
            </w:r>
            <w:r>
              <w:rPr>
                <w:i/>
              </w:rPr>
              <w:t xml:space="preserve">  The parameter is unrestricted.</w:t>
            </w:r>
          </w:p>
        </w:tc>
      </w:tr>
      <w:tr w:rsidR="00714039" w14:paraId="48237126"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080E5BCF" w14:textId="77777777" w:rsidR="00714039" w:rsidRDefault="00714039" w:rsidP="00D872AD">
            <w:pPr>
              <w:pStyle w:val="Equation"/>
            </w:pPr>
            <w:r>
              <w:t>MixedConstVarWeight2</w:t>
            </w:r>
            <w:r w:rsidRPr="001752D6">
              <w:rPr>
                <w:vertAlign w:val="subscript"/>
              </w:rPr>
              <w:t>m</w:t>
            </w:r>
            <w:r>
              <w:rPr>
                <w:vertAlign w:val="subscript"/>
              </w:rPr>
              <w:t>.</w:t>
            </w:r>
            <w:r w:rsidRPr="001752D6">
              <w:rPr>
                <w:vertAlign w:val="subscript"/>
              </w:rPr>
              <w:t>b</w:t>
            </w:r>
          </w:p>
        </w:tc>
        <w:tc>
          <w:tcPr>
            <w:tcW w:w="4394" w:type="dxa"/>
          </w:tcPr>
          <w:p w14:paraId="29E4C342" w14:textId="77777777" w:rsidR="00714039" w:rsidRDefault="00714039" w:rsidP="00D872AD">
            <w:pPr>
              <w:spacing w:after="60"/>
              <w:cnfStyle w:val="000000000000" w:firstRow="0" w:lastRow="0" w:firstColumn="0" w:lastColumn="0" w:oddVBand="0" w:evenVBand="0" w:oddHBand="0" w:evenHBand="0" w:firstRowFirstColumn="0" w:firstRowLastColumn="0" w:lastRowFirstColumn="0" w:lastRowLastColumn="0"/>
            </w:pPr>
            <w:r>
              <w:t xml:space="preserve">The weight associated with mixed security constraint variable </w:t>
            </w:r>
            <m:oMath>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MIXEDVARGROUP</m:t>
                  </m:r>
                </m:e>
                <m:sub>
                  <m:r>
                    <w:rPr>
                      <w:rFonts w:ascii="Cambria Math" w:hAnsi="Cambria Math"/>
                    </w:rPr>
                    <m:t xml:space="preserve"> </m:t>
                  </m:r>
                  <m:r>
                    <w:rPr>
                      <w:rFonts w:ascii="Cambria Math" w:hAnsi="Cambria Math"/>
                      <w:vertAlign w:val="subscript"/>
                    </w:rPr>
                    <m:t>b</m:t>
                  </m:r>
                </m:sub>
              </m:sSub>
            </m:oMath>
            <w:r>
              <w:t xml:space="preserve"> in constraint </w:t>
            </w:r>
            <m:oMath>
              <m:r>
                <w:rPr>
                  <w:rFonts w:ascii="Cambria Math" w:hAnsi="Cambria Math"/>
                </w:rPr>
                <m:t>b</m:t>
              </m:r>
              <m:r>
                <m:rPr>
                  <m:sty m:val="p"/>
                </m:rPr>
                <w:rPr>
                  <w:rFonts w:ascii="Cambria Math" w:hAnsi="Cambria Math"/>
                </w:rPr>
                <m:t>∈</m:t>
              </m:r>
              <m:sSub>
                <m:sSubPr>
                  <m:ctrlPr>
                    <w:rPr>
                      <w:rFonts w:ascii="Cambria Math" w:hAnsi="Cambria Math"/>
                    </w:rPr>
                  </m:ctrlPr>
                </m:sSubPr>
                <m:e>
                  <m:r>
                    <w:rPr>
                      <w:rFonts w:ascii="Cambria Math" w:hAnsi="Cambria Math"/>
                    </w:rPr>
                    <m:t>MIXEDCONSTRAINTS</m:t>
                  </m:r>
                </m:e>
                <m:sub>
                  <m:r>
                    <w:rPr>
                      <w:rFonts w:ascii="Cambria Math" w:hAnsi="Cambria Math"/>
                      <w:vertAlign w:val="subscript"/>
                    </w:rPr>
                    <m:t>Type2</m:t>
                  </m:r>
                </m:sub>
              </m:sSub>
            </m:oMath>
            <w:r>
              <w:rPr>
                <w:i/>
              </w:rPr>
              <w:t>.  The parameter is unrestricted.</w:t>
            </w:r>
          </w:p>
        </w:tc>
      </w:tr>
      <w:tr w:rsidR="00714039" w14:paraId="5D804B2A" w14:textId="77777777" w:rsidTr="00D872AD">
        <w:tc>
          <w:tcPr>
            <w:cnfStyle w:val="001000000000" w:firstRow="0" w:lastRow="0" w:firstColumn="1" w:lastColumn="0" w:oddVBand="0" w:evenVBand="0" w:oddHBand="0" w:evenHBand="0" w:firstRowFirstColumn="0" w:firstRowLastColumn="0" w:lastRowFirstColumn="0" w:lastRowLastColumn="0"/>
            <w:tcW w:w="3613" w:type="dxa"/>
          </w:tcPr>
          <w:p w14:paraId="12B8A529" w14:textId="77777777" w:rsidR="00714039" w:rsidRDefault="00714039" w:rsidP="00D872AD">
            <w:pPr>
              <w:pStyle w:val="Equation"/>
            </w:pPr>
            <w:r>
              <w:t>MixedConstraintLimit2</w:t>
            </w:r>
            <w:r w:rsidRPr="001752D6">
              <w:rPr>
                <w:vertAlign w:val="subscript"/>
              </w:rPr>
              <w:t>b</w:t>
            </w:r>
          </w:p>
        </w:tc>
        <w:tc>
          <w:tcPr>
            <w:tcW w:w="4394" w:type="dxa"/>
          </w:tcPr>
          <w:p w14:paraId="50A4CE04"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limit associated with mixed security constraint </w:t>
            </w:r>
            <m:oMath>
              <m:r>
                <w:rPr>
                  <w:rFonts w:ascii="Cambria Math" w:hAnsi="Cambria Math"/>
                </w:rPr>
                <m:t>b</m:t>
              </m:r>
              <m:r>
                <m:rPr>
                  <m:sty m:val="p"/>
                </m:rPr>
                <w:rPr>
                  <w:rFonts w:ascii="Cambria Math" w:hAnsi="Cambria Math"/>
                </w:rPr>
                <m:t>∈</m:t>
              </m:r>
              <m:sSub>
                <m:sSubPr>
                  <m:ctrlPr>
                    <w:rPr>
                      <w:rFonts w:ascii="Cambria Math" w:hAnsi="Cambria Math"/>
                      <w:szCs w:val="22"/>
                      <w:lang w:eastAsia="en-GB"/>
                    </w:rPr>
                  </m:ctrlPr>
                </m:sSubPr>
                <m:e>
                  <m:r>
                    <w:rPr>
                      <w:rFonts w:ascii="Cambria Math" w:hAnsi="Cambria Math"/>
                    </w:rPr>
                    <m:t>MIXEDCONSTRAINTS</m:t>
                  </m:r>
                  <m:ctrlPr>
                    <w:rPr>
                      <w:rFonts w:ascii="Cambria Math" w:hAnsi="Cambria Math"/>
                    </w:rPr>
                  </m:ctrlPr>
                </m:e>
                <m:sub>
                  <m:r>
                    <w:rPr>
                      <w:rFonts w:ascii="Cambria Math" w:hAnsi="Cambria Math"/>
                      <w:vertAlign w:val="subscript"/>
                    </w:rPr>
                    <m:t>Type2</m:t>
                  </m:r>
                </m:sub>
              </m:sSub>
              <m:r>
                <m:rPr>
                  <m:sty m:val="p"/>
                </m:rPr>
                <w:rPr>
                  <w:rFonts w:ascii="Cambria Math" w:hAnsi="Cambria Math"/>
                  <w:szCs w:val="22"/>
                  <w:lang w:eastAsia="en-GB"/>
                </w:rPr>
                <m:t>.</m:t>
              </m:r>
            </m:oMath>
            <w:r>
              <w:rPr>
                <w:i/>
              </w:rPr>
              <w:t xml:space="preserve">  The parameter is unrestricted.</w:t>
            </w:r>
          </w:p>
        </w:tc>
      </w:tr>
    </w:tbl>
    <w:p w14:paraId="1DD070B0" w14:textId="77777777" w:rsidR="00714039" w:rsidRDefault="00714039" w:rsidP="00C46AB9">
      <w:pPr>
        <w:pStyle w:val="Heading3"/>
      </w:pPr>
      <w:bookmarkStart w:id="130" w:name="_Toc189139610"/>
      <w:r>
        <w:t>Variables</w:t>
      </w:r>
      <w:bookmarkEnd w:id="130"/>
    </w:p>
    <w:tbl>
      <w:tblPr>
        <w:tblStyle w:val="SOReportTable"/>
        <w:tblW w:w="8003" w:type="dxa"/>
        <w:tblLook w:val="04A0" w:firstRow="1" w:lastRow="0" w:firstColumn="1" w:lastColumn="0" w:noHBand="0" w:noVBand="1"/>
      </w:tblPr>
      <w:tblGrid>
        <w:gridCol w:w="3608"/>
        <w:gridCol w:w="4395"/>
      </w:tblGrid>
      <w:tr w:rsidR="00714039" w14:paraId="10225A28"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8" w:type="dxa"/>
          </w:tcPr>
          <w:p w14:paraId="607FCF07" w14:textId="77777777" w:rsidR="00714039" w:rsidRDefault="00714039" w:rsidP="00D872AD">
            <w:pPr>
              <w:pStyle w:val="BodyText"/>
              <w:ind w:left="0"/>
              <w:rPr>
                <w:lang w:eastAsia="en-GB"/>
              </w:rPr>
            </w:pPr>
            <w:r>
              <w:rPr>
                <w:lang w:eastAsia="en-GB"/>
              </w:rPr>
              <w:t>Item</w:t>
            </w:r>
          </w:p>
        </w:tc>
        <w:tc>
          <w:tcPr>
            <w:tcW w:w="4395" w:type="dxa"/>
          </w:tcPr>
          <w:p w14:paraId="22361723"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191C38A3" w14:textId="77777777" w:rsidTr="00D872AD">
        <w:tc>
          <w:tcPr>
            <w:cnfStyle w:val="001000000000" w:firstRow="0" w:lastRow="0" w:firstColumn="1" w:lastColumn="0" w:oddVBand="0" w:evenVBand="0" w:oddHBand="0" w:evenHBand="0" w:firstRowFirstColumn="0" w:firstRowLastColumn="0" w:lastRowFirstColumn="0" w:lastRowLastColumn="0"/>
            <w:tcW w:w="3608" w:type="dxa"/>
          </w:tcPr>
          <w:p w14:paraId="10E96C1A" w14:textId="77777777" w:rsidR="00714039" w:rsidRDefault="00714039" w:rsidP="00D872AD">
            <w:pPr>
              <w:pStyle w:val="Equation"/>
            </w:pPr>
            <w:proofErr w:type="spellStart"/>
            <w:r>
              <w:t>MixedConstraintVariable</w:t>
            </w:r>
            <w:r w:rsidRPr="001752D6">
              <w:rPr>
                <w:vertAlign w:val="subscript"/>
              </w:rPr>
              <w:t>m</w:t>
            </w:r>
            <w:proofErr w:type="spellEnd"/>
          </w:p>
        </w:tc>
        <w:tc>
          <w:tcPr>
            <w:tcW w:w="4395" w:type="dxa"/>
          </w:tcPr>
          <w:p w14:paraId="65E4E46E"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lang w:eastAsia="en-GB"/>
              </w:rPr>
            </w:pPr>
            <w:r>
              <w:t xml:space="preserve">Mixed security constraint variable defined by constraint </w:t>
            </w:r>
            <m:oMath>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MIXEDCONSTRAINTS</m:t>
                  </m:r>
                </m:e>
                <m:sub>
                  <m:r>
                    <w:rPr>
                      <w:rFonts w:ascii="Cambria Math" w:hAnsi="Cambria Math"/>
                      <w:vertAlign w:val="subscript"/>
                    </w:rPr>
                    <m:t>Type1</m:t>
                  </m:r>
                </m:sub>
              </m:sSub>
            </m:oMath>
            <w:r>
              <w:t xml:space="preserve">.  </w:t>
            </w:r>
            <w:r>
              <w:br/>
            </w:r>
            <w:r w:rsidRPr="00E37ED5">
              <w:rPr>
                <w:i/>
              </w:rPr>
              <w:t>The variable is unrestricted</w:t>
            </w:r>
            <w:r>
              <w:t>.</w:t>
            </w:r>
          </w:p>
        </w:tc>
      </w:tr>
    </w:tbl>
    <w:p w14:paraId="6AB59589" w14:textId="34B03819" w:rsidR="00714039" w:rsidRDefault="00714039" w:rsidP="00714039">
      <w:pPr>
        <w:pStyle w:val="Heading1"/>
        <w:tabs>
          <w:tab w:val="clear" w:pos="840"/>
        </w:tabs>
        <w:spacing w:before="360"/>
        <w:ind w:left="0" w:firstLine="0"/>
      </w:pPr>
      <w:bookmarkStart w:id="131" w:name="_Toc189139611"/>
      <w:r>
        <w:t>Pre-Processing</w:t>
      </w:r>
      <w:bookmarkEnd w:id="131"/>
    </w:p>
    <w:p w14:paraId="6764E2D5" w14:textId="40DD300A" w:rsidR="00D1296C" w:rsidRPr="00D1296C" w:rsidRDefault="00D1296C" w:rsidP="00B72237">
      <w:pPr>
        <w:pStyle w:val="Heading2"/>
        <w:tabs>
          <w:tab w:val="clear" w:pos="1440"/>
        </w:tabs>
        <w:ind w:left="851" w:hanging="851"/>
        <w:jc w:val="left"/>
      </w:pPr>
      <w:bookmarkStart w:id="132" w:name="_Toc189139612"/>
      <w:r>
        <w:t>Overview</w:t>
      </w:r>
      <w:bookmarkEnd w:id="132"/>
    </w:p>
    <w:p w14:paraId="53369E2E" w14:textId="41620B7F" w:rsidR="00714039" w:rsidRDefault="00714039" w:rsidP="00714039">
      <w:pPr>
        <w:pStyle w:val="BodyText"/>
        <w:rPr>
          <w:lang w:eastAsia="en-GB"/>
        </w:rPr>
      </w:pPr>
      <w:r>
        <w:rPr>
          <w:lang w:eastAsia="en-GB"/>
        </w:rPr>
        <w:t>Pre-processing prepares the input data for the LP Model as shown by the overview in</w:t>
      </w:r>
      <w:r w:rsidR="00934B0B">
        <w:rPr>
          <w:lang w:eastAsia="en-GB"/>
        </w:rPr>
        <w:t xml:space="preserve"> </w:t>
      </w:r>
      <w:r w:rsidR="00934B0B">
        <w:rPr>
          <w:lang w:eastAsia="en-GB"/>
        </w:rPr>
        <w:fldChar w:fldCharType="begin"/>
      </w:r>
      <w:r w:rsidR="00934B0B">
        <w:rPr>
          <w:lang w:eastAsia="en-GB"/>
        </w:rPr>
        <w:instrText xml:space="preserve"> REF _Ref108781199 \h </w:instrText>
      </w:r>
      <w:r w:rsidR="00934B0B">
        <w:rPr>
          <w:lang w:eastAsia="en-GB"/>
        </w:rPr>
      </w:r>
      <w:r w:rsidR="00934B0B">
        <w:rPr>
          <w:lang w:eastAsia="en-GB"/>
        </w:rPr>
        <w:fldChar w:fldCharType="separate"/>
      </w:r>
      <w:r w:rsidR="009476C2">
        <w:t xml:space="preserve">Figure </w:t>
      </w:r>
      <w:r w:rsidR="009476C2">
        <w:rPr>
          <w:noProof/>
        </w:rPr>
        <w:t>1</w:t>
      </w:r>
      <w:r w:rsidR="00934B0B">
        <w:rPr>
          <w:lang w:eastAsia="en-GB"/>
        </w:rPr>
        <w:fldChar w:fldCharType="end"/>
      </w:r>
      <w:r>
        <w:rPr>
          <w:lang w:eastAsia="en-GB"/>
        </w:rPr>
        <w:t>.</w:t>
      </w:r>
      <w:r w:rsidR="00DC13D5">
        <w:rPr>
          <w:lang w:eastAsia="en-GB"/>
        </w:rPr>
        <w:t xml:space="preserve"> The following subsections describe the pre-processing steps.</w:t>
      </w:r>
    </w:p>
    <w:p w14:paraId="6DAA7D1F" w14:textId="57216D8C" w:rsidR="00714039" w:rsidRDefault="00714039" w:rsidP="00483A0B">
      <w:pPr>
        <w:pStyle w:val="BodyText"/>
        <w:ind w:hanging="839"/>
      </w:pPr>
      <w:r>
        <w:object w:dxaOrig="7740" w:dyaOrig="1290" w14:anchorId="4FD2BA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25pt;height:64.5pt" o:ole="">
            <v:imagedata r:id="rId15" o:title=""/>
          </v:shape>
          <o:OLEObject Type="Embed" ProgID="Visio.Drawing.15" ShapeID="_x0000_i1025" DrawAspect="Content" ObjectID="_1802003613" r:id="rId16"/>
        </w:object>
      </w:r>
    </w:p>
    <w:p w14:paraId="65A13DB2" w14:textId="1AC55A09" w:rsidR="00D1296C" w:rsidRDefault="00D1296C" w:rsidP="00D1296C">
      <w:pPr>
        <w:pStyle w:val="Caption"/>
        <w:keepNext/>
        <w:jc w:val="both"/>
      </w:pPr>
      <w:bookmarkStart w:id="133" w:name="_Ref108781199"/>
      <w:r>
        <w:t xml:space="preserve">Figure </w:t>
      </w:r>
      <w:r>
        <w:fldChar w:fldCharType="begin"/>
      </w:r>
      <w:r>
        <w:instrText xml:space="preserve"> SEQ Figure \* ARABIC </w:instrText>
      </w:r>
      <w:r>
        <w:fldChar w:fldCharType="separate"/>
      </w:r>
      <w:r w:rsidR="009476C2">
        <w:rPr>
          <w:noProof/>
        </w:rPr>
        <w:t>1</w:t>
      </w:r>
      <w:r>
        <w:rPr>
          <w:noProof/>
        </w:rPr>
        <w:fldChar w:fldCharType="end"/>
      </w:r>
      <w:bookmarkEnd w:id="133"/>
      <w:r>
        <w:t xml:space="preserve">: </w:t>
      </w:r>
      <w:r w:rsidRPr="002E246A">
        <w:t>SPD process flow</w:t>
      </w:r>
    </w:p>
    <w:p w14:paraId="471A2BCB" w14:textId="77777777" w:rsidR="00714039" w:rsidRPr="00511198" w:rsidRDefault="00714039" w:rsidP="00714039">
      <w:pPr>
        <w:pStyle w:val="Heading2"/>
        <w:tabs>
          <w:tab w:val="clear" w:pos="1440"/>
        </w:tabs>
        <w:ind w:left="851" w:hanging="851"/>
        <w:jc w:val="left"/>
      </w:pPr>
      <w:bookmarkStart w:id="134" w:name="_Toc189139613"/>
      <w:r w:rsidRPr="00511198">
        <w:t>Connectivity Pre-Processing</w:t>
      </w:r>
      <w:bookmarkEnd w:id="134"/>
    </w:p>
    <w:p w14:paraId="20B77C6A" w14:textId="226708E0" w:rsidR="00714039" w:rsidRDefault="006A7999" w:rsidP="00C46AB9">
      <w:pPr>
        <w:pStyle w:val="Heading3"/>
      </w:pPr>
      <w:bookmarkStart w:id="135" w:name="_Toc189139614"/>
      <w:r>
        <w:t>Network Model, Market Model, LP Model</w:t>
      </w:r>
      <w:bookmarkEnd w:id="135"/>
    </w:p>
    <w:p w14:paraId="5220017E" w14:textId="24BF076C" w:rsidR="00DC13D5" w:rsidRDefault="00DC13D5" w:rsidP="00DC13D5">
      <w:pPr>
        <w:pStyle w:val="BodyText"/>
        <w:rPr>
          <w:lang w:eastAsia="en-GB"/>
        </w:rPr>
      </w:pPr>
      <w:r w:rsidRPr="008F3F7F">
        <w:rPr>
          <w:lang w:eastAsia="en-GB"/>
        </w:rPr>
        <w:t xml:space="preserve">The LP Model implements a power flow that transports </w:t>
      </w:r>
      <w:r w:rsidR="00461509">
        <w:rPr>
          <w:lang w:eastAsia="en-GB"/>
        </w:rPr>
        <w:t>electricity</w:t>
      </w:r>
      <w:r w:rsidRPr="008F3F7F">
        <w:rPr>
          <w:lang w:eastAsia="en-GB"/>
        </w:rPr>
        <w:t xml:space="preserve"> from generat</w:t>
      </w:r>
      <w:r>
        <w:rPr>
          <w:lang w:eastAsia="en-GB"/>
        </w:rPr>
        <w:t>ion</w:t>
      </w:r>
      <w:r w:rsidRPr="008F3F7F">
        <w:rPr>
          <w:lang w:eastAsia="en-GB"/>
        </w:rPr>
        <w:t xml:space="preserve"> to </w:t>
      </w:r>
      <w:r w:rsidR="00285A06">
        <w:rPr>
          <w:lang w:eastAsia="en-GB"/>
        </w:rPr>
        <w:t>load</w:t>
      </w:r>
      <w:r>
        <w:rPr>
          <w:lang w:eastAsia="en-GB"/>
        </w:rPr>
        <w:t xml:space="preserve"> as shown in </w:t>
      </w:r>
      <w:r>
        <w:rPr>
          <w:lang w:eastAsia="en-GB"/>
        </w:rPr>
        <w:fldChar w:fldCharType="begin"/>
      </w:r>
      <w:r>
        <w:rPr>
          <w:lang w:eastAsia="en-GB"/>
        </w:rPr>
        <w:instrText xml:space="preserve"> REF _Ref108782195 \h </w:instrText>
      </w:r>
      <w:r>
        <w:rPr>
          <w:lang w:eastAsia="en-GB"/>
        </w:rPr>
      </w:r>
      <w:r>
        <w:rPr>
          <w:lang w:eastAsia="en-GB"/>
        </w:rPr>
        <w:fldChar w:fldCharType="separate"/>
      </w:r>
      <w:r w:rsidR="009476C2">
        <w:t xml:space="preserve">Figure </w:t>
      </w:r>
      <w:r w:rsidR="009476C2">
        <w:rPr>
          <w:noProof/>
        </w:rPr>
        <w:t>2</w:t>
      </w:r>
      <w:r>
        <w:rPr>
          <w:lang w:eastAsia="en-GB"/>
        </w:rPr>
        <w:fldChar w:fldCharType="end"/>
      </w:r>
      <w:r>
        <w:rPr>
          <w:lang w:eastAsia="en-GB"/>
        </w:rPr>
        <w:t>.</w:t>
      </w:r>
      <w:r w:rsidRPr="008F3F7F">
        <w:rPr>
          <w:lang w:eastAsia="en-GB"/>
        </w:rPr>
        <w:t xml:space="preserve"> </w:t>
      </w:r>
    </w:p>
    <w:p w14:paraId="7EF8DEA3" w14:textId="5852C86A" w:rsidR="00714039" w:rsidRDefault="00B6496D" w:rsidP="00C13496">
      <w:pPr>
        <w:pStyle w:val="BodyText"/>
        <w:ind w:hanging="839"/>
      </w:pPr>
      <w:r>
        <w:rPr>
          <w:noProof/>
        </w:rPr>
        <w:drawing>
          <wp:inline distT="0" distB="0" distL="0" distR="0" wp14:anchorId="7ADF828A" wp14:editId="1AF7A97E">
            <wp:extent cx="3971925" cy="186453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3732" cy="1870073"/>
                    </a:xfrm>
                    <a:prstGeom prst="rect">
                      <a:avLst/>
                    </a:prstGeom>
                  </pic:spPr>
                </pic:pic>
              </a:graphicData>
            </a:graphic>
          </wp:inline>
        </w:drawing>
      </w:r>
    </w:p>
    <w:p w14:paraId="45079541" w14:textId="5BC7BF10" w:rsidR="00285A06" w:rsidRDefault="00285A06" w:rsidP="00C13496">
      <w:pPr>
        <w:pStyle w:val="Caption"/>
        <w:keepNext/>
        <w:spacing w:before="0"/>
        <w:jc w:val="both"/>
      </w:pPr>
      <w:bookmarkStart w:id="136" w:name="_Ref108782195"/>
      <w:r>
        <w:t xml:space="preserve">Figure </w:t>
      </w:r>
      <w:r>
        <w:fldChar w:fldCharType="begin"/>
      </w:r>
      <w:r>
        <w:instrText xml:space="preserve"> SEQ Figure \* ARABIC </w:instrText>
      </w:r>
      <w:r>
        <w:fldChar w:fldCharType="separate"/>
      </w:r>
      <w:r w:rsidR="009476C2">
        <w:rPr>
          <w:noProof/>
        </w:rPr>
        <w:t>2</w:t>
      </w:r>
      <w:r>
        <w:rPr>
          <w:noProof/>
        </w:rPr>
        <w:fldChar w:fldCharType="end"/>
      </w:r>
      <w:bookmarkEnd w:id="136"/>
      <w:r>
        <w:rPr>
          <w:noProof/>
        </w:rPr>
        <w:t>: LP Model power flow</w:t>
      </w:r>
    </w:p>
    <w:p w14:paraId="0238992E" w14:textId="5FA5783C" w:rsidR="00DC13D5" w:rsidRDefault="00227C3A" w:rsidP="00DC13D5">
      <w:pPr>
        <w:pStyle w:val="BodyText"/>
        <w:rPr>
          <w:lang w:eastAsia="en-GB"/>
        </w:rPr>
      </w:pPr>
      <w:r>
        <w:rPr>
          <w:lang w:eastAsia="en-GB"/>
        </w:rPr>
        <w:t>External t</w:t>
      </w:r>
      <w:r w:rsidR="00285A06">
        <w:rPr>
          <w:lang w:eastAsia="en-GB"/>
        </w:rPr>
        <w:t xml:space="preserve">opology processing </w:t>
      </w:r>
      <w:r w:rsidR="00B6496D">
        <w:rPr>
          <w:lang w:eastAsia="en-GB"/>
        </w:rPr>
        <w:t xml:space="preserve">produces an interval-specific Network Model by </w:t>
      </w:r>
      <w:r w:rsidR="00285A06">
        <w:rPr>
          <w:lang w:eastAsia="en-GB"/>
        </w:rPr>
        <w:t>appl</w:t>
      </w:r>
      <w:r w:rsidR="00B6496D">
        <w:rPr>
          <w:lang w:eastAsia="en-GB"/>
        </w:rPr>
        <w:t>ying</w:t>
      </w:r>
      <w:r w:rsidR="00285A06">
        <w:rPr>
          <w:lang w:eastAsia="en-GB"/>
        </w:rPr>
        <w:t xml:space="preserve"> planned outages to a static </w:t>
      </w:r>
      <w:r w:rsidR="00D02F55">
        <w:rPr>
          <w:lang w:eastAsia="en-GB"/>
        </w:rPr>
        <w:t>model</w:t>
      </w:r>
      <w:r w:rsidR="00285A06">
        <w:rPr>
          <w:lang w:eastAsia="en-GB"/>
        </w:rPr>
        <w:t>.</w:t>
      </w:r>
      <w:r w:rsidR="00DC13D5">
        <w:t xml:space="preserve"> </w:t>
      </w:r>
      <w:r w:rsidR="00D55761">
        <w:t>T</w:t>
      </w:r>
      <w:r w:rsidR="00DC13D5">
        <w:t xml:space="preserve">he power flow </w:t>
      </w:r>
      <w:r w:rsidR="00B6496D">
        <w:t xml:space="preserve">in the LP Model </w:t>
      </w:r>
      <w:r w:rsidR="00DC13D5">
        <w:t xml:space="preserve">uses </w:t>
      </w:r>
      <w:r w:rsidR="00AD77A3">
        <w:t xml:space="preserve">the </w:t>
      </w:r>
      <w:r w:rsidR="00DC13D5">
        <w:t xml:space="preserve">ACNodes </w:t>
      </w:r>
      <w:r w:rsidR="00D02F55">
        <w:t>and</w:t>
      </w:r>
      <w:r w:rsidR="00DC13D5">
        <w:t xml:space="preserve"> </w:t>
      </w:r>
      <w:proofErr w:type="spellStart"/>
      <w:r w:rsidR="00DC13D5">
        <w:t>ACLines</w:t>
      </w:r>
      <w:proofErr w:type="spellEnd"/>
      <w:r w:rsidR="00AD77A3">
        <w:t xml:space="preserve"> from th</w:t>
      </w:r>
      <w:r w:rsidR="00D55761">
        <w:t>is</w:t>
      </w:r>
      <w:r w:rsidR="00AD77A3">
        <w:t xml:space="preserve"> Network Model</w:t>
      </w:r>
      <w:r w:rsidR="00DC13D5">
        <w:t xml:space="preserve">. </w:t>
      </w:r>
      <w:r w:rsidR="00D55761">
        <w:t xml:space="preserve">The Market Model provides prices and quantities at Pnodes. </w:t>
      </w:r>
    </w:p>
    <w:p w14:paraId="1E6F8300" w14:textId="5DBC9745" w:rsidR="00BD7A7C" w:rsidRDefault="00D55761" w:rsidP="00BD7A7C">
      <w:pPr>
        <w:pStyle w:val="BodyText"/>
        <w:ind w:hanging="697"/>
        <w:rPr>
          <w:lang w:eastAsia="en-GB"/>
        </w:rPr>
      </w:pPr>
      <w:r>
        <w:rPr>
          <w:noProof/>
        </w:rPr>
        <w:drawing>
          <wp:inline distT="0" distB="0" distL="0" distR="0" wp14:anchorId="27040B4F" wp14:editId="35C6EAEA">
            <wp:extent cx="5566410" cy="1220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6410" cy="1220470"/>
                    </a:xfrm>
                    <a:prstGeom prst="rect">
                      <a:avLst/>
                    </a:prstGeom>
                  </pic:spPr>
                </pic:pic>
              </a:graphicData>
            </a:graphic>
          </wp:inline>
        </w:drawing>
      </w:r>
    </w:p>
    <w:p w14:paraId="50592F5C" w14:textId="055ED775" w:rsidR="00DC13D5" w:rsidRDefault="00DC13D5" w:rsidP="00DC13D5">
      <w:pPr>
        <w:pStyle w:val="Caption"/>
        <w:keepNext/>
        <w:jc w:val="both"/>
      </w:pPr>
      <w:bookmarkStart w:id="137" w:name="_Ref108781241"/>
      <w:r>
        <w:t xml:space="preserve">Figure </w:t>
      </w:r>
      <w:r>
        <w:fldChar w:fldCharType="begin"/>
      </w:r>
      <w:r>
        <w:instrText xml:space="preserve"> SEQ Figure \* ARABIC </w:instrText>
      </w:r>
      <w:r>
        <w:fldChar w:fldCharType="separate"/>
      </w:r>
      <w:r w:rsidR="009476C2">
        <w:rPr>
          <w:noProof/>
        </w:rPr>
        <w:t>3</w:t>
      </w:r>
      <w:r>
        <w:rPr>
          <w:noProof/>
        </w:rPr>
        <w:fldChar w:fldCharType="end"/>
      </w:r>
      <w:bookmarkEnd w:id="137"/>
      <w:r>
        <w:t>: Connectivity pre-processing combines the Market Model and the Network Model</w:t>
      </w:r>
    </w:p>
    <w:p w14:paraId="087ACF5C" w14:textId="770EB7A8" w:rsidR="00DC13D5" w:rsidRDefault="00B93D63" w:rsidP="004756FB">
      <w:pPr>
        <w:pStyle w:val="BodyText"/>
        <w:rPr>
          <w:lang w:eastAsia="en-GB"/>
        </w:rPr>
      </w:pPr>
      <w:r>
        <w:t>A</w:t>
      </w:r>
      <w:r>
        <w:rPr>
          <w:lang w:eastAsia="en-GB"/>
        </w:rPr>
        <w:t xml:space="preserve">s shown in </w:t>
      </w:r>
      <w:r>
        <w:rPr>
          <w:lang w:eastAsia="en-GB"/>
        </w:rPr>
        <w:fldChar w:fldCharType="begin"/>
      </w:r>
      <w:r>
        <w:rPr>
          <w:lang w:eastAsia="en-GB"/>
        </w:rPr>
        <w:instrText xml:space="preserve"> REF _Ref108781241 \h </w:instrText>
      </w:r>
      <w:r>
        <w:rPr>
          <w:lang w:eastAsia="en-GB"/>
        </w:rPr>
      </w:r>
      <w:r>
        <w:rPr>
          <w:lang w:eastAsia="en-GB"/>
        </w:rPr>
        <w:fldChar w:fldCharType="separate"/>
      </w:r>
      <w:r w:rsidR="009476C2">
        <w:t xml:space="preserve">Figure </w:t>
      </w:r>
      <w:r w:rsidR="009476C2">
        <w:rPr>
          <w:noProof/>
        </w:rPr>
        <w:t>3</w:t>
      </w:r>
      <w:r>
        <w:rPr>
          <w:lang w:eastAsia="en-GB"/>
        </w:rPr>
        <w:fldChar w:fldCharType="end"/>
      </w:r>
      <w:r>
        <w:rPr>
          <w:lang w:eastAsia="en-GB"/>
        </w:rPr>
        <w:t xml:space="preserve">, connectivity pre-processing combines inputs from the Network Model and the Market Model to create the LP Model. Within the LP Model the bid, offer and energy scarcity load quantities are mapped from Pnode to AC Node via </w:t>
      </w:r>
      <w:proofErr w:type="spellStart"/>
      <w:r w:rsidRPr="00B93D63">
        <w:rPr>
          <w:i/>
          <w:iCs/>
          <w:lang w:eastAsia="en-GB"/>
        </w:rPr>
        <w:t>PnodeEnodeWeights</w:t>
      </w:r>
      <w:proofErr w:type="spellEnd"/>
      <w:r>
        <w:rPr>
          <w:lang w:eastAsia="en-GB"/>
        </w:rPr>
        <w:t>, while Required Load is assigned directly to the AC Node.</w:t>
      </w:r>
    </w:p>
    <w:p w14:paraId="71AA4E7B" w14:textId="77777777" w:rsidR="00714039" w:rsidRDefault="00714039" w:rsidP="00C46AB9">
      <w:pPr>
        <w:pStyle w:val="Heading3"/>
      </w:pPr>
      <w:bookmarkStart w:id="138" w:name="_Toc189139615"/>
      <w:r w:rsidRPr="00F3305D">
        <w:t>Electrical</w:t>
      </w:r>
      <w:r>
        <w:t xml:space="preserve"> Islands</w:t>
      </w:r>
      <w:bookmarkEnd w:id="138"/>
    </w:p>
    <w:p w14:paraId="59A42A81" w14:textId="66B4327D" w:rsidR="00E264D7" w:rsidRDefault="00C2392B" w:rsidP="002501B0">
      <w:pPr>
        <w:pStyle w:val="BodyText"/>
      </w:pPr>
      <w:r>
        <w:t>The external t</w:t>
      </w:r>
      <w:r w:rsidR="00714039" w:rsidRPr="002C69E8">
        <w:t xml:space="preserve">opology processing </w:t>
      </w:r>
      <w:r>
        <w:t xml:space="preserve">that creates the Network Model </w:t>
      </w:r>
      <w:r w:rsidR="00714039">
        <w:t xml:space="preserve">assigns an Electrical Island </w:t>
      </w:r>
      <w:r w:rsidR="00D02F55">
        <w:t xml:space="preserve">(represented by a </w:t>
      </w:r>
      <w:r w:rsidR="00714039">
        <w:t>number</w:t>
      </w:r>
      <w:r w:rsidR="00D02F55">
        <w:t>)</w:t>
      </w:r>
      <w:r w:rsidR="00714039">
        <w:t xml:space="preserve"> to every </w:t>
      </w:r>
      <w:proofErr w:type="spellStart"/>
      <w:r w:rsidR="00714039">
        <w:t>Enode</w:t>
      </w:r>
      <w:proofErr w:type="spellEnd"/>
      <w:r w:rsidR="00714039">
        <w:t xml:space="preserve"> and ACNode</w:t>
      </w:r>
      <w:r w:rsidR="004756FB">
        <w:t xml:space="preserve">. An </w:t>
      </w:r>
      <w:r w:rsidR="00714039" w:rsidRPr="002C69E8">
        <w:t xml:space="preserve">Electrical Island </w:t>
      </w:r>
      <w:r w:rsidR="00E264D7">
        <w:t xml:space="preserve">is </w:t>
      </w:r>
      <w:r w:rsidR="00714039" w:rsidRPr="002C69E8">
        <w:t xml:space="preserve">a group of </w:t>
      </w:r>
      <w:proofErr w:type="spellStart"/>
      <w:r w:rsidR="00714039" w:rsidRPr="002C69E8">
        <w:t>Enodes</w:t>
      </w:r>
      <w:proofErr w:type="spellEnd"/>
      <w:r w:rsidR="00714039" w:rsidRPr="002C69E8">
        <w:t xml:space="preserve"> that are electrically connected by the AC System</w:t>
      </w:r>
      <w:r w:rsidR="004756FB">
        <w:t xml:space="preserve">, see examples in </w:t>
      </w:r>
      <w:r w:rsidR="004756FB">
        <w:fldChar w:fldCharType="begin"/>
      </w:r>
      <w:r w:rsidR="004756FB">
        <w:instrText xml:space="preserve"> REF _Ref108781031 \h </w:instrText>
      </w:r>
      <w:r w:rsidR="004756FB">
        <w:fldChar w:fldCharType="separate"/>
      </w:r>
      <w:r w:rsidR="009476C2">
        <w:t xml:space="preserve">Figure </w:t>
      </w:r>
      <w:r w:rsidR="009476C2">
        <w:rPr>
          <w:noProof/>
        </w:rPr>
        <w:t>4</w:t>
      </w:r>
      <w:r w:rsidR="004756FB">
        <w:fldChar w:fldCharType="end"/>
      </w:r>
      <w:r w:rsidR="004756FB">
        <w:t>. A</w:t>
      </w:r>
      <w:r w:rsidR="00714039">
        <w:t>n ACNode is a group of</w:t>
      </w:r>
      <w:r w:rsidR="002501B0">
        <w:t xml:space="preserve"> </w:t>
      </w:r>
      <w:proofErr w:type="spellStart"/>
      <w:r w:rsidR="00714039">
        <w:t>Enodes</w:t>
      </w:r>
      <w:proofErr w:type="spellEnd"/>
      <w:r w:rsidR="004756FB">
        <w:t xml:space="preserve"> that are electrically connected </w:t>
      </w:r>
      <w:r w:rsidR="00932111">
        <w:t xml:space="preserve">at a substation, i.e., </w:t>
      </w:r>
      <w:r w:rsidR="00427D4F">
        <w:t xml:space="preserve">electrically connected but not </w:t>
      </w:r>
      <w:r w:rsidR="004756FB">
        <w:t>by an AC Line</w:t>
      </w:r>
      <w:r w:rsidR="002501B0">
        <w:t>.</w:t>
      </w:r>
      <w:r w:rsidR="00427D4F">
        <w:t xml:space="preserve"> </w:t>
      </w:r>
    </w:p>
    <w:p w14:paraId="186C4BC8" w14:textId="5ADF93C6" w:rsidR="00932111" w:rsidRDefault="00C2392B" w:rsidP="002501B0">
      <w:pPr>
        <w:pStyle w:val="BodyText"/>
      </w:pPr>
      <w:r>
        <w:t>The t</w:t>
      </w:r>
      <w:r w:rsidR="00B74393">
        <w:t>opology processing defines a</w:t>
      </w:r>
      <w:r w:rsidR="00E264D7">
        <w:t xml:space="preserve">n Electrical Island </w:t>
      </w:r>
      <w:r w:rsidR="00B74393">
        <w:t>a</w:t>
      </w:r>
      <w:r w:rsidR="00E264D7">
        <w:t xml:space="preserve">s </w:t>
      </w:r>
      <w:r w:rsidR="00B93D63">
        <w:t>"</w:t>
      </w:r>
      <w:r w:rsidR="00E264D7">
        <w:t>live</w:t>
      </w:r>
      <w:r w:rsidR="00B93D63">
        <w:t>"</w:t>
      </w:r>
      <w:r w:rsidR="00E264D7">
        <w:t xml:space="preserve"> if it contains at least </w:t>
      </w:r>
      <w:r w:rsidR="00B32C5B">
        <w:t xml:space="preserve">one generator </w:t>
      </w:r>
      <w:proofErr w:type="spellStart"/>
      <w:r w:rsidR="00B32C5B">
        <w:t>Enode</w:t>
      </w:r>
      <w:proofErr w:type="spellEnd"/>
      <w:r w:rsidR="00B32C5B">
        <w:t xml:space="preserve"> </w:t>
      </w:r>
      <w:r w:rsidR="00B74393">
        <w:t xml:space="preserve">and </w:t>
      </w:r>
      <w:r w:rsidR="00E264D7">
        <w:t xml:space="preserve">one load </w:t>
      </w:r>
      <w:proofErr w:type="spellStart"/>
      <w:r w:rsidR="00E264D7">
        <w:t>Enode</w:t>
      </w:r>
      <w:proofErr w:type="spellEnd"/>
      <w:r w:rsidR="00E264D7">
        <w:t xml:space="preserve">, thereby enabling the possibility of a result which has generation scheduled to meet </w:t>
      </w:r>
      <w:r w:rsidR="00D02F55">
        <w:t>load</w:t>
      </w:r>
      <w:r w:rsidR="00E264D7">
        <w:t xml:space="preserve">. </w:t>
      </w:r>
    </w:p>
    <w:p w14:paraId="4E350B6A" w14:textId="774EF7A6" w:rsidR="00427D4F" w:rsidRDefault="00427D4F" w:rsidP="002501B0">
      <w:pPr>
        <w:pStyle w:val="BodyText"/>
      </w:pPr>
      <w:r>
        <w:t>Live Electrical Island 1 is the NI and live Electrical Island 2 is the SI. There may be other live Electrical Islands, these will be numbered from 3 upwards (referred to as Electrical Islands &gt; 2).</w:t>
      </w:r>
    </w:p>
    <w:p w14:paraId="699FD14C" w14:textId="29BE5758" w:rsidR="002501B0" w:rsidRDefault="00E264D7" w:rsidP="002501B0">
      <w:pPr>
        <w:pStyle w:val="BodyText"/>
      </w:pPr>
      <w:r>
        <w:t xml:space="preserve">ACNodes </w:t>
      </w:r>
      <w:r w:rsidR="00932111">
        <w:t xml:space="preserve">and </w:t>
      </w:r>
      <w:proofErr w:type="spellStart"/>
      <w:r w:rsidR="00932111">
        <w:t>Enodes</w:t>
      </w:r>
      <w:proofErr w:type="spellEnd"/>
      <w:r w:rsidR="00932111">
        <w:t xml:space="preserve"> </w:t>
      </w:r>
      <w:r>
        <w:t xml:space="preserve">that are not in a live Electrical Island are assigned an island number of 0 and </w:t>
      </w:r>
      <w:r w:rsidR="00932111">
        <w:t xml:space="preserve">defined as dead. Dead AC Nodes are </w:t>
      </w:r>
      <w:r w:rsidR="00B32C5B">
        <w:t xml:space="preserve">included in </w:t>
      </w:r>
      <w:r>
        <w:t xml:space="preserve">the set </w:t>
      </w:r>
      <w:proofErr w:type="spellStart"/>
      <w:r w:rsidRPr="008A5B60">
        <w:rPr>
          <w:rFonts w:ascii="Times New Roman" w:hAnsi="Times New Roman"/>
          <w:i/>
          <w:iCs/>
        </w:rPr>
        <w:t>DeadACNodes</w:t>
      </w:r>
      <w:r w:rsidR="008A5B60" w:rsidRPr="008A5B60">
        <w:rPr>
          <w:rFonts w:ascii="Times New Roman" w:hAnsi="Times New Roman"/>
          <w:i/>
          <w:iCs/>
          <w:vertAlign w:val="subscript"/>
        </w:rPr>
        <w:t>n</w:t>
      </w:r>
      <w:proofErr w:type="spellEnd"/>
      <w:r>
        <w:t>.</w:t>
      </w:r>
      <w:r w:rsidR="00427D4F">
        <w:t xml:space="preserve"> A Pnode is defined as dead if </w:t>
      </w:r>
      <w:proofErr w:type="gramStart"/>
      <w:r w:rsidR="00427D4F">
        <w:t>all of</w:t>
      </w:r>
      <w:proofErr w:type="gramEnd"/>
      <w:r w:rsidR="00427D4F">
        <w:t xml:space="preserve"> the </w:t>
      </w:r>
      <w:proofErr w:type="spellStart"/>
      <w:r w:rsidR="00427D4F">
        <w:t>Enodes</w:t>
      </w:r>
      <w:proofErr w:type="spellEnd"/>
      <w:r w:rsidR="00427D4F">
        <w:t xml:space="preserve"> that it maps to are dead.</w:t>
      </w:r>
    </w:p>
    <w:p w14:paraId="70AFFF10" w14:textId="51A23624" w:rsidR="00714039" w:rsidRDefault="00663FAE" w:rsidP="00714039">
      <w:pPr>
        <w:pStyle w:val="BodyText"/>
        <w:ind w:hanging="839"/>
      </w:pPr>
      <w:r>
        <w:rPr>
          <w:noProof/>
        </w:rPr>
        <w:drawing>
          <wp:inline distT="0" distB="0" distL="0" distR="0" wp14:anchorId="3F5C33E4" wp14:editId="5ED57653">
            <wp:extent cx="4514850" cy="308046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0966" cy="3084634"/>
                    </a:xfrm>
                    <a:prstGeom prst="rect">
                      <a:avLst/>
                    </a:prstGeom>
                  </pic:spPr>
                </pic:pic>
              </a:graphicData>
            </a:graphic>
          </wp:inline>
        </w:drawing>
      </w:r>
    </w:p>
    <w:p w14:paraId="4A4A7486" w14:textId="2B076EFF" w:rsidR="004476A1" w:rsidRDefault="004476A1" w:rsidP="004476A1">
      <w:pPr>
        <w:pStyle w:val="Caption"/>
        <w:keepNext/>
        <w:jc w:val="both"/>
      </w:pPr>
      <w:bookmarkStart w:id="139" w:name="_Ref108781031"/>
      <w:r>
        <w:t xml:space="preserve">Figure </w:t>
      </w:r>
      <w:r>
        <w:fldChar w:fldCharType="begin"/>
      </w:r>
      <w:r>
        <w:instrText xml:space="preserve"> SEQ Figure \* ARABIC </w:instrText>
      </w:r>
      <w:r>
        <w:fldChar w:fldCharType="separate"/>
      </w:r>
      <w:r w:rsidR="009476C2">
        <w:rPr>
          <w:noProof/>
        </w:rPr>
        <w:t>4</w:t>
      </w:r>
      <w:r>
        <w:rPr>
          <w:noProof/>
        </w:rPr>
        <w:fldChar w:fldCharType="end"/>
      </w:r>
      <w:bookmarkEnd w:id="139"/>
      <w:r>
        <w:t>: Electrical Islands example</w:t>
      </w:r>
    </w:p>
    <w:p w14:paraId="0B9C7144" w14:textId="77777777" w:rsidR="006A7999" w:rsidRDefault="006A7999" w:rsidP="00C46AB9">
      <w:pPr>
        <w:pStyle w:val="Heading3"/>
      </w:pPr>
      <w:bookmarkStart w:id="140" w:name="_Toc189139616"/>
      <w:r>
        <w:t>Input Parameters</w:t>
      </w:r>
      <w:bookmarkEnd w:id="140"/>
    </w:p>
    <w:tbl>
      <w:tblPr>
        <w:tblStyle w:val="SOReportTable"/>
        <w:tblW w:w="0" w:type="auto"/>
        <w:tblLook w:val="04A0" w:firstRow="1" w:lastRow="0" w:firstColumn="1" w:lastColumn="0" w:noHBand="0" w:noVBand="1"/>
      </w:tblPr>
      <w:tblGrid>
        <w:gridCol w:w="2415"/>
        <w:gridCol w:w="5383"/>
      </w:tblGrid>
      <w:tr w:rsidR="006A7999" w14:paraId="05A0008F" w14:textId="77777777" w:rsidTr="00D97F3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17" w:type="dxa"/>
          </w:tcPr>
          <w:p w14:paraId="0BB1F647" w14:textId="77777777" w:rsidR="006A7999" w:rsidRDefault="006A7999" w:rsidP="00D97F33">
            <w:pPr>
              <w:pStyle w:val="BodyText"/>
              <w:ind w:left="0"/>
              <w:rPr>
                <w:lang w:eastAsia="en-GB"/>
              </w:rPr>
            </w:pPr>
            <w:r>
              <w:rPr>
                <w:lang w:eastAsia="en-GB"/>
              </w:rPr>
              <w:t>Parameter</w:t>
            </w:r>
          </w:p>
        </w:tc>
        <w:tc>
          <w:tcPr>
            <w:tcW w:w="5500" w:type="dxa"/>
          </w:tcPr>
          <w:p w14:paraId="4541BA97" w14:textId="77777777" w:rsidR="006A7999" w:rsidRDefault="006A7999" w:rsidP="00D97F33">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6A7999" w14:paraId="34A3CA3B" w14:textId="77777777" w:rsidTr="00D97F33">
        <w:tc>
          <w:tcPr>
            <w:cnfStyle w:val="001000000000" w:firstRow="0" w:lastRow="0" w:firstColumn="1" w:lastColumn="0" w:oddVBand="0" w:evenVBand="0" w:oddHBand="0" w:evenHBand="0" w:firstRowFirstColumn="0" w:firstRowLastColumn="0" w:lastRowFirstColumn="0" w:lastRowLastColumn="0"/>
            <w:tcW w:w="2417" w:type="dxa"/>
          </w:tcPr>
          <w:p w14:paraId="66422F49" w14:textId="77777777" w:rsidR="006A7999" w:rsidRPr="003231D4" w:rsidRDefault="006A7999" w:rsidP="00D97F33">
            <w:pPr>
              <w:pStyle w:val="BodyText"/>
              <w:ind w:left="0"/>
              <w:rPr>
                <w:rFonts w:ascii="Times New Roman" w:hAnsi="Times New Roman"/>
                <w:b/>
                <w:i/>
                <w:iCs/>
                <w:sz w:val="24"/>
                <w:szCs w:val="24"/>
                <w:vertAlign w:val="subscript"/>
              </w:rPr>
            </w:pPr>
            <w:proofErr w:type="spellStart"/>
            <w:r w:rsidRPr="003231D4">
              <w:rPr>
                <w:rFonts w:ascii="Times New Roman" w:hAnsi="Times New Roman"/>
                <w:i/>
                <w:iCs/>
                <w:sz w:val="24"/>
                <w:szCs w:val="24"/>
              </w:rPr>
              <w:t>PnodeEnodeFactor</w:t>
            </w:r>
            <w:r w:rsidRPr="003231D4">
              <w:rPr>
                <w:rFonts w:ascii="Times New Roman" w:hAnsi="Times New Roman"/>
                <w:i/>
                <w:iCs/>
                <w:sz w:val="24"/>
                <w:szCs w:val="24"/>
                <w:vertAlign w:val="subscript"/>
              </w:rPr>
              <w:t>pn,en</w:t>
            </w:r>
            <w:proofErr w:type="spellEnd"/>
          </w:p>
        </w:tc>
        <w:tc>
          <w:tcPr>
            <w:tcW w:w="5500" w:type="dxa"/>
          </w:tcPr>
          <w:p w14:paraId="141CEC59" w14:textId="77777777" w:rsidR="006A7999" w:rsidRDefault="006A7999" w:rsidP="00D97F33">
            <w:pPr>
              <w:pStyle w:val="BodyText"/>
              <w:ind w:left="0"/>
              <w:cnfStyle w:val="000000000000" w:firstRow="0" w:lastRow="0" w:firstColumn="0" w:lastColumn="0" w:oddVBand="0" w:evenVBand="0" w:oddHBand="0" w:evenHBand="0" w:firstRowFirstColumn="0" w:firstRowLastColumn="0" w:lastRowFirstColumn="0" w:lastRowLastColumn="0"/>
              <w:rPr>
                <w:lang w:eastAsia="en-GB"/>
              </w:rPr>
            </w:pPr>
            <w:r>
              <w:t xml:space="preserve">Market Model mapping between a Pnode and an </w:t>
            </w:r>
            <w:proofErr w:type="spellStart"/>
            <w:r>
              <w:t>Enode</w:t>
            </w:r>
            <w:proofErr w:type="spellEnd"/>
            <w:r w:rsidRPr="005471E0">
              <w:t xml:space="preserve">. </w:t>
            </w:r>
            <w:r>
              <w:t xml:space="preserve">The </w:t>
            </w:r>
            <w:r w:rsidRPr="005471E0">
              <w:t xml:space="preserve">factor represents the capacity of the </w:t>
            </w:r>
            <w:proofErr w:type="spellStart"/>
            <w:r>
              <w:t>E</w:t>
            </w:r>
            <w:r w:rsidRPr="005471E0">
              <w:t>node</w:t>
            </w:r>
            <w:proofErr w:type="spellEnd"/>
            <w:r w:rsidRPr="005471E0">
              <w:t xml:space="preserve"> relative to other </w:t>
            </w:r>
            <w:proofErr w:type="spellStart"/>
            <w:r>
              <w:t>E</w:t>
            </w:r>
            <w:r w:rsidRPr="005471E0">
              <w:t>nodes</w:t>
            </w:r>
            <w:proofErr w:type="spellEnd"/>
            <w:r w:rsidRPr="005471E0">
              <w:t xml:space="preserve"> that </w:t>
            </w:r>
            <w:r>
              <w:t xml:space="preserve">map to </w:t>
            </w:r>
            <w:r w:rsidRPr="005471E0">
              <w:t xml:space="preserve">the </w:t>
            </w:r>
            <w:r>
              <w:t>P</w:t>
            </w:r>
            <w:r w:rsidRPr="005471E0">
              <w:t xml:space="preserve">node. For example, a </w:t>
            </w:r>
            <w:r>
              <w:t>P</w:t>
            </w:r>
            <w:r w:rsidRPr="005471E0">
              <w:t xml:space="preserve">node that represents a location with 20MW and 30MW supply transformers would map to two </w:t>
            </w:r>
            <w:proofErr w:type="spellStart"/>
            <w:r>
              <w:t>E</w:t>
            </w:r>
            <w:r w:rsidRPr="005471E0">
              <w:t>nodes</w:t>
            </w:r>
            <w:proofErr w:type="spellEnd"/>
            <w:r w:rsidRPr="005471E0">
              <w:t>, with factors of 20 and 30</w:t>
            </w:r>
            <w:r>
              <w:t xml:space="preserve"> respectively (b</w:t>
            </w:r>
            <w:r w:rsidRPr="005471E0">
              <w:t>ecause the factors repr</w:t>
            </w:r>
            <w:r>
              <w:t xml:space="preserve">esent the relative size of the </w:t>
            </w:r>
            <w:proofErr w:type="spellStart"/>
            <w:r>
              <w:t>E</w:t>
            </w:r>
            <w:r w:rsidRPr="005471E0">
              <w:t>node</w:t>
            </w:r>
            <w:r>
              <w:t>s</w:t>
            </w:r>
            <w:proofErr w:type="spellEnd"/>
            <w:r w:rsidRPr="005471E0">
              <w:t xml:space="preserve">, </w:t>
            </w:r>
            <w:r>
              <w:t xml:space="preserve">these </w:t>
            </w:r>
            <w:proofErr w:type="spellStart"/>
            <w:r>
              <w:t>Enodes</w:t>
            </w:r>
            <w:proofErr w:type="spellEnd"/>
            <w:r>
              <w:t xml:space="preserve"> could also be represented by factors of 2 and 3)</w:t>
            </w:r>
            <w:r w:rsidRPr="005471E0">
              <w:t>.</w:t>
            </w:r>
          </w:p>
        </w:tc>
      </w:tr>
      <w:tr w:rsidR="006A7999" w14:paraId="501D4C9B" w14:textId="77777777" w:rsidTr="00D97F33">
        <w:tc>
          <w:tcPr>
            <w:cnfStyle w:val="001000000000" w:firstRow="0" w:lastRow="0" w:firstColumn="1" w:lastColumn="0" w:oddVBand="0" w:evenVBand="0" w:oddHBand="0" w:evenHBand="0" w:firstRowFirstColumn="0" w:firstRowLastColumn="0" w:lastRowFirstColumn="0" w:lastRowLastColumn="0"/>
            <w:tcW w:w="2417" w:type="dxa"/>
          </w:tcPr>
          <w:p w14:paraId="0A92003F" w14:textId="77777777" w:rsidR="006A7999" w:rsidRPr="007C6A95" w:rsidRDefault="006A7999" w:rsidP="00D97F33">
            <w:pPr>
              <w:pStyle w:val="BodyText"/>
              <w:ind w:left="0"/>
              <w:rPr>
                <w:vertAlign w:val="subscript"/>
              </w:rPr>
            </w:pPr>
            <w:proofErr w:type="spellStart"/>
            <w:r w:rsidRPr="003231D4">
              <w:rPr>
                <w:rFonts w:ascii="Times New Roman" w:hAnsi="Times New Roman"/>
                <w:i/>
                <w:iCs/>
                <w:sz w:val="24"/>
                <w:szCs w:val="24"/>
              </w:rPr>
              <w:t>EnodeACNode</w:t>
            </w:r>
            <w:r w:rsidRPr="003231D4">
              <w:rPr>
                <w:rFonts w:ascii="Times New Roman" w:hAnsi="Times New Roman"/>
                <w:i/>
                <w:iCs/>
                <w:sz w:val="24"/>
                <w:szCs w:val="24"/>
                <w:vertAlign w:val="subscript"/>
              </w:rPr>
              <w:t>en,n</w:t>
            </w:r>
            <w:proofErr w:type="spellEnd"/>
          </w:p>
        </w:tc>
        <w:tc>
          <w:tcPr>
            <w:tcW w:w="5500" w:type="dxa"/>
          </w:tcPr>
          <w:p w14:paraId="1E2016F4" w14:textId="77777777" w:rsidR="006A7999" w:rsidRDefault="006A7999" w:rsidP="00D97F33">
            <w:pPr>
              <w:pStyle w:val="BodyText"/>
              <w:ind w:left="0"/>
              <w:cnfStyle w:val="000000000000" w:firstRow="0" w:lastRow="0" w:firstColumn="0" w:lastColumn="0" w:oddVBand="0" w:evenVBand="0" w:oddHBand="0" w:evenHBand="0" w:firstRowFirstColumn="0" w:firstRowLastColumn="0" w:lastRowFirstColumn="0" w:lastRowLastColumn="0"/>
            </w:pPr>
            <w:r>
              <w:t xml:space="preserve">Network Model mapping between an </w:t>
            </w:r>
            <w:proofErr w:type="spellStart"/>
            <w:r>
              <w:t>Enode</w:t>
            </w:r>
            <w:proofErr w:type="spellEnd"/>
            <w:r>
              <w:t xml:space="preserve"> and an ACNode.</w:t>
            </w:r>
          </w:p>
        </w:tc>
      </w:tr>
    </w:tbl>
    <w:p w14:paraId="0F10B878" w14:textId="77777777" w:rsidR="006A7999" w:rsidRDefault="006A7999" w:rsidP="00C46AB9">
      <w:pPr>
        <w:pStyle w:val="Heading3"/>
      </w:pPr>
      <w:bookmarkStart w:id="141" w:name="_Toc189139617"/>
      <w:r>
        <w:t>Calculated Parameters</w:t>
      </w:r>
      <w:bookmarkEnd w:id="141"/>
    </w:p>
    <w:tbl>
      <w:tblPr>
        <w:tblStyle w:val="SOReportTable"/>
        <w:tblW w:w="0" w:type="auto"/>
        <w:tblLook w:val="04A0" w:firstRow="1" w:lastRow="0" w:firstColumn="1" w:lastColumn="0" w:noHBand="0" w:noVBand="1"/>
      </w:tblPr>
      <w:tblGrid>
        <w:gridCol w:w="2416"/>
        <w:gridCol w:w="5382"/>
      </w:tblGrid>
      <w:tr w:rsidR="006A7999" w14:paraId="108722DA" w14:textId="77777777" w:rsidTr="00D97F3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17" w:type="dxa"/>
          </w:tcPr>
          <w:p w14:paraId="0F818520" w14:textId="77777777" w:rsidR="006A7999" w:rsidRDefault="006A7999" w:rsidP="00D97F33">
            <w:pPr>
              <w:pStyle w:val="BodyText"/>
              <w:ind w:left="0"/>
              <w:rPr>
                <w:lang w:eastAsia="en-GB"/>
              </w:rPr>
            </w:pPr>
            <w:r>
              <w:rPr>
                <w:lang w:eastAsia="en-GB"/>
              </w:rPr>
              <w:t>Parameter</w:t>
            </w:r>
          </w:p>
        </w:tc>
        <w:tc>
          <w:tcPr>
            <w:tcW w:w="5500" w:type="dxa"/>
          </w:tcPr>
          <w:p w14:paraId="76DCD292" w14:textId="77777777" w:rsidR="006A7999" w:rsidRDefault="006A7999" w:rsidP="00D97F33">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Definition</w:t>
            </w:r>
          </w:p>
        </w:tc>
      </w:tr>
      <w:tr w:rsidR="006A7999" w14:paraId="4B96D6FE" w14:textId="77777777" w:rsidTr="00D97F33">
        <w:tc>
          <w:tcPr>
            <w:cnfStyle w:val="001000000000" w:firstRow="0" w:lastRow="0" w:firstColumn="1" w:lastColumn="0" w:oddVBand="0" w:evenVBand="0" w:oddHBand="0" w:evenHBand="0" w:firstRowFirstColumn="0" w:firstRowLastColumn="0" w:lastRowFirstColumn="0" w:lastRowLastColumn="0"/>
            <w:tcW w:w="2417" w:type="dxa"/>
          </w:tcPr>
          <w:p w14:paraId="2B50C9C2" w14:textId="77777777" w:rsidR="006A7999" w:rsidRDefault="006A7999" w:rsidP="00D97F33">
            <w:pPr>
              <w:pStyle w:val="BodyText"/>
              <w:ind w:left="0"/>
            </w:pPr>
            <w:proofErr w:type="spellStart"/>
            <w:r w:rsidRPr="003231D4">
              <w:rPr>
                <w:rFonts w:ascii="Times New Roman" w:hAnsi="Times New Roman"/>
                <w:i/>
                <w:iCs/>
                <w:sz w:val="24"/>
                <w:szCs w:val="22"/>
              </w:rPr>
              <w:t>AdjustedFactor</w:t>
            </w:r>
            <w:r w:rsidRPr="003231D4">
              <w:rPr>
                <w:rFonts w:ascii="Times New Roman" w:hAnsi="Times New Roman"/>
                <w:i/>
                <w:iCs/>
                <w:sz w:val="24"/>
                <w:szCs w:val="22"/>
                <w:vertAlign w:val="subscript"/>
              </w:rPr>
              <w:t>pn,en</w:t>
            </w:r>
            <w:proofErr w:type="spellEnd"/>
          </w:p>
        </w:tc>
        <w:tc>
          <w:tcPr>
            <w:tcW w:w="5500" w:type="dxa"/>
          </w:tcPr>
          <w:p w14:paraId="5558D2AB" w14:textId="77777777" w:rsidR="006A7999" w:rsidRDefault="006A7999" w:rsidP="00D97F33">
            <w:pPr>
              <w:pStyle w:val="BodyText"/>
              <w:ind w:left="0"/>
              <w:cnfStyle w:val="000000000000" w:firstRow="0" w:lastRow="0" w:firstColumn="0" w:lastColumn="0" w:oddVBand="0" w:evenVBand="0" w:oddHBand="0" w:evenHBand="0" w:firstRowFirstColumn="0" w:firstRowLastColumn="0" w:lastRowFirstColumn="0" w:lastRowLastColumn="0"/>
            </w:pPr>
            <w:r>
              <w:t>Pnode-</w:t>
            </w:r>
            <w:proofErr w:type="spellStart"/>
            <w:r>
              <w:t>Enode</w:t>
            </w:r>
            <w:proofErr w:type="spellEnd"/>
            <w:r>
              <w:t xml:space="preserve"> Factors adjusted to account for the connectivity status of the </w:t>
            </w:r>
            <w:proofErr w:type="spellStart"/>
            <w:r>
              <w:t>Enode</w:t>
            </w:r>
            <w:proofErr w:type="spellEnd"/>
          </w:p>
        </w:tc>
      </w:tr>
      <w:tr w:rsidR="006A7999" w14:paraId="6AB0D2FB" w14:textId="77777777" w:rsidTr="00D97F33">
        <w:tc>
          <w:tcPr>
            <w:cnfStyle w:val="001000000000" w:firstRow="0" w:lastRow="0" w:firstColumn="1" w:lastColumn="0" w:oddVBand="0" w:evenVBand="0" w:oddHBand="0" w:evenHBand="0" w:firstRowFirstColumn="0" w:firstRowLastColumn="0" w:lastRowFirstColumn="0" w:lastRowLastColumn="0"/>
            <w:tcW w:w="2417" w:type="dxa"/>
          </w:tcPr>
          <w:p w14:paraId="74C2A530" w14:textId="77777777" w:rsidR="006A7999" w:rsidRPr="003231D4" w:rsidRDefault="006A7999" w:rsidP="00D97F33">
            <w:pPr>
              <w:pStyle w:val="BodyText"/>
              <w:ind w:left="0"/>
              <w:rPr>
                <w:sz w:val="24"/>
                <w:szCs w:val="22"/>
                <w:vertAlign w:val="subscript"/>
              </w:rPr>
            </w:pPr>
            <w:proofErr w:type="spellStart"/>
            <w:r w:rsidRPr="003231D4">
              <w:rPr>
                <w:rFonts w:ascii="Times New Roman" w:hAnsi="Times New Roman"/>
                <w:i/>
                <w:iCs/>
                <w:sz w:val="24"/>
                <w:szCs w:val="22"/>
              </w:rPr>
              <w:t>PnodeEnodeWeight</w:t>
            </w:r>
            <w:r w:rsidRPr="003231D4">
              <w:rPr>
                <w:rFonts w:ascii="Times New Roman" w:hAnsi="Times New Roman"/>
                <w:i/>
                <w:iCs/>
                <w:sz w:val="24"/>
                <w:szCs w:val="22"/>
                <w:vertAlign w:val="subscript"/>
              </w:rPr>
              <w:t>pn,en</w:t>
            </w:r>
            <w:proofErr w:type="spellEnd"/>
          </w:p>
        </w:tc>
        <w:tc>
          <w:tcPr>
            <w:tcW w:w="5500" w:type="dxa"/>
          </w:tcPr>
          <w:p w14:paraId="6A481740" w14:textId="77777777" w:rsidR="006A7999" w:rsidRDefault="006A7999" w:rsidP="00D97F33">
            <w:pPr>
              <w:pStyle w:val="BodyText"/>
              <w:ind w:left="0"/>
              <w:cnfStyle w:val="000000000000" w:firstRow="0" w:lastRow="0" w:firstColumn="0" w:lastColumn="0" w:oddVBand="0" w:evenVBand="0" w:oddHBand="0" w:evenHBand="0" w:firstRowFirstColumn="0" w:firstRowLastColumn="0" w:lastRowFirstColumn="0" w:lastRowLastColumn="0"/>
            </w:pPr>
            <w:r>
              <w:t>Pnode-</w:t>
            </w:r>
            <w:proofErr w:type="spellStart"/>
            <w:r>
              <w:t>Enode</w:t>
            </w:r>
            <w:proofErr w:type="spellEnd"/>
            <w:r>
              <w:t xml:space="preserve"> Weights calculated from the adjusted Pnode-</w:t>
            </w:r>
            <w:proofErr w:type="spellStart"/>
            <w:r>
              <w:t>Enode</w:t>
            </w:r>
            <w:proofErr w:type="spellEnd"/>
            <w:r>
              <w:t xml:space="preserve"> Factors</w:t>
            </w:r>
          </w:p>
        </w:tc>
      </w:tr>
    </w:tbl>
    <w:p w14:paraId="5FB77CC5" w14:textId="27FAB6B2" w:rsidR="00714039" w:rsidRDefault="00714039" w:rsidP="00C46AB9">
      <w:pPr>
        <w:pStyle w:val="Heading3"/>
      </w:pPr>
      <w:bookmarkStart w:id="142" w:name="_Toc189139618"/>
      <w:r>
        <w:t>Pnode-</w:t>
      </w:r>
      <w:proofErr w:type="spellStart"/>
      <w:r w:rsidR="006A7999">
        <w:t>En</w:t>
      </w:r>
      <w:r w:rsidR="00800FCA">
        <w:t>ode</w:t>
      </w:r>
      <w:proofErr w:type="spellEnd"/>
      <w:r w:rsidR="006A7999">
        <w:t>-ACNode</w:t>
      </w:r>
      <w:r w:rsidR="00800FCA">
        <w:t xml:space="preserve"> Mapping</w:t>
      </w:r>
      <w:bookmarkEnd w:id="142"/>
    </w:p>
    <w:p w14:paraId="1D3A779F" w14:textId="30E6156C" w:rsidR="00714039" w:rsidRPr="00F3305D" w:rsidRDefault="00714039" w:rsidP="00714039">
      <w:pPr>
        <w:pStyle w:val="BodyText"/>
        <w:rPr>
          <w:lang w:val="en-AU"/>
        </w:rPr>
      </w:pPr>
      <w:r>
        <w:rPr>
          <w:lang w:val="en-AU" w:eastAsia="en-GB"/>
        </w:rPr>
        <w:t xml:space="preserve">Pre-processing </w:t>
      </w:r>
      <w:r w:rsidR="004A0B7C">
        <w:rPr>
          <w:lang w:val="en-AU" w:eastAsia="en-GB"/>
        </w:rPr>
        <w:t>uses</w:t>
      </w:r>
      <w:r w:rsidR="00B6496D">
        <w:rPr>
          <w:lang w:val="en-AU" w:eastAsia="en-GB"/>
        </w:rPr>
        <w:t xml:space="preserve"> the</w:t>
      </w:r>
      <w:r w:rsidR="00D02144">
        <w:rPr>
          <w:lang w:val="en-AU" w:eastAsia="en-GB"/>
        </w:rPr>
        <w:t xml:space="preserve"> </w:t>
      </w:r>
      <w:proofErr w:type="spellStart"/>
      <w:proofErr w:type="gramStart"/>
      <w:r w:rsidR="004A0B7C" w:rsidRPr="003231D4">
        <w:rPr>
          <w:rFonts w:ascii="Times New Roman" w:hAnsi="Times New Roman"/>
          <w:i/>
          <w:iCs/>
          <w:sz w:val="24"/>
          <w:szCs w:val="24"/>
        </w:rPr>
        <w:t>PnodeEnodeFactor</w:t>
      </w:r>
      <w:r w:rsidR="004A0B7C" w:rsidRPr="003231D4">
        <w:rPr>
          <w:rFonts w:ascii="Times New Roman" w:hAnsi="Times New Roman"/>
          <w:i/>
          <w:iCs/>
          <w:sz w:val="24"/>
          <w:szCs w:val="24"/>
          <w:vertAlign w:val="subscript"/>
        </w:rPr>
        <w:t>pn,en</w:t>
      </w:r>
      <w:proofErr w:type="spellEnd"/>
      <w:proofErr w:type="gramEnd"/>
      <w:r w:rsidR="004A0B7C">
        <w:rPr>
          <w:lang w:val="en-AU" w:eastAsia="en-GB"/>
        </w:rPr>
        <w:t xml:space="preserve"> </w:t>
      </w:r>
      <w:r w:rsidR="00D02144">
        <w:rPr>
          <w:lang w:val="en-AU" w:eastAsia="en-GB"/>
        </w:rPr>
        <w:t>input</w:t>
      </w:r>
      <w:r w:rsidR="00BA6292">
        <w:rPr>
          <w:lang w:val="en-AU" w:eastAsia="en-GB"/>
        </w:rPr>
        <w:t>s from the Market Model</w:t>
      </w:r>
      <w:r w:rsidR="00D02144">
        <w:rPr>
          <w:lang w:val="en-AU" w:eastAsia="en-GB"/>
        </w:rPr>
        <w:t xml:space="preserve"> </w:t>
      </w:r>
      <w:r w:rsidR="004A0B7C">
        <w:rPr>
          <w:lang w:val="en-AU" w:eastAsia="en-GB"/>
        </w:rPr>
        <w:t xml:space="preserve">to </w:t>
      </w:r>
      <w:r>
        <w:rPr>
          <w:lang w:val="en-AU" w:eastAsia="en-GB"/>
        </w:rPr>
        <w:t>calculate</w:t>
      </w:r>
      <w:r w:rsidR="00A00D8D">
        <w:rPr>
          <w:lang w:val="en-AU" w:eastAsia="en-GB"/>
        </w:rPr>
        <w:t xml:space="preserve"> </w:t>
      </w:r>
      <w:proofErr w:type="spellStart"/>
      <w:r w:rsidRPr="00B74393">
        <w:rPr>
          <w:rFonts w:ascii="Times New Roman" w:hAnsi="Times New Roman"/>
          <w:i/>
          <w:iCs/>
          <w:lang w:val="en-AU" w:eastAsia="en-GB"/>
        </w:rPr>
        <w:t>PnodeEnodeWeight</w:t>
      </w:r>
      <w:r w:rsidR="00B74393" w:rsidRPr="00B74393">
        <w:rPr>
          <w:rFonts w:ascii="Times New Roman" w:hAnsi="Times New Roman"/>
          <w:i/>
          <w:iCs/>
          <w:vertAlign w:val="subscript"/>
          <w:lang w:val="en-AU" w:eastAsia="en-GB"/>
        </w:rPr>
        <w:t>pn</w:t>
      </w:r>
      <w:r w:rsidR="00B93D63">
        <w:rPr>
          <w:rFonts w:ascii="Times New Roman" w:hAnsi="Times New Roman"/>
          <w:i/>
          <w:iCs/>
          <w:vertAlign w:val="subscript"/>
          <w:lang w:val="en-AU" w:eastAsia="en-GB"/>
        </w:rPr>
        <w:t>,en</w:t>
      </w:r>
      <w:proofErr w:type="spellEnd"/>
      <w:r w:rsidRPr="001F6B4B">
        <w:rPr>
          <w:lang w:val="en-AU" w:eastAsia="en-GB"/>
        </w:rPr>
        <w:t xml:space="preserve"> </w:t>
      </w:r>
      <w:r w:rsidR="00B74393">
        <w:rPr>
          <w:lang w:val="en-AU" w:eastAsia="en-GB"/>
        </w:rPr>
        <w:t>parameters</w:t>
      </w:r>
      <w:r w:rsidR="004476A1">
        <w:rPr>
          <w:lang w:val="en-AU" w:eastAsia="en-GB"/>
        </w:rPr>
        <w:t xml:space="preserve"> which </w:t>
      </w:r>
      <w:r w:rsidR="00A00D8D">
        <w:rPr>
          <w:lang w:val="en-AU" w:eastAsia="en-GB"/>
        </w:rPr>
        <w:t>are</w:t>
      </w:r>
      <w:r w:rsidR="004476A1">
        <w:rPr>
          <w:lang w:val="en-AU" w:eastAsia="en-GB"/>
        </w:rPr>
        <w:t xml:space="preserve"> used to map Pnode</w:t>
      </w:r>
      <w:r w:rsidR="00D02144">
        <w:rPr>
          <w:lang w:val="en-AU" w:eastAsia="en-GB"/>
        </w:rPr>
        <w:t>s</w:t>
      </w:r>
      <w:r w:rsidR="004476A1">
        <w:rPr>
          <w:lang w:val="en-AU" w:eastAsia="en-GB"/>
        </w:rPr>
        <w:t xml:space="preserve"> to ACNode</w:t>
      </w:r>
      <w:r w:rsidR="00D02144">
        <w:rPr>
          <w:lang w:val="en-AU" w:eastAsia="en-GB"/>
        </w:rPr>
        <w:t>s</w:t>
      </w:r>
      <w:r w:rsidR="004476A1">
        <w:rPr>
          <w:lang w:val="en-AU" w:eastAsia="en-GB"/>
        </w:rPr>
        <w:t xml:space="preserve"> via </w:t>
      </w:r>
      <w:proofErr w:type="spellStart"/>
      <w:r w:rsidR="004476A1">
        <w:rPr>
          <w:lang w:val="en-AU" w:eastAsia="en-GB"/>
        </w:rPr>
        <w:t>Enode</w:t>
      </w:r>
      <w:r w:rsidR="00D02144">
        <w:rPr>
          <w:lang w:val="en-AU" w:eastAsia="en-GB"/>
        </w:rPr>
        <w:t>s</w:t>
      </w:r>
      <w:proofErr w:type="spellEnd"/>
      <w:r w:rsidR="004476A1">
        <w:rPr>
          <w:lang w:val="en-AU" w:eastAsia="en-GB"/>
        </w:rPr>
        <w:t>.</w:t>
      </w:r>
      <w:r w:rsidR="002501B0">
        <w:rPr>
          <w:lang w:val="en-AU" w:eastAsia="en-GB"/>
        </w:rPr>
        <w:t xml:space="preserve"> </w:t>
      </w:r>
      <w:r w:rsidR="00D02144">
        <w:rPr>
          <w:lang w:val="en-AU" w:eastAsia="en-GB"/>
        </w:rPr>
        <w:t>Before t</w:t>
      </w:r>
      <w:r w:rsidR="004476A1">
        <w:rPr>
          <w:lang w:val="en-AU" w:eastAsia="en-GB"/>
        </w:rPr>
        <w:t xml:space="preserve">he factors are </w:t>
      </w:r>
      <w:r w:rsidR="00D02144">
        <w:rPr>
          <w:lang w:val="en-AU" w:eastAsia="en-GB"/>
        </w:rPr>
        <w:t xml:space="preserve">used in the </w:t>
      </w:r>
      <w:r w:rsidR="004476A1">
        <w:rPr>
          <w:lang w:val="en-AU" w:eastAsia="en-GB"/>
        </w:rPr>
        <w:t>calculation</w:t>
      </w:r>
      <w:r w:rsidR="00D02144">
        <w:rPr>
          <w:lang w:val="en-AU" w:eastAsia="en-GB"/>
        </w:rPr>
        <w:t xml:space="preserve"> they are adjusted</w:t>
      </w:r>
      <w:r w:rsidR="004476A1">
        <w:rPr>
          <w:lang w:val="en-AU" w:eastAsia="en-GB"/>
        </w:rPr>
        <w:t xml:space="preserve"> </w:t>
      </w:r>
      <w:r w:rsidR="002501B0">
        <w:rPr>
          <w:lang w:val="en-AU" w:eastAsia="en-GB"/>
        </w:rPr>
        <w:t xml:space="preserve">based on the </w:t>
      </w:r>
      <w:r w:rsidR="00F67DDA">
        <w:rPr>
          <w:lang w:val="en-AU" w:eastAsia="en-GB"/>
        </w:rPr>
        <w:t xml:space="preserve">following </w:t>
      </w:r>
      <w:r w:rsidR="002501B0">
        <w:rPr>
          <w:lang w:val="en-AU" w:eastAsia="en-GB"/>
        </w:rPr>
        <w:t>rules</w:t>
      </w:r>
      <w:r w:rsidR="00A87498">
        <w:rPr>
          <w:lang w:val="en-AU" w:eastAsia="en-GB"/>
        </w:rPr>
        <w:t>.</w:t>
      </w:r>
    </w:p>
    <w:tbl>
      <w:tblPr>
        <w:tblStyle w:val="SOReportTable"/>
        <w:tblW w:w="0" w:type="auto"/>
        <w:tblLook w:val="04A0" w:firstRow="1" w:lastRow="0" w:firstColumn="1" w:lastColumn="0" w:noHBand="0" w:noVBand="1"/>
      </w:tblPr>
      <w:tblGrid>
        <w:gridCol w:w="3805"/>
        <w:gridCol w:w="3993"/>
      </w:tblGrid>
      <w:tr w:rsidR="00B6509F" w14:paraId="0C89A5B0" w14:textId="77777777" w:rsidTr="004476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670BD15F" w14:textId="1A87D9AF" w:rsidR="00714039" w:rsidRDefault="00714039" w:rsidP="00D872AD">
            <w:pPr>
              <w:pStyle w:val="BodyText"/>
              <w:ind w:left="0"/>
              <w:rPr>
                <w:lang w:eastAsia="en-GB"/>
              </w:rPr>
            </w:pPr>
            <w:r>
              <w:rPr>
                <w:lang w:eastAsia="en-GB"/>
              </w:rPr>
              <w:t>Rule</w:t>
            </w:r>
            <w:r w:rsidR="004476A1">
              <w:rPr>
                <w:lang w:eastAsia="en-GB"/>
              </w:rPr>
              <w:t xml:space="preserve"> for adjusting Pnode-</w:t>
            </w:r>
            <w:proofErr w:type="spellStart"/>
            <w:r w:rsidR="004476A1">
              <w:rPr>
                <w:lang w:eastAsia="en-GB"/>
              </w:rPr>
              <w:t>Enode</w:t>
            </w:r>
            <w:proofErr w:type="spellEnd"/>
            <w:r w:rsidR="004476A1">
              <w:rPr>
                <w:lang w:eastAsia="en-GB"/>
              </w:rPr>
              <w:t xml:space="preserve"> factor</w:t>
            </w:r>
          </w:p>
        </w:tc>
        <w:tc>
          <w:tcPr>
            <w:tcW w:w="0" w:type="auto"/>
          </w:tcPr>
          <w:p w14:paraId="4B6C15B5" w14:textId="54D8C0CE"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Reason</w:t>
            </w:r>
            <w:r w:rsidR="00220382">
              <w:rPr>
                <w:lang w:eastAsia="en-GB"/>
              </w:rPr>
              <w:t xml:space="preserve">ing (referring to examples in </w:t>
            </w:r>
            <w:r w:rsidR="00220382">
              <w:rPr>
                <w:lang w:eastAsia="en-GB"/>
              </w:rPr>
              <w:fldChar w:fldCharType="begin"/>
            </w:r>
            <w:r w:rsidR="00220382">
              <w:rPr>
                <w:lang w:eastAsia="en-GB"/>
              </w:rPr>
              <w:instrText xml:space="preserve"> REF _Ref108780579 \h </w:instrText>
            </w:r>
            <w:r w:rsidR="00220382">
              <w:rPr>
                <w:lang w:eastAsia="en-GB"/>
              </w:rPr>
            </w:r>
            <w:r w:rsidR="00220382">
              <w:rPr>
                <w:lang w:eastAsia="en-GB"/>
              </w:rPr>
              <w:fldChar w:fldCharType="separate"/>
            </w:r>
            <w:r w:rsidR="009476C2">
              <w:t xml:space="preserve">Figure </w:t>
            </w:r>
            <w:r w:rsidR="009476C2">
              <w:rPr>
                <w:noProof/>
              </w:rPr>
              <w:t>5</w:t>
            </w:r>
            <w:r w:rsidR="00220382">
              <w:rPr>
                <w:lang w:eastAsia="en-GB"/>
              </w:rPr>
              <w:fldChar w:fldCharType="end"/>
            </w:r>
            <w:r w:rsidR="00220382">
              <w:rPr>
                <w:lang w:eastAsia="en-GB"/>
              </w:rPr>
              <w:t xml:space="preserve"> and </w:t>
            </w:r>
            <w:r w:rsidR="00220382">
              <w:rPr>
                <w:lang w:eastAsia="en-GB"/>
              </w:rPr>
              <w:fldChar w:fldCharType="begin"/>
            </w:r>
            <w:r w:rsidR="00220382">
              <w:rPr>
                <w:lang w:eastAsia="en-GB"/>
              </w:rPr>
              <w:instrText xml:space="preserve"> REF _Ref111033113 \h </w:instrText>
            </w:r>
            <w:r w:rsidR="00220382">
              <w:rPr>
                <w:lang w:eastAsia="en-GB"/>
              </w:rPr>
            </w:r>
            <w:r w:rsidR="00220382">
              <w:rPr>
                <w:lang w:eastAsia="en-GB"/>
              </w:rPr>
              <w:fldChar w:fldCharType="separate"/>
            </w:r>
            <w:r w:rsidR="009476C2">
              <w:t xml:space="preserve">Figure </w:t>
            </w:r>
            <w:r w:rsidR="009476C2">
              <w:rPr>
                <w:noProof/>
              </w:rPr>
              <w:t>6</w:t>
            </w:r>
            <w:r w:rsidR="00220382">
              <w:rPr>
                <w:lang w:eastAsia="en-GB"/>
              </w:rPr>
              <w:fldChar w:fldCharType="end"/>
            </w:r>
            <w:r w:rsidR="00220382">
              <w:rPr>
                <w:lang w:eastAsia="en-GB"/>
              </w:rPr>
              <w:t>)</w:t>
            </w:r>
          </w:p>
        </w:tc>
      </w:tr>
      <w:tr w:rsidR="00B6509F" w14:paraId="6DDB2F67" w14:textId="77777777" w:rsidTr="004476A1">
        <w:trPr>
          <w:trHeight w:val="3092"/>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14:paraId="17A5F7C1" w14:textId="77777777" w:rsidR="00714039" w:rsidRDefault="00714039" w:rsidP="00D872AD">
            <w:pPr>
              <w:pStyle w:val="BodyText"/>
              <w:ind w:left="0"/>
            </w:pPr>
            <w:r w:rsidRPr="001F6B4B">
              <w:t xml:space="preserve">If a Pnode maps to some dead </w:t>
            </w:r>
            <w:proofErr w:type="spellStart"/>
            <w:r w:rsidRPr="001F6B4B">
              <w:t>Enodes</w:t>
            </w:r>
            <w:proofErr w:type="spellEnd"/>
            <w:r w:rsidRPr="001F6B4B">
              <w:t xml:space="preserve"> and some live </w:t>
            </w:r>
            <w:proofErr w:type="spellStart"/>
            <w:r w:rsidRPr="001F6B4B">
              <w:t>Enodes</w:t>
            </w:r>
            <w:proofErr w:type="spellEnd"/>
            <w:r w:rsidRPr="001F6B4B">
              <w:t>, then the Pnode-</w:t>
            </w:r>
            <w:proofErr w:type="spellStart"/>
            <w:r w:rsidRPr="001F6B4B">
              <w:t>Enode</w:t>
            </w:r>
            <w:proofErr w:type="spellEnd"/>
            <w:r w:rsidRPr="001F6B4B">
              <w:t xml:space="preserve"> Factor is set to zero for </w:t>
            </w:r>
            <w:r>
              <w:t>the</w:t>
            </w:r>
            <w:r w:rsidRPr="001F6B4B">
              <w:t xml:space="preserve"> dead </w:t>
            </w:r>
            <w:proofErr w:type="spellStart"/>
            <w:r w:rsidRPr="001F6B4B">
              <w:t>Enodes</w:t>
            </w:r>
            <w:proofErr w:type="spellEnd"/>
            <w:r w:rsidRPr="001F6B4B">
              <w:t>.</w:t>
            </w:r>
          </w:p>
        </w:tc>
        <w:tc>
          <w:tcPr>
            <w:tcW w:w="0" w:type="auto"/>
            <w:tcBorders>
              <w:bottom w:val="single" w:sz="4" w:space="0" w:color="auto"/>
            </w:tcBorders>
          </w:tcPr>
          <w:p w14:paraId="551E5E09" w14:textId="0E58EC14"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Where a Pnode has a mix of live and dead </w:t>
            </w:r>
            <w:proofErr w:type="spellStart"/>
            <w:r>
              <w:t>Enodes</w:t>
            </w:r>
            <w:proofErr w:type="spellEnd"/>
            <w:r>
              <w:t>, z</w:t>
            </w:r>
            <w:r w:rsidRPr="001F6B4B">
              <w:t xml:space="preserve">eroing the factors </w:t>
            </w:r>
            <w:r>
              <w:t>for the</w:t>
            </w:r>
            <w:r w:rsidRPr="001F6B4B">
              <w:t xml:space="preserve"> dead </w:t>
            </w:r>
            <w:proofErr w:type="spellStart"/>
            <w:r w:rsidRPr="001F6B4B">
              <w:t>Enodes</w:t>
            </w:r>
            <w:proofErr w:type="spellEnd"/>
            <w:r w:rsidRPr="001F6B4B">
              <w:t xml:space="preserve"> will result in </w:t>
            </w:r>
            <w:r w:rsidR="00BA4DE6">
              <w:t xml:space="preserve">the Pnode </w:t>
            </w:r>
            <w:r w:rsidRPr="001F6B4B">
              <w:t xml:space="preserve">quantities being </w:t>
            </w:r>
            <w:r>
              <w:t>apportioned</w:t>
            </w:r>
            <w:r w:rsidRPr="001F6B4B">
              <w:t xml:space="preserve"> among only the live </w:t>
            </w:r>
            <w:proofErr w:type="spellStart"/>
            <w:r w:rsidRPr="001F6B4B">
              <w:t>Enodes</w:t>
            </w:r>
            <w:proofErr w:type="spellEnd"/>
            <w:r w:rsidRPr="001F6B4B">
              <w:t>.</w:t>
            </w:r>
            <w:r>
              <w:t xml:space="preserve"> See Pnode F in the example.</w:t>
            </w:r>
          </w:p>
          <w:p w14:paraId="090A5E95" w14:textId="2BD9C43B"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I</w:t>
            </w:r>
            <w:r w:rsidRPr="001F6B4B">
              <w:t xml:space="preserve">f a Pnode </w:t>
            </w:r>
            <w:r>
              <w:t xml:space="preserve">has a non-zero load and all the </w:t>
            </w:r>
            <w:proofErr w:type="spellStart"/>
            <w:r>
              <w:t>Enodes</w:t>
            </w:r>
            <w:proofErr w:type="spellEnd"/>
            <w:r>
              <w:t xml:space="preserve"> that it </w:t>
            </w:r>
            <w:r w:rsidRPr="001F6B4B">
              <w:t xml:space="preserve">maps to </w:t>
            </w:r>
            <w:r>
              <w:t xml:space="preserve">are </w:t>
            </w:r>
            <w:r w:rsidRPr="001F6B4B">
              <w:t>dead then the</w:t>
            </w:r>
            <w:r>
              <w:t xml:space="preserve"> </w:t>
            </w:r>
            <w:proofErr w:type="spellStart"/>
            <w:r>
              <w:t>Enode</w:t>
            </w:r>
            <w:proofErr w:type="spellEnd"/>
            <w:r w:rsidRPr="001F6B4B">
              <w:t xml:space="preserve"> factors will not be zeroed. </w:t>
            </w:r>
            <w:r w:rsidR="00B6509F">
              <w:t xml:space="preserve">The resulting </w:t>
            </w:r>
            <w:r w:rsidRPr="001F6B4B">
              <w:t xml:space="preserve"> </w:t>
            </w:r>
            <w:r w:rsidR="00BA4DE6">
              <w:t>uncleared load</w:t>
            </w:r>
            <w:r w:rsidRPr="001F6B4B">
              <w:t xml:space="preserve"> </w:t>
            </w:r>
            <w:r w:rsidR="00B6509F">
              <w:t>will serve to indicate</w:t>
            </w:r>
            <w:r w:rsidR="00BA4DE6">
              <w:t xml:space="preserve"> </w:t>
            </w:r>
            <w:r w:rsidRPr="001F6B4B">
              <w:t>a discrepancy between load and connectivity.</w:t>
            </w:r>
            <w:r>
              <w:t xml:space="preserve"> See Pnode G in the example.</w:t>
            </w:r>
          </w:p>
        </w:tc>
      </w:tr>
      <w:tr w:rsidR="00B6509F" w14:paraId="61047C3C" w14:textId="77777777" w:rsidTr="004476A1">
        <w:trPr>
          <w:trHeight w:val="743"/>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0CB661E1" w14:textId="77777777" w:rsidR="00714039" w:rsidRPr="001F6B4B" w:rsidRDefault="00714039" w:rsidP="00D872AD">
            <w:pPr>
              <w:pStyle w:val="BodyText"/>
              <w:ind w:left="0"/>
            </w:pPr>
            <w:r>
              <w:t xml:space="preserve">If a Pnode is dead and has no load then </w:t>
            </w:r>
            <w:proofErr w:type="gramStart"/>
            <w:r>
              <w:t>all of</w:t>
            </w:r>
            <w:proofErr w:type="gramEnd"/>
            <w:r>
              <w:t xml:space="preserve"> its factors will be zeroed.</w:t>
            </w:r>
          </w:p>
        </w:tc>
        <w:tc>
          <w:tcPr>
            <w:tcW w:w="0" w:type="auto"/>
            <w:tcBorders>
              <w:top w:val="single" w:sz="4" w:space="0" w:color="auto"/>
            </w:tcBorders>
          </w:tcPr>
          <w:p w14:paraId="4BD5B819"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See Pnode K in the example.</w:t>
            </w:r>
          </w:p>
        </w:tc>
      </w:tr>
      <w:tr w:rsidR="00B6509F" w14:paraId="48031ED4" w14:textId="77777777" w:rsidTr="004476A1">
        <w:tc>
          <w:tcPr>
            <w:cnfStyle w:val="001000000000" w:firstRow="0" w:lastRow="0" w:firstColumn="1" w:lastColumn="0" w:oddVBand="0" w:evenVBand="0" w:oddHBand="0" w:evenHBand="0" w:firstRowFirstColumn="0" w:firstRowLastColumn="0" w:lastRowFirstColumn="0" w:lastRowLastColumn="0"/>
            <w:tcW w:w="0" w:type="auto"/>
          </w:tcPr>
          <w:p w14:paraId="041EEBE2" w14:textId="77777777" w:rsidR="00714039" w:rsidRDefault="00714039" w:rsidP="00D872AD">
            <w:pPr>
              <w:pStyle w:val="BodyText"/>
              <w:ind w:left="0"/>
            </w:pPr>
            <w:r w:rsidRPr="001F6B4B">
              <w:t xml:space="preserve">If a Pnode </w:t>
            </w:r>
            <w:r>
              <w:t xml:space="preserve">has a non-zero </w:t>
            </w:r>
            <w:r w:rsidRPr="001F6B4B">
              <w:t>map</w:t>
            </w:r>
            <w:r>
              <w:t>ping</w:t>
            </w:r>
            <w:r w:rsidRPr="001F6B4B">
              <w:t xml:space="preserve"> to one or more </w:t>
            </w:r>
            <w:proofErr w:type="spellStart"/>
            <w:r w:rsidRPr="001F6B4B">
              <w:t>Enodes</w:t>
            </w:r>
            <w:proofErr w:type="spellEnd"/>
            <w:r w:rsidRPr="001F6B4B">
              <w:t xml:space="preserve"> in </w:t>
            </w:r>
            <w:r>
              <w:t xml:space="preserve">Electrical </w:t>
            </w:r>
            <w:r w:rsidRPr="001F6B4B">
              <w:t xml:space="preserve">Island 1 or </w:t>
            </w:r>
            <w:r>
              <w:t xml:space="preserve">Electrical </w:t>
            </w:r>
            <w:r w:rsidRPr="001F6B4B">
              <w:t xml:space="preserve">Island 2 </w:t>
            </w:r>
            <w:proofErr w:type="gramStart"/>
            <w:r w:rsidRPr="001F6B4B">
              <w:t>and also</w:t>
            </w:r>
            <w:proofErr w:type="gramEnd"/>
            <w:r w:rsidRPr="001F6B4B">
              <w:t xml:space="preserve"> maps to one or more </w:t>
            </w:r>
            <w:proofErr w:type="spellStart"/>
            <w:r w:rsidRPr="001F6B4B">
              <w:t>Enodes</w:t>
            </w:r>
            <w:proofErr w:type="spellEnd"/>
            <w:r w:rsidRPr="001F6B4B">
              <w:t xml:space="preserve"> in </w:t>
            </w:r>
            <w:r>
              <w:t xml:space="preserve">Electrical </w:t>
            </w:r>
            <w:r w:rsidRPr="001F6B4B">
              <w:t>Island &gt; 2, then the Pnode-</w:t>
            </w:r>
            <w:proofErr w:type="spellStart"/>
            <w:r w:rsidRPr="001F6B4B">
              <w:t>Enode</w:t>
            </w:r>
            <w:proofErr w:type="spellEnd"/>
            <w:r w:rsidRPr="001F6B4B">
              <w:t xml:space="preserve"> Factor is set to zero for </w:t>
            </w:r>
            <w:r>
              <w:t>the</w:t>
            </w:r>
            <w:r w:rsidRPr="001F6B4B">
              <w:t xml:space="preserve"> </w:t>
            </w:r>
            <w:proofErr w:type="spellStart"/>
            <w:r w:rsidRPr="001F6B4B">
              <w:t>Enodes</w:t>
            </w:r>
            <w:proofErr w:type="spellEnd"/>
            <w:r w:rsidRPr="001F6B4B">
              <w:t xml:space="preserve"> in </w:t>
            </w:r>
            <w:r>
              <w:t xml:space="preserve">Electrical </w:t>
            </w:r>
            <w:r w:rsidRPr="001F6B4B">
              <w:t>Island &gt; 2.</w:t>
            </w:r>
          </w:p>
        </w:tc>
        <w:tc>
          <w:tcPr>
            <w:tcW w:w="0" w:type="auto"/>
          </w:tcPr>
          <w:p w14:paraId="314BE7A9"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1F6B4B">
              <w:t xml:space="preserve">This is to prevent a Pnode from being split between two Electrical Islands, which would result in the Pnode price being set by the combination of unrelated prices </w:t>
            </w:r>
            <w:r>
              <w:t xml:space="preserve">from different </w:t>
            </w:r>
            <w:r w:rsidRPr="001F6B4B">
              <w:t>Electrical Islands.</w:t>
            </w:r>
            <w:r>
              <w:t xml:space="preserve"> See Pnode J in the example.</w:t>
            </w:r>
          </w:p>
        </w:tc>
      </w:tr>
    </w:tbl>
    <w:p w14:paraId="3AC27C17" w14:textId="00E634E5" w:rsidR="00714039" w:rsidRDefault="00714039" w:rsidP="00714039">
      <w:pPr>
        <w:pStyle w:val="BodyText"/>
      </w:pPr>
      <w:r w:rsidRPr="00EA2566">
        <w:t>After the</w:t>
      </w:r>
      <w:r w:rsidR="004476A1">
        <w:t xml:space="preserve"> above</w:t>
      </w:r>
      <w:r w:rsidRPr="00EA2566">
        <w:t xml:space="preserve"> rules are applied, the Pnode-</w:t>
      </w:r>
      <w:proofErr w:type="spellStart"/>
      <w:r w:rsidRPr="00EA2566">
        <w:t>Enode</w:t>
      </w:r>
      <w:proofErr w:type="spellEnd"/>
      <w:r w:rsidRPr="00EA2566">
        <w:t xml:space="preserve"> Weights are calculated as follows:</w:t>
      </w:r>
    </w:p>
    <w:p w14:paraId="521F465C" w14:textId="5904D91A" w:rsidR="00714039" w:rsidRPr="000220C7" w:rsidRDefault="00745764" w:rsidP="00714039">
      <w:pPr>
        <w:pStyle w:val="BodyText"/>
        <w:numPr>
          <w:ilvl w:val="3"/>
          <w:numId w:val="1"/>
        </w:numPr>
        <w:tabs>
          <w:tab w:val="clear" w:pos="2880"/>
          <w:tab w:val="num" w:pos="1418"/>
        </w:tabs>
        <w:ind w:left="709" w:hanging="709"/>
        <w:rPr>
          <w:lang w:val="en-AU" w:eastAsia="en-GB"/>
        </w:rPr>
      </w:pPr>
      <m:oMath>
        <m:r>
          <w:rPr>
            <w:rFonts w:ascii="Cambria Math" w:hAnsi="Cambria Math"/>
            <w:lang w:eastAsia="en-GB"/>
          </w:rPr>
          <m:t>PnodeEnodeWeigh</m:t>
        </m:r>
        <m:sSub>
          <m:sSubPr>
            <m:ctrlPr>
              <w:rPr>
                <w:rFonts w:ascii="Cambria Math" w:hAnsi="Cambria Math"/>
                <w:i/>
                <w:lang w:eastAsia="en-GB"/>
              </w:rPr>
            </m:ctrlPr>
          </m:sSubPr>
          <m:e>
            <m:r>
              <w:rPr>
                <w:rFonts w:ascii="Cambria Math" w:hAnsi="Cambria Math"/>
                <w:lang w:eastAsia="en-GB"/>
              </w:rPr>
              <m:t>t</m:t>
            </m:r>
          </m:e>
          <m:sub>
            <m:r>
              <w:rPr>
                <w:rFonts w:ascii="Cambria Math" w:hAnsi="Cambria Math"/>
              </w:rPr>
              <m:t>pn</m:t>
            </m:r>
            <m:r>
              <w:rPr>
                <w:rFonts w:ascii="Cambria Math" w:hAnsi="Cambria Math"/>
                <w:lang w:eastAsia="en-GB"/>
              </w:rPr>
              <m:t>,en</m:t>
            </m:r>
          </m:sub>
        </m:sSub>
        <m:r>
          <w:rPr>
            <w:rFonts w:ascii="Cambria Math" w:hAnsi="Cambria Math"/>
            <w:lang w:eastAsia="en-GB"/>
          </w:rPr>
          <m:t>=</m:t>
        </m:r>
        <m:f>
          <m:fPr>
            <m:ctrlPr>
              <w:rPr>
                <w:rFonts w:ascii="Cambria Math" w:hAnsi="Cambria Math"/>
                <w:i/>
                <w:lang w:eastAsia="en-GB"/>
              </w:rPr>
            </m:ctrlPr>
          </m:fPr>
          <m:num>
            <m:r>
              <w:rPr>
                <w:rFonts w:ascii="Cambria Math" w:hAnsi="Cambria Math"/>
                <w:lang w:eastAsia="en-GB"/>
              </w:rPr>
              <m:t>AdjustedFacto</m:t>
            </m:r>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pn,en</m:t>
                </m:r>
              </m:sub>
            </m:sSub>
          </m:num>
          <m:den>
            <m:nary>
              <m:naryPr>
                <m:chr m:val="∑"/>
                <m:limLoc m:val="undOvr"/>
                <m:supHide m:val="1"/>
                <m:ctrlPr>
                  <w:rPr>
                    <w:rFonts w:ascii="Cambria Math" w:hAnsi="Cambria Math"/>
                    <w:i/>
                    <w:lang w:eastAsia="en-GB"/>
                  </w:rPr>
                </m:ctrlPr>
              </m:naryPr>
              <m:sub>
                <m:r>
                  <w:rPr>
                    <w:rFonts w:ascii="Cambria Math" w:hAnsi="Cambria Math"/>
                    <w:lang w:eastAsia="en-GB"/>
                  </w:rPr>
                  <m:t>pn,en</m:t>
                </m:r>
              </m:sub>
              <m:sup/>
              <m:e>
                <m:r>
                  <w:rPr>
                    <w:rFonts w:ascii="Cambria Math" w:hAnsi="Cambria Math"/>
                    <w:lang w:eastAsia="en-GB"/>
                  </w:rPr>
                  <m:t>AdjustedFacto</m:t>
                </m:r>
                <m:sSub>
                  <m:sSubPr>
                    <m:ctrlPr>
                      <w:rPr>
                        <w:rFonts w:ascii="Cambria Math" w:hAnsi="Cambria Math"/>
                        <w:i/>
                        <w:lang w:eastAsia="en-GB"/>
                      </w:rPr>
                    </m:ctrlPr>
                  </m:sSubPr>
                  <m:e>
                    <m:r>
                      <w:rPr>
                        <w:rFonts w:ascii="Cambria Math" w:hAnsi="Cambria Math"/>
                        <w:lang w:eastAsia="en-GB"/>
                      </w:rPr>
                      <m:t>r</m:t>
                    </m:r>
                  </m:e>
                  <m:sub>
                    <m:r>
                      <w:rPr>
                        <w:rFonts w:ascii="Cambria Math" w:hAnsi="Cambria Math"/>
                        <w:lang w:eastAsia="en-GB"/>
                      </w:rPr>
                      <m:t>pn,en</m:t>
                    </m:r>
                  </m:sub>
                </m:sSub>
              </m:e>
            </m:nary>
          </m:den>
        </m:f>
      </m:oMath>
    </w:p>
    <w:p w14:paraId="14DB269E" w14:textId="6743E0F8" w:rsidR="00714039" w:rsidRPr="00745764" w:rsidRDefault="00714039" w:rsidP="00714039">
      <w:pPr>
        <w:pStyle w:val="BodyText"/>
        <w:ind w:left="1080"/>
        <w:rPr>
          <w:lang w:eastAsia="en-GB"/>
        </w:rPr>
      </w:pPr>
      <m:oMathPara>
        <m:oMathParaPr>
          <m:jc m:val="center"/>
        </m:oMathParaPr>
        <m:oMath>
          <m:r>
            <w:rPr>
              <w:rFonts w:ascii="Cambria Math" w:hAnsi="Cambria Math"/>
              <w:lang w:val="en-AU" w:eastAsia="en-GB"/>
            </w:rPr>
            <m:t>∀pn∈Pnodes, ∀en∈</m:t>
          </m:r>
          <m:r>
            <w:rPr>
              <w:rFonts w:ascii="Cambria Math" w:hAnsi="Cambria Math"/>
            </w:rPr>
            <m:t>Enodes</m:t>
          </m:r>
        </m:oMath>
      </m:oMathPara>
    </w:p>
    <w:p w14:paraId="30AD122D" w14:textId="04A21DCF" w:rsidR="00F67DDA" w:rsidRDefault="00F67DDA" w:rsidP="00F67DDA">
      <w:pPr>
        <w:pStyle w:val="BodyText"/>
      </w:pPr>
    </w:p>
    <w:p w14:paraId="2C382682" w14:textId="7116DA0C" w:rsidR="00F67DDA" w:rsidRDefault="00E62737" w:rsidP="00E62737">
      <w:pPr>
        <w:pStyle w:val="Caption"/>
        <w:keepNext/>
        <w:spacing w:after="0"/>
        <w:jc w:val="left"/>
      </w:pPr>
      <w:r>
        <w:rPr>
          <w:noProof/>
        </w:rPr>
        <w:drawing>
          <wp:inline distT="0" distB="0" distL="0" distR="0" wp14:anchorId="7FDC9DAE" wp14:editId="72E67AEE">
            <wp:extent cx="5566410" cy="4151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6410" cy="4151630"/>
                    </a:xfrm>
                    <a:prstGeom prst="rect">
                      <a:avLst/>
                    </a:prstGeom>
                  </pic:spPr>
                </pic:pic>
              </a:graphicData>
            </a:graphic>
          </wp:inline>
        </w:drawing>
      </w:r>
    </w:p>
    <w:p w14:paraId="64323F4E" w14:textId="48A4E075" w:rsidR="00E62737" w:rsidRDefault="00E62737" w:rsidP="00E62737">
      <w:pPr>
        <w:pStyle w:val="Caption"/>
        <w:keepNext/>
        <w:spacing w:before="0" w:after="360"/>
        <w:jc w:val="left"/>
      </w:pPr>
      <w:bookmarkStart w:id="143" w:name="_Ref108780579"/>
      <w:bookmarkStart w:id="144" w:name="_Ref108780583"/>
      <w:r>
        <w:t xml:space="preserve">Figure </w:t>
      </w:r>
      <w:r>
        <w:fldChar w:fldCharType="begin"/>
      </w:r>
      <w:r>
        <w:instrText xml:space="preserve"> SEQ Figure \* ARABIC </w:instrText>
      </w:r>
      <w:r>
        <w:fldChar w:fldCharType="separate"/>
      </w:r>
      <w:r w:rsidR="009476C2">
        <w:rPr>
          <w:noProof/>
        </w:rPr>
        <w:t>5</w:t>
      </w:r>
      <w:r>
        <w:rPr>
          <w:noProof/>
        </w:rPr>
        <w:fldChar w:fldCharType="end"/>
      </w:r>
      <w:bookmarkEnd w:id="143"/>
      <w:r>
        <w:t>: Example of SPD i</w:t>
      </w:r>
      <w:r w:rsidRPr="000E0A1A">
        <w:t>nput</w:t>
      </w:r>
      <w:r>
        <w:t>s</w:t>
      </w:r>
    </w:p>
    <w:bookmarkEnd w:id="144"/>
    <w:p w14:paraId="5A5E5155" w14:textId="2B120320" w:rsidR="00F67DDA" w:rsidRDefault="006F10A8" w:rsidP="00E62737">
      <w:pPr>
        <w:pStyle w:val="Caption"/>
        <w:keepNext/>
        <w:spacing w:after="0"/>
        <w:jc w:val="left"/>
      </w:pPr>
      <w:r>
        <w:rPr>
          <w:noProof/>
        </w:rPr>
        <w:drawing>
          <wp:inline distT="0" distB="0" distL="0" distR="0" wp14:anchorId="6D0EB4D2" wp14:editId="3E537DF4">
            <wp:extent cx="5566410" cy="3967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6410" cy="3967480"/>
                    </a:xfrm>
                    <a:prstGeom prst="rect">
                      <a:avLst/>
                    </a:prstGeom>
                  </pic:spPr>
                </pic:pic>
              </a:graphicData>
            </a:graphic>
          </wp:inline>
        </w:drawing>
      </w:r>
    </w:p>
    <w:p w14:paraId="5CF4810C" w14:textId="3FFC904B" w:rsidR="00E62737" w:rsidRPr="00E62737" w:rsidRDefault="00E62737" w:rsidP="00E62737">
      <w:pPr>
        <w:pStyle w:val="Caption"/>
        <w:keepNext/>
        <w:spacing w:before="0" w:after="360"/>
        <w:jc w:val="left"/>
      </w:pPr>
      <w:bookmarkStart w:id="145" w:name="_Ref111033113"/>
      <w:r>
        <w:t xml:space="preserve">Figure </w:t>
      </w:r>
      <w:r>
        <w:fldChar w:fldCharType="begin"/>
      </w:r>
      <w:r>
        <w:instrText xml:space="preserve"> SEQ Figure \* ARABIC </w:instrText>
      </w:r>
      <w:r>
        <w:fldChar w:fldCharType="separate"/>
      </w:r>
      <w:r w:rsidR="009476C2">
        <w:rPr>
          <w:noProof/>
        </w:rPr>
        <w:t>6</w:t>
      </w:r>
      <w:r>
        <w:rPr>
          <w:noProof/>
        </w:rPr>
        <w:fldChar w:fldCharType="end"/>
      </w:r>
      <w:bookmarkEnd w:id="145"/>
      <w:r>
        <w:t xml:space="preserve">:Example of LP Model </w:t>
      </w:r>
      <w:r w:rsidR="00220382">
        <w:t>data</w:t>
      </w:r>
      <w:r>
        <w:t xml:space="preserve"> prepared by connectivity pre-processing</w:t>
      </w:r>
    </w:p>
    <w:p w14:paraId="259F0485" w14:textId="77777777" w:rsidR="00E62737" w:rsidRPr="00E62737" w:rsidRDefault="00E62737" w:rsidP="00E62737"/>
    <w:p w14:paraId="4FF0052E" w14:textId="713B16F3" w:rsidR="00800FCA" w:rsidRDefault="00800FCA" w:rsidP="00654E13">
      <w:pPr>
        <w:pStyle w:val="Heading2"/>
        <w:tabs>
          <w:tab w:val="clear" w:pos="1440"/>
        </w:tabs>
        <w:ind w:left="851" w:hanging="851"/>
        <w:jc w:val="left"/>
      </w:pPr>
      <w:bookmarkStart w:id="146" w:name="_Toc189139619"/>
      <w:r>
        <w:t xml:space="preserve">Dead </w:t>
      </w:r>
      <w:r w:rsidR="004711E1">
        <w:t>Node Pre-Processing</w:t>
      </w:r>
      <w:bookmarkEnd w:id="146"/>
    </w:p>
    <w:p w14:paraId="24D20F12" w14:textId="14C75CD9" w:rsidR="00714039" w:rsidRPr="00D177BD" w:rsidRDefault="00714039" w:rsidP="00C46AB9">
      <w:pPr>
        <w:pStyle w:val="Heading3"/>
      </w:pPr>
      <w:bookmarkStart w:id="147" w:name="_Toc189139620"/>
      <w:r w:rsidRPr="00900A26">
        <w:t>Zero cleared quantities</w:t>
      </w:r>
      <w:bookmarkEnd w:id="147"/>
    </w:p>
    <w:p w14:paraId="2998E29B" w14:textId="6C6FB4C9" w:rsidR="00714039" w:rsidRDefault="00712EEA" w:rsidP="00714039">
      <w:pPr>
        <w:pStyle w:val="BodyText"/>
      </w:pPr>
      <w:r>
        <w:t xml:space="preserve">For each </w:t>
      </w:r>
      <w:r w:rsidR="00774822">
        <w:t xml:space="preserve">dead </w:t>
      </w:r>
      <w:r>
        <w:t xml:space="preserve">Pnode </w:t>
      </w:r>
      <w:r w:rsidR="00714039" w:rsidRPr="00900A26">
        <w:t xml:space="preserve">the cleared </w:t>
      </w:r>
      <w:r w:rsidR="00714039">
        <w:t>b</w:t>
      </w:r>
      <w:r w:rsidR="00714039" w:rsidRPr="00900A26">
        <w:t xml:space="preserve">id and </w:t>
      </w:r>
      <w:r w:rsidR="00714039">
        <w:t>cleared o</w:t>
      </w:r>
      <w:r w:rsidR="00714039" w:rsidRPr="00900A26">
        <w:t xml:space="preserve">ffer quantities are </w:t>
      </w:r>
      <w:r w:rsidR="009D0008">
        <w:t>fixed at zero thus preventing a non-zero cleared bid or offer quantity at the dead Pnode</w:t>
      </w:r>
      <w:r w:rsidR="00714039" w:rsidRPr="00900A26">
        <w:t>.</w:t>
      </w:r>
    </w:p>
    <w:p w14:paraId="693A2F92" w14:textId="3F419CD1" w:rsidR="00714039" w:rsidRDefault="00714039" w:rsidP="00C46AB9">
      <w:pPr>
        <w:pStyle w:val="Heading3"/>
      </w:pPr>
      <w:bookmarkStart w:id="148" w:name="_Toc189139621"/>
      <w:r w:rsidRPr="00900A26">
        <w:t>Remov</w:t>
      </w:r>
      <w:r w:rsidR="00654E13">
        <w:t>e</w:t>
      </w:r>
      <w:r>
        <w:t xml:space="preserve"> </w:t>
      </w:r>
      <w:proofErr w:type="spellStart"/>
      <w:r w:rsidRPr="00900A26">
        <w:t>ACLines</w:t>
      </w:r>
      <w:bookmarkEnd w:id="148"/>
      <w:proofErr w:type="spellEnd"/>
    </w:p>
    <w:p w14:paraId="783FD704" w14:textId="17B51FFA" w:rsidR="00714039" w:rsidRDefault="00714039" w:rsidP="00714039">
      <w:pPr>
        <w:pStyle w:val="BodyText"/>
      </w:pPr>
      <w:r w:rsidRPr="00900A26">
        <w:rPr>
          <w:lang w:eastAsia="en-GB"/>
        </w:rPr>
        <w:t xml:space="preserve">If either end of an ACLine connects to a dead ACNode then the ACLine is excluded from the LP Model. Hence a dead ACNode will not </w:t>
      </w:r>
      <w:r w:rsidR="00144BA9">
        <w:rPr>
          <w:lang w:eastAsia="en-GB"/>
        </w:rPr>
        <w:t xml:space="preserve">have </w:t>
      </w:r>
      <w:r w:rsidR="009D0008">
        <w:rPr>
          <w:lang w:eastAsia="en-GB"/>
        </w:rPr>
        <w:t xml:space="preserve">electrical </w:t>
      </w:r>
      <w:r w:rsidRPr="00900A26">
        <w:rPr>
          <w:lang w:eastAsia="en-GB"/>
        </w:rPr>
        <w:t>connect</w:t>
      </w:r>
      <w:r w:rsidR="00144BA9">
        <w:rPr>
          <w:lang w:eastAsia="en-GB"/>
        </w:rPr>
        <w:t>ivity</w:t>
      </w:r>
      <w:r w:rsidRPr="00900A26">
        <w:rPr>
          <w:lang w:eastAsia="en-GB"/>
        </w:rPr>
        <w:t xml:space="preserve"> to any other ACNode.</w:t>
      </w:r>
    </w:p>
    <w:p w14:paraId="4428B2A2" w14:textId="6F4B367F" w:rsidR="00714039" w:rsidRPr="00511198" w:rsidRDefault="00714039" w:rsidP="00714039">
      <w:pPr>
        <w:pStyle w:val="Heading2"/>
        <w:tabs>
          <w:tab w:val="clear" w:pos="1440"/>
        </w:tabs>
        <w:ind w:left="851" w:hanging="851"/>
        <w:jc w:val="left"/>
      </w:pPr>
      <w:bookmarkStart w:id="149" w:name="_Toc189139622"/>
      <w:r w:rsidRPr="00511198">
        <w:t>HVDC Pre-Processing</w:t>
      </w:r>
      <w:bookmarkEnd w:id="149"/>
    </w:p>
    <w:p w14:paraId="571541BB" w14:textId="77777777" w:rsidR="00714039" w:rsidRDefault="00714039" w:rsidP="00C46AB9">
      <w:pPr>
        <w:pStyle w:val="Heading3"/>
      </w:pPr>
      <w:bookmarkStart w:id="150" w:name="_Toc189139623"/>
      <w:r>
        <w:t>Both poles operating</w:t>
      </w:r>
      <w:bookmarkEnd w:id="150"/>
    </w:p>
    <w:p w14:paraId="65878D68" w14:textId="77777777" w:rsidR="00714039" w:rsidRDefault="00714039" w:rsidP="00714039">
      <w:pPr>
        <w:pStyle w:val="BodyText"/>
      </w:pPr>
      <w:r>
        <w:t>This is considered the normal situation.</w:t>
      </w:r>
    </w:p>
    <w:p w14:paraId="1C48ACE5" w14:textId="77777777" w:rsidR="00714039" w:rsidRDefault="00714039" w:rsidP="00C46AB9">
      <w:pPr>
        <w:pStyle w:val="Heading3"/>
      </w:pPr>
      <w:bookmarkStart w:id="151" w:name="_Toc189139624"/>
      <w:r>
        <w:t>One or more poles not operating</w:t>
      </w:r>
      <w:bookmarkEnd w:id="151"/>
    </w:p>
    <w:p w14:paraId="2B1D8610" w14:textId="77777777" w:rsidR="00714039" w:rsidRPr="00F3305D" w:rsidRDefault="00EA7BDF" w:rsidP="00714039">
      <w:pPr>
        <w:pStyle w:val="BodyText"/>
        <w:numPr>
          <w:ilvl w:val="3"/>
          <w:numId w:val="1"/>
        </w:numPr>
        <w:tabs>
          <w:tab w:val="clear" w:pos="2880"/>
          <w:tab w:val="num" w:pos="1418"/>
        </w:tabs>
        <w:ind w:left="709" w:hanging="709"/>
      </w:pPr>
      <m:oMath>
        <m:sSub>
          <m:sSubPr>
            <m:ctrlPr>
              <w:rPr>
                <w:rFonts w:ascii="Cambria Math" w:hAnsi="Cambria Math"/>
              </w:rPr>
            </m:ctrlPr>
          </m:sSubPr>
          <m:e>
            <m:r>
              <w:rPr>
                <w:rFonts w:ascii="Cambria Math" w:hAnsi="Cambria Math"/>
                <w:lang w:eastAsia="en-GB"/>
              </w:rPr>
              <m:t>HVDCLinkCapacity</m:t>
            </m:r>
            <m:ctrlPr>
              <w:rPr>
                <w:rFonts w:ascii="Cambria Math" w:hAnsi="Cambria Math"/>
                <w:i/>
                <w:lang w:eastAsia="en-GB"/>
              </w:rPr>
            </m:ctrlPr>
          </m:e>
          <m:sub>
            <m:r>
              <w:rPr>
                <w:rFonts w:ascii="Cambria Math" w:hAnsi="Cambria Math"/>
              </w:rPr>
              <m:t>l</m:t>
            </m:r>
          </m:sub>
        </m:sSub>
        <m:r>
          <m:rPr>
            <m:sty m:val="p"/>
          </m:rPr>
          <w:rPr>
            <w:rFonts w:ascii="Cambria Math" w:hAnsi="Cambria Math"/>
          </w:rPr>
          <m:t>=0</m:t>
        </m:r>
      </m:oMath>
    </w:p>
    <w:p w14:paraId="26ACE87C" w14:textId="77777777" w:rsidR="00714039" w:rsidRDefault="00714039" w:rsidP="00714039">
      <w:pPr>
        <w:pStyle w:val="BodyText"/>
        <w:jc w:val="center"/>
      </w:pPr>
      <m:oMath>
        <m:r>
          <m:rPr>
            <m:sty m:val="p"/>
          </m:rPr>
          <w:rPr>
            <w:rFonts w:ascii="Cambria Math" w:hAnsi="Cambria Math"/>
          </w:rPr>
          <m:t>∀</m:t>
        </m:r>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HVDCLinks</m:t>
            </m:r>
          </m:e>
          <m:sub>
            <m:r>
              <w:rPr>
                <w:rFonts w:ascii="Cambria Math" w:hAnsi="Cambria Math"/>
              </w:rPr>
              <m:t>POLEOUT</m:t>
            </m:r>
          </m:sub>
        </m:sSub>
      </m:oMath>
      <w:r w:rsidRPr="00F3305D">
        <w:t xml:space="preserve"> where </w:t>
      </w:r>
      <m:oMath>
        <m:r>
          <w:rPr>
            <w:rFonts w:ascii="Cambria Math" w:hAnsi="Cambria Math"/>
          </w:rPr>
          <m:t>POLESOUT</m:t>
        </m:r>
      </m:oMath>
      <w:r w:rsidRPr="00F3305D">
        <w:t xml:space="preserve"> is</w:t>
      </w:r>
      <w:r>
        <w:t xml:space="preserve"> the set of poles not operating</w:t>
      </w:r>
    </w:p>
    <w:p w14:paraId="525F9A43" w14:textId="77777777" w:rsidR="00714039" w:rsidRPr="00F3305D" w:rsidRDefault="00714039" w:rsidP="00714039">
      <w:pPr>
        <w:pStyle w:val="BodyText"/>
        <w:jc w:val="center"/>
      </w:pPr>
    </w:p>
    <w:p w14:paraId="38ADE58A" w14:textId="77777777" w:rsidR="00714039" w:rsidRPr="00113B23" w:rsidRDefault="00EA7BDF" w:rsidP="00714039">
      <w:pPr>
        <w:pStyle w:val="BodyText"/>
        <w:numPr>
          <w:ilvl w:val="3"/>
          <w:numId w:val="1"/>
        </w:numPr>
        <w:tabs>
          <w:tab w:val="clear" w:pos="2880"/>
          <w:tab w:val="num" w:pos="1418"/>
        </w:tabs>
        <w:ind w:left="709" w:hanging="709"/>
      </w:pPr>
      <m:oMath>
        <m:sSub>
          <m:sSubPr>
            <m:ctrlPr>
              <w:rPr>
                <w:rFonts w:ascii="Cambria Math" w:hAnsi="Cambria Math"/>
              </w:rPr>
            </m:ctrlPr>
          </m:sSubPr>
          <m:e>
            <m:r>
              <w:rPr>
                <w:rFonts w:ascii="Cambria Math" w:hAnsi="Cambria Math"/>
                <w:lang w:eastAsia="en-GB"/>
              </w:rPr>
              <m:t>HVDCLinkFixedLosses</m:t>
            </m:r>
            <m:ctrlPr>
              <w:rPr>
                <w:rFonts w:ascii="Cambria Math" w:hAnsi="Cambria Math"/>
                <w:i/>
                <w:lang w:eastAsia="en-GB"/>
              </w:rPr>
            </m:ctrlPr>
          </m:e>
          <m:sub>
            <m:r>
              <w:rPr>
                <w:rFonts w:ascii="Cambria Math" w:hAnsi="Cambria Math"/>
              </w:rPr>
              <m:t>l</m:t>
            </m:r>
          </m:sub>
        </m:sSub>
        <m:r>
          <m:rPr>
            <m:sty m:val="p"/>
          </m:rPr>
          <w:rPr>
            <w:rFonts w:ascii="Cambria Math" w:hAnsi="Cambria Math"/>
          </w:rPr>
          <m:t>=0</m:t>
        </m:r>
      </m:oMath>
    </w:p>
    <w:p w14:paraId="024BB9E0" w14:textId="77777777" w:rsidR="00714039" w:rsidRDefault="00714039" w:rsidP="00714039">
      <w:pPr>
        <w:pStyle w:val="BodyText"/>
        <w:jc w:val="center"/>
      </w:pPr>
      <m:oMathPara>
        <m:oMath>
          <m:r>
            <m:rPr>
              <m:sty m:val="p"/>
            </m:rPr>
            <w:rPr>
              <w:rFonts w:ascii="Cambria Math" w:hAnsi="Cambria Math"/>
            </w:rPr>
            <m:t>∀</m:t>
          </m:r>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HVDCLinks</m:t>
              </m:r>
            </m:e>
            <m:sub>
              <m:r>
                <w:rPr>
                  <w:rFonts w:ascii="Cambria Math" w:hAnsi="Cambria Math"/>
                </w:rPr>
                <m:t>POLEOUT</m:t>
              </m:r>
            </m:sub>
          </m:sSub>
        </m:oMath>
      </m:oMathPara>
    </w:p>
    <w:p w14:paraId="649BA038" w14:textId="07D16DB6" w:rsidR="00714039" w:rsidRPr="00511198" w:rsidRDefault="00714039" w:rsidP="00714039">
      <w:pPr>
        <w:pStyle w:val="Heading2"/>
        <w:tabs>
          <w:tab w:val="clear" w:pos="1440"/>
        </w:tabs>
        <w:ind w:left="851" w:hanging="851"/>
        <w:jc w:val="left"/>
      </w:pPr>
      <w:bookmarkStart w:id="152" w:name="_Toc189139625"/>
      <w:r w:rsidRPr="00511198">
        <w:t>Reserve Sharing Pre-</w:t>
      </w:r>
      <w:r w:rsidR="00B754A4">
        <w:t>P</w:t>
      </w:r>
      <w:r w:rsidRPr="00511198">
        <w:t>rocessing</w:t>
      </w:r>
      <w:bookmarkEnd w:id="152"/>
    </w:p>
    <w:p w14:paraId="415E6022" w14:textId="77777777" w:rsidR="00714039" w:rsidRPr="00FB5177" w:rsidRDefault="00714039" w:rsidP="00C46AB9">
      <w:pPr>
        <w:pStyle w:val="Heading3"/>
      </w:pPr>
      <w:bookmarkStart w:id="153" w:name="_Toc189139626"/>
      <w:r>
        <w:t>Parameters</w:t>
      </w:r>
      <w:bookmarkEnd w:id="153"/>
    </w:p>
    <w:tbl>
      <w:tblPr>
        <w:tblStyle w:val="SOReportTable"/>
        <w:tblW w:w="0" w:type="auto"/>
        <w:tblLook w:val="04A0" w:firstRow="1" w:lastRow="0" w:firstColumn="1" w:lastColumn="0" w:noHBand="0" w:noVBand="1"/>
      </w:tblPr>
      <w:tblGrid>
        <w:gridCol w:w="3377"/>
        <w:gridCol w:w="4421"/>
      </w:tblGrid>
      <w:tr w:rsidR="00714039" w14:paraId="35E65ACC"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9" w:type="dxa"/>
          </w:tcPr>
          <w:p w14:paraId="5C9ACDC5" w14:textId="77777777" w:rsidR="00714039" w:rsidRDefault="00714039" w:rsidP="00D872AD">
            <w:pPr>
              <w:pStyle w:val="BodyText"/>
              <w:ind w:left="0"/>
              <w:rPr>
                <w:lang w:eastAsia="en-GB"/>
              </w:rPr>
            </w:pPr>
            <w:r>
              <w:rPr>
                <w:lang w:eastAsia="en-GB"/>
              </w:rPr>
              <w:t>Item</w:t>
            </w:r>
          </w:p>
        </w:tc>
        <w:tc>
          <w:tcPr>
            <w:tcW w:w="4508" w:type="dxa"/>
          </w:tcPr>
          <w:p w14:paraId="39D4DB1B"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69C91CE3" w14:textId="77777777" w:rsidTr="00D872AD">
        <w:tc>
          <w:tcPr>
            <w:cnfStyle w:val="001000000000" w:firstRow="0" w:lastRow="0" w:firstColumn="1" w:lastColumn="0" w:oddVBand="0" w:evenVBand="0" w:oddHBand="0" w:evenHBand="0" w:firstRowFirstColumn="0" w:firstRowLastColumn="0" w:lastRowFirstColumn="0" w:lastRowLastColumn="0"/>
            <w:tcW w:w="3409" w:type="dxa"/>
          </w:tcPr>
          <w:p w14:paraId="61362298" w14:textId="77777777" w:rsidR="00714039" w:rsidRDefault="00714039" w:rsidP="00D872AD">
            <w:pPr>
              <w:pStyle w:val="Equation"/>
            </w:pPr>
            <w:proofErr w:type="spellStart"/>
            <w:r>
              <w:t>SharedNFRMax</w:t>
            </w:r>
            <w:r w:rsidRPr="00001E74">
              <w:rPr>
                <w:vertAlign w:val="subscript"/>
              </w:rPr>
              <w:t>i,c</w:t>
            </w:r>
            <w:proofErr w:type="spellEnd"/>
          </w:p>
        </w:tc>
        <w:tc>
          <w:tcPr>
            <w:tcW w:w="4508" w:type="dxa"/>
          </w:tcPr>
          <w:p w14:paraId="74D9FCEE"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maximum net free reserve provided by load damping in the non-risk island </w:t>
            </w:r>
            <w:r w:rsidRPr="00001E74">
              <w:rPr>
                <w:i/>
              </w:rPr>
              <w:t>i</w:t>
            </w:r>
            <w:r>
              <w:t xml:space="preserve"> that could be shared across the HVDC for reserve class </w:t>
            </w:r>
            <w:r w:rsidRPr="00001E74">
              <w:rPr>
                <w:i/>
              </w:rPr>
              <w:t>c</w:t>
            </w:r>
            <w:r>
              <w:t xml:space="preserve">. A non-zero value is only applicable for reserve class </w:t>
            </w:r>
            <m:oMath>
              <m:r>
                <w:rPr>
                  <w:rFonts w:ascii="Cambria Math" w:hAnsi="Cambria Math"/>
                </w:rPr>
                <m:t>c∈</m:t>
              </m:r>
              <m:d>
                <m:dPr>
                  <m:begChr m:val="{"/>
                  <m:endChr m:val="}"/>
                  <m:ctrlPr>
                    <w:rPr>
                      <w:rFonts w:ascii="Cambria Math" w:hAnsi="Cambria Math"/>
                      <w:i/>
                    </w:rPr>
                  </m:ctrlPr>
                </m:dPr>
                <m:e>
                  <m:r>
                    <w:rPr>
                      <w:rFonts w:ascii="Cambria Math" w:hAnsi="Cambria Math"/>
                    </w:rPr>
                    <m:t>Fast</m:t>
                  </m:r>
                </m:e>
              </m:d>
            </m:oMath>
            <w:r w:rsidRPr="00001E74">
              <w:rPr>
                <w:i/>
              </w:rPr>
              <w:t>.</w:t>
            </w:r>
          </w:p>
        </w:tc>
      </w:tr>
      <w:tr w:rsidR="00714039" w14:paraId="1FA8C110" w14:textId="77777777" w:rsidTr="00D872AD">
        <w:tc>
          <w:tcPr>
            <w:cnfStyle w:val="001000000000" w:firstRow="0" w:lastRow="0" w:firstColumn="1" w:lastColumn="0" w:oddVBand="0" w:evenVBand="0" w:oddHBand="0" w:evenHBand="0" w:firstRowFirstColumn="0" w:firstRowLastColumn="0" w:lastRowFirstColumn="0" w:lastRowLastColumn="0"/>
            <w:tcW w:w="3409" w:type="dxa"/>
          </w:tcPr>
          <w:p w14:paraId="636615FE" w14:textId="77777777" w:rsidR="00714039" w:rsidRDefault="00714039" w:rsidP="00D872AD">
            <w:pPr>
              <w:pStyle w:val="Equation"/>
            </w:pPr>
            <w:proofErr w:type="spellStart"/>
            <w:r>
              <w:t>ResShareMaxLessMR</w:t>
            </w:r>
            <w:r>
              <w:rPr>
                <w:vertAlign w:val="subscript"/>
              </w:rPr>
              <w:t>i,r</w:t>
            </w:r>
            <w:r w:rsidRPr="00B858BF">
              <w:rPr>
                <w:vertAlign w:val="subscript"/>
              </w:rPr>
              <w:t>d</w:t>
            </w:r>
            <w:proofErr w:type="spellEnd"/>
          </w:p>
        </w:tc>
        <w:tc>
          <w:tcPr>
            <w:tcW w:w="4508" w:type="dxa"/>
          </w:tcPr>
          <w:p w14:paraId="5E668FD5"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Maximum reserve sharing at island </w:t>
            </w:r>
            <w:r w:rsidRPr="00001E74">
              <w:rPr>
                <w:i/>
              </w:rPr>
              <w:t>i</w:t>
            </w:r>
            <w:r>
              <w:t xml:space="preserve"> in reserve direction </w:t>
            </w:r>
            <w:proofErr w:type="spellStart"/>
            <w:r w:rsidRPr="00001E74">
              <w:rPr>
                <w:i/>
              </w:rPr>
              <w:t>rd</w:t>
            </w:r>
            <w:proofErr w:type="spellEnd"/>
            <w:r w:rsidRPr="00001E74">
              <w:t xml:space="preserve"> </w:t>
            </w:r>
            <w:r>
              <w:t xml:space="preserve">due to the HVDC modulation limit </w:t>
            </w:r>
            <w:r w:rsidRPr="00001E74">
              <w:t>less the modulation risk.</w:t>
            </w:r>
          </w:p>
        </w:tc>
      </w:tr>
      <w:tr w:rsidR="00714039" w14:paraId="3FB98C9F" w14:textId="77777777" w:rsidTr="00D872AD">
        <w:tc>
          <w:tcPr>
            <w:cnfStyle w:val="001000000000" w:firstRow="0" w:lastRow="0" w:firstColumn="1" w:lastColumn="0" w:oddVBand="0" w:evenVBand="0" w:oddHBand="0" w:evenHBand="0" w:firstRowFirstColumn="0" w:firstRowLastColumn="0" w:lastRowFirstColumn="0" w:lastRowLastColumn="0"/>
            <w:tcW w:w="3409" w:type="dxa"/>
          </w:tcPr>
          <w:p w14:paraId="28033EC2" w14:textId="77777777" w:rsidR="00714039" w:rsidRDefault="00714039" w:rsidP="00D872AD">
            <w:pPr>
              <w:pStyle w:val="Equation"/>
            </w:pPr>
            <w:proofErr w:type="spellStart"/>
            <w:r>
              <w:t>HVDCMaxLessMR</w:t>
            </w:r>
            <w:r w:rsidRPr="007D7775">
              <w:rPr>
                <w:vertAlign w:val="subscript"/>
              </w:rPr>
              <w:t>i</w:t>
            </w:r>
            <w:proofErr w:type="spellEnd"/>
          </w:p>
        </w:tc>
        <w:tc>
          <w:tcPr>
            <w:tcW w:w="4508" w:type="dxa"/>
          </w:tcPr>
          <w:p w14:paraId="1F8B57F1"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HVDC transfer capability from island </w:t>
            </w:r>
            <w:r w:rsidRPr="007D7775">
              <w:rPr>
                <w:i/>
              </w:rPr>
              <w:t>i</w:t>
            </w:r>
            <w:r>
              <w:t xml:space="preserve"> less the modulation risk.</w:t>
            </w:r>
          </w:p>
        </w:tc>
      </w:tr>
      <w:tr w:rsidR="00714039" w14:paraId="69A317F0" w14:textId="77777777" w:rsidTr="00D872AD">
        <w:tc>
          <w:tcPr>
            <w:cnfStyle w:val="001000000000" w:firstRow="0" w:lastRow="0" w:firstColumn="1" w:lastColumn="0" w:oddVBand="0" w:evenVBand="0" w:oddHBand="0" w:evenHBand="0" w:firstRowFirstColumn="0" w:firstRowLastColumn="0" w:lastRowFirstColumn="0" w:lastRowLastColumn="0"/>
            <w:tcW w:w="3409" w:type="dxa"/>
          </w:tcPr>
          <w:p w14:paraId="4C5481F5" w14:textId="77777777" w:rsidR="00714039" w:rsidRDefault="00714039" w:rsidP="00D872AD">
            <w:pPr>
              <w:pStyle w:val="Equation"/>
            </w:pPr>
            <w:proofErr w:type="spellStart"/>
            <w:r>
              <w:t>MonopoleMinPlusMR</w:t>
            </w:r>
            <w:proofErr w:type="spellEnd"/>
          </w:p>
        </w:tc>
        <w:tc>
          <w:tcPr>
            <w:tcW w:w="4508" w:type="dxa"/>
          </w:tcPr>
          <w:p w14:paraId="610A77CF"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HVDC minimum monopole transfer increased by the modulation risk.</w:t>
            </w:r>
          </w:p>
        </w:tc>
      </w:tr>
    </w:tbl>
    <w:p w14:paraId="30DA46ED" w14:textId="77777777" w:rsidR="00714039" w:rsidRPr="00F3305D" w:rsidRDefault="00714039" w:rsidP="00C46AB9">
      <w:pPr>
        <w:pStyle w:val="Heading3"/>
      </w:pPr>
      <w:bookmarkStart w:id="154" w:name="_Toc189139627"/>
      <w:r>
        <w:t>Calculations</w:t>
      </w:r>
      <w:bookmarkEnd w:id="154"/>
    </w:p>
    <w:p w14:paraId="40DFCBC9" w14:textId="77777777" w:rsidR="00714039" w:rsidRDefault="00EA7BDF" w:rsidP="00714039">
      <w:pPr>
        <w:pStyle w:val="BodyText"/>
        <w:numPr>
          <w:ilvl w:val="3"/>
          <w:numId w:val="1"/>
        </w:numPr>
        <w:tabs>
          <w:tab w:val="clear" w:pos="2880"/>
          <w:tab w:val="num" w:pos="1418"/>
        </w:tabs>
        <w:ind w:left="709" w:hanging="709"/>
        <w:rPr>
          <w:lang w:eastAsia="en-GB"/>
        </w:rPr>
      </w:pPr>
      <m:oMath>
        <m:sSub>
          <m:sSubPr>
            <m:ctrlPr>
              <w:rPr>
                <w:rFonts w:ascii="Cambria Math" w:hAnsi="Cambria Math"/>
                <w:i/>
                <w:lang w:eastAsia="en-GB"/>
              </w:rPr>
            </m:ctrlPr>
          </m:sSubPr>
          <m:e>
            <m:r>
              <w:rPr>
                <w:rFonts w:ascii="Cambria Math" w:hAnsi="Cambria Math"/>
                <w:lang w:eastAsia="en-GB"/>
              </w:rPr>
              <m:t>S</m:t>
            </m:r>
            <m:r>
              <w:rPr>
                <w:rFonts w:ascii="Cambria Math" w:hAnsi="Cambria Math"/>
                <w:lang w:eastAsia="en-GB"/>
              </w:rPr>
              <m:t>h</m:t>
            </m:r>
            <m:r>
              <w:rPr>
                <w:rFonts w:ascii="Cambria Math" w:hAnsi="Cambria Math"/>
                <w:lang w:eastAsia="en-GB"/>
              </w:rPr>
              <m:t>aredNFRMax</m:t>
            </m:r>
          </m:e>
          <m:sub>
            <m:r>
              <w:rPr>
                <w:rFonts w:ascii="Cambria Math" w:hAnsi="Cambria Math"/>
                <w:lang w:eastAsia="en-GB"/>
              </w:rPr>
              <m:t>i</m:t>
            </m:r>
            <m:r>
              <w:rPr>
                <w:rFonts w:ascii="Cambria Math" w:hAnsi="Cambria Math"/>
                <w:lang w:eastAsia="en-GB"/>
              </w:rPr>
              <m:t>,</m:t>
            </m:r>
            <m:r>
              <w:rPr>
                <w:rFonts w:ascii="Cambria Math" w:hAnsi="Cambria Math"/>
                <w:lang w:eastAsia="en-GB"/>
              </w:rPr>
              <m:t>c</m:t>
            </m:r>
          </m:sub>
        </m:sSub>
        <m:r>
          <w:rPr>
            <w:rFonts w:ascii="Cambria Math" w:hAnsi="Cambria Math"/>
            <w:lang w:eastAsia="en-GB"/>
          </w:rPr>
          <m:t>=</m:t>
        </m:r>
        <m:func>
          <m:funcPr>
            <m:ctrlPr>
              <w:rPr>
                <w:rFonts w:ascii="Cambria Math" w:hAnsi="Cambria Math"/>
                <w:lang w:eastAsia="en-GB"/>
              </w:rPr>
            </m:ctrlPr>
          </m:funcPr>
          <m:fName>
            <m:r>
              <m:rPr>
                <m:sty m:val="p"/>
              </m:rPr>
              <w:rPr>
                <w:rFonts w:ascii="Cambria Math" w:hAnsi="Cambria Math"/>
                <w:lang w:eastAsia="en-GB"/>
              </w:rPr>
              <m:t>min</m:t>
            </m:r>
            <m:ctrlPr>
              <w:rPr>
                <w:rFonts w:ascii="Cambria Math" w:hAnsi="Cambria Math"/>
                <w:i/>
                <w:lang w:eastAsia="en-GB"/>
              </w:rPr>
            </m:ctrlPr>
          </m:fName>
          <m:e>
            <m:d>
              <m:dPr>
                <m:ctrlPr>
                  <w:rPr>
                    <w:rFonts w:ascii="Cambria Math" w:hAnsi="Cambria Math"/>
                    <w:i/>
                    <w:lang w:eastAsia="en-GB"/>
                  </w:rPr>
                </m:ctrlPr>
              </m:dPr>
              <m:e>
                <m:sSub>
                  <m:sSubPr>
                    <m:ctrlPr>
                      <w:rPr>
                        <w:rFonts w:ascii="Cambria Math" w:hAnsi="Cambria Math"/>
                        <w:i/>
                        <w:lang w:eastAsia="en-GB"/>
                      </w:rPr>
                    </m:ctrlPr>
                  </m:sSubPr>
                  <m:e>
                    <m:r>
                      <w:rPr>
                        <w:rFonts w:ascii="Cambria Math" w:hAnsi="Cambria Math"/>
                        <w:lang w:eastAsia="en-GB"/>
                      </w:rPr>
                      <m:t>S</m:t>
                    </m:r>
                    <m:r>
                      <w:rPr>
                        <w:rFonts w:ascii="Cambria Math" w:hAnsi="Cambria Math"/>
                        <w:lang w:eastAsia="en-GB"/>
                      </w:rPr>
                      <m:t>h</m:t>
                    </m:r>
                    <m:r>
                      <w:rPr>
                        <w:rFonts w:ascii="Cambria Math" w:hAnsi="Cambria Math"/>
                        <w:lang w:eastAsia="en-GB"/>
                      </w:rPr>
                      <m:t>aredNFRMaxLimit</m:t>
                    </m:r>
                  </m:e>
                  <m:sub>
                    <m:r>
                      <w:rPr>
                        <w:rFonts w:ascii="Cambria Math" w:hAnsi="Cambria Math"/>
                        <w:lang w:eastAsia="en-GB"/>
                      </w:rPr>
                      <m:t>i</m:t>
                    </m:r>
                    <m:r>
                      <w:rPr>
                        <w:rFonts w:ascii="Cambria Math" w:hAnsi="Cambria Math"/>
                        <w:lang w:eastAsia="en-GB"/>
                      </w:rPr>
                      <m:t>,</m:t>
                    </m:r>
                    <m:r>
                      <w:rPr>
                        <w:rFonts w:ascii="Cambria Math" w:hAnsi="Cambria Math"/>
                        <w:lang w:eastAsia="en-GB"/>
                      </w:rPr>
                      <m:t>c</m:t>
                    </m:r>
                  </m:sub>
                </m:sSub>
                <m:r>
                  <w:rPr>
                    <w:rFonts w:ascii="Cambria Math" w:hAnsi="Cambria Math"/>
                    <w:lang w:eastAsia="en-GB"/>
                  </w:rPr>
                  <m:t>,</m:t>
                </m:r>
                <m:r>
                  <w:rPr>
                    <w:rFonts w:ascii="Cambria Math" w:hAnsi="Cambria Math"/>
                    <w:lang w:eastAsia="en-GB"/>
                  </w:rPr>
                  <m:t>S</m:t>
                </m:r>
                <m:r>
                  <w:rPr>
                    <w:rFonts w:ascii="Cambria Math" w:hAnsi="Cambria Math"/>
                    <w:lang w:eastAsia="en-GB"/>
                  </w:rPr>
                  <m:t>h</m:t>
                </m:r>
                <m:r>
                  <w:rPr>
                    <w:rFonts w:ascii="Cambria Math" w:hAnsi="Cambria Math"/>
                    <w:lang w:eastAsia="en-GB"/>
                  </w:rPr>
                  <m:t>aredNFRFactor</m:t>
                </m:r>
                <m:r>
                  <w:rPr>
                    <w:rFonts w:ascii="Cambria Math" w:hAnsi="Cambria Math"/>
                    <w:lang w:eastAsia="en-GB"/>
                  </w:rPr>
                  <m:t>×</m:t>
                </m:r>
                <m:d>
                  <m:dPr>
                    <m:ctrlPr>
                      <w:rPr>
                        <w:rFonts w:ascii="Cambria Math" w:hAnsi="Cambria Math"/>
                        <w:i/>
                        <w:lang w:eastAsia="en-GB"/>
                      </w:rPr>
                    </m:ctrlPr>
                  </m:dPr>
                  <m:e>
                    <m:nary>
                      <m:naryPr>
                        <m:chr m:val="∑"/>
                        <m:limLoc m:val="subSup"/>
                        <m:supHide m:val="1"/>
                        <m:ctrlPr>
                          <w:rPr>
                            <w:rFonts w:ascii="Cambria Math" w:hAnsi="Cambria Math"/>
                            <w:i/>
                            <w:lang w:eastAsia="en-GB"/>
                          </w:rPr>
                        </m:ctrlPr>
                      </m:naryPr>
                      <m:sub>
                        <m:r>
                          <w:rPr>
                            <w:rFonts w:ascii="Cambria Math" w:hAnsi="Cambria Math"/>
                            <w:lang w:eastAsia="en-GB"/>
                          </w:rPr>
                          <m:t>n</m:t>
                        </m:r>
                        <m:d>
                          <m:dPr>
                            <m:ctrlPr>
                              <w:rPr>
                                <w:rFonts w:ascii="Cambria Math" w:hAnsi="Cambria Math"/>
                                <w:i/>
                                <w:lang w:eastAsia="en-GB"/>
                              </w:rPr>
                            </m:ctrlPr>
                          </m:dPr>
                          <m:e>
                            <m:r>
                              <w:rPr>
                                <w:rFonts w:ascii="Cambria Math" w:hAnsi="Cambria Math"/>
                                <w:lang w:eastAsia="en-GB"/>
                              </w:rPr>
                              <m:t>i</m:t>
                            </m:r>
                          </m:e>
                        </m:d>
                      </m:sub>
                      <m:sup/>
                      <m:e>
                        <m:sSub>
                          <m:sSubPr>
                            <m:ctrlPr>
                              <w:rPr>
                                <w:rFonts w:ascii="Cambria Math" w:hAnsi="Cambria Math"/>
                                <w:i/>
                                <w:lang w:eastAsia="en-GB"/>
                              </w:rPr>
                            </m:ctrlPr>
                          </m:sSubPr>
                          <m:e>
                            <m:r>
                              <w:rPr>
                                <w:rFonts w:ascii="Cambria Math" w:hAnsi="Cambria Math"/>
                                <w:lang w:eastAsia="en-GB"/>
                              </w:rPr>
                              <m:t>LoadForecast</m:t>
                            </m:r>
                          </m:e>
                          <m:sub>
                            <m:r>
                              <w:rPr>
                                <w:rFonts w:ascii="Cambria Math" w:hAnsi="Cambria Math"/>
                                <w:lang w:eastAsia="en-GB"/>
                              </w:rPr>
                              <m:t>n</m:t>
                            </m:r>
                          </m:sub>
                        </m:sSub>
                      </m:e>
                    </m:nary>
                    <m:r>
                      <w:rPr>
                        <w:rFonts w:ascii="Cambria Math" w:hAnsi="Cambria Math"/>
                        <w:lang w:eastAsia="en-GB"/>
                      </w:rPr>
                      <m:t>+</m:t>
                    </m:r>
                    <m:nary>
                      <m:naryPr>
                        <m:chr m:val="∑"/>
                        <m:limLoc m:val="subSup"/>
                        <m:supHide m:val="1"/>
                        <m:ctrlPr>
                          <w:rPr>
                            <w:rFonts w:ascii="Cambria Math" w:hAnsi="Cambria Math"/>
                            <w:i/>
                            <w:lang w:eastAsia="en-GB"/>
                          </w:rPr>
                        </m:ctrlPr>
                      </m:naryPr>
                      <m:sub>
                        <m:r>
                          <w:rPr>
                            <w:rFonts w:ascii="Cambria Math" w:hAnsi="Cambria Math"/>
                            <w:lang w:eastAsia="en-GB"/>
                          </w:rPr>
                          <m:t>p</m:t>
                        </m:r>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NOMINATEDBIDS</m:t>
                            </m:r>
                          </m:e>
                          <m:sub>
                            <m:r>
                              <w:rPr>
                                <w:rFonts w:ascii="Cambria Math" w:hAnsi="Cambria Math"/>
                                <w:lang w:eastAsia="en-GB"/>
                              </w:rPr>
                              <m:t>n</m:t>
                            </m:r>
                            <m:d>
                              <m:dPr>
                                <m:ctrlPr>
                                  <w:rPr>
                                    <w:rFonts w:ascii="Cambria Math" w:hAnsi="Cambria Math"/>
                                    <w:i/>
                                    <w:lang w:eastAsia="en-GB"/>
                                  </w:rPr>
                                </m:ctrlPr>
                              </m:dPr>
                              <m:e>
                                <m:r>
                                  <w:rPr>
                                    <w:rFonts w:ascii="Cambria Math" w:hAnsi="Cambria Math"/>
                                    <w:lang w:eastAsia="en-GB"/>
                                  </w:rPr>
                                  <m:t>i</m:t>
                                </m:r>
                              </m:e>
                            </m:d>
                          </m:sub>
                        </m:sSub>
                      </m:sub>
                      <m:sup/>
                      <m:e>
                        <m:nary>
                          <m:naryPr>
                            <m:chr m:val="∑"/>
                            <m:limLoc m:val="subSup"/>
                            <m:ctrlPr>
                              <w:rPr>
                                <w:rFonts w:ascii="Cambria Math" w:hAnsi="Cambria Math"/>
                                <w:i/>
                                <w:lang w:eastAsia="en-GB"/>
                              </w:rPr>
                            </m:ctrlPr>
                          </m:naryPr>
                          <m:sub>
                            <m:r>
                              <w:rPr>
                                <w:rFonts w:ascii="Cambria Math" w:hAnsi="Cambria Math"/>
                                <w:lang w:eastAsia="en-GB"/>
                              </w:rPr>
                              <m:t>j</m:t>
                            </m:r>
                            <m:r>
                              <w:rPr>
                                <w:rFonts w:ascii="Cambria Math" w:hAnsi="Cambria Math"/>
                                <w:lang w:eastAsia="en-GB"/>
                              </w:rPr>
                              <m:t>=1</m:t>
                            </m:r>
                          </m:sub>
                          <m:sup>
                            <m:sSub>
                              <m:sSubPr>
                                <m:ctrlPr>
                                  <w:rPr>
                                    <w:rFonts w:ascii="Cambria Math" w:hAnsi="Cambria Math"/>
                                    <w:i/>
                                    <w:lang w:eastAsia="en-GB"/>
                                  </w:rPr>
                                </m:ctrlPr>
                              </m:sSubPr>
                              <m:e>
                                <m:r>
                                  <w:rPr>
                                    <w:rFonts w:ascii="Cambria Math" w:hAnsi="Cambria Math"/>
                                    <w:lang w:eastAsia="en-GB"/>
                                  </w:rPr>
                                  <m:t>DemandBidBlocks</m:t>
                                </m:r>
                              </m:e>
                              <m:sub>
                                <m:r>
                                  <w:rPr>
                                    <w:rFonts w:ascii="Cambria Math" w:hAnsi="Cambria Math"/>
                                    <w:lang w:eastAsia="en-GB"/>
                                  </w:rPr>
                                  <m:t>p</m:t>
                                </m:r>
                              </m:sub>
                            </m:sSub>
                          </m:sup>
                          <m:e>
                            <m:sSub>
                              <m:sSubPr>
                                <m:ctrlPr>
                                  <w:rPr>
                                    <w:rFonts w:ascii="Cambria Math" w:hAnsi="Cambria Math"/>
                                    <w:i/>
                                    <w:lang w:eastAsia="en-GB"/>
                                  </w:rPr>
                                </m:ctrlPr>
                              </m:sSubPr>
                              <m:e>
                                <m:r>
                                  <w:rPr>
                                    <w:rFonts w:ascii="Cambria Math" w:hAnsi="Cambria Math"/>
                                    <w:lang w:eastAsia="en-GB"/>
                                  </w:rPr>
                                  <m:t>DemandBidMW</m:t>
                                </m:r>
                              </m:e>
                              <m:sub>
                                <m:r>
                                  <w:rPr>
                                    <w:rFonts w:ascii="Cambria Math" w:hAnsi="Cambria Math"/>
                                    <w:lang w:eastAsia="en-GB"/>
                                  </w:rPr>
                                  <m:t>p</m:t>
                                </m:r>
                                <m:r>
                                  <w:rPr>
                                    <w:rFonts w:ascii="Cambria Math" w:hAnsi="Cambria Math"/>
                                    <w:lang w:eastAsia="en-GB"/>
                                  </w:rPr>
                                  <m:t>,</m:t>
                                </m:r>
                                <m:r>
                                  <w:rPr>
                                    <w:rFonts w:ascii="Cambria Math" w:hAnsi="Cambria Math"/>
                                    <w:lang w:eastAsia="en-GB"/>
                                  </w:rPr>
                                  <m:t>j</m:t>
                                </m:r>
                              </m:sub>
                            </m:sSub>
                          </m:e>
                        </m:nary>
                      </m:e>
                    </m:nary>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S</m:t>
                        </m:r>
                        <m:r>
                          <w:rPr>
                            <w:rFonts w:ascii="Cambria Math" w:hAnsi="Cambria Math"/>
                            <w:lang w:eastAsia="en-GB"/>
                          </w:rPr>
                          <m:t>h</m:t>
                        </m:r>
                        <m:r>
                          <w:rPr>
                            <w:rFonts w:ascii="Cambria Math" w:hAnsi="Cambria Math"/>
                            <w:lang w:eastAsia="en-GB"/>
                          </w:rPr>
                          <m:t>aredNFRLoadOffset</m:t>
                        </m:r>
                      </m:e>
                      <m:sub>
                        <m:r>
                          <w:rPr>
                            <w:rFonts w:ascii="Cambria Math" w:hAnsi="Cambria Math"/>
                            <w:lang w:eastAsia="en-GB"/>
                          </w:rPr>
                          <m:t>i</m:t>
                        </m:r>
                      </m:sub>
                    </m:sSub>
                  </m:e>
                </m:d>
              </m:e>
            </m:d>
          </m:e>
        </m:func>
      </m:oMath>
    </w:p>
    <w:p w14:paraId="6499C81E" w14:textId="77777777" w:rsidR="00714039" w:rsidRPr="00BE2833" w:rsidRDefault="00714039" w:rsidP="00714039">
      <w:pPr>
        <w:pStyle w:val="BodyText"/>
        <w:spacing w:after="360"/>
        <w:jc w:val="center"/>
        <w:rPr>
          <w:lang w:eastAsia="en-GB"/>
        </w:rPr>
      </w:pPr>
      <m:oMathPara>
        <m:oMath>
          <m:r>
            <w:rPr>
              <w:rFonts w:ascii="Cambria Math" w:hAnsi="Cambria Math"/>
              <w:lang w:eastAsia="en-GB"/>
            </w:rPr>
            <m:t>∀i∈ISLANDS   ∀c∈</m:t>
          </m:r>
          <m:d>
            <m:dPr>
              <m:begChr m:val="{"/>
              <m:endChr m:val="}"/>
              <m:ctrlPr>
                <w:rPr>
                  <w:rFonts w:ascii="Cambria Math" w:hAnsi="Cambria Math"/>
                  <w:i/>
                  <w:lang w:eastAsia="en-GB"/>
                </w:rPr>
              </m:ctrlPr>
            </m:dPr>
            <m:e>
              <m:r>
                <w:rPr>
                  <w:rFonts w:ascii="Cambria Math" w:hAnsi="Cambria Math"/>
                  <w:lang w:eastAsia="en-GB"/>
                </w:rPr>
                <m:t>Fast</m:t>
              </m:r>
            </m:e>
          </m:d>
        </m:oMath>
      </m:oMathPara>
    </w:p>
    <w:p w14:paraId="7A9F0887" w14:textId="77777777" w:rsidR="00714039" w:rsidRDefault="00EA7BDF" w:rsidP="00714039">
      <w:pPr>
        <w:pStyle w:val="BodyText"/>
        <w:numPr>
          <w:ilvl w:val="3"/>
          <w:numId w:val="1"/>
        </w:numPr>
        <w:tabs>
          <w:tab w:val="clear" w:pos="2880"/>
          <w:tab w:val="num" w:pos="1418"/>
        </w:tabs>
        <w:ind w:left="709" w:hanging="709"/>
        <w:rPr>
          <w:lang w:eastAsia="en-GB"/>
        </w:rPr>
      </w:pPr>
      <m:oMath>
        <m:sSub>
          <m:sSubPr>
            <m:ctrlPr>
              <w:rPr>
                <w:rFonts w:ascii="Cambria Math" w:hAnsi="Cambria Math"/>
                <w:i/>
                <w:lang w:eastAsia="en-GB"/>
              </w:rPr>
            </m:ctrlPr>
          </m:sSubPr>
          <m:e>
            <m:r>
              <w:rPr>
                <w:rFonts w:ascii="Cambria Math" w:hAnsi="Cambria Math"/>
                <w:lang w:eastAsia="en-GB"/>
              </w:rPr>
              <m:t>S</m:t>
            </m:r>
            <m:r>
              <w:rPr>
                <w:rFonts w:ascii="Cambria Math" w:hAnsi="Cambria Math"/>
                <w:lang w:eastAsia="en-GB"/>
              </w:rPr>
              <m:t>h</m:t>
            </m:r>
            <m:r>
              <w:rPr>
                <w:rFonts w:ascii="Cambria Math" w:hAnsi="Cambria Math"/>
                <w:lang w:eastAsia="en-GB"/>
              </w:rPr>
              <m:t>aredNFRMax</m:t>
            </m:r>
          </m:e>
          <m:sub>
            <m:r>
              <w:rPr>
                <w:rFonts w:ascii="Cambria Math" w:hAnsi="Cambria Math"/>
                <w:lang w:eastAsia="en-GB"/>
              </w:rPr>
              <m:t>i</m:t>
            </m:r>
            <m:r>
              <w:rPr>
                <w:rFonts w:ascii="Cambria Math" w:hAnsi="Cambria Math"/>
                <w:lang w:eastAsia="en-GB"/>
              </w:rPr>
              <m:t>,</m:t>
            </m:r>
            <m:r>
              <w:rPr>
                <w:rFonts w:ascii="Cambria Math" w:hAnsi="Cambria Math"/>
                <w:lang w:eastAsia="en-GB"/>
              </w:rPr>
              <m:t>c</m:t>
            </m:r>
          </m:sub>
        </m:sSub>
        <m:r>
          <w:rPr>
            <w:rFonts w:ascii="Cambria Math" w:hAnsi="Cambria Math"/>
            <w:lang w:eastAsia="en-GB"/>
          </w:rPr>
          <m:t>=0</m:t>
        </m:r>
      </m:oMath>
    </w:p>
    <w:p w14:paraId="421716E2" w14:textId="77777777" w:rsidR="00714039" w:rsidRDefault="00714039" w:rsidP="00714039">
      <w:pPr>
        <w:pStyle w:val="BodyText"/>
        <w:jc w:val="center"/>
        <w:rPr>
          <w:lang w:eastAsia="en-GB"/>
        </w:rPr>
      </w:pPr>
      <m:oMathPara>
        <m:oMath>
          <m:r>
            <w:rPr>
              <w:rFonts w:ascii="Cambria Math" w:hAnsi="Cambria Math"/>
              <w:lang w:eastAsia="en-GB"/>
            </w:rPr>
            <m:t>∀i∈ISLANDS   ∀c∈</m:t>
          </m:r>
          <m:d>
            <m:dPr>
              <m:begChr m:val="{"/>
              <m:endChr m:val="}"/>
              <m:ctrlPr>
                <w:rPr>
                  <w:rFonts w:ascii="Cambria Math" w:hAnsi="Cambria Math"/>
                  <w:i/>
                  <w:lang w:eastAsia="en-GB"/>
                </w:rPr>
              </m:ctrlPr>
            </m:dPr>
            <m:e>
              <m:r>
                <w:rPr>
                  <w:rFonts w:ascii="Cambria Math" w:hAnsi="Cambria Math"/>
                  <w:lang w:eastAsia="en-GB"/>
                </w:rPr>
                <m:t>Sustained</m:t>
              </m:r>
            </m:e>
          </m:d>
        </m:oMath>
      </m:oMathPara>
    </w:p>
    <w:p w14:paraId="0AD5AF0D" w14:textId="77777777" w:rsidR="00714039" w:rsidRDefault="00714039" w:rsidP="00714039">
      <w:pPr>
        <w:pStyle w:val="BodyText"/>
      </w:pPr>
    </w:p>
    <w:p w14:paraId="42A93C1F" w14:textId="77777777" w:rsidR="00714039" w:rsidRDefault="00EA7BDF" w:rsidP="00714039">
      <w:pPr>
        <w:pStyle w:val="BodyText"/>
        <w:numPr>
          <w:ilvl w:val="3"/>
          <w:numId w:val="1"/>
        </w:numPr>
        <w:tabs>
          <w:tab w:val="clear" w:pos="2880"/>
          <w:tab w:val="num" w:pos="1418"/>
        </w:tabs>
        <w:ind w:left="709" w:hanging="709"/>
        <w:rPr>
          <w:lang w:eastAsia="en-GB"/>
        </w:rPr>
      </w:pPr>
      <m:oMath>
        <m:sSub>
          <m:sSubPr>
            <m:ctrlPr>
              <w:rPr>
                <w:rFonts w:ascii="Cambria Math" w:hAnsi="Cambria Math"/>
                <w:i/>
                <w:lang w:eastAsia="en-GB"/>
              </w:rPr>
            </m:ctrlPr>
          </m:sSubPr>
          <m:e>
            <m:r>
              <w:rPr>
                <w:rFonts w:ascii="Cambria Math" w:hAnsi="Cambria Math"/>
                <w:lang w:eastAsia="en-GB"/>
              </w:rPr>
              <m:t>RiskOffsetParameter</m:t>
            </m:r>
          </m:e>
          <m:sub>
            <m:r>
              <w:rPr>
                <w:rFonts w:ascii="Cambria Math" w:hAnsi="Cambria Math"/>
                <w:lang w:eastAsia="en-GB"/>
              </w:rPr>
              <m:t>i</m:t>
            </m:r>
            <m:r>
              <w:rPr>
                <w:rFonts w:ascii="Cambria Math" w:hAnsi="Cambria Math"/>
                <w:lang w:eastAsia="en-GB"/>
              </w:rPr>
              <m:t>,</m:t>
            </m:r>
            <m:r>
              <w:rPr>
                <w:rFonts w:ascii="Cambria Math" w:hAnsi="Cambria Math"/>
                <w:lang w:eastAsia="en-GB"/>
              </w:rPr>
              <m:t>c</m:t>
            </m:r>
            <m:r>
              <w:rPr>
                <w:rFonts w:ascii="Cambria Math" w:hAnsi="Cambria Math"/>
                <w:lang w:eastAsia="en-GB"/>
              </w:rPr>
              <m:t>,</m:t>
            </m:r>
            <m:r>
              <w:rPr>
                <w:rFonts w:ascii="Cambria Math" w:hAnsi="Cambria Math"/>
                <w:lang w:eastAsia="en-GB"/>
              </w:rPr>
              <m:t>rc</m:t>
            </m:r>
          </m:sub>
        </m:sSub>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RiskOffsetParameter</m:t>
            </m:r>
          </m:e>
          <m:sub>
            <m:r>
              <w:rPr>
                <w:rFonts w:ascii="Cambria Math" w:hAnsi="Cambria Math"/>
                <w:lang w:eastAsia="en-GB"/>
              </w:rPr>
              <m:t>i</m:t>
            </m:r>
            <m:r>
              <w:rPr>
                <w:rFonts w:ascii="Cambria Math" w:hAnsi="Cambria Math"/>
                <w:lang w:eastAsia="en-GB"/>
              </w:rPr>
              <m:t>,</m:t>
            </m:r>
            <m:r>
              <w:rPr>
                <w:rFonts w:ascii="Cambria Math" w:hAnsi="Cambria Math"/>
                <w:lang w:eastAsia="en-GB"/>
              </w:rPr>
              <m:t>c</m:t>
            </m:r>
            <m:r>
              <w:rPr>
                <w:rFonts w:ascii="Cambria Math" w:hAnsi="Cambria Math"/>
                <w:lang w:eastAsia="en-GB"/>
              </w:rPr>
              <m:t>,</m:t>
            </m:r>
            <m:r>
              <w:rPr>
                <w:rFonts w:ascii="Cambria Math" w:hAnsi="Cambria Math"/>
                <w:lang w:eastAsia="en-GB"/>
              </w:rPr>
              <m:t>rc</m:t>
            </m:r>
          </m:sub>
        </m:sSub>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S</m:t>
            </m:r>
            <m:r>
              <w:rPr>
                <w:rFonts w:ascii="Cambria Math" w:hAnsi="Cambria Math"/>
                <w:lang w:eastAsia="en-GB"/>
              </w:rPr>
              <m:t>h</m:t>
            </m:r>
            <m:r>
              <w:rPr>
                <w:rFonts w:ascii="Cambria Math" w:hAnsi="Cambria Math"/>
                <w:lang w:eastAsia="en-GB"/>
              </w:rPr>
              <m:t>aredNFRMax</m:t>
            </m:r>
          </m:e>
          <m:sub>
            <m:r>
              <w:rPr>
                <w:rFonts w:ascii="Cambria Math" w:hAnsi="Cambria Math"/>
                <w:lang w:eastAsia="en-GB"/>
              </w:rPr>
              <m:t>j</m:t>
            </m:r>
            <m:r>
              <w:rPr>
                <w:rFonts w:ascii="Cambria Math" w:hAnsi="Cambria Math"/>
                <w:lang w:eastAsia="en-GB"/>
              </w:rPr>
              <m:t>,</m:t>
            </m:r>
            <m:r>
              <w:rPr>
                <w:rFonts w:ascii="Cambria Math" w:hAnsi="Cambria Math"/>
                <w:lang w:eastAsia="en-GB"/>
              </w:rPr>
              <m:t>c</m:t>
            </m:r>
          </m:sub>
        </m:sSub>
      </m:oMath>
    </w:p>
    <w:p w14:paraId="71744627" w14:textId="77777777" w:rsidR="00714039" w:rsidRPr="00BC3625" w:rsidRDefault="00714039" w:rsidP="00714039">
      <w:pPr>
        <w:pStyle w:val="BodyText"/>
        <w:jc w:val="center"/>
        <w:rPr>
          <w:lang w:eastAsia="en-GB"/>
        </w:rPr>
      </w:pPr>
      <m:oMathPara>
        <m:oMath>
          <m:r>
            <w:rPr>
              <w:rFonts w:ascii="Cambria Math" w:hAnsi="Cambria Math"/>
              <w:lang w:eastAsia="en-GB"/>
            </w:rPr>
            <m:t>∀i,j∈ISLANDS and i≠j,  ∀c∈</m:t>
          </m:r>
          <m:d>
            <m:dPr>
              <m:begChr m:val="{"/>
              <m:endChr m:val="}"/>
              <m:ctrlPr>
                <w:rPr>
                  <w:rFonts w:ascii="Cambria Math" w:hAnsi="Cambria Math"/>
                  <w:i/>
                  <w:lang w:eastAsia="en-GB"/>
                </w:rPr>
              </m:ctrlPr>
            </m:dPr>
            <m:e>
              <m:r>
                <w:rPr>
                  <w:rFonts w:ascii="Cambria Math" w:hAnsi="Cambria Math"/>
                  <w:lang w:eastAsia="en-GB"/>
                </w:rPr>
                <m:t>Fast</m:t>
              </m:r>
            </m:e>
          </m:d>
        </m:oMath>
      </m:oMathPara>
    </w:p>
    <w:p w14:paraId="14B43EA8" w14:textId="77777777" w:rsidR="00714039" w:rsidRPr="00CF04E3" w:rsidRDefault="00714039" w:rsidP="00714039">
      <w:pPr>
        <w:pStyle w:val="BodyText"/>
        <w:ind w:left="0"/>
        <w:rPr>
          <w:sz w:val="24"/>
          <w:lang w:val="en-AU" w:eastAsia="en-GB"/>
        </w:rPr>
      </w:pPr>
      <m:oMathPara>
        <m:oMathParaPr>
          <m:jc m:val="center"/>
        </m:oMathParaPr>
        <m:oMath>
          <m:r>
            <w:rPr>
              <w:rFonts w:ascii="Cambria Math" w:hAnsi="Cambria Math"/>
              <w:lang w:val="en-AU" w:eastAsia="en-GB"/>
            </w:rPr>
            <m:t>∀rc∈</m:t>
          </m:r>
          <m:d>
            <m:dPr>
              <m:begChr m:val="{"/>
              <m:endChr m:val="}"/>
              <m:ctrlPr>
                <w:rPr>
                  <w:rFonts w:ascii="Cambria Math" w:hAnsi="Cambria Math"/>
                  <w:i/>
                  <w:color w:val="2E454D" w:themeColor="background1" w:themeShade="40"/>
                  <w:szCs w:val="22"/>
                  <w:lang w:eastAsia="en-GB"/>
                </w:rPr>
              </m:ctrlPr>
            </m:dPr>
            <m:e>
              <m:f>
                <m:fPr>
                  <m:type m:val="noBar"/>
                  <m:ctrlPr>
                    <w:rPr>
                      <w:rFonts w:ascii="Cambria Math" w:hAnsi="Cambria Math"/>
                      <w:i/>
                      <w:color w:val="2E454D" w:themeColor="background1" w:themeShade="40"/>
                      <w:szCs w:val="22"/>
                      <w:lang w:eastAsia="en-GB"/>
                    </w:rPr>
                  </m:ctrlPr>
                </m:fPr>
                <m:num>
                  <m:sSub>
                    <m:sSubPr>
                      <m:ctrlPr>
                        <w:rPr>
                          <w:rFonts w:ascii="Cambria Math" w:hAnsi="Cambria Math"/>
                          <w:i/>
                          <w:color w:val="2E454D" w:themeColor="background1" w:themeShade="40"/>
                          <w:szCs w:val="22"/>
                          <w:lang w:eastAsia="en-GB"/>
                        </w:rPr>
                      </m:ctrlPr>
                    </m:sSubPr>
                    <m:e>
                      <m:r>
                        <w:rPr>
                          <w:rFonts w:ascii="Cambria Math" w:hAnsi="Cambria Math"/>
                        </w:rPr>
                        <m:t>ACCERISKS</m:t>
                      </m: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ACECERISKS</m:t>
                      </m:r>
                      <m:ctrlPr>
                        <w:rPr>
                          <w:rFonts w:ascii="Cambria Math" w:hAnsi="Cambria Math"/>
                          <w:i/>
                        </w:rPr>
                      </m:ctrlP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ManualCE</m:t>
                      </m:r>
                      <m:ctrlPr>
                        <w:rPr>
                          <w:rFonts w:ascii="Cambria Math" w:hAnsi="Cambria Math"/>
                          <w:i/>
                        </w:rPr>
                      </m:ctrlP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ManualECE</m:t>
                      </m:r>
                      <m:ctrlPr>
                        <w:rPr>
                          <w:rFonts w:ascii="Cambria Math" w:hAnsi="Cambria Math"/>
                          <w:i/>
                        </w:rPr>
                      </m:ctrlPr>
                    </m:e>
                    <m:sub>
                      <m:r>
                        <w:rPr>
                          <w:rFonts w:ascii="Cambria Math" w:hAnsi="Cambria Math"/>
                        </w:rPr>
                        <m:t>i</m:t>
                      </m:r>
                    </m:sub>
                  </m:sSub>
                </m:num>
                <m:den>
                  <m:sSub>
                    <m:sSubPr>
                      <m:ctrlPr>
                        <w:rPr>
                          <w:rFonts w:ascii="Cambria Math" w:hAnsi="Cambria Math"/>
                          <w:i/>
                          <w:color w:val="2E454D" w:themeColor="background1" w:themeShade="40"/>
                          <w:szCs w:val="22"/>
                          <w:lang w:eastAsia="en-GB"/>
                        </w:rPr>
                      </m:ctrlPr>
                    </m:sSubPr>
                    <m:e>
                      <m:r>
                        <w:rPr>
                          <w:rFonts w:ascii="Cambria Math" w:hAnsi="Cambria Math"/>
                        </w:rPr>
                        <m:t>ACCERISKGROUPS</m:t>
                      </m: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ACECERISKGROUPS</m:t>
                      </m:r>
                      <m:ctrlPr>
                        <w:rPr>
                          <w:rFonts w:ascii="Cambria Math" w:hAnsi="Cambria Math"/>
                          <w:i/>
                        </w:rPr>
                      </m:ctrlPr>
                    </m:e>
                    <m:sub>
                      <m:r>
                        <w:rPr>
                          <w:rFonts w:ascii="Cambria Math" w:hAnsi="Cambria Math"/>
                        </w:rPr>
                        <m:t>i</m:t>
                      </m:r>
                    </m:sub>
                  </m:sSub>
                </m:den>
              </m:f>
            </m:e>
          </m:d>
        </m:oMath>
      </m:oMathPara>
    </w:p>
    <w:p w14:paraId="61D46981" w14:textId="77777777" w:rsidR="00714039" w:rsidRDefault="00714039" w:rsidP="00714039">
      <w:pPr>
        <w:pStyle w:val="BodyText"/>
      </w:pPr>
    </w:p>
    <w:p w14:paraId="2CE055BA" w14:textId="77777777" w:rsidR="00714039" w:rsidRDefault="00EA7BDF" w:rsidP="00714039">
      <w:pPr>
        <w:pStyle w:val="BodyText"/>
        <w:numPr>
          <w:ilvl w:val="3"/>
          <w:numId w:val="1"/>
        </w:numPr>
        <w:tabs>
          <w:tab w:val="clear" w:pos="2880"/>
          <w:tab w:val="num" w:pos="1418"/>
        </w:tabs>
        <w:ind w:left="709" w:hanging="709"/>
        <w:rPr>
          <w:lang w:eastAsia="en-GB"/>
        </w:rPr>
      </w:pPr>
      <m:oMath>
        <m:sSub>
          <m:sSubPr>
            <m:ctrlPr>
              <w:rPr>
                <w:rFonts w:ascii="Cambria Math" w:hAnsi="Cambria Math"/>
                <w:i/>
                <w:lang w:eastAsia="en-GB"/>
              </w:rPr>
            </m:ctrlPr>
          </m:sSubPr>
          <m:e>
            <m:r>
              <w:rPr>
                <w:rFonts w:ascii="Cambria Math" w:hAnsi="Cambria Math"/>
                <w:lang w:eastAsia="en-GB"/>
              </w:rPr>
              <m:t>HVDCMaxLessMR</m:t>
            </m:r>
          </m:e>
          <m:sub>
            <m:r>
              <w:rPr>
                <w:rFonts w:ascii="Cambria Math" w:hAnsi="Cambria Math"/>
                <w:lang w:eastAsia="en-GB"/>
              </w:rPr>
              <m:t>i</m:t>
            </m:r>
          </m:sub>
        </m:sSub>
        <m:r>
          <w:rPr>
            <w:rFonts w:ascii="Cambria Math" w:hAnsi="Cambria Math"/>
            <w:lang w:eastAsia="en-GB"/>
          </w:rPr>
          <m:t>=</m:t>
        </m:r>
        <m:func>
          <m:funcPr>
            <m:ctrlPr>
              <w:rPr>
                <w:rFonts w:ascii="Cambria Math" w:hAnsi="Cambria Math"/>
                <w:lang w:eastAsia="en-GB"/>
              </w:rPr>
            </m:ctrlPr>
          </m:funcPr>
          <m:fName>
            <m:r>
              <m:rPr>
                <m:sty m:val="p"/>
              </m:rPr>
              <w:rPr>
                <w:rFonts w:ascii="Cambria Math" w:hAnsi="Cambria Math"/>
                <w:lang w:eastAsia="en-GB"/>
              </w:rPr>
              <m:t>max</m:t>
            </m:r>
            <m:ctrlPr>
              <w:rPr>
                <w:rFonts w:ascii="Cambria Math" w:hAnsi="Cambria Math"/>
                <w:i/>
                <w:lang w:eastAsia="en-GB"/>
              </w:rPr>
            </m:ctrlPr>
          </m:fName>
          <m:e>
            <m:d>
              <m:dPr>
                <m:ctrlPr>
                  <w:rPr>
                    <w:rFonts w:ascii="Cambria Math" w:hAnsi="Cambria Math"/>
                    <w:i/>
                    <w:lang w:eastAsia="en-GB"/>
                  </w:rPr>
                </m:ctrlPr>
              </m:dPr>
              <m:e>
                <m:r>
                  <w:rPr>
                    <w:rFonts w:ascii="Cambria Math" w:hAnsi="Cambria Math"/>
                    <w:lang w:eastAsia="en-GB"/>
                  </w:rPr>
                  <m:t>0,</m:t>
                </m:r>
                <m:sSub>
                  <m:sSubPr>
                    <m:ctrlPr>
                      <w:rPr>
                        <w:rFonts w:ascii="Cambria Math" w:hAnsi="Cambria Math"/>
                        <w:i/>
                        <w:lang w:eastAsia="en-GB"/>
                      </w:rPr>
                    </m:ctrlPr>
                  </m:sSubPr>
                  <m:e>
                    <m:r>
                      <w:rPr>
                        <w:rFonts w:ascii="Cambria Math" w:hAnsi="Cambria Math"/>
                        <w:lang w:eastAsia="en-GB"/>
                      </w:rPr>
                      <m:t>HVDCMax</m:t>
                    </m:r>
                  </m:e>
                  <m:sub>
                    <m:r>
                      <w:rPr>
                        <w:rFonts w:ascii="Cambria Math" w:hAnsi="Cambria Math"/>
                        <w:lang w:eastAsia="en-GB"/>
                      </w:rPr>
                      <m:t>i</m:t>
                    </m:r>
                  </m:sub>
                </m:sSub>
                <m:r>
                  <w:rPr>
                    <w:rFonts w:ascii="Cambria Math" w:hAnsi="Cambria Math"/>
                    <w:lang w:eastAsia="en-GB"/>
                  </w:rPr>
                  <m:t>-</m:t>
                </m:r>
                <m:func>
                  <m:funcPr>
                    <m:ctrlPr>
                      <w:rPr>
                        <w:rFonts w:ascii="Cambria Math" w:hAnsi="Cambria Math"/>
                        <w:lang w:eastAsia="en-GB"/>
                      </w:rPr>
                    </m:ctrlPr>
                  </m:funcPr>
                  <m:fName>
                    <m:r>
                      <m:rPr>
                        <m:sty m:val="p"/>
                      </m:rPr>
                      <w:rPr>
                        <w:rFonts w:ascii="Cambria Math" w:hAnsi="Cambria Math"/>
                        <w:lang w:eastAsia="en-GB"/>
                      </w:rPr>
                      <m:t>max</m:t>
                    </m:r>
                    <m:ctrlPr>
                      <w:rPr>
                        <w:rFonts w:ascii="Cambria Math" w:hAnsi="Cambria Math"/>
                        <w:i/>
                        <w:lang w:eastAsia="en-GB"/>
                      </w:rPr>
                    </m:ctrlPr>
                  </m:fName>
                  <m:e>
                    <m:d>
                      <m:dPr>
                        <m:ctrlPr>
                          <w:rPr>
                            <w:rFonts w:ascii="Cambria Math" w:hAnsi="Cambria Math"/>
                            <w:i/>
                            <w:lang w:eastAsia="en-GB"/>
                          </w:rPr>
                        </m:ctrlPr>
                      </m:dPr>
                      <m:e>
                        <m:sSub>
                          <m:sSubPr>
                            <m:ctrlPr>
                              <w:rPr>
                                <w:rFonts w:ascii="Cambria Math" w:hAnsi="Cambria Math"/>
                                <w:i/>
                                <w:lang w:eastAsia="en-GB"/>
                              </w:rPr>
                            </m:ctrlPr>
                          </m:sSubPr>
                          <m:e>
                            <m:r>
                              <w:rPr>
                                <w:rFonts w:ascii="Cambria Math" w:hAnsi="Cambria Math"/>
                                <w:lang w:eastAsia="en-GB"/>
                              </w:rPr>
                              <m:t>ModulationRisk</m:t>
                            </m:r>
                          </m:e>
                          <m:sub>
                            <m:r>
                              <w:rPr>
                                <w:rFonts w:ascii="Cambria Math" w:hAnsi="Cambria Math"/>
                                <w:lang w:eastAsia="en-GB"/>
                              </w:rPr>
                              <m:t>i</m:t>
                            </m:r>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DCCE</m:t>
                                </m:r>
                              </m:e>
                              <m:sub>
                                <m:r>
                                  <w:rPr>
                                    <w:rFonts w:ascii="Cambria Math" w:hAnsi="Cambria Math"/>
                                    <w:lang w:eastAsia="en-GB"/>
                                  </w:rPr>
                                  <m:t>i</m:t>
                                </m:r>
                              </m:sub>
                            </m:sSub>
                          </m:sub>
                        </m:sSub>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ModulationRisk</m:t>
                            </m:r>
                          </m:e>
                          <m:sub>
                            <m:r>
                              <w:rPr>
                                <w:rFonts w:ascii="Cambria Math" w:hAnsi="Cambria Math"/>
                                <w:lang w:eastAsia="en-GB"/>
                              </w:rPr>
                              <m:t>i</m:t>
                            </m:r>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DCECE</m:t>
                                </m:r>
                              </m:e>
                              <m:sub>
                                <m:r>
                                  <w:rPr>
                                    <w:rFonts w:ascii="Cambria Math" w:hAnsi="Cambria Math"/>
                                    <w:lang w:eastAsia="en-GB"/>
                                  </w:rPr>
                                  <m:t>i</m:t>
                                </m:r>
                              </m:sub>
                            </m:sSub>
                          </m:sub>
                        </m:sSub>
                      </m:e>
                    </m:d>
                  </m:e>
                </m:func>
              </m:e>
            </m:d>
          </m:e>
        </m:func>
      </m:oMath>
    </w:p>
    <w:p w14:paraId="35458E92" w14:textId="77777777" w:rsidR="00714039" w:rsidRPr="00BC3625" w:rsidRDefault="00714039" w:rsidP="00714039">
      <w:pPr>
        <w:pStyle w:val="BodyText"/>
        <w:spacing w:after="360"/>
        <w:jc w:val="center"/>
        <w:rPr>
          <w:lang w:eastAsia="en-GB"/>
        </w:rPr>
      </w:pPr>
      <m:oMathPara>
        <m:oMath>
          <m:r>
            <w:rPr>
              <w:rFonts w:ascii="Cambria Math" w:hAnsi="Cambria Math"/>
              <w:lang w:eastAsia="en-GB"/>
            </w:rPr>
            <m:t>∀i∈ISLANDS</m:t>
          </m:r>
        </m:oMath>
      </m:oMathPara>
    </w:p>
    <w:p w14:paraId="487B5440" w14:textId="77777777" w:rsidR="00714039" w:rsidRDefault="00EA7BDF" w:rsidP="00714039">
      <w:pPr>
        <w:pStyle w:val="BodyText"/>
        <w:numPr>
          <w:ilvl w:val="3"/>
          <w:numId w:val="1"/>
        </w:numPr>
        <w:tabs>
          <w:tab w:val="clear" w:pos="2880"/>
          <w:tab w:val="num" w:pos="1418"/>
        </w:tabs>
        <w:ind w:left="709" w:hanging="709"/>
        <w:rPr>
          <w:lang w:eastAsia="en-GB"/>
        </w:rPr>
      </w:pPr>
      <m:oMath>
        <m:sSub>
          <m:sSubPr>
            <m:ctrlPr>
              <w:rPr>
                <w:rFonts w:ascii="Cambria Math" w:hAnsi="Cambria Math"/>
                <w:i/>
                <w:lang w:eastAsia="en-GB"/>
              </w:rPr>
            </m:ctrlPr>
          </m:sSubPr>
          <m:e>
            <m:r>
              <w:rPr>
                <w:rFonts w:ascii="Cambria Math" w:hAnsi="Cambria Math"/>
                <w:lang w:eastAsia="en-GB"/>
              </w:rPr>
              <m:t>ResS</m:t>
            </m:r>
            <m:r>
              <w:rPr>
                <w:rFonts w:ascii="Cambria Math" w:hAnsi="Cambria Math"/>
                <w:lang w:eastAsia="en-GB"/>
              </w:rPr>
              <m:t>h</m:t>
            </m:r>
            <m:r>
              <w:rPr>
                <w:rFonts w:ascii="Cambria Math" w:hAnsi="Cambria Math"/>
                <w:lang w:eastAsia="en-GB"/>
              </w:rPr>
              <m:t>areMaxLessMR</m:t>
            </m:r>
          </m:e>
          <m:sub>
            <m:r>
              <w:rPr>
                <w:rFonts w:ascii="Cambria Math" w:hAnsi="Cambria Math"/>
                <w:lang w:eastAsia="en-GB"/>
              </w:rPr>
              <m:t>i</m:t>
            </m:r>
            <m:r>
              <w:rPr>
                <w:rFonts w:ascii="Cambria Math" w:hAnsi="Cambria Math"/>
                <w:lang w:eastAsia="en-GB"/>
              </w:rPr>
              <m:t>,</m:t>
            </m:r>
            <m:r>
              <w:rPr>
                <w:rFonts w:ascii="Cambria Math" w:hAnsi="Cambria Math"/>
                <w:lang w:eastAsia="en-GB"/>
              </w:rPr>
              <m:t>rd</m:t>
            </m:r>
          </m:sub>
        </m:sSub>
        <m:r>
          <w:rPr>
            <w:rFonts w:ascii="Cambria Math" w:hAnsi="Cambria Math"/>
            <w:lang w:eastAsia="en-GB"/>
          </w:rPr>
          <m:t>=</m:t>
        </m:r>
        <m:func>
          <m:funcPr>
            <m:ctrlPr>
              <w:rPr>
                <w:rFonts w:ascii="Cambria Math" w:hAnsi="Cambria Math"/>
                <w:lang w:eastAsia="en-GB"/>
              </w:rPr>
            </m:ctrlPr>
          </m:funcPr>
          <m:fName>
            <m:r>
              <m:rPr>
                <m:sty m:val="p"/>
              </m:rPr>
              <w:rPr>
                <w:rFonts w:ascii="Cambria Math" w:hAnsi="Cambria Math"/>
                <w:lang w:eastAsia="en-GB"/>
              </w:rPr>
              <m:t>max</m:t>
            </m:r>
            <m:ctrlPr>
              <w:rPr>
                <w:rFonts w:ascii="Cambria Math" w:hAnsi="Cambria Math"/>
                <w:i/>
                <w:lang w:eastAsia="en-GB"/>
              </w:rPr>
            </m:ctrlPr>
          </m:fName>
          <m:e>
            <m:d>
              <m:dPr>
                <m:ctrlPr>
                  <w:rPr>
                    <w:rFonts w:ascii="Cambria Math" w:hAnsi="Cambria Math"/>
                    <w:i/>
                    <w:lang w:eastAsia="en-GB"/>
                  </w:rPr>
                </m:ctrlPr>
              </m:dPr>
              <m:e>
                <m:r>
                  <w:rPr>
                    <w:rFonts w:ascii="Cambria Math" w:hAnsi="Cambria Math"/>
                    <w:lang w:eastAsia="en-GB"/>
                  </w:rPr>
                  <m:t>0,</m:t>
                </m:r>
                <m:sSub>
                  <m:sSubPr>
                    <m:ctrlPr>
                      <w:rPr>
                        <w:rFonts w:ascii="Cambria Math" w:hAnsi="Cambria Math"/>
                        <w:i/>
                        <w:lang w:eastAsia="en-GB"/>
                      </w:rPr>
                    </m:ctrlPr>
                  </m:sSubPr>
                  <m:e>
                    <m:r>
                      <w:rPr>
                        <w:rFonts w:ascii="Cambria Math" w:hAnsi="Cambria Math"/>
                        <w:lang w:eastAsia="en-GB"/>
                      </w:rPr>
                      <m:t>ResS</m:t>
                    </m:r>
                    <m:r>
                      <w:rPr>
                        <w:rFonts w:ascii="Cambria Math" w:hAnsi="Cambria Math"/>
                        <w:lang w:eastAsia="en-GB"/>
                      </w:rPr>
                      <m:t>h</m:t>
                    </m:r>
                    <m:r>
                      <w:rPr>
                        <w:rFonts w:ascii="Cambria Math" w:hAnsi="Cambria Math"/>
                        <w:lang w:eastAsia="en-GB"/>
                      </w:rPr>
                      <m:t>areControlBand</m:t>
                    </m:r>
                  </m:e>
                  <m:sub>
                    <m:r>
                      <w:rPr>
                        <w:rFonts w:ascii="Cambria Math" w:hAnsi="Cambria Math"/>
                        <w:lang w:eastAsia="en-GB"/>
                      </w:rPr>
                      <m:t>rd</m:t>
                    </m:r>
                  </m:sub>
                </m:sSub>
                <m:r>
                  <w:rPr>
                    <w:rFonts w:ascii="Cambria Math" w:hAnsi="Cambria Math"/>
                    <w:lang w:eastAsia="en-GB"/>
                  </w:rPr>
                  <m:t>-</m:t>
                </m:r>
                <m:func>
                  <m:funcPr>
                    <m:ctrlPr>
                      <w:rPr>
                        <w:rFonts w:ascii="Cambria Math" w:hAnsi="Cambria Math"/>
                        <w:lang w:eastAsia="en-GB"/>
                      </w:rPr>
                    </m:ctrlPr>
                  </m:funcPr>
                  <m:fName>
                    <m:r>
                      <m:rPr>
                        <m:sty m:val="p"/>
                      </m:rPr>
                      <w:rPr>
                        <w:rFonts w:ascii="Cambria Math" w:hAnsi="Cambria Math"/>
                        <w:lang w:eastAsia="en-GB"/>
                      </w:rPr>
                      <m:t>max</m:t>
                    </m:r>
                    <m:ctrlPr>
                      <w:rPr>
                        <w:rFonts w:ascii="Cambria Math" w:hAnsi="Cambria Math"/>
                        <w:i/>
                        <w:lang w:eastAsia="en-GB"/>
                      </w:rPr>
                    </m:ctrlPr>
                  </m:fName>
                  <m:e>
                    <m:d>
                      <m:dPr>
                        <m:ctrlPr>
                          <w:rPr>
                            <w:rFonts w:ascii="Cambria Math" w:hAnsi="Cambria Math"/>
                            <w:i/>
                            <w:lang w:eastAsia="en-GB"/>
                          </w:rPr>
                        </m:ctrlPr>
                      </m:dPr>
                      <m:e>
                        <m:sSub>
                          <m:sSubPr>
                            <m:ctrlPr>
                              <w:rPr>
                                <w:rFonts w:ascii="Cambria Math" w:hAnsi="Cambria Math"/>
                                <w:i/>
                                <w:lang w:eastAsia="en-GB"/>
                              </w:rPr>
                            </m:ctrlPr>
                          </m:sSubPr>
                          <m:e>
                            <m:r>
                              <w:rPr>
                                <w:rFonts w:ascii="Cambria Math" w:hAnsi="Cambria Math"/>
                                <w:lang w:eastAsia="en-GB"/>
                              </w:rPr>
                              <m:t>ModulationRisk</m:t>
                            </m:r>
                          </m:e>
                          <m:sub>
                            <m:r>
                              <w:rPr>
                                <w:rFonts w:ascii="Cambria Math" w:hAnsi="Cambria Math"/>
                                <w:lang w:eastAsia="en-GB"/>
                              </w:rPr>
                              <m:t>i</m:t>
                            </m:r>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DCCE</m:t>
                                </m:r>
                              </m:e>
                              <m:sub>
                                <m:r>
                                  <w:rPr>
                                    <w:rFonts w:ascii="Cambria Math" w:hAnsi="Cambria Math"/>
                                    <w:lang w:eastAsia="en-GB"/>
                                  </w:rPr>
                                  <m:t>i</m:t>
                                </m:r>
                              </m:sub>
                            </m:sSub>
                          </m:sub>
                        </m:sSub>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ModulationRisk</m:t>
                            </m:r>
                          </m:e>
                          <m:sub>
                            <m:r>
                              <w:rPr>
                                <w:rFonts w:ascii="Cambria Math" w:hAnsi="Cambria Math"/>
                                <w:lang w:eastAsia="en-GB"/>
                              </w:rPr>
                              <m:t>i</m:t>
                            </m:r>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DCECE</m:t>
                                </m:r>
                              </m:e>
                              <m:sub>
                                <m:r>
                                  <w:rPr>
                                    <w:rFonts w:ascii="Cambria Math" w:hAnsi="Cambria Math"/>
                                    <w:lang w:eastAsia="en-GB"/>
                                  </w:rPr>
                                  <m:t>i</m:t>
                                </m:r>
                              </m:sub>
                            </m:sSub>
                          </m:sub>
                        </m:sSub>
                      </m:e>
                    </m:d>
                  </m:e>
                </m:func>
              </m:e>
            </m:d>
          </m:e>
        </m:func>
      </m:oMath>
    </w:p>
    <w:p w14:paraId="3E5BF397" w14:textId="77777777" w:rsidR="00714039" w:rsidRPr="00710A53" w:rsidRDefault="00714039" w:rsidP="00714039">
      <w:pPr>
        <w:pStyle w:val="BodyText"/>
        <w:jc w:val="center"/>
        <w:rPr>
          <w:lang w:eastAsia="en-GB"/>
        </w:rPr>
      </w:pPr>
      <m:oMathPara>
        <m:oMath>
          <m:r>
            <w:rPr>
              <w:rFonts w:ascii="Cambria Math" w:hAnsi="Cambria Math"/>
              <w:lang w:eastAsia="en-GB"/>
            </w:rPr>
            <m:t>∀i∈ISLANDS,  ∀rd∈RESERVEDIRECTIONS</m:t>
          </m:r>
        </m:oMath>
      </m:oMathPara>
    </w:p>
    <w:p w14:paraId="689CC79D" w14:textId="77777777" w:rsidR="00714039" w:rsidRPr="00BC3625" w:rsidRDefault="00714039" w:rsidP="00714039">
      <w:pPr>
        <w:pStyle w:val="BodyText"/>
        <w:jc w:val="center"/>
        <w:rPr>
          <w:lang w:eastAsia="en-GB"/>
        </w:rPr>
      </w:pPr>
    </w:p>
    <w:p w14:paraId="61A2B11E" w14:textId="77777777" w:rsidR="00714039" w:rsidRPr="008655C6" w:rsidRDefault="00714039" w:rsidP="00714039">
      <w:pPr>
        <w:pStyle w:val="BodyText"/>
        <w:numPr>
          <w:ilvl w:val="3"/>
          <w:numId w:val="1"/>
        </w:numPr>
        <w:tabs>
          <w:tab w:val="clear" w:pos="2880"/>
          <w:tab w:val="num" w:pos="1418"/>
        </w:tabs>
        <w:ind w:left="709" w:hanging="709"/>
        <w:rPr>
          <w:rFonts w:ascii="Cambria Math" w:hAnsi="Cambria Math"/>
          <w:i/>
          <w:lang w:eastAsia="en-GB"/>
        </w:rPr>
      </w:pPr>
      <m:oMath>
        <m:r>
          <w:rPr>
            <w:rFonts w:ascii="Cambria Math" w:hAnsi="Cambria Math" w:cstheme="majorHAnsi"/>
            <w:lang w:eastAsia="en-GB"/>
          </w:rPr>
          <m:t xml:space="preserve">MonopoleMinPlusMR=MonopoleMin+ </m:t>
        </m:r>
        <m:sSub>
          <m:sSubPr>
            <m:ctrlPr>
              <w:rPr>
                <w:rFonts w:ascii="Cambria Math" w:hAnsi="Cambria Math" w:cstheme="majorHAnsi"/>
                <w:i/>
                <w:lang w:eastAsia="en-GB"/>
              </w:rPr>
            </m:ctrlPr>
          </m:sSubPr>
          <m:e>
            <m:r>
              <w:rPr>
                <w:rFonts w:ascii="Cambria Math" w:hAnsi="Cambria Math" w:cstheme="majorHAnsi"/>
                <w:lang w:eastAsia="en-GB"/>
              </w:rPr>
              <m:t>max</m:t>
            </m:r>
          </m:e>
          <m:sub>
            <m:r>
              <w:rPr>
                <w:rFonts w:ascii="Cambria Math" w:hAnsi="Cambria Math" w:cstheme="majorHAnsi"/>
                <w:lang w:eastAsia="en-GB"/>
              </w:rPr>
              <m:t>i</m:t>
            </m:r>
          </m:sub>
        </m:sSub>
        <m:d>
          <m:dPr>
            <m:ctrlPr>
              <w:rPr>
                <w:rFonts w:ascii="Cambria Math" w:hAnsi="Cambria Math" w:cstheme="majorHAnsi"/>
                <w:i/>
                <w:lang w:eastAsia="en-GB"/>
              </w:rPr>
            </m:ctrlPr>
          </m:dPr>
          <m:e>
            <m:sSub>
              <m:sSubPr>
                <m:ctrlPr>
                  <w:rPr>
                    <w:rFonts w:ascii="Cambria Math" w:hAnsi="Cambria Math" w:cstheme="majorHAnsi"/>
                    <w:i/>
                    <w:lang w:eastAsia="en-GB"/>
                  </w:rPr>
                </m:ctrlPr>
              </m:sSubPr>
              <m:e>
                <m:r>
                  <w:rPr>
                    <w:rFonts w:ascii="Cambria Math" w:hAnsi="Cambria Math" w:cstheme="majorHAnsi"/>
                    <w:lang w:eastAsia="en-GB"/>
                  </w:rPr>
                  <m:t>ModulationRisk</m:t>
                </m:r>
              </m:e>
              <m:sub>
                <m:r>
                  <w:rPr>
                    <w:rFonts w:ascii="Cambria Math" w:hAnsi="Cambria Math" w:cstheme="majorHAnsi"/>
                    <w:lang w:eastAsia="en-GB"/>
                  </w:rPr>
                  <m:t>i,</m:t>
                </m:r>
                <m:sSub>
                  <m:sSubPr>
                    <m:ctrlPr>
                      <w:rPr>
                        <w:rFonts w:ascii="Cambria Math" w:hAnsi="Cambria Math" w:cstheme="majorHAnsi"/>
                        <w:i/>
                        <w:lang w:eastAsia="en-GB"/>
                      </w:rPr>
                    </m:ctrlPr>
                  </m:sSubPr>
                  <m:e>
                    <m:r>
                      <w:rPr>
                        <w:rFonts w:ascii="Cambria Math" w:hAnsi="Cambria Math" w:cstheme="majorHAnsi"/>
                        <w:lang w:eastAsia="en-GB"/>
                      </w:rPr>
                      <m:t>DCCE</m:t>
                    </m:r>
                  </m:e>
                  <m:sub>
                    <m:r>
                      <w:rPr>
                        <w:rFonts w:ascii="Cambria Math" w:hAnsi="Cambria Math" w:cstheme="majorHAnsi"/>
                        <w:lang w:eastAsia="en-GB"/>
                      </w:rPr>
                      <m:t>i</m:t>
                    </m:r>
                  </m:sub>
                </m:sSub>
              </m:sub>
            </m:sSub>
            <m:r>
              <w:rPr>
                <w:rFonts w:ascii="Cambria Math" w:hAnsi="Cambria Math" w:cstheme="majorHAnsi"/>
                <w:lang w:eastAsia="en-GB"/>
              </w:rPr>
              <m:t>,</m:t>
            </m:r>
            <m:sSub>
              <m:sSubPr>
                <m:ctrlPr>
                  <w:rPr>
                    <w:rFonts w:ascii="Cambria Math" w:hAnsi="Cambria Math" w:cstheme="majorHAnsi"/>
                    <w:i/>
                    <w:lang w:eastAsia="en-GB"/>
                  </w:rPr>
                </m:ctrlPr>
              </m:sSubPr>
              <m:e>
                <m:r>
                  <w:rPr>
                    <w:rFonts w:ascii="Cambria Math" w:hAnsi="Cambria Math" w:cstheme="majorHAnsi"/>
                    <w:lang w:eastAsia="en-GB"/>
                  </w:rPr>
                  <m:t>ModulationRisk</m:t>
                </m:r>
              </m:e>
              <m:sub>
                <m:r>
                  <w:rPr>
                    <w:rFonts w:ascii="Cambria Math" w:hAnsi="Cambria Math" w:cstheme="majorHAnsi"/>
                    <w:lang w:eastAsia="en-GB"/>
                  </w:rPr>
                  <m:t>i,</m:t>
                </m:r>
                <m:sSub>
                  <m:sSubPr>
                    <m:ctrlPr>
                      <w:rPr>
                        <w:rFonts w:ascii="Cambria Math" w:hAnsi="Cambria Math" w:cstheme="majorHAnsi"/>
                        <w:i/>
                        <w:lang w:eastAsia="en-GB"/>
                      </w:rPr>
                    </m:ctrlPr>
                  </m:sSubPr>
                  <m:e>
                    <m:r>
                      <w:rPr>
                        <w:rFonts w:ascii="Cambria Math" w:hAnsi="Cambria Math" w:cstheme="majorHAnsi"/>
                        <w:lang w:eastAsia="en-GB"/>
                      </w:rPr>
                      <m:t>DCECE</m:t>
                    </m:r>
                  </m:e>
                  <m:sub>
                    <m:r>
                      <w:rPr>
                        <w:rFonts w:ascii="Cambria Math" w:hAnsi="Cambria Math" w:cstheme="majorHAnsi"/>
                        <w:lang w:eastAsia="en-GB"/>
                      </w:rPr>
                      <m:t>i</m:t>
                    </m:r>
                  </m:sub>
                </m:sSub>
              </m:sub>
            </m:sSub>
          </m:e>
        </m:d>
      </m:oMath>
    </w:p>
    <w:p w14:paraId="43A29391" w14:textId="7EF93D95" w:rsidR="00C30E8D" w:rsidRDefault="00C30E8D" w:rsidP="003A6ACD">
      <w:pPr>
        <w:pStyle w:val="Heading2"/>
        <w:tabs>
          <w:tab w:val="clear" w:pos="1440"/>
        </w:tabs>
        <w:ind w:left="851" w:hanging="851"/>
        <w:jc w:val="left"/>
      </w:pPr>
      <w:bookmarkStart w:id="155" w:name="_Toc189139628"/>
      <w:bookmarkStart w:id="156" w:name="_Hlk188532703"/>
      <w:r>
        <w:t>Secondary Risk Pre-Processing</w:t>
      </w:r>
      <w:bookmarkEnd w:id="155"/>
    </w:p>
    <w:p w14:paraId="5D94ADF5" w14:textId="5B12E1E9" w:rsidR="001C2A33" w:rsidRPr="00C30E8D" w:rsidRDefault="000A2A46" w:rsidP="000A2A46">
      <w:pPr>
        <w:pStyle w:val="BodyText"/>
        <w:rPr>
          <w:lang w:eastAsia="en-GB"/>
        </w:rPr>
      </w:pPr>
      <w:bookmarkStart w:id="157" w:name="_Hlk188964200"/>
      <w:r w:rsidRPr="000A2A46">
        <w:rPr>
          <w:lang w:eastAsia="en-GB"/>
        </w:rPr>
        <w:t xml:space="preserve">To cover the possibility of reserve inadvertently offered on a secondary risk the </w:t>
      </w:r>
      <w:r w:rsidR="00D00A3C">
        <w:rPr>
          <w:lang w:eastAsia="en-GB"/>
        </w:rPr>
        <w:t>reserve offers are set to zero for a</w:t>
      </w:r>
      <w:r w:rsidRPr="000A2A46">
        <w:rPr>
          <w:lang w:eastAsia="en-GB"/>
        </w:rPr>
        <w:t xml:space="preserve">ny generator that has </w:t>
      </w:r>
      <w:proofErr w:type="gramStart"/>
      <w:r w:rsidR="00D00A3C" w:rsidRPr="000A2A46">
        <w:rPr>
          <w:lang w:eastAsia="en-GB"/>
        </w:rPr>
        <w:t>all</w:t>
      </w:r>
      <w:r w:rsidRPr="000A2A46">
        <w:rPr>
          <w:lang w:eastAsia="en-GB"/>
        </w:rPr>
        <w:t xml:space="preserve"> </w:t>
      </w:r>
      <w:r w:rsidR="00D00A3C">
        <w:rPr>
          <w:lang w:eastAsia="en-GB"/>
        </w:rPr>
        <w:t>of</w:t>
      </w:r>
      <w:proofErr w:type="gramEnd"/>
      <w:r w:rsidR="00D00A3C">
        <w:rPr>
          <w:lang w:eastAsia="en-GB"/>
        </w:rPr>
        <w:t xml:space="preserve"> </w:t>
      </w:r>
      <w:r w:rsidRPr="000A2A46">
        <w:rPr>
          <w:lang w:eastAsia="en-GB"/>
        </w:rPr>
        <w:t>its capacity modelled as a secondary risk.</w:t>
      </w:r>
    </w:p>
    <w:p w14:paraId="24CC1269" w14:textId="3F4E8DCC" w:rsidR="003A6ACD" w:rsidRPr="00511198" w:rsidRDefault="003A6ACD" w:rsidP="003A6ACD">
      <w:pPr>
        <w:pStyle w:val="Heading2"/>
        <w:tabs>
          <w:tab w:val="clear" w:pos="1440"/>
        </w:tabs>
        <w:ind w:left="851" w:hanging="851"/>
        <w:jc w:val="left"/>
      </w:pPr>
      <w:bookmarkStart w:id="158" w:name="_Toc189139629"/>
      <w:bookmarkEnd w:id="157"/>
      <w:r w:rsidRPr="00511198">
        <w:t>Generat</w:t>
      </w:r>
      <w:r w:rsidR="00522B21">
        <w:t>or</w:t>
      </w:r>
      <w:r w:rsidRPr="00511198">
        <w:t xml:space="preserve"> Pre-</w:t>
      </w:r>
      <w:r>
        <w:t>P</w:t>
      </w:r>
      <w:r w:rsidRPr="00511198">
        <w:t>rocessing</w:t>
      </w:r>
      <w:bookmarkEnd w:id="158"/>
    </w:p>
    <w:p w14:paraId="43EB1D49" w14:textId="77777777" w:rsidR="003A6ACD" w:rsidRDefault="003A6ACD" w:rsidP="00C46AB9">
      <w:pPr>
        <w:pStyle w:val="Heading3"/>
      </w:pPr>
      <w:bookmarkStart w:id="159" w:name="_Toc189139630"/>
      <w:bookmarkEnd w:id="156"/>
      <w:r>
        <w:t>Parameters</w:t>
      </w:r>
      <w:bookmarkEnd w:id="159"/>
    </w:p>
    <w:tbl>
      <w:tblPr>
        <w:tblStyle w:val="SOReportTable"/>
        <w:tblW w:w="0" w:type="auto"/>
        <w:tblLook w:val="04A0" w:firstRow="1" w:lastRow="0" w:firstColumn="1" w:lastColumn="0" w:noHBand="0" w:noVBand="1"/>
      </w:tblPr>
      <w:tblGrid>
        <w:gridCol w:w="3098"/>
        <w:gridCol w:w="4700"/>
      </w:tblGrid>
      <w:tr w:rsidR="003A6ACD" w14:paraId="10BA743A" w14:textId="77777777" w:rsidTr="00782C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8" w:type="dxa"/>
          </w:tcPr>
          <w:p w14:paraId="2DCF5CE0" w14:textId="77777777" w:rsidR="003A6ACD" w:rsidRDefault="003A6ACD" w:rsidP="00170222">
            <w:pPr>
              <w:pStyle w:val="BodyText"/>
              <w:ind w:left="0"/>
              <w:rPr>
                <w:lang w:eastAsia="en-GB"/>
              </w:rPr>
            </w:pPr>
            <w:r>
              <w:rPr>
                <w:lang w:eastAsia="en-GB"/>
              </w:rPr>
              <w:t>Item</w:t>
            </w:r>
          </w:p>
        </w:tc>
        <w:tc>
          <w:tcPr>
            <w:tcW w:w="4726" w:type="dxa"/>
          </w:tcPr>
          <w:p w14:paraId="072AD1AC" w14:textId="77777777" w:rsidR="003A6ACD" w:rsidRDefault="003A6ACD" w:rsidP="00170222">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3A6ACD" w14:paraId="76C6E24B" w14:textId="77777777" w:rsidTr="00782C7C">
        <w:tc>
          <w:tcPr>
            <w:cnfStyle w:val="001000000000" w:firstRow="0" w:lastRow="0" w:firstColumn="1" w:lastColumn="0" w:oddVBand="0" w:evenVBand="0" w:oddHBand="0" w:evenHBand="0" w:firstRowFirstColumn="0" w:firstRowLastColumn="0" w:lastRowFirstColumn="0" w:lastRowLastColumn="0"/>
            <w:tcW w:w="3118" w:type="dxa"/>
          </w:tcPr>
          <w:p w14:paraId="5C098626" w14:textId="77777777" w:rsidR="003A6ACD" w:rsidRDefault="003A6ACD" w:rsidP="00170222">
            <w:pPr>
              <w:pStyle w:val="Equation"/>
            </w:pPr>
            <w:r>
              <w:t>PotentialMW</w:t>
            </w:r>
            <w:r>
              <w:rPr>
                <w:vertAlign w:val="subscript"/>
              </w:rPr>
              <w:t>g</w:t>
            </w:r>
          </w:p>
        </w:tc>
        <w:tc>
          <w:tcPr>
            <w:tcW w:w="4726" w:type="dxa"/>
          </w:tcPr>
          <w:p w14:paraId="746C38AB" w14:textId="77777777" w:rsidR="003A6ACD" w:rsidRDefault="003A6ACD" w:rsidP="00170222">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maximum output capability for generators in the </w:t>
            </w:r>
            <w:r w:rsidRPr="003F7EB9">
              <w:t xml:space="preserve">PRICERESPONSIVEIG </w:t>
            </w:r>
            <w:r>
              <w:t>subset</w:t>
            </w:r>
          </w:p>
        </w:tc>
      </w:tr>
    </w:tbl>
    <w:p w14:paraId="7769D311" w14:textId="77777777" w:rsidR="003A6ACD" w:rsidRPr="00F3305D" w:rsidRDefault="003A6ACD" w:rsidP="00C46AB9">
      <w:pPr>
        <w:pStyle w:val="Heading3"/>
      </w:pPr>
      <w:bookmarkStart w:id="160" w:name="_Toc189139631"/>
      <w:r>
        <w:t>Calculations</w:t>
      </w:r>
      <w:bookmarkEnd w:id="160"/>
    </w:p>
    <w:p w14:paraId="31D31EED" w14:textId="2A885D44" w:rsidR="003A6ACD" w:rsidRDefault="003A6ACD" w:rsidP="003A6ACD">
      <w:pPr>
        <w:pStyle w:val="BodyText"/>
        <w:numPr>
          <w:ilvl w:val="3"/>
          <w:numId w:val="1"/>
        </w:numPr>
        <w:tabs>
          <w:tab w:val="clear" w:pos="2880"/>
          <w:tab w:val="num" w:pos="1418"/>
        </w:tabs>
        <w:ind w:left="709" w:hanging="709"/>
        <w:rPr>
          <w:lang w:eastAsia="en-GB"/>
        </w:rPr>
      </w:pPr>
      <w:r>
        <w:t xml:space="preserve">For generators in the </w:t>
      </w:r>
      <w:r w:rsidRPr="00A84BD2">
        <w:rPr>
          <w:rFonts w:ascii="Cambria Math" w:hAnsi="Cambria Math"/>
          <w:i/>
          <w:iCs/>
        </w:rPr>
        <w:t>PRICERESPONSIVEIG</w:t>
      </w:r>
      <w:r w:rsidRPr="00EF3450">
        <w:t xml:space="preserve"> subset</w:t>
      </w:r>
      <w:r>
        <w:t xml:space="preserve">, if the </w:t>
      </w:r>
      <w:r w:rsidRPr="00A84BD2">
        <w:rPr>
          <w:rFonts w:ascii="Cambria Math" w:hAnsi="Cambria Math"/>
          <w:i/>
        </w:rPr>
        <w:t>PotentialMW</w:t>
      </w:r>
      <w:r w:rsidRPr="00A84BD2">
        <w:rPr>
          <w:rFonts w:ascii="Cambria Math" w:hAnsi="Cambria Math"/>
          <w:i/>
          <w:vertAlign w:val="subscript"/>
        </w:rPr>
        <w:t>g</w:t>
      </w:r>
      <w:r w:rsidRPr="00A84BD2">
        <w:rPr>
          <w:rFonts w:ascii="Cambria Math" w:hAnsi="Cambria Math"/>
        </w:rPr>
        <w:t xml:space="preserve"> </w:t>
      </w:r>
      <w:r>
        <w:t xml:space="preserve">value is less than </w:t>
      </w:r>
      <w:proofErr w:type="spellStart"/>
      <w:r w:rsidRPr="00A84BD2">
        <w:rPr>
          <w:rFonts w:ascii="Cambria Math" w:hAnsi="Cambria Math"/>
          <w:i/>
        </w:rPr>
        <w:t>ReserveGenerationMaximum</w:t>
      </w:r>
      <w:r w:rsidRPr="00A84BD2">
        <w:rPr>
          <w:rFonts w:ascii="Cambria Math" w:hAnsi="Cambria Math"/>
          <w:i/>
          <w:vertAlign w:val="subscript"/>
        </w:rPr>
        <w:t>g</w:t>
      </w:r>
      <w:proofErr w:type="spellEnd"/>
      <w:r w:rsidRPr="00A84BD2">
        <w:rPr>
          <w:rFonts w:ascii="Cambria Math" w:hAnsi="Cambria Math"/>
        </w:rPr>
        <w:t xml:space="preserve"> </w:t>
      </w:r>
      <w:r>
        <w:t xml:space="preserve">then pre-processing sets the  </w:t>
      </w:r>
      <w:proofErr w:type="spellStart"/>
      <w:r w:rsidRPr="00A84BD2">
        <w:rPr>
          <w:rFonts w:ascii="Cambria Math" w:hAnsi="Cambria Math"/>
          <w:i/>
        </w:rPr>
        <w:t>ReserveGenerationMaximum</w:t>
      </w:r>
      <w:r w:rsidRPr="00A84BD2">
        <w:rPr>
          <w:rFonts w:ascii="Cambria Math" w:hAnsi="Cambria Math"/>
          <w:i/>
          <w:vertAlign w:val="subscript"/>
        </w:rPr>
        <w:t>g</w:t>
      </w:r>
      <w:proofErr w:type="spellEnd"/>
      <w:r w:rsidR="00A84BD2">
        <w:t xml:space="preserve"> p</w:t>
      </w:r>
      <w:r>
        <w:t xml:space="preserve">arameter to the </w:t>
      </w:r>
      <w:r w:rsidRPr="00A84BD2">
        <w:rPr>
          <w:rFonts w:ascii="Cambria Math" w:hAnsi="Cambria Math"/>
          <w:i/>
        </w:rPr>
        <w:t>PotentialMW</w:t>
      </w:r>
      <w:r w:rsidRPr="00A84BD2">
        <w:rPr>
          <w:rFonts w:ascii="Cambria Math" w:hAnsi="Cambria Math"/>
          <w:i/>
          <w:vertAlign w:val="subscript"/>
        </w:rPr>
        <w:t>g</w:t>
      </w:r>
      <w:r>
        <w:t xml:space="preserve"> value, otherwise if the </w:t>
      </w:r>
      <w:r w:rsidRPr="00A84BD2">
        <w:rPr>
          <w:rFonts w:ascii="Cambria Math" w:hAnsi="Cambria Math"/>
          <w:i/>
        </w:rPr>
        <w:t>PotentialMW</w:t>
      </w:r>
      <w:r w:rsidRPr="00A84BD2">
        <w:rPr>
          <w:rFonts w:ascii="Cambria Math" w:hAnsi="Cambria Math"/>
          <w:i/>
          <w:vertAlign w:val="subscript"/>
        </w:rPr>
        <w:t>g</w:t>
      </w:r>
      <w:r>
        <w:t xml:space="preserve"> value is greater than or equal to the </w:t>
      </w:r>
      <w:proofErr w:type="spellStart"/>
      <w:r w:rsidRPr="00A84BD2">
        <w:rPr>
          <w:rFonts w:ascii="Cambria Math" w:hAnsi="Cambria Math"/>
          <w:i/>
        </w:rPr>
        <w:t>ReserveGenerationMaximum</w:t>
      </w:r>
      <w:r w:rsidRPr="00A84BD2">
        <w:rPr>
          <w:rFonts w:ascii="Cambria Math" w:hAnsi="Cambria Math"/>
          <w:i/>
          <w:vertAlign w:val="subscript"/>
        </w:rPr>
        <w:t>g</w:t>
      </w:r>
      <w:proofErr w:type="spellEnd"/>
      <w:r>
        <w:t xml:space="preserve">  then the </w:t>
      </w:r>
      <w:proofErr w:type="spellStart"/>
      <w:r w:rsidRPr="00A84BD2">
        <w:rPr>
          <w:rFonts w:ascii="Cambria Math" w:hAnsi="Cambria Math"/>
          <w:i/>
        </w:rPr>
        <w:t>ReserveGenerationMaximum</w:t>
      </w:r>
      <w:r w:rsidRPr="00A84BD2">
        <w:rPr>
          <w:rFonts w:ascii="Cambria Math" w:hAnsi="Cambria Math"/>
          <w:i/>
          <w:vertAlign w:val="subscript"/>
        </w:rPr>
        <w:t>g</w:t>
      </w:r>
      <w:proofErr w:type="spellEnd"/>
      <w:r>
        <w:t xml:space="preserve">  value is unchanged.</w:t>
      </w:r>
    </w:p>
    <w:p w14:paraId="3971B8FF" w14:textId="67492BB6" w:rsidR="00714039" w:rsidRPr="00511198" w:rsidRDefault="003A6ACD" w:rsidP="00714039">
      <w:pPr>
        <w:pStyle w:val="Heading2"/>
        <w:tabs>
          <w:tab w:val="clear" w:pos="1440"/>
        </w:tabs>
        <w:ind w:left="851" w:hanging="851"/>
        <w:jc w:val="left"/>
      </w:pPr>
      <w:bookmarkStart w:id="161" w:name="_Toc189139632"/>
      <w:r>
        <w:t xml:space="preserve">Generation </w:t>
      </w:r>
      <w:r w:rsidR="00714039" w:rsidRPr="00511198">
        <w:t>Ramp Pre-Processing</w:t>
      </w:r>
      <w:bookmarkEnd w:id="161"/>
    </w:p>
    <w:p w14:paraId="5AD2D418" w14:textId="77777777" w:rsidR="00714039" w:rsidRDefault="00714039" w:rsidP="00714039">
      <w:pPr>
        <w:pStyle w:val="BodyText"/>
      </w:pPr>
      <w:r>
        <w:t xml:space="preserve">A generator has limits on its ability to move from one level of generation to another. SPD uses a MW-based ramping model, </w:t>
      </w:r>
      <w:proofErr w:type="gramStart"/>
      <w:r>
        <w:t>assuming that</w:t>
      </w:r>
      <w:proofErr w:type="gramEnd"/>
      <w:r>
        <w:t xml:space="preserve"> generators ramp instantaneously. In the case of jointly owned units the ramp rate of the primary market node unit is applied to the total generation output of the primary and secondary node units. In the case of price responsive Intermittent Generation (IG) such as wind generation, in the interests of system security a cap is applied to the ramp rate </w:t>
      </w:r>
      <w:proofErr w:type="gramStart"/>
      <w:r>
        <w:t>in order to</w:t>
      </w:r>
      <w:proofErr w:type="gramEnd"/>
      <w:r>
        <w:t xml:space="preserve"> limit the maximum increase within a 5-minute interval.</w:t>
      </w:r>
    </w:p>
    <w:p w14:paraId="651F852B" w14:textId="77777777" w:rsidR="00714039" w:rsidRDefault="00714039" w:rsidP="00C46AB9">
      <w:pPr>
        <w:pStyle w:val="Heading3"/>
      </w:pPr>
      <w:bookmarkStart w:id="162" w:name="_Toc189139633"/>
      <w:r>
        <w:t>Parameters</w:t>
      </w:r>
      <w:bookmarkEnd w:id="162"/>
    </w:p>
    <w:tbl>
      <w:tblPr>
        <w:tblStyle w:val="SOReportTable"/>
        <w:tblW w:w="0" w:type="auto"/>
        <w:tblLook w:val="04A0" w:firstRow="1" w:lastRow="0" w:firstColumn="1" w:lastColumn="0" w:noHBand="0" w:noVBand="1"/>
      </w:tblPr>
      <w:tblGrid>
        <w:gridCol w:w="2829"/>
        <w:gridCol w:w="4969"/>
      </w:tblGrid>
      <w:tr w:rsidR="00714039" w14:paraId="53685BEF"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0544A468" w14:textId="77777777" w:rsidR="00714039" w:rsidRDefault="00714039" w:rsidP="00D872AD">
            <w:pPr>
              <w:pStyle w:val="BodyText"/>
              <w:ind w:left="0"/>
              <w:rPr>
                <w:lang w:eastAsia="en-GB"/>
              </w:rPr>
            </w:pPr>
            <w:r>
              <w:rPr>
                <w:lang w:eastAsia="en-GB"/>
              </w:rPr>
              <w:t>Item</w:t>
            </w:r>
          </w:p>
        </w:tc>
        <w:tc>
          <w:tcPr>
            <w:tcW w:w="5075" w:type="dxa"/>
          </w:tcPr>
          <w:p w14:paraId="3563DED5"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69532A54" w14:textId="77777777" w:rsidTr="00D872AD">
        <w:tc>
          <w:tcPr>
            <w:cnfStyle w:val="001000000000" w:firstRow="0" w:lastRow="0" w:firstColumn="1" w:lastColumn="0" w:oddVBand="0" w:evenVBand="0" w:oddHBand="0" w:evenHBand="0" w:firstRowFirstColumn="0" w:firstRowLastColumn="0" w:lastRowFirstColumn="0" w:lastRowLastColumn="0"/>
            <w:tcW w:w="2842" w:type="dxa"/>
          </w:tcPr>
          <w:p w14:paraId="659BAF65" w14:textId="2C72C6FB" w:rsidR="00714039" w:rsidRPr="00BA6292" w:rsidRDefault="00BA6292" w:rsidP="00D872AD">
            <w:pPr>
              <w:pStyle w:val="BodyText"/>
              <w:ind w:left="0"/>
              <w:rPr>
                <w:rFonts w:ascii="Times New Roman" w:hAnsi="Times New Roman"/>
                <w:i/>
                <w:iCs/>
                <w:sz w:val="24"/>
                <w:szCs w:val="24"/>
                <w:lang w:eastAsia="en-GB"/>
              </w:rPr>
            </w:pPr>
            <w:proofErr w:type="spellStart"/>
            <w:r w:rsidRPr="00BA6292">
              <w:rPr>
                <w:rFonts w:ascii="Times New Roman" w:hAnsi="Times New Roman"/>
                <w:i/>
                <w:iCs/>
                <w:sz w:val="24"/>
                <w:szCs w:val="24"/>
                <w:lang w:eastAsia="en-GB"/>
              </w:rPr>
              <w:t>SolutionIntervalLength</w:t>
            </w:r>
            <w:proofErr w:type="spellEnd"/>
          </w:p>
        </w:tc>
        <w:tc>
          <w:tcPr>
            <w:tcW w:w="5075" w:type="dxa"/>
          </w:tcPr>
          <w:p w14:paraId="20A4B226"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The length, in minutes, of the interval covered by the LP Model</w:t>
            </w:r>
          </w:p>
        </w:tc>
      </w:tr>
      <w:tr w:rsidR="00714039" w14:paraId="67B1E134" w14:textId="77777777" w:rsidTr="00D872AD">
        <w:tc>
          <w:tcPr>
            <w:cnfStyle w:val="001000000000" w:firstRow="0" w:lastRow="0" w:firstColumn="1" w:lastColumn="0" w:oddVBand="0" w:evenVBand="0" w:oddHBand="0" w:evenHBand="0" w:firstRowFirstColumn="0" w:firstRowLastColumn="0" w:lastRowFirstColumn="0" w:lastRowLastColumn="0"/>
            <w:tcW w:w="2842" w:type="dxa"/>
          </w:tcPr>
          <w:p w14:paraId="368BC024" w14:textId="0F55F6C9" w:rsidR="00714039" w:rsidRDefault="00BA6292" w:rsidP="00D872AD">
            <w:pPr>
              <w:pStyle w:val="BodyText"/>
              <w:ind w:left="0"/>
              <w:rPr>
                <w:lang w:eastAsia="en-GB"/>
              </w:rPr>
            </w:pPr>
            <w:proofErr w:type="spellStart"/>
            <w:r w:rsidRPr="00BA6292">
              <w:rPr>
                <w:rFonts w:ascii="Times New Roman" w:hAnsi="Times New Roman"/>
                <w:i/>
                <w:iCs/>
                <w:sz w:val="24"/>
                <w:szCs w:val="24"/>
                <w:lang w:eastAsia="en-GB"/>
              </w:rPr>
              <w:t>CoefficientForRampRate</w:t>
            </w:r>
            <w:proofErr w:type="spellEnd"/>
          </w:p>
        </w:tc>
        <w:tc>
          <w:tcPr>
            <w:tcW w:w="5075" w:type="dxa"/>
          </w:tcPr>
          <w:p w14:paraId="2A5706F0"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 xml:space="preserve">A coefficient that is used in the ramp rate constraints to convert the time frame of the ramp rate constrained quantity from </w:t>
            </w:r>
            <m:oMath>
              <m:r>
                <w:rPr>
                  <w:rFonts w:ascii="Cambria Math" w:hAnsi="Cambria Math"/>
                  <w:lang w:eastAsia="en-GB"/>
                </w:rPr>
                <m:t>SolutionIntervalLength</m:t>
              </m:r>
            </m:oMath>
            <w:r>
              <w:rPr>
                <w:lang w:eastAsia="en-GB"/>
              </w:rPr>
              <w:t xml:space="preserve"> to the 60-minute time fame associated with the offered ramp rate</w:t>
            </w:r>
            <w:r>
              <w:t>. Calculated by Pre-Processing.</w:t>
            </w:r>
          </w:p>
        </w:tc>
      </w:tr>
      <w:tr w:rsidR="00714039" w14:paraId="5204FE09" w14:textId="77777777" w:rsidTr="00D872AD">
        <w:tc>
          <w:tcPr>
            <w:cnfStyle w:val="001000000000" w:firstRow="0" w:lastRow="0" w:firstColumn="1" w:lastColumn="0" w:oddVBand="0" w:evenVBand="0" w:oddHBand="0" w:evenHBand="0" w:firstRowFirstColumn="0" w:firstRowLastColumn="0" w:lastRowFirstColumn="0" w:lastRowLastColumn="0"/>
            <w:tcW w:w="2842" w:type="dxa"/>
          </w:tcPr>
          <w:p w14:paraId="2E1974B0" w14:textId="7DC07FD2" w:rsidR="00714039" w:rsidRDefault="00BA6292" w:rsidP="00D872AD">
            <w:pPr>
              <w:pStyle w:val="BodyText"/>
              <w:ind w:left="0"/>
              <w:rPr>
                <w:lang w:eastAsia="en-GB"/>
              </w:rPr>
            </w:pPr>
            <w:r w:rsidRPr="00BA6292">
              <w:rPr>
                <w:rFonts w:ascii="Times New Roman" w:hAnsi="Times New Roman"/>
                <w:i/>
                <w:iCs/>
                <w:sz w:val="24"/>
                <w:szCs w:val="24"/>
                <w:lang w:eastAsia="en-GB"/>
              </w:rPr>
              <w:t>IGIncreaseLimitForRTD</w:t>
            </w:r>
          </w:p>
        </w:tc>
        <w:tc>
          <w:tcPr>
            <w:tcW w:w="5075" w:type="dxa"/>
          </w:tcPr>
          <w:p w14:paraId="219E53E3"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For price responsive Intermittent Generation (IG) the 5-minute ramp-up is capped using the IGIncreaseLimitForRTD parameter which represents the maximum MW increase over 5-minutes</w:t>
            </w:r>
          </w:p>
        </w:tc>
      </w:tr>
    </w:tbl>
    <w:p w14:paraId="24927F8E" w14:textId="77777777" w:rsidR="00714039" w:rsidRDefault="00714039" w:rsidP="00C46AB9">
      <w:pPr>
        <w:pStyle w:val="Heading3"/>
      </w:pPr>
      <w:bookmarkStart w:id="163" w:name="_Toc189139634"/>
      <w:r w:rsidRPr="00C46AB9">
        <w:t>Calculations</w:t>
      </w:r>
      <w:bookmarkEnd w:id="163"/>
    </w:p>
    <w:p w14:paraId="23342DB9" w14:textId="77777777" w:rsidR="00714039" w:rsidRDefault="00714039" w:rsidP="00714039">
      <w:pPr>
        <w:pStyle w:val="BodyText"/>
        <w:numPr>
          <w:ilvl w:val="3"/>
          <w:numId w:val="1"/>
        </w:numPr>
        <w:tabs>
          <w:tab w:val="clear" w:pos="2880"/>
          <w:tab w:val="num" w:pos="1418"/>
        </w:tabs>
        <w:spacing w:before="240"/>
        <w:ind w:left="709" w:hanging="709"/>
      </w:pPr>
      <m:oMath>
        <m:r>
          <w:rPr>
            <w:rFonts w:ascii="Cambria Math" w:hAnsi="Cambria Math"/>
            <w:lang w:eastAsia="en-GB"/>
          </w:rPr>
          <m:t>CoefficientForRampRate=</m:t>
        </m:r>
        <m:f>
          <m:fPr>
            <m:ctrlPr>
              <w:rPr>
                <w:rFonts w:ascii="Cambria Math" w:hAnsi="Cambria Math"/>
                <w:i/>
                <w:lang w:eastAsia="en-GB"/>
              </w:rPr>
            </m:ctrlPr>
          </m:fPr>
          <m:num>
            <m:r>
              <w:rPr>
                <w:rFonts w:ascii="Cambria Math" w:hAnsi="Cambria Math"/>
                <w:lang w:eastAsia="en-GB"/>
              </w:rPr>
              <m:t>60</m:t>
            </m:r>
          </m:num>
          <m:den>
            <m:r>
              <w:rPr>
                <w:rFonts w:ascii="Cambria Math" w:hAnsi="Cambria Math"/>
                <w:lang w:eastAsia="en-GB"/>
              </w:rPr>
              <m:t>SolutionIntervalLength</m:t>
            </m:r>
          </m:den>
        </m:f>
      </m:oMath>
    </w:p>
    <w:p w14:paraId="23CAE275" w14:textId="77777777" w:rsidR="00714039" w:rsidRDefault="00714039" w:rsidP="00714039">
      <w:pPr>
        <w:pStyle w:val="BodyText"/>
        <w:rPr>
          <w:lang w:eastAsia="en-GB"/>
        </w:rPr>
      </w:pPr>
    </w:p>
    <w:p w14:paraId="395E6A96" w14:textId="77777777" w:rsidR="00714039" w:rsidRDefault="00714039" w:rsidP="00714039">
      <w:pPr>
        <w:pStyle w:val="BodyText"/>
        <w:numPr>
          <w:ilvl w:val="3"/>
          <w:numId w:val="1"/>
        </w:numPr>
        <w:tabs>
          <w:tab w:val="clear" w:pos="2880"/>
          <w:tab w:val="num" w:pos="709"/>
        </w:tabs>
        <w:ind w:left="709" w:hanging="709"/>
      </w:pPr>
      <w:r>
        <w:t xml:space="preserve">For generators in the </w:t>
      </w:r>
      <w:r w:rsidRPr="008A6614">
        <w:rPr>
          <w:i/>
        </w:rPr>
        <w:t>PRICERESPONSIVEIG</w:t>
      </w:r>
      <w:r w:rsidRPr="00EF3450">
        <w:t xml:space="preserve"> subset</w:t>
      </w:r>
      <w:r>
        <w:t>, when</w:t>
      </w:r>
      <w:r>
        <w:rPr>
          <w:lang w:eastAsia="en-GB"/>
        </w:rPr>
        <w:t xml:space="preserve"> </w:t>
      </w:r>
      <w:proofErr w:type="spellStart"/>
      <w:r w:rsidRPr="00C22114">
        <w:rPr>
          <w:i/>
          <w:iCs/>
          <w:lang w:eastAsia="en-GB"/>
        </w:rPr>
        <w:t>SolutionIntervalLength</w:t>
      </w:r>
      <w:proofErr w:type="spellEnd"/>
      <w:r>
        <w:rPr>
          <w:lang w:eastAsia="en-GB"/>
        </w:rPr>
        <w:t xml:space="preserve"> is five minutes then </w:t>
      </w:r>
      <w:proofErr w:type="spellStart"/>
      <w:r w:rsidRPr="008655C6">
        <w:rPr>
          <w:i/>
          <w:iCs/>
        </w:rPr>
        <w:t>RampRateUp</w:t>
      </w:r>
      <w:r w:rsidRPr="008655C6">
        <w:rPr>
          <w:i/>
          <w:iCs/>
          <w:vertAlign w:val="subscript"/>
        </w:rPr>
        <w:t>g</w:t>
      </w:r>
      <w:proofErr w:type="spellEnd"/>
      <w:r w:rsidRPr="008655C6">
        <w:rPr>
          <w:i/>
          <w:iCs/>
          <w:lang w:eastAsia="en-GB"/>
        </w:rPr>
        <w:t xml:space="preserve"> </w:t>
      </w:r>
      <w:r>
        <w:rPr>
          <w:lang w:eastAsia="en-GB"/>
        </w:rPr>
        <w:t>is capped:</w:t>
      </w:r>
    </w:p>
    <w:p w14:paraId="762BCC4A" w14:textId="2FE7B8DE" w:rsidR="00714039" w:rsidRPr="008655C6" w:rsidRDefault="00CD5A7C" w:rsidP="00714039">
      <w:pPr>
        <w:pStyle w:val="BodyText"/>
        <w:ind w:left="-426" w:firstLine="1135"/>
      </w:pPr>
      <m:oMathPara>
        <m:oMath>
          <m:r>
            <w:rPr>
              <w:rFonts w:ascii="Cambria Math" w:hAnsi="Cambria Math"/>
            </w:rPr>
            <m:t>RampRateU</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=MIN</m:t>
          </m:r>
          <m:d>
            <m:dPr>
              <m:ctrlPr>
                <w:rPr>
                  <w:rFonts w:ascii="Cambria Math" w:hAnsi="Cambria Math"/>
                  <w:i/>
                </w:rPr>
              </m:ctrlPr>
            </m:dPr>
            <m:e>
              <m:r>
                <w:rPr>
                  <w:rFonts w:ascii="Cambria Math" w:hAnsi="Cambria Math"/>
                </w:rPr>
                <m:t>RampRateU</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,IGIncreaseLimitForRTD×</m:t>
              </m:r>
              <m:f>
                <m:fPr>
                  <m:ctrlPr>
                    <w:rPr>
                      <w:rFonts w:ascii="Cambria Math" w:hAnsi="Cambria Math"/>
                      <w:i/>
                    </w:rPr>
                  </m:ctrlPr>
                </m:fPr>
                <m:num>
                  <m:r>
                    <w:rPr>
                      <w:rFonts w:ascii="Cambria Math" w:hAnsi="Cambria Math"/>
                    </w:rPr>
                    <m:t>60</m:t>
                  </m:r>
                </m:num>
                <m:den>
                  <m:r>
                    <w:rPr>
                      <w:rFonts w:ascii="Cambria Math" w:hAnsi="Cambria Math"/>
                    </w:rPr>
                    <m:t>SolutionIntervalLength</m:t>
                  </m:r>
                </m:den>
              </m:f>
            </m:e>
          </m:d>
        </m:oMath>
      </m:oMathPara>
    </w:p>
    <w:p w14:paraId="09491DE2" w14:textId="77777777" w:rsidR="00714039" w:rsidRPr="008655C6" w:rsidRDefault="00714039" w:rsidP="00714039">
      <w:pPr>
        <w:pStyle w:val="BodyText"/>
        <w:ind w:left="709"/>
      </w:pPr>
      <m:oMathPara>
        <m:oMath>
          <m:r>
            <m:rPr>
              <m:sty m:val="b"/>
            </m:rPr>
            <w:rPr>
              <w:rFonts w:ascii="Cambria Math" w:hAnsi="Cambria Math"/>
            </w:rPr>
            <m:t xml:space="preserve">where: </m:t>
          </m:r>
          <m:r>
            <w:rPr>
              <w:rFonts w:ascii="Cambria Math" w:hAnsi="Cambria Math"/>
            </w:rPr>
            <m:t>SolutionIntervalLength=</m:t>
          </m:r>
          <m:r>
            <w:rPr>
              <w:rFonts w:ascii="Cambria Math" w:hAnsi="Cambria Math"/>
            </w:rPr>
            <m:t xml:space="preserve">5 </m:t>
          </m:r>
        </m:oMath>
      </m:oMathPara>
    </w:p>
    <w:p w14:paraId="550C2943" w14:textId="77777777" w:rsidR="00714039" w:rsidRPr="008655C6" w:rsidRDefault="00714039" w:rsidP="00714039">
      <w:pPr>
        <w:pStyle w:val="BodyText"/>
        <w:ind w:left="709"/>
      </w:pPr>
      <m:oMathPara>
        <m:oMath>
          <m:r>
            <w:rPr>
              <w:rFonts w:ascii="Cambria Math" w:hAnsi="Cambria Math"/>
            </w:rPr>
            <m:t>∀g∈PRICERESPONSIVEIG</m:t>
          </m:r>
        </m:oMath>
      </m:oMathPara>
    </w:p>
    <w:p w14:paraId="4E97D817" w14:textId="77777777" w:rsidR="00714039" w:rsidRPr="00511198" w:rsidRDefault="00714039" w:rsidP="00714039">
      <w:pPr>
        <w:pStyle w:val="Heading2"/>
        <w:tabs>
          <w:tab w:val="clear" w:pos="1440"/>
        </w:tabs>
        <w:ind w:left="851" w:hanging="851"/>
        <w:jc w:val="left"/>
      </w:pPr>
      <w:bookmarkStart w:id="164" w:name="_Toc189139635"/>
      <w:r w:rsidRPr="00511198">
        <w:t>Line Loss Pre-Processing</w:t>
      </w:r>
      <w:bookmarkEnd w:id="164"/>
    </w:p>
    <w:p w14:paraId="3249C1A6" w14:textId="77777777" w:rsidR="00714039" w:rsidRPr="00DE61EB" w:rsidRDefault="00714039" w:rsidP="00C46AB9">
      <w:pPr>
        <w:pStyle w:val="Heading3"/>
      </w:pPr>
      <w:bookmarkStart w:id="165" w:name="_Toc189139636"/>
      <w:r>
        <w:t>Fixed and Variable Losses</w:t>
      </w:r>
      <w:bookmarkEnd w:id="165"/>
    </w:p>
    <w:p w14:paraId="5296C83B" w14:textId="4FBFFA55" w:rsidR="00714039" w:rsidRDefault="00714039" w:rsidP="00714039">
      <w:pPr>
        <w:pStyle w:val="BodyText"/>
      </w:pPr>
      <w:r>
        <w:t>For each AC line and HVDC link, the variable loss part of the loss curve is approximated by a piecewise linear curve with a pre-determined number of segments.  The approximation does not include the fixed losses, which are handled separately.</w:t>
      </w:r>
    </w:p>
    <w:p w14:paraId="7D8C71D8" w14:textId="77777777" w:rsidR="00714039" w:rsidRDefault="00714039" w:rsidP="00C46AB9">
      <w:pPr>
        <w:pStyle w:val="Heading3"/>
      </w:pPr>
      <w:bookmarkStart w:id="166" w:name="_Toc189139637"/>
      <w:r>
        <w:t>Loss Approximation</w:t>
      </w:r>
      <w:bookmarkEnd w:id="166"/>
    </w:p>
    <w:p w14:paraId="0FF879B0" w14:textId="77777777" w:rsidR="00714039" w:rsidRDefault="00714039" w:rsidP="00714039">
      <w:pPr>
        <w:pStyle w:val="BodyText"/>
      </w:pPr>
      <w:r>
        <w:t xml:space="preserve">For an AC line or HVDC link the variable losses are approximated by the calculation </w:t>
      </w:r>
      <m:oMath>
        <m:r>
          <w:rPr>
            <w:rFonts w:ascii="Cambria Math" w:hAnsi="Cambria Math"/>
          </w:rPr>
          <m:t>R×</m:t>
        </m:r>
        <m:sSup>
          <m:sSupPr>
            <m:ctrlPr>
              <w:rPr>
                <w:rFonts w:ascii="Cambria Math" w:hAnsi="Cambria Math"/>
                <w:i/>
                <w:szCs w:val="22"/>
                <w:lang w:eastAsia="en-GB"/>
              </w:rPr>
            </m:ctrlPr>
          </m:sSupPr>
          <m:e>
            <m:r>
              <w:rPr>
                <w:rFonts w:ascii="Cambria Math" w:hAnsi="Cambria Math"/>
              </w:rPr>
              <m:t>F</m:t>
            </m:r>
            <m:ctrlPr>
              <w:rPr>
                <w:rFonts w:ascii="Cambria Math" w:hAnsi="Cambria Math"/>
                <w:i/>
              </w:rPr>
            </m:ctrlPr>
          </m:e>
          <m:sup>
            <m:r>
              <w:rPr>
                <w:rFonts w:ascii="Cambria Math" w:hAnsi="Cambria Math"/>
              </w:rPr>
              <m:t>2</m:t>
            </m:r>
          </m:sup>
        </m:sSup>
      </m:oMath>
      <w:r>
        <w:t xml:space="preserve"> where </w:t>
      </w:r>
      <w:r>
        <w:rPr>
          <w:i/>
        </w:rPr>
        <w:t>R</w:t>
      </w:r>
      <w:r>
        <w:t xml:space="preserve"> is the resistance per unit for an AC line, or the HVDC link resistance scaled to allow for using MW instead of current (assuming a constant voltage) and </w:t>
      </w:r>
      <w:r>
        <w:rPr>
          <w:i/>
        </w:rPr>
        <w:t>F</w:t>
      </w:r>
      <w:r>
        <w:t xml:space="preserve"> is the MW flow in the line.</w:t>
      </w:r>
    </w:p>
    <w:p w14:paraId="4A60FF1F" w14:textId="77777777" w:rsidR="00714039" w:rsidRDefault="00714039" w:rsidP="00714039">
      <w:pPr>
        <w:pStyle w:val="BodyText"/>
      </w:pPr>
      <w:r>
        <w:t>For the HVDC link the loss approximation calculation uses an amalgamated representation based on the in-service HVDC components.</w:t>
      </w:r>
    </w:p>
    <w:p w14:paraId="06282C38" w14:textId="77777777" w:rsidR="00714039" w:rsidRDefault="00714039" w:rsidP="00C46AB9">
      <w:pPr>
        <w:pStyle w:val="Heading3"/>
      </w:pPr>
      <w:bookmarkStart w:id="167" w:name="_Toc189139638"/>
      <w:r>
        <w:t>Parabola Approximation</w:t>
      </w:r>
      <w:bookmarkEnd w:id="167"/>
    </w:p>
    <w:p w14:paraId="4E351FA8" w14:textId="77777777" w:rsidR="00714039" w:rsidRDefault="00714039" w:rsidP="00714039">
      <w:pPr>
        <w:pStyle w:val="BodyText"/>
      </w:pPr>
      <w:r>
        <w:rPr>
          <w:lang w:val="en-AU" w:eastAsia="en-GB"/>
        </w:rPr>
        <w:t xml:space="preserve">The variable loss approximation calculation represents a parabola. </w:t>
      </w:r>
      <w:proofErr w:type="gramStart"/>
      <w:r>
        <w:rPr>
          <w:lang w:val="en-AU" w:eastAsia="en-GB"/>
        </w:rPr>
        <w:t>In order to</w:t>
      </w:r>
      <w:proofErr w:type="gramEnd"/>
      <w:r>
        <w:rPr>
          <w:lang w:val="en-AU" w:eastAsia="en-GB"/>
        </w:rPr>
        <w:t xml:space="preserve"> be included in the linear model the parabola is approximated as </w:t>
      </w:r>
      <w:r>
        <w:t>a sequence of “breakpoints”, consisting of MW-loss pairs. These breakpoints are used to create loss-segments for the AC lines and lambda-loss blocks for the HVDC links.</w:t>
      </w:r>
    </w:p>
    <w:p w14:paraId="670C5C86" w14:textId="77777777" w:rsidR="00714039" w:rsidRPr="004D260D" w:rsidRDefault="00714039" w:rsidP="00714039">
      <w:pPr>
        <w:pStyle w:val="Heading2"/>
        <w:tabs>
          <w:tab w:val="clear" w:pos="1440"/>
        </w:tabs>
        <w:ind w:left="851" w:hanging="851"/>
        <w:jc w:val="left"/>
      </w:pPr>
      <w:bookmarkStart w:id="168" w:name="_Ref87952790"/>
      <w:bookmarkStart w:id="169" w:name="_Toc189139639"/>
      <w:r w:rsidRPr="00511198">
        <w:t>Required Load Pre-Processing</w:t>
      </w:r>
      <w:bookmarkEnd w:id="168"/>
      <w:bookmarkEnd w:id="169"/>
    </w:p>
    <w:p w14:paraId="7CFBE554" w14:textId="77777777" w:rsidR="00714039" w:rsidRPr="00F3305D" w:rsidRDefault="00714039" w:rsidP="00C46AB9">
      <w:pPr>
        <w:pStyle w:val="Heading3"/>
      </w:pPr>
      <w:bookmarkStart w:id="170" w:name="_Toc189139640"/>
      <w:r>
        <w:t>Schedule Type</w:t>
      </w:r>
      <w:bookmarkEnd w:id="170"/>
    </w:p>
    <w:p w14:paraId="6699B0F0" w14:textId="77777777" w:rsidR="00714039" w:rsidRDefault="00714039" w:rsidP="00714039">
      <w:pPr>
        <w:pStyle w:val="BodyText"/>
      </w:pPr>
      <w:r>
        <w:rPr>
          <w:lang w:eastAsia="en-GB"/>
        </w:rPr>
        <w:t>The different schedule types are modelled as follows</w:t>
      </w:r>
      <w:r w:rsidRPr="008F3F7F">
        <w:rPr>
          <w:lang w:eastAsia="en-GB"/>
        </w:rPr>
        <w:t>:</w:t>
      </w:r>
    </w:p>
    <w:tbl>
      <w:tblPr>
        <w:tblStyle w:val="SOReportTable"/>
        <w:tblW w:w="7945" w:type="dxa"/>
        <w:tblLook w:val="04A0" w:firstRow="1" w:lastRow="0" w:firstColumn="1" w:lastColumn="0" w:noHBand="0" w:noVBand="1"/>
      </w:tblPr>
      <w:tblGrid>
        <w:gridCol w:w="2133"/>
        <w:gridCol w:w="1276"/>
        <w:gridCol w:w="4536"/>
      </w:tblGrid>
      <w:tr w:rsidR="00714039" w14:paraId="7A87F3F1" w14:textId="77777777" w:rsidTr="00D872A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33" w:type="dxa"/>
          </w:tcPr>
          <w:p w14:paraId="3125D6E8" w14:textId="77777777" w:rsidR="00714039" w:rsidRDefault="00714039" w:rsidP="00D872AD">
            <w:pPr>
              <w:pStyle w:val="BodyText"/>
              <w:ind w:left="0"/>
              <w:rPr>
                <w:lang w:eastAsia="en-GB"/>
              </w:rPr>
            </w:pPr>
            <w:r w:rsidRPr="008F3F7F">
              <w:rPr>
                <w:lang w:eastAsia="en-GB"/>
              </w:rPr>
              <w:t xml:space="preserve">Schedule </w:t>
            </w:r>
            <w:r>
              <w:rPr>
                <w:lang w:eastAsia="en-GB"/>
              </w:rPr>
              <w:t>T</w:t>
            </w:r>
            <w:r w:rsidRPr="008F3F7F">
              <w:rPr>
                <w:lang w:eastAsia="en-GB"/>
              </w:rPr>
              <w:t>ype</w:t>
            </w:r>
          </w:p>
        </w:tc>
        <w:tc>
          <w:tcPr>
            <w:tcW w:w="1276" w:type="dxa"/>
          </w:tcPr>
          <w:p w14:paraId="13B25574" w14:textId="77777777" w:rsidR="00714039" w:rsidRPr="008F3F7F" w:rsidRDefault="00714039" w:rsidP="00D872AD">
            <w:pPr>
              <w:pStyle w:val="BodyText"/>
              <w:ind w:left="0"/>
              <w:jc w:val="center"/>
              <w:cnfStyle w:val="100000000000" w:firstRow="1" w:lastRow="0" w:firstColumn="0" w:lastColumn="0" w:oddVBand="0" w:evenVBand="0" w:oddHBand="0" w:evenHBand="0" w:firstRowFirstColumn="0" w:firstRowLastColumn="0" w:lastRowFirstColumn="0" w:lastRowLastColumn="0"/>
              <w:rPr>
                <w:lang w:eastAsia="en-GB"/>
              </w:rPr>
            </w:pPr>
            <w:r>
              <w:rPr>
                <w:lang w:eastAsia="en-GB"/>
              </w:rPr>
              <w:t>Solution Interval Length (minutes)</w:t>
            </w:r>
          </w:p>
        </w:tc>
        <w:tc>
          <w:tcPr>
            <w:tcW w:w="4536" w:type="dxa"/>
          </w:tcPr>
          <w:p w14:paraId="3B850E72"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 xml:space="preserve">Source of </w:t>
            </w:r>
            <w:r w:rsidRPr="008655C6">
              <w:rPr>
                <w:i/>
                <w:iCs/>
                <w:lang w:eastAsia="en-GB"/>
              </w:rPr>
              <w:t>PnodeRequiredLoad</w:t>
            </w:r>
          </w:p>
        </w:tc>
      </w:tr>
      <w:tr w:rsidR="00714039" w14:paraId="73365888" w14:textId="77777777" w:rsidTr="00D872AD">
        <w:tc>
          <w:tcPr>
            <w:cnfStyle w:val="001000000000" w:firstRow="0" w:lastRow="0" w:firstColumn="1" w:lastColumn="0" w:oddVBand="0" w:evenVBand="0" w:oddHBand="0" w:evenHBand="0" w:firstRowFirstColumn="0" w:firstRowLastColumn="0" w:lastRowFirstColumn="0" w:lastRowLastColumn="0"/>
            <w:tcW w:w="2133" w:type="dxa"/>
          </w:tcPr>
          <w:p w14:paraId="4733128F" w14:textId="77777777" w:rsidR="00714039" w:rsidRDefault="00714039" w:rsidP="00D872AD">
            <w:pPr>
              <w:pStyle w:val="BodyText"/>
              <w:ind w:left="0"/>
            </w:pPr>
            <w:r w:rsidRPr="001E04FB">
              <w:t>Price</w:t>
            </w:r>
            <w:r>
              <w:t>-Responsive</w:t>
            </w:r>
          </w:p>
        </w:tc>
        <w:tc>
          <w:tcPr>
            <w:tcW w:w="1276" w:type="dxa"/>
          </w:tcPr>
          <w:p w14:paraId="0D5BCAE6" w14:textId="77777777" w:rsidR="00714039" w:rsidRPr="001E04FB" w:rsidRDefault="00714039" w:rsidP="00D872AD">
            <w:pPr>
              <w:pStyle w:val="BodyText"/>
              <w:ind w:left="0"/>
              <w:jc w:val="center"/>
              <w:cnfStyle w:val="000000000000" w:firstRow="0" w:lastRow="0" w:firstColumn="0" w:lastColumn="0" w:oddVBand="0" w:evenVBand="0" w:oddHBand="0" w:evenHBand="0" w:firstRowFirstColumn="0" w:firstRowLastColumn="0" w:lastRowFirstColumn="0" w:lastRowLastColumn="0"/>
            </w:pPr>
            <w:r>
              <w:t>30</w:t>
            </w:r>
          </w:p>
        </w:tc>
        <w:tc>
          <w:tcPr>
            <w:tcW w:w="4536" w:type="dxa"/>
          </w:tcPr>
          <w:p w14:paraId="15838FF5"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1E04FB">
              <w:t>Load forecast</w:t>
            </w:r>
          </w:p>
        </w:tc>
      </w:tr>
      <w:tr w:rsidR="00714039" w14:paraId="4EBB96C3" w14:textId="77777777" w:rsidTr="00D872AD">
        <w:tc>
          <w:tcPr>
            <w:cnfStyle w:val="001000000000" w:firstRow="0" w:lastRow="0" w:firstColumn="1" w:lastColumn="0" w:oddVBand="0" w:evenVBand="0" w:oddHBand="0" w:evenHBand="0" w:firstRowFirstColumn="0" w:firstRowLastColumn="0" w:lastRowFirstColumn="0" w:lastRowLastColumn="0"/>
            <w:tcW w:w="2133" w:type="dxa"/>
          </w:tcPr>
          <w:p w14:paraId="06EF51E5" w14:textId="77777777" w:rsidR="00714039" w:rsidRDefault="00714039" w:rsidP="00D872AD">
            <w:pPr>
              <w:pStyle w:val="BodyText"/>
              <w:ind w:left="0"/>
            </w:pPr>
            <w:r w:rsidRPr="001E04FB">
              <w:t>Non</w:t>
            </w:r>
            <w:r>
              <w:t>-</w:t>
            </w:r>
            <w:r w:rsidRPr="001E04FB">
              <w:t>Response</w:t>
            </w:r>
          </w:p>
        </w:tc>
        <w:tc>
          <w:tcPr>
            <w:tcW w:w="1276" w:type="dxa"/>
          </w:tcPr>
          <w:p w14:paraId="262574AB" w14:textId="77777777" w:rsidR="00714039" w:rsidRPr="001E04FB" w:rsidRDefault="00714039" w:rsidP="00D872AD">
            <w:pPr>
              <w:pStyle w:val="BodyText"/>
              <w:ind w:left="0"/>
              <w:jc w:val="center"/>
              <w:cnfStyle w:val="000000000000" w:firstRow="0" w:lastRow="0" w:firstColumn="0" w:lastColumn="0" w:oddVBand="0" w:evenVBand="0" w:oddHBand="0" w:evenHBand="0" w:firstRowFirstColumn="0" w:firstRowLastColumn="0" w:lastRowFirstColumn="0" w:lastRowLastColumn="0"/>
            </w:pPr>
            <w:r>
              <w:t>30</w:t>
            </w:r>
          </w:p>
        </w:tc>
        <w:tc>
          <w:tcPr>
            <w:tcW w:w="4536" w:type="dxa"/>
          </w:tcPr>
          <w:p w14:paraId="05F979A0" w14:textId="77777777"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1E04FB">
              <w:t>Load forecast</w:t>
            </w:r>
          </w:p>
        </w:tc>
      </w:tr>
      <w:tr w:rsidR="00714039" w14:paraId="5EEB1845" w14:textId="77777777" w:rsidTr="00D872AD">
        <w:tc>
          <w:tcPr>
            <w:cnfStyle w:val="001000000000" w:firstRow="0" w:lastRow="0" w:firstColumn="1" w:lastColumn="0" w:oddVBand="0" w:evenVBand="0" w:oddHBand="0" w:evenHBand="0" w:firstRowFirstColumn="0" w:firstRowLastColumn="0" w:lastRowFirstColumn="0" w:lastRowLastColumn="0"/>
            <w:tcW w:w="2133" w:type="dxa"/>
          </w:tcPr>
          <w:p w14:paraId="0D93940E" w14:textId="18FB9F28" w:rsidR="00714039" w:rsidRPr="001E04FB" w:rsidRDefault="00714039" w:rsidP="00D872AD">
            <w:pPr>
              <w:pStyle w:val="BodyText"/>
              <w:ind w:left="0"/>
            </w:pPr>
            <w:r>
              <w:t>Real Time Dispatch (RTD</w:t>
            </w:r>
            <w:r w:rsidR="00385DA9">
              <w:t xml:space="preserve"> and RTDP</w:t>
            </w:r>
            <w:r>
              <w:t>)</w:t>
            </w:r>
          </w:p>
        </w:tc>
        <w:tc>
          <w:tcPr>
            <w:tcW w:w="1276" w:type="dxa"/>
          </w:tcPr>
          <w:p w14:paraId="71A38F0F" w14:textId="77777777" w:rsidR="00714039" w:rsidRDefault="00714039" w:rsidP="00D872AD">
            <w:pPr>
              <w:pStyle w:val="BodyText"/>
              <w:ind w:left="0"/>
              <w:jc w:val="center"/>
              <w:cnfStyle w:val="000000000000" w:firstRow="0" w:lastRow="0" w:firstColumn="0" w:lastColumn="0" w:oddVBand="0" w:evenVBand="0" w:oddHBand="0" w:evenHBand="0" w:firstRowFirstColumn="0" w:firstRowLastColumn="0" w:lastRowFirstColumn="0" w:lastRowLastColumn="0"/>
            </w:pPr>
            <w:r>
              <w:t>5</w:t>
            </w:r>
          </w:p>
        </w:tc>
        <w:tc>
          <w:tcPr>
            <w:tcW w:w="4536" w:type="dxa"/>
          </w:tcPr>
          <w:p w14:paraId="2AB43893" w14:textId="32517368" w:rsidR="00714039" w:rsidRPr="001E04FB"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t>Calculated by SPD pre-processing as described below</w:t>
            </w:r>
          </w:p>
        </w:tc>
      </w:tr>
    </w:tbl>
    <w:p w14:paraId="10536CA6" w14:textId="6C251998" w:rsidR="00800FCA" w:rsidRDefault="00800FCA" w:rsidP="00C46AB9">
      <w:pPr>
        <w:pStyle w:val="Heading3"/>
      </w:pPr>
      <w:bookmarkStart w:id="171" w:name="_Toc189139641"/>
      <w:bookmarkStart w:id="172" w:name="_Hlk108190377"/>
      <w:r>
        <w:t>Dispatchable Pnodes</w:t>
      </w:r>
      <w:bookmarkEnd w:id="171"/>
    </w:p>
    <w:p w14:paraId="6B7BD865" w14:textId="3574239C" w:rsidR="00800FCA" w:rsidRPr="00F07E88" w:rsidRDefault="00800FCA" w:rsidP="00800FCA">
      <w:pPr>
        <w:pStyle w:val="BodyText"/>
        <w:rPr>
          <w:lang w:val="en-AU" w:eastAsia="en-GB"/>
        </w:rPr>
      </w:pPr>
      <w:r w:rsidRPr="00F07E88">
        <w:rPr>
          <w:lang w:val="en-AU" w:eastAsia="en-GB"/>
        </w:rPr>
        <w:t xml:space="preserve">If the Pnode associated with a Dispatchable Demand Bid is </w:t>
      </w:r>
      <w:r w:rsidRPr="008655C6">
        <w:rPr>
          <w:iCs/>
          <w:lang w:val="en-AU" w:eastAsia="en-GB"/>
        </w:rPr>
        <w:t>not</w:t>
      </w:r>
      <w:r w:rsidRPr="00F07E88">
        <w:rPr>
          <w:lang w:val="en-AU" w:eastAsia="en-GB"/>
        </w:rPr>
        <w:t xml:space="preserve"> a dead Pnode then </w:t>
      </w:r>
      <w:proofErr w:type="spellStart"/>
      <w:r w:rsidR="00385DA9" w:rsidRPr="00385DA9">
        <w:rPr>
          <w:i/>
          <w:iCs/>
          <w:lang w:val="en-AU" w:eastAsia="en-GB"/>
        </w:rPr>
        <w:t>PnodeRequiredLoad</w:t>
      </w:r>
      <w:r w:rsidR="00385DA9" w:rsidRPr="00385DA9">
        <w:rPr>
          <w:i/>
          <w:iCs/>
          <w:vertAlign w:val="subscript"/>
          <w:lang w:val="en-AU" w:eastAsia="en-GB"/>
        </w:rPr>
        <w:t>pn</w:t>
      </w:r>
      <w:proofErr w:type="spellEnd"/>
      <w:r w:rsidR="00385DA9" w:rsidRPr="00F07E88">
        <w:rPr>
          <w:lang w:val="en-AU" w:eastAsia="en-GB"/>
        </w:rPr>
        <w:t xml:space="preserve"> </w:t>
      </w:r>
      <w:r w:rsidRPr="00F07E88">
        <w:rPr>
          <w:lang w:val="en-AU" w:eastAsia="en-GB"/>
        </w:rPr>
        <w:t xml:space="preserve">is set to zero. The </w:t>
      </w:r>
      <w:r>
        <w:rPr>
          <w:lang w:val="en-AU" w:eastAsia="en-GB"/>
        </w:rPr>
        <w:t xml:space="preserve">Pnode </w:t>
      </w:r>
      <w:r w:rsidRPr="00F07E88">
        <w:rPr>
          <w:lang w:val="en-AU" w:eastAsia="en-GB"/>
        </w:rPr>
        <w:t xml:space="preserve">load will be determined by clearing </w:t>
      </w:r>
      <w:r>
        <w:rPr>
          <w:lang w:val="en-AU" w:eastAsia="en-GB"/>
        </w:rPr>
        <w:t xml:space="preserve">the </w:t>
      </w:r>
      <w:proofErr w:type="spellStart"/>
      <w:r>
        <w:rPr>
          <w:lang w:val="en-AU" w:eastAsia="en-GB"/>
        </w:rPr>
        <w:t>Pnode's</w:t>
      </w:r>
      <w:proofErr w:type="spellEnd"/>
      <w:r>
        <w:rPr>
          <w:lang w:val="en-AU" w:eastAsia="en-GB"/>
        </w:rPr>
        <w:t xml:space="preserve"> </w:t>
      </w:r>
      <w:r w:rsidRPr="00F07E88">
        <w:rPr>
          <w:lang w:val="en-AU" w:eastAsia="en-GB"/>
        </w:rPr>
        <w:t>Dispatchable Demand Bid when the LP Model is solved.</w:t>
      </w:r>
    </w:p>
    <w:p w14:paraId="09298E76" w14:textId="03CF2243" w:rsidR="00800FCA" w:rsidRDefault="00800FCA" w:rsidP="00800FCA">
      <w:pPr>
        <w:pStyle w:val="BodyText"/>
        <w:rPr>
          <w:lang w:val="en-AU" w:eastAsia="en-GB"/>
        </w:rPr>
      </w:pPr>
      <w:r w:rsidRPr="00F07E88">
        <w:rPr>
          <w:lang w:val="en-AU" w:eastAsia="en-GB"/>
        </w:rPr>
        <w:t xml:space="preserve">If the Pnode associated with a Dispatchable Demand Bid is a dead Pnode then </w:t>
      </w:r>
      <w:proofErr w:type="spellStart"/>
      <w:r w:rsidR="00385DA9" w:rsidRPr="00385DA9">
        <w:rPr>
          <w:i/>
          <w:iCs/>
          <w:lang w:val="en-AU" w:eastAsia="en-GB"/>
        </w:rPr>
        <w:t>PnodeRequiredLoad</w:t>
      </w:r>
      <w:r w:rsidR="00385DA9" w:rsidRPr="00385DA9">
        <w:rPr>
          <w:i/>
          <w:iCs/>
          <w:vertAlign w:val="subscript"/>
          <w:lang w:val="en-AU" w:eastAsia="en-GB"/>
        </w:rPr>
        <w:t>pn</w:t>
      </w:r>
      <w:proofErr w:type="spellEnd"/>
      <w:r w:rsidRPr="00F07E88">
        <w:rPr>
          <w:lang w:val="en-AU" w:eastAsia="en-GB"/>
        </w:rPr>
        <w:t xml:space="preserve"> is </w:t>
      </w:r>
      <w:r w:rsidRPr="008655C6">
        <w:rPr>
          <w:iCs/>
          <w:lang w:val="en-AU" w:eastAsia="en-GB"/>
        </w:rPr>
        <w:t>not</w:t>
      </w:r>
      <w:r w:rsidRPr="00F07E88">
        <w:rPr>
          <w:lang w:val="en-AU" w:eastAsia="en-GB"/>
        </w:rPr>
        <w:t xml:space="preserve"> set to zero. </w:t>
      </w:r>
      <w:r w:rsidR="00257FE0">
        <w:rPr>
          <w:lang w:val="en-AU" w:eastAsia="en-GB"/>
        </w:rPr>
        <w:t xml:space="preserve">If the load is not </w:t>
      </w:r>
      <w:proofErr w:type="gramStart"/>
      <w:r w:rsidR="00257FE0">
        <w:rPr>
          <w:lang w:val="en-AU" w:eastAsia="en-GB"/>
        </w:rPr>
        <w:t>zero</w:t>
      </w:r>
      <w:proofErr w:type="gramEnd"/>
      <w:r w:rsidR="00257FE0">
        <w:rPr>
          <w:lang w:val="en-AU" w:eastAsia="en-GB"/>
        </w:rPr>
        <w:t xml:space="preserve"> then </w:t>
      </w:r>
      <w:r w:rsidR="00BB4969">
        <w:rPr>
          <w:lang w:val="en-AU" w:eastAsia="en-GB"/>
        </w:rPr>
        <w:t xml:space="preserve">post-processing </w:t>
      </w:r>
      <w:r w:rsidR="00257FE0">
        <w:rPr>
          <w:lang w:val="en-AU" w:eastAsia="en-GB"/>
        </w:rPr>
        <w:t xml:space="preserve">will </w:t>
      </w:r>
      <w:r w:rsidR="00BB4969">
        <w:rPr>
          <w:lang w:val="en-AU" w:eastAsia="en-GB"/>
        </w:rPr>
        <w:t xml:space="preserve">set the </w:t>
      </w:r>
      <w:proofErr w:type="spellStart"/>
      <w:r w:rsidR="00BB4969" w:rsidRPr="00BB4969">
        <w:rPr>
          <w:i/>
          <w:iCs/>
          <w:lang w:val="en-AU" w:eastAsia="en-GB"/>
        </w:rPr>
        <w:t>DeadWithLoad</w:t>
      </w:r>
      <w:r w:rsidR="00BB4969" w:rsidRPr="00BB4969">
        <w:rPr>
          <w:i/>
          <w:iCs/>
          <w:vertAlign w:val="subscript"/>
          <w:lang w:val="en-AU" w:eastAsia="en-GB"/>
        </w:rPr>
        <w:t>pn</w:t>
      </w:r>
      <w:proofErr w:type="spellEnd"/>
      <w:r>
        <w:rPr>
          <w:lang w:val="en-AU" w:eastAsia="en-GB"/>
        </w:rPr>
        <w:t xml:space="preserve"> </w:t>
      </w:r>
      <w:r w:rsidR="00BB4969">
        <w:rPr>
          <w:lang w:val="en-AU" w:eastAsia="en-GB"/>
        </w:rPr>
        <w:t xml:space="preserve">parameter to True which </w:t>
      </w:r>
      <w:r w:rsidRPr="00F07E88">
        <w:rPr>
          <w:lang w:val="en-AU" w:eastAsia="en-GB"/>
        </w:rPr>
        <w:t>indicat</w:t>
      </w:r>
      <w:r>
        <w:rPr>
          <w:lang w:val="en-AU" w:eastAsia="en-GB"/>
        </w:rPr>
        <w:t>e</w:t>
      </w:r>
      <w:r w:rsidR="00BB4969">
        <w:rPr>
          <w:lang w:val="en-AU" w:eastAsia="en-GB"/>
        </w:rPr>
        <w:t>s</w:t>
      </w:r>
      <w:r w:rsidRPr="00F07E88">
        <w:rPr>
          <w:lang w:val="en-AU" w:eastAsia="en-GB"/>
        </w:rPr>
        <w:t xml:space="preserve"> a discrepancy between load and connectivity.</w:t>
      </w:r>
    </w:p>
    <w:p w14:paraId="1A4AEA69" w14:textId="3E0CD9FD" w:rsidR="00800FCA" w:rsidRPr="00D177BD" w:rsidRDefault="00800FCA" w:rsidP="00C46AB9">
      <w:pPr>
        <w:pStyle w:val="Heading3"/>
      </w:pPr>
      <w:bookmarkStart w:id="173" w:name="_Toc189139642"/>
      <w:r>
        <w:t>Assigning Required Load</w:t>
      </w:r>
      <w:bookmarkEnd w:id="173"/>
    </w:p>
    <w:p w14:paraId="3A43056D" w14:textId="16F8B354" w:rsidR="00FA7420" w:rsidRDefault="002E137F" w:rsidP="00800FCA">
      <w:pPr>
        <w:pStyle w:val="BodyText"/>
        <w:spacing w:after="240"/>
      </w:pPr>
      <w:r>
        <w:t>N</w:t>
      </w:r>
      <w:r w:rsidR="00FA7420">
        <w:t xml:space="preserve">on-negative </w:t>
      </w:r>
      <w:r w:rsidR="00385DA9" w:rsidRPr="00634188">
        <w:rPr>
          <w:i/>
          <w:iCs/>
        </w:rPr>
        <w:t>Pnode</w:t>
      </w:r>
      <w:r w:rsidR="00C636B5" w:rsidRPr="00634188">
        <w:rPr>
          <w:i/>
          <w:iCs/>
        </w:rPr>
        <w:t>RequiredLoad</w:t>
      </w:r>
      <w:r w:rsidR="00C636B5">
        <w:t xml:space="preserve"> is </w:t>
      </w:r>
      <w:r w:rsidR="00FA7420">
        <w:t xml:space="preserve">not assigned to ACNodes, instead it is </w:t>
      </w:r>
      <w:r w:rsidR="00C636B5">
        <w:t>converted to price-</w:t>
      </w:r>
      <w:r w:rsidR="000F1E4E">
        <w:t>sensitive</w:t>
      </w:r>
      <w:r w:rsidR="00C636B5">
        <w:t xml:space="preserve"> Energy Scarcity Blocks</w:t>
      </w:r>
      <w:r w:rsidR="00634188">
        <w:t xml:space="preserve">, </w:t>
      </w:r>
      <w:r w:rsidR="00654E13">
        <w:t xml:space="preserve">as described in </w:t>
      </w:r>
      <w:r w:rsidR="00C636B5">
        <w:t>Energy Scarcity Pre-</w:t>
      </w:r>
      <w:r w:rsidR="00654E13">
        <w:t>P</w:t>
      </w:r>
      <w:r w:rsidR="00C636B5">
        <w:t>rocessing</w:t>
      </w:r>
      <w:r w:rsidR="00634188">
        <w:t xml:space="preserve"> section.</w:t>
      </w:r>
    </w:p>
    <w:p w14:paraId="470F71B2" w14:textId="16472FE0" w:rsidR="00800FCA" w:rsidRPr="00B62AAE" w:rsidRDefault="00C46AB9" w:rsidP="00800FCA">
      <w:pPr>
        <w:pStyle w:val="BodyText"/>
        <w:spacing w:after="240"/>
      </w:pPr>
      <w:r>
        <w:t>A</w:t>
      </w:r>
      <w:r w:rsidR="00FA7420">
        <w:t xml:space="preserve">ny </w:t>
      </w:r>
      <w:r w:rsidR="00634188" w:rsidRPr="00634188">
        <w:rPr>
          <w:i/>
          <w:iCs/>
        </w:rPr>
        <w:t>PnodeRequiredLoad</w:t>
      </w:r>
      <w:r w:rsidR="00634188">
        <w:t xml:space="preserve"> </w:t>
      </w:r>
      <w:r w:rsidR="00FA7420">
        <w:t xml:space="preserve">that </w:t>
      </w:r>
      <w:r w:rsidR="00634188">
        <w:t xml:space="preserve">is </w:t>
      </w:r>
      <w:r w:rsidR="00FA7420">
        <w:t xml:space="preserve">negative </w:t>
      </w:r>
      <w:r w:rsidR="00BA6292">
        <w:t>is</w:t>
      </w:r>
      <w:r w:rsidR="00C636B5">
        <w:t xml:space="preserve"> assigned </w:t>
      </w:r>
      <w:r w:rsidR="00800FCA">
        <w:t xml:space="preserve">to ACNodes </w:t>
      </w:r>
      <w:r w:rsidR="00C636B5">
        <w:t>as follows</w:t>
      </w:r>
      <w:r w:rsidR="00800FCA">
        <w:t>:</w:t>
      </w:r>
    </w:p>
    <w:p w14:paraId="3689924E" w14:textId="6E53F198" w:rsidR="00800FCA" w:rsidRPr="000220C7" w:rsidRDefault="00EA7BDF" w:rsidP="00800FCA">
      <w:pPr>
        <w:pStyle w:val="BodyText"/>
        <w:numPr>
          <w:ilvl w:val="3"/>
          <w:numId w:val="1"/>
        </w:numPr>
        <w:tabs>
          <w:tab w:val="clear" w:pos="2880"/>
          <w:tab w:val="num" w:pos="1418"/>
        </w:tabs>
        <w:ind w:left="709" w:hanging="709"/>
        <w:rPr>
          <w:lang w:val="en-AU" w:eastAsia="en-GB"/>
        </w:rPr>
      </w:pPr>
      <m:oMath>
        <m:sSub>
          <m:sSubPr>
            <m:ctrlPr>
              <w:rPr>
                <w:rFonts w:ascii="Cambria Math" w:hAnsi="Cambria Math"/>
                <w:i/>
                <w:lang w:eastAsia="en-GB"/>
              </w:rPr>
            </m:ctrlPr>
          </m:sSubPr>
          <m:e>
            <m:r>
              <w:rPr>
                <w:rFonts w:ascii="Cambria Math" w:hAnsi="Cambria Math"/>
                <w:lang w:eastAsia="en-GB"/>
              </w:rPr>
              <m:t>RequiredLoad</m:t>
            </m:r>
          </m:e>
          <m:sub>
            <m:r>
              <w:rPr>
                <w:rFonts w:ascii="Cambria Math" w:hAnsi="Cambria Math"/>
                <w:lang w:eastAsia="en-GB"/>
              </w:rPr>
              <m:t>n</m:t>
            </m:r>
          </m:sub>
        </m:sSub>
        <m:r>
          <w:rPr>
            <w:rFonts w:ascii="Cambria Math" w:hAnsi="Cambria Math"/>
            <w:lang w:eastAsia="en-GB"/>
          </w:rPr>
          <m:t>=</m:t>
        </m:r>
        <m:nary>
          <m:naryPr>
            <m:chr m:val="∑"/>
            <m:limLoc m:val="undOvr"/>
            <m:supHide m:val="1"/>
            <m:ctrlPr>
              <w:rPr>
                <w:rFonts w:ascii="Cambria Math" w:hAnsi="Cambria Math"/>
                <w:i/>
                <w:lang w:eastAsia="en-GB"/>
              </w:rPr>
            </m:ctrlPr>
          </m:naryPr>
          <m:sub>
            <m:r>
              <w:rPr>
                <w:rFonts w:ascii="Cambria Math" w:hAnsi="Cambria Math"/>
                <w:lang w:eastAsia="en-GB"/>
              </w:rPr>
              <m:t>en</m:t>
            </m:r>
            <m:r>
              <w:rPr>
                <w:rFonts w:ascii="Cambria Math" w:hAnsi="Cambria Math"/>
                <w:lang w:eastAsia="en-GB"/>
              </w:rPr>
              <m:t>,</m:t>
            </m:r>
            <m:r>
              <w:rPr>
                <w:rFonts w:ascii="Cambria Math" w:hAnsi="Cambria Math"/>
                <w:lang w:eastAsia="en-GB"/>
              </w:rPr>
              <m:t>pn</m:t>
            </m:r>
            <m:r>
              <w:rPr>
                <w:rFonts w:ascii="Cambria Math" w:hAnsi="Cambria Math"/>
                <w:lang w:eastAsia="en-GB"/>
              </w:rPr>
              <m:t xml:space="preserve"> </m:t>
            </m:r>
            <m:r>
              <m:rPr>
                <m:sty m:val="b"/>
              </m:rPr>
              <w:rPr>
                <w:rFonts w:ascii="Cambria Math" w:hAnsi="Cambria Math"/>
                <w:lang w:val="en-AU"/>
              </w:rPr>
              <m:t>where</m:t>
            </m:r>
            <m:r>
              <w:rPr>
                <w:rFonts w:ascii="Cambria Math" w:hAnsi="Cambria Math"/>
                <w:lang w:val="en-AU"/>
              </w:rPr>
              <m:t xml:space="preserve"> (</m:t>
            </m:r>
            <m:r>
              <w:rPr>
                <w:rFonts w:ascii="Cambria Math" w:hAnsi="Cambria Math"/>
                <w:lang w:eastAsia="en-GB"/>
              </w:rPr>
              <m:t>EnodeACNod</m:t>
            </m:r>
            <m:sSub>
              <m:sSubPr>
                <m:ctrlPr>
                  <w:rPr>
                    <w:rFonts w:ascii="Cambria Math" w:hAnsi="Cambria Math"/>
                    <w:i/>
                    <w:lang w:eastAsia="en-GB"/>
                  </w:rPr>
                </m:ctrlPr>
              </m:sSubPr>
              <m:e>
                <m:r>
                  <w:rPr>
                    <w:rFonts w:ascii="Cambria Math" w:hAnsi="Cambria Math"/>
                    <w:lang w:eastAsia="en-GB"/>
                  </w:rPr>
                  <m:t>e</m:t>
                </m:r>
              </m:e>
              <m:sub>
                <m:r>
                  <w:rPr>
                    <w:rFonts w:ascii="Cambria Math" w:hAnsi="Cambria Math"/>
                    <w:lang w:eastAsia="en-GB"/>
                  </w:rPr>
                  <m:t>en</m:t>
                </m:r>
                <m:r>
                  <w:rPr>
                    <w:rFonts w:ascii="Cambria Math" w:hAnsi="Cambria Math"/>
                    <w:lang w:eastAsia="en-GB"/>
                  </w:rPr>
                  <m:t>,</m:t>
                </m:r>
                <m:r>
                  <w:rPr>
                    <w:rFonts w:ascii="Cambria Math" w:hAnsi="Cambria Math"/>
                    <w:lang w:eastAsia="en-GB"/>
                  </w:rPr>
                  <m:t>n</m:t>
                </m:r>
              </m:sub>
            </m:sSub>
            <m:r>
              <w:rPr>
                <w:rFonts w:ascii="Cambria Math" w:hAnsi="Cambria Math"/>
                <w:sz w:val="20"/>
              </w:rPr>
              <m:t xml:space="preserve">=1) </m:t>
            </m:r>
            <m:r>
              <m:rPr>
                <m:sty m:val="p"/>
              </m:rPr>
              <w:rPr>
                <w:rFonts w:ascii="Cambria Math" w:hAnsi="Cambria Math"/>
                <w:sz w:val="20"/>
              </w:rPr>
              <m:t>and</m:t>
            </m:r>
            <m:r>
              <w:rPr>
                <w:rFonts w:ascii="Cambria Math" w:hAnsi="Cambria Math"/>
                <w:sz w:val="20"/>
              </w:rPr>
              <m:t xml:space="preserve"> (</m:t>
            </m:r>
            <m:r>
              <w:rPr>
                <w:rFonts w:ascii="Cambria Math" w:hAnsi="Cambria Math"/>
                <w:sz w:val="20"/>
              </w:rPr>
              <m:t>PnodeRequiredLoa</m:t>
            </m:r>
            <m:sSub>
              <m:sSubPr>
                <m:ctrlPr>
                  <w:rPr>
                    <w:rFonts w:ascii="Cambria Math" w:hAnsi="Cambria Math"/>
                    <w:i/>
                    <w:sz w:val="20"/>
                  </w:rPr>
                </m:ctrlPr>
              </m:sSubPr>
              <m:e>
                <m:r>
                  <w:rPr>
                    <w:rFonts w:ascii="Cambria Math" w:hAnsi="Cambria Math"/>
                    <w:sz w:val="20"/>
                  </w:rPr>
                  <m:t>d</m:t>
                </m:r>
              </m:e>
              <m:sub>
                <m:r>
                  <w:rPr>
                    <w:rFonts w:ascii="Cambria Math" w:hAnsi="Cambria Math"/>
                    <w:sz w:val="20"/>
                  </w:rPr>
                  <m:t>pn</m:t>
                </m:r>
              </m:sub>
            </m:sSub>
            <m:r>
              <w:rPr>
                <w:rFonts w:ascii="Cambria Math" w:hAnsi="Cambria Math"/>
                <w:sz w:val="20"/>
              </w:rPr>
              <m:t>&lt;0)</m:t>
            </m:r>
            <m:r>
              <w:rPr>
                <w:rFonts w:ascii="Cambria Math" w:hAnsi="Cambria Math"/>
                <w:lang w:eastAsia="en-GB"/>
              </w:rPr>
              <m:t xml:space="preserve"> </m:t>
            </m:r>
          </m:sub>
          <m:sup/>
          <m:e>
            <m:r>
              <w:rPr>
                <w:rFonts w:ascii="Cambria Math" w:hAnsi="Cambria Math"/>
                <w:lang w:eastAsia="en-GB"/>
              </w:rPr>
              <m:t>PnodeEnodeWeig</m:t>
            </m:r>
            <m:r>
              <w:rPr>
                <w:rFonts w:ascii="Cambria Math" w:hAnsi="Cambria Math"/>
                <w:lang w:eastAsia="en-GB"/>
              </w:rPr>
              <m:t>h</m:t>
            </m:r>
            <m:sSub>
              <m:sSubPr>
                <m:ctrlPr>
                  <w:rPr>
                    <w:rFonts w:ascii="Cambria Math" w:hAnsi="Cambria Math"/>
                    <w:i/>
                    <w:lang w:eastAsia="en-GB"/>
                  </w:rPr>
                </m:ctrlPr>
              </m:sSubPr>
              <m:e>
                <m:r>
                  <w:rPr>
                    <w:rFonts w:ascii="Cambria Math" w:hAnsi="Cambria Math"/>
                    <w:lang w:eastAsia="en-GB"/>
                  </w:rPr>
                  <m:t>t</m:t>
                </m:r>
              </m:e>
              <m:sub>
                <m:r>
                  <w:rPr>
                    <w:rFonts w:ascii="Cambria Math" w:hAnsi="Cambria Math"/>
                    <w:lang w:eastAsia="en-GB"/>
                  </w:rPr>
                  <m:t>pn</m:t>
                </m:r>
                <m:r>
                  <w:rPr>
                    <w:rFonts w:ascii="Cambria Math" w:hAnsi="Cambria Math"/>
                    <w:lang w:eastAsia="en-GB"/>
                  </w:rPr>
                  <m:t>,</m:t>
                </m:r>
                <m:r>
                  <w:rPr>
                    <w:rFonts w:ascii="Cambria Math" w:hAnsi="Cambria Math"/>
                    <w:lang w:eastAsia="en-GB"/>
                  </w:rPr>
                  <m:t>en</m:t>
                </m:r>
              </m:sub>
            </m:sSub>
            <m:r>
              <w:rPr>
                <w:rFonts w:ascii="Cambria Math" w:hAnsi="Cambria Math"/>
                <w:lang w:eastAsia="en-GB"/>
              </w:rPr>
              <m:t>×</m:t>
            </m:r>
            <m:r>
              <w:rPr>
                <w:rFonts w:ascii="Cambria Math" w:hAnsi="Cambria Math"/>
                <w:lang w:eastAsia="en-GB"/>
              </w:rPr>
              <m:t>PnodeRequiredLoa</m:t>
            </m:r>
            <m:sSub>
              <m:sSubPr>
                <m:ctrlPr>
                  <w:rPr>
                    <w:rFonts w:ascii="Cambria Math" w:hAnsi="Cambria Math"/>
                    <w:i/>
                    <w:lang w:eastAsia="en-GB"/>
                  </w:rPr>
                </m:ctrlPr>
              </m:sSubPr>
              <m:e>
                <m:r>
                  <w:rPr>
                    <w:rFonts w:ascii="Cambria Math" w:hAnsi="Cambria Math"/>
                    <w:lang w:eastAsia="en-GB"/>
                  </w:rPr>
                  <m:t>d</m:t>
                </m:r>
              </m:e>
              <m:sub>
                <m:r>
                  <w:rPr>
                    <w:rFonts w:ascii="Cambria Math" w:hAnsi="Cambria Math"/>
                    <w:lang w:eastAsia="en-GB"/>
                  </w:rPr>
                  <m:t>pn</m:t>
                </m:r>
              </m:sub>
            </m:sSub>
          </m:e>
        </m:nary>
      </m:oMath>
    </w:p>
    <w:p w14:paraId="3F072641" w14:textId="19DD7FE1" w:rsidR="00800FCA" w:rsidRPr="00C636B5" w:rsidRDefault="00800FCA" w:rsidP="00C636B5">
      <w:pPr>
        <w:pStyle w:val="BodyText"/>
        <w:tabs>
          <w:tab w:val="left" w:pos="1418"/>
        </w:tabs>
        <w:ind w:left="851"/>
        <w:rPr>
          <w:iCs/>
          <w:lang w:val="en-AU"/>
        </w:rPr>
      </w:pPr>
      <m:oMathPara>
        <m:oMath>
          <m:r>
            <w:rPr>
              <w:rFonts w:ascii="Cambria Math" w:hAnsi="Cambria Math"/>
              <w:lang w:val="en-AU" w:eastAsia="en-GB"/>
            </w:rPr>
            <m:t>∀n∈ACNodes</m:t>
          </m:r>
        </m:oMath>
      </m:oMathPara>
    </w:p>
    <w:p w14:paraId="1FD0E676" w14:textId="6A144D79" w:rsidR="00714039" w:rsidRPr="00511198" w:rsidRDefault="00714039" w:rsidP="00714039">
      <w:pPr>
        <w:pStyle w:val="Heading2"/>
        <w:tabs>
          <w:tab w:val="clear" w:pos="1440"/>
        </w:tabs>
        <w:ind w:left="851" w:hanging="851"/>
        <w:jc w:val="left"/>
      </w:pPr>
      <w:bookmarkStart w:id="174" w:name="_Toc189139643"/>
      <w:bookmarkStart w:id="175" w:name="_Hlk129784934"/>
      <w:r w:rsidRPr="00511198">
        <w:t>Required Load for Real Time Dispatch</w:t>
      </w:r>
      <w:bookmarkEnd w:id="174"/>
    </w:p>
    <w:p w14:paraId="240773F2" w14:textId="37189694" w:rsidR="00FF0C6D" w:rsidRDefault="000751D8" w:rsidP="00C46AB9">
      <w:pPr>
        <w:pStyle w:val="Heading3"/>
      </w:pPr>
      <w:bookmarkStart w:id="176" w:name="_Toc189139644"/>
      <w:bookmarkEnd w:id="172"/>
      <w:bookmarkEnd w:id="175"/>
      <w:r>
        <w:t>Overview</w:t>
      </w:r>
      <w:bookmarkEnd w:id="176"/>
    </w:p>
    <w:p w14:paraId="15D3C208" w14:textId="6D585164" w:rsidR="004E2C7E" w:rsidRDefault="001E57ED" w:rsidP="00DC0143">
      <w:pPr>
        <w:pStyle w:val="BodyText"/>
        <w:rPr>
          <w:lang w:val="en-AU" w:eastAsia="en-GB"/>
        </w:rPr>
      </w:pPr>
      <w:r w:rsidRPr="00D621AD">
        <w:rPr>
          <w:i/>
          <w:iCs/>
          <w:lang w:val="en-AU" w:eastAsia="en-GB"/>
        </w:rPr>
        <w:t>PnodeRequiredLoad</w:t>
      </w:r>
      <w:r>
        <w:rPr>
          <w:i/>
          <w:iCs/>
          <w:lang w:val="en-AU" w:eastAsia="en-GB"/>
        </w:rPr>
        <w:t xml:space="preserve"> </w:t>
      </w:r>
      <w:r>
        <w:rPr>
          <w:lang w:val="en-AU" w:eastAsia="en-GB"/>
        </w:rPr>
        <w:t xml:space="preserve">for the Real Time Dispatch schedule types (RTD and RTDP) is calculated by applying a Pre-Solve Deviation (PSD) to the </w:t>
      </w:r>
      <w:r w:rsidR="00383B02">
        <w:rPr>
          <w:lang w:val="en-AU" w:eastAsia="en-GB"/>
        </w:rPr>
        <w:t>real-time</w:t>
      </w:r>
      <w:r>
        <w:rPr>
          <w:lang w:val="en-AU" w:eastAsia="en-GB"/>
        </w:rPr>
        <w:t xml:space="preserve"> generation requirement. This</w:t>
      </w:r>
      <w:r w:rsidR="006F17EE">
        <w:rPr>
          <w:lang w:val="en-AU" w:eastAsia="en-GB"/>
        </w:rPr>
        <w:t xml:space="preserve"> produces</w:t>
      </w:r>
      <w:r w:rsidR="004E2C7E">
        <w:rPr>
          <w:lang w:val="en-AU" w:eastAsia="en-GB"/>
        </w:rPr>
        <w:t xml:space="preserve"> a generation forecast, </w:t>
      </w:r>
      <w:r>
        <w:rPr>
          <w:lang w:val="en-AU" w:eastAsia="en-GB"/>
        </w:rPr>
        <w:t>which</w:t>
      </w:r>
      <w:r w:rsidR="004E2C7E">
        <w:rPr>
          <w:lang w:val="en-AU" w:eastAsia="en-GB"/>
        </w:rPr>
        <w:t xml:space="preserve"> is </w:t>
      </w:r>
      <w:r w:rsidR="00FF0C6D">
        <w:rPr>
          <w:lang w:val="en-AU" w:eastAsia="en-GB"/>
        </w:rPr>
        <w:t>converted to a load forecast by subtracting the network losses</w:t>
      </w:r>
      <w:r>
        <w:rPr>
          <w:lang w:val="en-AU" w:eastAsia="en-GB"/>
        </w:rPr>
        <w:t xml:space="preserve"> parameter, </w:t>
      </w:r>
      <w:proofErr w:type="spellStart"/>
      <w:r w:rsidRPr="008655C6">
        <w:rPr>
          <w:i/>
          <w:iCs/>
          <w:lang w:val="en-AU" w:eastAsia="en-GB"/>
        </w:rPr>
        <w:t>LoadCalcLosses</w:t>
      </w:r>
      <w:proofErr w:type="spellEnd"/>
      <w:r w:rsidR="00DC0143">
        <w:rPr>
          <w:i/>
          <w:iCs/>
          <w:lang w:val="en-AU" w:eastAsia="en-GB"/>
        </w:rPr>
        <w:t xml:space="preserve"> </w:t>
      </w:r>
      <w:r w:rsidR="00DC0143" w:rsidRPr="00DC0143">
        <w:rPr>
          <w:lang w:val="en-AU" w:eastAsia="en-GB"/>
        </w:rPr>
        <w:t xml:space="preserve">which </w:t>
      </w:r>
      <w:r w:rsidR="00DC0143">
        <w:rPr>
          <w:lang w:val="en-AU" w:eastAsia="en-GB"/>
        </w:rPr>
        <w:t xml:space="preserve">is initially populated by a loss estimate input. </w:t>
      </w:r>
      <w:r w:rsidR="00200209">
        <w:rPr>
          <w:lang w:val="en-AU" w:eastAsia="en-GB"/>
        </w:rPr>
        <w:t>After the model is solved, t</w:t>
      </w:r>
      <w:r w:rsidR="006F17EE">
        <w:rPr>
          <w:lang w:val="en-AU" w:eastAsia="en-GB"/>
        </w:rPr>
        <w:t xml:space="preserve">he initial loss </w:t>
      </w:r>
      <w:r w:rsidR="004E2C7E">
        <w:rPr>
          <w:lang w:val="en-AU" w:eastAsia="en-GB"/>
        </w:rPr>
        <w:t xml:space="preserve">estimate is improved by </w:t>
      </w:r>
      <w:r w:rsidR="006F17EE">
        <w:rPr>
          <w:lang w:val="en-AU" w:eastAsia="en-GB"/>
        </w:rPr>
        <w:t xml:space="preserve">repopulating </w:t>
      </w:r>
      <w:proofErr w:type="spellStart"/>
      <w:r w:rsidR="006F17EE" w:rsidRPr="006F17EE">
        <w:rPr>
          <w:i/>
          <w:iCs/>
          <w:lang w:val="en-AU" w:eastAsia="en-GB"/>
        </w:rPr>
        <w:t>LoadCalcLosses</w:t>
      </w:r>
      <w:proofErr w:type="spellEnd"/>
      <w:r w:rsidR="006F17EE">
        <w:rPr>
          <w:lang w:val="en-AU" w:eastAsia="en-GB"/>
        </w:rPr>
        <w:t xml:space="preserve"> with the scheduled losses</w:t>
      </w:r>
      <w:r w:rsidR="000751D8">
        <w:rPr>
          <w:lang w:val="en-AU" w:eastAsia="en-GB"/>
        </w:rPr>
        <w:t xml:space="preserve"> and there is a loop to recalculate </w:t>
      </w:r>
      <w:r w:rsidR="000751D8" w:rsidRPr="00D621AD">
        <w:rPr>
          <w:i/>
          <w:iCs/>
          <w:lang w:val="en-AU" w:eastAsia="en-GB"/>
        </w:rPr>
        <w:t>PnodeRequiredLoad</w:t>
      </w:r>
      <w:r w:rsidR="000751D8">
        <w:rPr>
          <w:i/>
          <w:iCs/>
          <w:lang w:val="en-AU" w:eastAsia="en-GB"/>
        </w:rPr>
        <w:t xml:space="preserve"> </w:t>
      </w:r>
      <w:r w:rsidR="000751D8">
        <w:rPr>
          <w:lang w:val="en-AU" w:eastAsia="en-GB"/>
        </w:rPr>
        <w:t xml:space="preserve">and </w:t>
      </w:r>
      <w:r w:rsidR="00634188">
        <w:rPr>
          <w:lang w:val="en-AU" w:eastAsia="en-GB"/>
        </w:rPr>
        <w:t xml:space="preserve">then </w:t>
      </w:r>
      <w:r w:rsidR="000751D8">
        <w:rPr>
          <w:lang w:val="en-AU" w:eastAsia="en-GB"/>
        </w:rPr>
        <w:t>re-solve</w:t>
      </w:r>
      <w:r w:rsidR="00383B02">
        <w:rPr>
          <w:lang w:val="en-AU" w:eastAsia="en-GB"/>
        </w:rPr>
        <w:t xml:space="preserve"> the model</w:t>
      </w:r>
      <w:r w:rsidR="000751D8">
        <w:rPr>
          <w:lang w:val="en-AU" w:eastAsia="en-GB"/>
        </w:rPr>
        <w:t xml:space="preserve">. An overview of the main components of the RTD load calculation process is shown in </w:t>
      </w:r>
      <w:r w:rsidR="004E2C7E">
        <w:rPr>
          <w:lang w:val="en-AU" w:eastAsia="en-GB"/>
        </w:rPr>
        <w:fldChar w:fldCharType="begin"/>
      </w:r>
      <w:r w:rsidR="004E2C7E">
        <w:rPr>
          <w:lang w:val="en-AU" w:eastAsia="en-GB"/>
        </w:rPr>
        <w:instrText xml:space="preserve"> REF _Ref87963900 \h </w:instrText>
      </w:r>
      <w:r w:rsidR="004E2C7E">
        <w:rPr>
          <w:lang w:val="en-AU" w:eastAsia="en-GB"/>
        </w:rPr>
      </w:r>
      <w:r w:rsidR="004E2C7E">
        <w:rPr>
          <w:lang w:val="en-AU" w:eastAsia="en-GB"/>
        </w:rPr>
        <w:fldChar w:fldCharType="separate"/>
      </w:r>
      <w:r w:rsidR="009476C2">
        <w:t xml:space="preserve">Figure </w:t>
      </w:r>
      <w:r w:rsidR="009476C2">
        <w:rPr>
          <w:noProof/>
        </w:rPr>
        <w:t>7</w:t>
      </w:r>
      <w:r w:rsidR="004E2C7E">
        <w:rPr>
          <w:lang w:val="en-AU" w:eastAsia="en-GB"/>
        </w:rPr>
        <w:fldChar w:fldCharType="end"/>
      </w:r>
      <w:r w:rsidR="004E2C7E">
        <w:rPr>
          <w:lang w:val="en-AU" w:eastAsia="en-GB"/>
        </w:rPr>
        <w:t xml:space="preserve">. </w:t>
      </w:r>
      <w:r w:rsidR="000751D8">
        <w:rPr>
          <w:lang w:val="en-AU" w:eastAsia="en-GB"/>
        </w:rPr>
        <w:t xml:space="preserve">Note that </w:t>
      </w:r>
      <w:r w:rsidR="002A5934">
        <w:rPr>
          <w:lang w:val="en-AU" w:eastAsia="en-GB"/>
        </w:rPr>
        <w:t xml:space="preserve">the </w:t>
      </w:r>
      <w:r w:rsidR="000751D8">
        <w:rPr>
          <w:lang w:val="en-AU" w:eastAsia="en-GB"/>
        </w:rPr>
        <w:t xml:space="preserve">parameters </w:t>
      </w:r>
      <w:proofErr w:type="spellStart"/>
      <w:r w:rsidR="002A5934" w:rsidRPr="002A5934">
        <w:rPr>
          <w:i/>
          <w:iCs/>
          <w:lang w:val="en-AU" w:eastAsia="en-GB"/>
        </w:rPr>
        <w:t>DidShortfallTransfer</w:t>
      </w:r>
      <w:proofErr w:type="spellEnd"/>
      <w:r w:rsidR="002A5934">
        <w:rPr>
          <w:lang w:val="en-AU" w:eastAsia="en-GB"/>
        </w:rPr>
        <w:t xml:space="preserve"> and </w:t>
      </w:r>
      <w:proofErr w:type="spellStart"/>
      <w:r w:rsidR="002A5934" w:rsidRPr="002A5934">
        <w:rPr>
          <w:i/>
          <w:iCs/>
          <w:lang w:val="en-AU" w:eastAsia="en-GB"/>
        </w:rPr>
        <w:t>ShortfallDisabledScaling</w:t>
      </w:r>
      <w:proofErr w:type="spellEnd"/>
      <w:r w:rsidR="002A5934">
        <w:rPr>
          <w:lang w:val="en-AU" w:eastAsia="en-GB"/>
        </w:rPr>
        <w:t xml:space="preserve"> which are </w:t>
      </w:r>
      <w:r w:rsidR="000751D8">
        <w:rPr>
          <w:lang w:val="en-AU" w:eastAsia="en-GB"/>
        </w:rPr>
        <w:t xml:space="preserve">populated by the Energy Shortfall Check covered in </w:t>
      </w:r>
      <w:r w:rsidR="000751D8">
        <w:rPr>
          <w:lang w:val="en-AU" w:eastAsia="en-GB"/>
        </w:rPr>
        <w:fldChar w:fldCharType="begin"/>
      </w:r>
      <w:r w:rsidR="000751D8">
        <w:rPr>
          <w:lang w:val="en-AU" w:eastAsia="en-GB"/>
        </w:rPr>
        <w:instrText xml:space="preserve"> REF _Ref111724260 \r \h </w:instrText>
      </w:r>
      <w:r w:rsidR="000751D8">
        <w:rPr>
          <w:lang w:val="en-AU" w:eastAsia="en-GB"/>
        </w:rPr>
      </w:r>
      <w:r w:rsidR="000751D8">
        <w:rPr>
          <w:lang w:val="en-AU" w:eastAsia="en-GB"/>
        </w:rPr>
        <w:fldChar w:fldCharType="separate"/>
      </w:r>
      <w:r w:rsidR="009476C2">
        <w:rPr>
          <w:lang w:val="en-AU" w:eastAsia="en-GB"/>
        </w:rPr>
        <w:t>7.2</w:t>
      </w:r>
      <w:r w:rsidR="000751D8">
        <w:rPr>
          <w:lang w:val="en-AU" w:eastAsia="en-GB"/>
        </w:rPr>
        <w:fldChar w:fldCharType="end"/>
      </w:r>
      <w:r w:rsidR="000751D8">
        <w:rPr>
          <w:lang w:val="en-AU" w:eastAsia="en-GB"/>
        </w:rPr>
        <w:t xml:space="preserve"> </w:t>
      </w:r>
      <w:r w:rsidR="002A5934">
        <w:rPr>
          <w:lang w:val="en-AU" w:eastAsia="en-GB"/>
        </w:rPr>
        <w:t>can</w:t>
      </w:r>
      <w:r w:rsidR="000751D8">
        <w:rPr>
          <w:lang w:val="en-AU" w:eastAsia="en-GB"/>
        </w:rPr>
        <w:t xml:space="preserve"> have an impact on the second solve loop.</w:t>
      </w:r>
    </w:p>
    <w:p w14:paraId="4E083910" w14:textId="06782F4A" w:rsidR="00714039" w:rsidRPr="000751D8" w:rsidRDefault="00DA3237" w:rsidP="00714039">
      <w:pPr>
        <w:pStyle w:val="BodyText"/>
        <w:ind w:hanging="839"/>
        <w:rPr>
          <w:lang w:val="en-AU" w:eastAsia="en-GB"/>
        </w:rPr>
      </w:pPr>
      <w:r>
        <w:rPr>
          <w:noProof/>
        </w:rPr>
        <w:drawing>
          <wp:inline distT="0" distB="0" distL="0" distR="0" wp14:anchorId="4BBACF59" wp14:editId="6C136E81">
            <wp:extent cx="5566410" cy="5392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6410" cy="5392420"/>
                    </a:xfrm>
                    <a:prstGeom prst="rect">
                      <a:avLst/>
                    </a:prstGeom>
                  </pic:spPr>
                </pic:pic>
              </a:graphicData>
            </a:graphic>
          </wp:inline>
        </w:drawing>
      </w:r>
    </w:p>
    <w:p w14:paraId="5F4EE615" w14:textId="41FCF60F" w:rsidR="00241653" w:rsidRDefault="00241653" w:rsidP="00241653">
      <w:pPr>
        <w:pStyle w:val="Caption"/>
        <w:keepNext/>
        <w:jc w:val="both"/>
      </w:pPr>
      <w:bookmarkStart w:id="177" w:name="_Ref87963900"/>
      <w:r>
        <w:t xml:space="preserve">Figure </w:t>
      </w:r>
      <w:r>
        <w:fldChar w:fldCharType="begin"/>
      </w:r>
      <w:r>
        <w:instrText xml:space="preserve"> SEQ Figure \* ARABIC </w:instrText>
      </w:r>
      <w:r>
        <w:fldChar w:fldCharType="separate"/>
      </w:r>
      <w:r w:rsidR="009476C2">
        <w:rPr>
          <w:noProof/>
        </w:rPr>
        <w:t>7</w:t>
      </w:r>
      <w:r>
        <w:rPr>
          <w:noProof/>
        </w:rPr>
        <w:fldChar w:fldCharType="end"/>
      </w:r>
      <w:bookmarkEnd w:id="177"/>
      <w:r>
        <w:t xml:space="preserve"> </w:t>
      </w:r>
      <w:r w:rsidR="000751D8">
        <w:t>Overview of RTD load calculation</w:t>
      </w:r>
    </w:p>
    <w:p w14:paraId="61BDACD0" w14:textId="555E7C00" w:rsidR="00332A0F" w:rsidRDefault="00332A0F" w:rsidP="00C46AB9">
      <w:pPr>
        <w:pStyle w:val="Heading3"/>
      </w:pPr>
      <w:bookmarkStart w:id="178" w:name="_Toc189139645"/>
      <w:r>
        <w:t>Instructed Load Shedding</w:t>
      </w:r>
      <w:bookmarkEnd w:id="178"/>
    </w:p>
    <w:p w14:paraId="0ACD0D23" w14:textId="15A9BD4F" w:rsidR="00332A0F" w:rsidRPr="00332A0F" w:rsidRDefault="00F03E3D" w:rsidP="00332A0F">
      <w:pPr>
        <w:pStyle w:val="BodyText"/>
        <w:rPr>
          <w:lang w:val="en-AU" w:eastAsia="en-GB"/>
        </w:rPr>
      </w:pPr>
      <w:r>
        <w:t xml:space="preserve">When instructed load shedding is active the </w:t>
      </w:r>
      <w:r w:rsidR="00124498">
        <w:t xml:space="preserve">RTDP </w:t>
      </w:r>
      <w:r>
        <w:t xml:space="preserve">schedule </w:t>
      </w:r>
      <w:r w:rsidR="003A2219">
        <w:t xml:space="preserve">is </w:t>
      </w:r>
      <w:r w:rsidR="00124498">
        <w:t>run in parallel with the RTD</w:t>
      </w:r>
      <w:r>
        <w:t xml:space="preserve"> schedule</w:t>
      </w:r>
      <w:r w:rsidR="00BF2831">
        <w:t>. T</w:t>
      </w:r>
      <w:r>
        <w:t>he RTDP</w:t>
      </w:r>
      <w:r w:rsidR="00124498">
        <w:t xml:space="preserve"> </w:t>
      </w:r>
      <w:r w:rsidR="00BF2831">
        <w:t xml:space="preserve">schedule </w:t>
      </w:r>
      <w:r>
        <w:t xml:space="preserve">will </w:t>
      </w:r>
      <w:r w:rsidR="00124498">
        <w:t xml:space="preserve">produce prices that reflect </w:t>
      </w:r>
      <w:r>
        <w:t>the impact of</w:t>
      </w:r>
      <w:r w:rsidR="00012883">
        <w:t xml:space="preserve"> the instructed load shedding quantity.</w:t>
      </w:r>
    </w:p>
    <w:p w14:paraId="2C81ECA3" w14:textId="01C445FD" w:rsidR="00714039" w:rsidRDefault="00714039" w:rsidP="00C46AB9">
      <w:pPr>
        <w:pStyle w:val="Heading3"/>
      </w:pPr>
      <w:bookmarkStart w:id="179" w:name="_Toc189139646"/>
      <w:bookmarkStart w:id="180" w:name="_Hlk129810190"/>
      <w:r>
        <w:t>Input Parameters</w:t>
      </w:r>
      <w:bookmarkEnd w:id="179"/>
    </w:p>
    <w:bookmarkEnd w:id="180"/>
    <w:p w14:paraId="0F5FEA2E" w14:textId="77777777" w:rsidR="00714039" w:rsidRPr="00601334" w:rsidRDefault="00714039" w:rsidP="00714039">
      <w:pPr>
        <w:pStyle w:val="BodyText"/>
      </w:pPr>
      <w:r>
        <w:rPr>
          <w:lang w:val="en-AU" w:eastAsia="en-GB"/>
        </w:rPr>
        <w:t>The following parameters apply to RTD and RTDP schedule types:</w:t>
      </w:r>
    </w:p>
    <w:tbl>
      <w:tblPr>
        <w:tblStyle w:val="SOReportTable"/>
        <w:tblW w:w="0" w:type="auto"/>
        <w:tblLook w:val="04A0" w:firstRow="1" w:lastRow="0" w:firstColumn="1" w:lastColumn="0" w:noHBand="0" w:noVBand="1"/>
      </w:tblPr>
      <w:tblGrid>
        <w:gridCol w:w="2270"/>
        <w:gridCol w:w="5528"/>
      </w:tblGrid>
      <w:tr w:rsidR="00714039" w14:paraId="0B0237A2" w14:textId="77777777" w:rsidTr="00D12C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2" w:type="dxa"/>
          </w:tcPr>
          <w:p w14:paraId="6DA7ACB1" w14:textId="77777777" w:rsidR="00714039" w:rsidRDefault="00714039" w:rsidP="00D872AD">
            <w:pPr>
              <w:pStyle w:val="BodyText"/>
              <w:ind w:left="0"/>
              <w:rPr>
                <w:lang w:eastAsia="en-GB"/>
              </w:rPr>
            </w:pPr>
            <w:r>
              <w:rPr>
                <w:lang w:eastAsia="en-GB"/>
              </w:rPr>
              <w:t>Item</w:t>
            </w:r>
          </w:p>
        </w:tc>
        <w:tc>
          <w:tcPr>
            <w:tcW w:w="5572" w:type="dxa"/>
          </w:tcPr>
          <w:p w14:paraId="5498F52A"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5157D19C"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6F1D007D" w14:textId="77777777" w:rsidR="00714039" w:rsidRDefault="00714039" w:rsidP="00D872AD">
            <w:pPr>
              <w:pStyle w:val="Equation"/>
            </w:pPr>
            <w:proofErr w:type="spellStart"/>
            <w:r>
              <w:t>InputInitialLoad</w:t>
            </w:r>
            <w:r>
              <w:rPr>
                <w:vertAlign w:val="subscript"/>
              </w:rPr>
              <w:t>pn</w:t>
            </w:r>
            <w:proofErr w:type="spellEnd"/>
          </w:p>
        </w:tc>
        <w:tc>
          <w:tcPr>
            <w:tcW w:w="5572" w:type="dxa"/>
          </w:tcPr>
          <w:p w14:paraId="46A8B5EB"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Pr="008655C6">
              <w:rPr>
                <w:i/>
                <w:iCs/>
              </w:rPr>
              <w:t>LoadIsOverride</w:t>
            </w:r>
            <w:proofErr w:type="spellEnd"/>
            <w:r>
              <w:t xml:space="preserve"> flag is set True then this value represents a load MW override applied by the operator, otherwise this value represents actual load MW</w:t>
            </w:r>
          </w:p>
        </w:tc>
      </w:tr>
      <w:tr w:rsidR="00714039" w14:paraId="393E0509"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31113453" w14:textId="77777777" w:rsidR="00714039" w:rsidRDefault="00714039" w:rsidP="00D872AD">
            <w:pPr>
              <w:pStyle w:val="Equation"/>
            </w:pPr>
            <w:proofErr w:type="spellStart"/>
            <w:r>
              <w:t>LoadIsOverride</w:t>
            </w:r>
            <w:r>
              <w:rPr>
                <w:vertAlign w:val="subscript"/>
              </w:rPr>
              <w:t>pn</w:t>
            </w:r>
            <w:proofErr w:type="spellEnd"/>
          </w:p>
        </w:tc>
        <w:tc>
          <w:tcPr>
            <w:tcW w:w="5572" w:type="dxa"/>
          </w:tcPr>
          <w:p w14:paraId="7C112825" w14:textId="77777777" w:rsidR="00714039" w:rsidRPr="00EF3450"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Binary value. When set True indicates that the </w:t>
            </w:r>
            <w:proofErr w:type="spellStart"/>
            <w:r w:rsidRPr="008655C6">
              <w:rPr>
                <w:i/>
                <w:iCs/>
              </w:rPr>
              <w:t>InputInitialLoad</w:t>
            </w:r>
            <w:proofErr w:type="spellEnd"/>
            <w:r>
              <w:t xml:space="preserve"> value represents a load MW override. When set False indicates that the </w:t>
            </w:r>
            <w:proofErr w:type="spellStart"/>
            <w:r w:rsidRPr="00397329">
              <w:rPr>
                <w:i/>
                <w:iCs/>
              </w:rPr>
              <w:t>InputInitialLoad</w:t>
            </w:r>
            <w:proofErr w:type="spellEnd"/>
            <w:r>
              <w:t xml:space="preserve"> value represents actual load MW</w:t>
            </w:r>
          </w:p>
        </w:tc>
      </w:tr>
      <w:tr w:rsidR="00714039" w14:paraId="5D9A6E48"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1B53EBD6" w14:textId="77777777" w:rsidR="00714039" w:rsidRDefault="00714039" w:rsidP="00D872AD">
            <w:pPr>
              <w:pStyle w:val="Equation"/>
            </w:pPr>
            <w:proofErr w:type="spellStart"/>
            <w:r w:rsidRPr="00E14D54">
              <w:t>Use</w:t>
            </w:r>
            <w:r>
              <w:t>Actual</w:t>
            </w:r>
            <w:r w:rsidRPr="00E14D54">
              <w:t>Load</w:t>
            </w:r>
            <w:proofErr w:type="spellEnd"/>
          </w:p>
        </w:tc>
        <w:tc>
          <w:tcPr>
            <w:tcW w:w="5572" w:type="dxa"/>
          </w:tcPr>
          <w:p w14:paraId="7D8B21BE" w14:textId="585CBEB3"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Binary value. When set False then any </w:t>
            </w:r>
            <w:proofErr w:type="spellStart"/>
            <w:r w:rsidRPr="008655C6">
              <w:rPr>
                <w:i/>
                <w:iCs/>
              </w:rPr>
              <w:t>InputInitialLoad</w:t>
            </w:r>
            <w:proofErr w:type="spellEnd"/>
            <w:r>
              <w:t xml:space="preserve"> that represents actual load MW will be replaced by an estimated </w:t>
            </w:r>
            <w:r w:rsidR="000F1E4E">
              <w:t>initial</w:t>
            </w:r>
            <w:r>
              <w:t xml:space="preserve"> load</w:t>
            </w:r>
          </w:p>
        </w:tc>
      </w:tr>
      <w:tr w:rsidR="00714039" w14:paraId="110A0F22"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0885AE88" w14:textId="77777777" w:rsidR="00714039" w:rsidRDefault="00714039" w:rsidP="00D872AD">
            <w:pPr>
              <w:pStyle w:val="Equation"/>
            </w:pPr>
            <w:proofErr w:type="spellStart"/>
            <w:r>
              <w:t>LoadIsBad</w:t>
            </w:r>
            <w:r>
              <w:rPr>
                <w:vertAlign w:val="subscript"/>
              </w:rPr>
              <w:t>pn</w:t>
            </w:r>
            <w:proofErr w:type="spellEnd"/>
          </w:p>
        </w:tc>
        <w:tc>
          <w:tcPr>
            <w:tcW w:w="5572" w:type="dxa"/>
          </w:tcPr>
          <w:p w14:paraId="0B8539E0" w14:textId="2DB1D556" w:rsidR="00714039" w:rsidRPr="00EF3450"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Binary value. When set True indicates that if the associated </w:t>
            </w:r>
            <w:proofErr w:type="spellStart"/>
            <w:r w:rsidRPr="00D621AD">
              <w:rPr>
                <w:i/>
                <w:iCs/>
              </w:rPr>
              <w:t>InputInitialLoad</w:t>
            </w:r>
            <w:proofErr w:type="spellEnd"/>
            <w:r>
              <w:t xml:space="preserve"> represents an actual load MW value then that value is of bad quality and will be replaced by an estimated </w:t>
            </w:r>
            <w:r w:rsidR="000F1E4E">
              <w:t>initial</w:t>
            </w:r>
            <w:r>
              <w:t xml:space="preserve"> load</w:t>
            </w:r>
          </w:p>
        </w:tc>
      </w:tr>
      <w:tr w:rsidR="00714039" w14:paraId="45E86672"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49F34D23" w14:textId="77777777" w:rsidR="00714039" w:rsidRDefault="00714039" w:rsidP="00D872AD">
            <w:pPr>
              <w:pStyle w:val="Equation"/>
            </w:pPr>
            <w:proofErr w:type="spellStart"/>
            <w:r>
              <w:t>LoadIsNCL</w:t>
            </w:r>
            <w:r>
              <w:rPr>
                <w:vertAlign w:val="subscript"/>
              </w:rPr>
              <w:t>pn</w:t>
            </w:r>
            <w:proofErr w:type="spellEnd"/>
          </w:p>
        </w:tc>
        <w:tc>
          <w:tcPr>
            <w:tcW w:w="5572" w:type="dxa"/>
          </w:tcPr>
          <w:p w14:paraId="15E323FD" w14:textId="77777777" w:rsidR="00714039" w:rsidRPr="00EF3450"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Binary value. When set True indicates that the associated Pnode is a non-conforming Pnode, i.e., Pnode load is not correlated to Island-level load. When set False indicates that the associated Pnode is a conforming Pnode, i.e., Pnode load can be estimated based on Island-level load</w:t>
            </w:r>
          </w:p>
        </w:tc>
      </w:tr>
      <w:tr w:rsidR="00714039" w14:paraId="0214BA8E"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7FAEEC77" w14:textId="77777777" w:rsidR="00714039" w:rsidRDefault="00714039" w:rsidP="00D872AD">
            <w:pPr>
              <w:pStyle w:val="Equation"/>
            </w:pPr>
            <w:proofErr w:type="spellStart"/>
            <w:r>
              <w:t>ConformingFactor</w:t>
            </w:r>
            <w:r>
              <w:rPr>
                <w:vertAlign w:val="subscript"/>
              </w:rPr>
              <w:t>pn</w:t>
            </w:r>
            <w:proofErr w:type="spellEnd"/>
          </w:p>
        </w:tc>
        <w:tc>
          <w:tcPr>
            <w:tcW w:w="5572" w:type="dxa"/>
          </w:tcPr>
          <w:p w14:paraId="74B29540"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For a conforming Pnode the </w:t>
            </w:r>
            <w:proofErr w:type="spellStart"/>
            <w:r w:rsidRPr="008655C6">
              <w:rPr>
                <w:i/>
                <w:iCs/>
              </w:rPr>
              <w:t>ConformingFactor</w:t>
            </w:r>
            <w:proofErr w:type="spellEnd"/>
            <w:r>
              <w:t xml:space="preserve"> MW value is used to calculate an estimated</w:t>
            </w:r>
            <w:r w:rsidRPr="00001029">
              <w:t xml:space="preserve"> </w:t>
            </w:r>
            <w:r w:rsidRPr="008655C6">
              <w:t>initial load</w:t>
            </w:r>
          </w:p>
        </w:tc>
      </w:tr>
      <w:tr w:rsidR="00714039" w14:paraId="52EABC83"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70458843" w14:textId="77777777" w:rsidR="00714039" w:rsidRDefault="00714039" w:rsidP="00D872AD">
            <w:pPr>
              <w:pStyle w:val="Equation"/>
            </w:pPr>
            <w:proofErr w:type="spellStart"/>
            <w:r>
              <w:t>NonConformingLoad</w:t>
            </w:r>
            <w:r>
              <w:rPr>
                <w:vertAlign w:val="subscript"/>
              </w:rPr>
              <w:t>pn</w:t>
            </w:r>
            <w:proofErr w:type="spellEnd"/>
          </w:p>
        </w:tc>
        <w:tc>
          <w:tcPr>
            <w:tcW w:w="5572" w:type="dxa"/>
          </w:tcPr>
          <w:p w14:paraId="368978C4"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For a non-conforming pnode the </w:t>
            </w:r>
            <w:r w:rsidRPr="008655C6">
              <w:rPr>
                <w:i/>
                <w:iCs/>
              </w:rPr>
              <w:t>NonConformingLoad</w:t>
            </w:r>
            <w:r>
              <w:t xml:space="preserve">  MW value is used to calculate an estimated </w:t>
            </w:r>
            <w:r w:rsidRPr="006A48CB">
              <w:t>initial load</w:t>
            </w:r>
          </w:p>
        </w:tc>
      </w:tr>
      <w:tr w:rsidR="00714039" w14:paraId="30771142"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124EC81B" w14:textId="77777777" w:rsidR="00714039" w:rsidRDefault="00714039" w:rsidP="00D872AD">
            <w:pPr>
              <w:pStyle w:val="Equation"/>
            </w:pPr>
            <w:bookmarkStart w:id="181" w:name="_Hlk129784215"/>
            <w:proofErr w:type="spellStart"/>
            <w:r>
              <w:t>InputIPS</w:t>
            </w:r>
            <w:r>
              <w:rPr>
                <w:vertAlign w:val="subscript"/>
              </w:rPr>
              <w:t>i</w:t>
            </w:r>
            <w:proofErr w:type="spellEnd"/>
          </w:p>
        </w:tc>
        <w:tc>
          <w:tcPr>
            <w:tcW w:w="5572" w:type="dxa"/>
          </w:tcPr>
          <w:p w14:paraId="735F7777" w14:textId="77777777" w:rsidR="00714039" w:rsidRPr="00EF3450"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Island Power System (IPS) MW value represents the total generation required to meet the Island </w:t>
            </w:r>
            <w:proofErr w:type="gramStart"/>
            <w:r>
              <w:t>load,</w:t>
            </w:r>
            <w:proofErr w:type="gramEnd"/>
            <w:r>
              <w:t xml:space="preserve"> this value will be equal to the Island-level load requirement + Island-level losses</w:t>
            </w:r>
          </w:p>
        </w:tc>
      </w:tr>
      <w:bookmarkEnd w:id="181"/>
      <w:tr w:rsidR="00D12CC1" w14:paraId="7B52CB60"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240029E7" w14:textId="66C6EC56" w:rsidR="00D12CC1" w:rsidRDefault="00D12CC1" w:rsidP="00D12CC1">
            <w:pPr>
              <w:pStyle w:val="Equation"/>
            </w:pPr>
            <w:proofErr w:type="spellStart"/>
            <w:r>
              <w:t>InputIPS</w:t>
            </w:r>
            <w:r>
              <w:rPr>
                <w:vertAlign w:val="subscript"/>
              </w:rPr>
              <w:t>i</w:t>
            </w:r>
            <w:proofErr w:type="spellEnd"/>
          </w:p>
        </w:tc>
        <w:tc>
          <w:tcPr>
            <w:tcW w:w="5572" w:type="dxa"/>
          </w:tcPr>
          <w:p w14:paraId="35543A71" w14:textId="50922B8C" w:rsidR="00D12CC1" w:rsidRDefault="009570AB" w:rsidP="00D12CC1">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The input </w:t>
            </w:r>
            <w:r w:rsidR="00D12CC1">
              <w:t xml:space="preserve">Island Power System (IPS) MW </w:t>
            </w:r>
            <w:r>
              <w:t xml:space="preserve">value </w:t>
            </w:r>
            <w:r w:rsidR="00D12CC1">
              <w:t xml:space="preserve">is </w:t>
            </w:r>
            <w:r>
              <w:t xml:space="preserve">a snapshot of </w:t>
            </w:r>
            <w:r w:rsidR="00D12CC1">
              <w:t xml:space="preserve">the </w:t>
            </w:r>
            <w:r w:rsidR="006202CA">
              <w:t xml:space="preserve">monitored </w:t>
            </w:r>
            <w:r w:rsidR="00D12CC1">
              <w:t xml:space="preserve">generation </w:t>
            </w:r>
            <w:r w:rsidR="005A6B6E">
              <w:t xml:space="preserve">that is </w:t>
            </w:r>
            <w:r w:rsidR="00D12CC1">
              <w:t>meet</w:t>
            </w:r>
            <w:r>
              <w:t>ing</w:t>
            </w:r>
            <w:r w:rsidR="00D12CC1">
              <w:t xml:space="preserve"> the Island load</w:t>
            </w:r>
            <w:r w:rsidR="005A6B6E">
              <w:t xml:space="preserve"> requirement</w:t>
            </w:r>
          </w:p>
        </w:tc>
      </w:tr>
      <w:tr w:rsidR="00D12CC1" w14:paraId="0DA88BC9"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62DDE2B9" w14:textId="77777777" w:rsidR="00D12CC1" w:rsidRDefault="00D12CC1" w:rsidP="00D12CC1">
            <w:pPr>
              <w:pStyle w:val="Equation"/>
            </w:pPr>
            <w:proofErr w:type="spellStart"/>
            <w:r>
              <w:t>IslandPSD</w:t>
            </w:r>
            <w:r>
              <w:rPr>
                <w:vertAlign w:val="subscript"/>
              </w:rPr>
              <w:t>i</w:t>
            </w:r>
            <w:proofErr w:type="spellEnd"/>
          </w:p>
        </w:tc>
        <w:tc>
          <w:tcPr>
            <w:tcW w:w="5572" w:type="dxa"/>
          </w:tcPr>
          <w:p w14:paraId="754FB390" w14:textId="77777777" w:rsidR="00D12CC1" w:rsidRPr="00EF3450" w:rsidRDefault="00D12CC1" w:rsidP="00D12CC1">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Pre-Solve Deviation (PSD) is an offset applied to the </w:t>
            </w:r>
            <w:proofErr w:type="spellStart"/>
            <w:r w:rsidRPr="008655C6">
              <w:rPr>
                <w:i/>
                <w:iCs/>
              </w:rPr>
              <w:t>InputIPS</w:t>
            </w:r>
            <w:proofErr w:type="spellEnd"/>
            <w:r>
              <w:t xml:space="preserve"> </w:t>
            </w:r>
            <w:proofErr w:type="gramStart"/>
            <w:r>
              <w:t>in order to</w:t>
            </w:r>
            <w:proofErr w:type="gramEnd"/>
            <w:r>
              <w:t xml:space="preserve"> forecast the </w:t>
            </w:r>
            <w:r>
              <w:rPr>
                <w:lang w:val="en-AU" w:eastAsia="en-GB"/>
              </w:rPr>
              <w:t xml:space="preserve">Island-level </w:t>
            </w:r>
            <w:r>
              <w:t>generation requirement at the end of the solution interval</w:t>
            </w:r>
          </w:p>
        </w:tc>
      </w:tr>
      <w:tr w:rsidR="00D12CC1" w14:paraId="6B70047C"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160743DC" w14:textId="77777777" w:rsidR="00D12CC1" w:rsidRDefault="00D12CC1" w:rsidP="00D12CC1">
            <w:pPr>
              <w:pStyle w:val="Equation"/>
            </w:pPr>
            <w:proofErr w:type="spellStart"/>
            <w:r>
              <w:t>InitialLosses</w:t>
            </w:r>
            <w:r>
              <w:rPr>
                <w:vertAlign w:val="subscript"/>
              </w:rPr>
              <w:t>i</w:t>
            </w:r>
            <w:proofErr w:type="spellEnd"/>
          </w:p>
        </w:tc>
        <w:tc>
          <w:tcPr>
            <w:tcW w:w="5572" w:type="dxa"/>
          </w:tcPr>
          <w:p w14:paraId="2FC31E59" w14:textId="77777777" w:rsidR="00D12CC1" w:rsidRPr="00EF3450" w:rsidRDefault="00D12CC1" w:rsidP="00D12CC1">
            <w:pPr>
              <w:pStyle w:val="BodyText"/>
              <w:ind w:left="0"/>
              <w:jc w:val="left"/>
              <w:cnfStyle w:val="000000000000" w:firstRow="0" w:lastRow="0" w:firstColumn="0" w:lastColumn="0" w:oddVBand="0" w:evenVBand="0" w:oddHBand="0" w:evenHBand="0" w:firstRowFirstColumn="0" w:firstRowLastColumn="0" w:lastRowFirstColumn="0" w:lastRowLastColumn="0"/>
            </w:pPr>
            <w:r>
              <w:t>Initial estimate of Island-level losses in MW</w:t>
            </w:r>
          </w:p>
        </w:tc>
      </w:tr>
      <w:tr w:rsidR="00D12CC1" w14:paraId="746EF3C4"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3DDEE6D9" w14:textId="77777777" w:rsidR="00D12CC1" w:rsidRDefault="00D12CC1" w:rsidP="00D12CC1">
            <w:pPr>
              <w:pStyle w:val="Equation"/>
            </w:pPr>
            <w:r>
              <w:t>InstructedShedActive</w:t>
            </w:r>
            <w:r>
              <w:rPr>
                <w:vertAlign w:val="subscript"/>
              </w:rPr>
              <w:t>pn</w:t>
            </w:r>
          </w:p>
        </w:tc>
        <w:tc>
          <w:tcPr>
            <w:tcW w:w="5572" w:type="dxa"/>
          </w:tcPr>
          <w:p w14:paraId="2B4AECE6" w14:textId="6A5149F8" w:rsidR="00D12CC1" w:rsidRDefault="00D12CC1" w:rsidP="00D12CC1">
            <w:pPr>
              <w:pStyle w:val="BodyText"/>
              <w:ind w:left="0"/>
              <w:jc w:val="left"/>
              <w:cnfStyle w:val="000000000000" w:firstRow="0" w:lastRow="0" w:firstColumn="0" w:lastColumn="0" w:oddVBand="0" w:evenVBand="0" w:oddHBand="0" w:evenHBand="0" w:firstRowFirstColumn="0" w:firstRowLastColumn="0" w:lastRowFirstColumn="0" w:lastRowLastColumn="0"/>
            </w:pPr>
            <w:r w:rsidRPr="00E23A6A">
              <w:t xml:space="preserve">Binary value. When set True indicates that </w:t>
            </w:r>
            <w:r>
              <w:t xml:space="preserve">there is an active </w:t>
            </w:r>
            <w:r w:rsidRPr="00E23A6A">
              <w:t xml:space="preserve">load shedding </w:t>
            </w:r>
            <w:r>
              <w:t>instruction</w:t>
            </w:r>
            <w:r w:rsidRPr="00E23A6A">
              <w:t xml:space="preserve"> </w:t>
            </w:r>
            <w:r>
              <w:t xml:space="preserve">associated with </w:t>
            </w:r>
            <w:r w:rsidRPr="00E23A6A">
              <w:t xml:space="preserve">this </w:t>
            </w:r>
            <w:r>
              <w:t>P</w:t>
            </w:r>
            <w:r w:rsidRPr="00E23A6A">
              <w:t>node</w:t>
            </w:r>
          </w:p>
        </w:tc>
      </w:tr>
      <w:tr w:rsidR="00D12CC1" w14:paraId="54F3FEB9"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74F811EC" w14:textId="3DA2408E" w:rsidR="00D12CC1" w:rsidRPr="0065459E" w:rsidRDefault="00D12CC1" w:rsidP="00D12CC1">
            <w:pPr>
              <w:pStyle w:val="Equation"/>
              <w:rPr>
                <w:vertAlign w:val="subscript"/>
              </w:rPr>
            </w:pPr>
            <w:proofErr w:type="spellStart"/>
            <w:r w:rsidRPr="0065459E">
              <w:t>Dispatched</w:t>
            </w:r>
            <w:r w:rsidR="006202CA">
              <w:t>Lite</w:t>
            </w:r>
            <w:r w:rsidRPr="0065459E">
              <w:t>Gen</w:t>
            </w:r>
            <w:r w:rsidR="000131F6">
              <w:rPr>
                <w:vertAlign w:val="subscript"/>
              </w:rPr>
              <w:t>pn</w:t>
            </w:r>
            <w:proofErr w:type="spellEnd"/>
          </w:p>
        </w:tc>
        <w:tc>
          <w:tcPr>
            <w:tcW w:w="5572" w:type="dxa"/>
          </w:tcPr>
          <w:p w14:paraId="6BD4920D" w14:textId="2FA6817E" w:rsidR="00D12CC1" w:rsidRPr="003E2115" w:rsidRDefault="000131F6" w:rsidP="00D12CC1">
            <w:pPr>
              <w:pStyle w:val="BodyText"/>
              <w:ind w:left="0"/>
              <w:jc w:val="left"/>
              <w:cnfStyle w:val="000000000000" w:firstRow="0" w:lastRow="0" w:firstColumn="0" w:lastColumn="0" w:oddVBand="0" w:evenVBand="0" w:oddHBand="0" w:evenHBand="0" w:firstRowFirstColumn="0" w:firstRowLastColumn="0" w:lastRowFirstColumn="0" w:lastRowLastColumn="0"/>
              <w:rPr>
                <w:rFonts w:cs="Arial"/>
              </w:rPr>
            </w:pPr>
            <w:r w:rsidRPr="003E2115">
              <w:rPr>
                <w:rFonts w:cs="Arial"/>
              </w:rPr>
              <w:t>Dispatch</w:t>
            </w:r>
            <w:r w:rsidR="006202CA">
              <w:rPr>
                <w:rFonts w:cs="Arial"/>
              </w:rPr>
              <w:t>ed</w:t>
            </w:r>
            <w:r w:rsidRPr="003E2115">
              <w:rPr>
                <w:rFonts w:cs="Arial"/>
              </w:rPr>
              <w:t xml:space="preserve"> generation MW </w:t>
            </w:r>
            <w:r w:rsidR="006202CA">
              <w:rPr>
                <w:rFonts w:cs="Arial"/>
              </w:rPr>
              <w:t>value corresponding to the unmonitored (</w:t>
            </w:r>
            <w:proofErr w:type="spellStart"/>
            <w:r w:rsidR="006202CA">
              <w:rPr>
                <w:rFonts w:cs="Arial"/>
              </w:rPr>
              <w:t>DispatchLite</w:t>
            </w:r>
            <w:proofErr w:type="spellEnd"/>
            <w:r w:rsidR="006202CA">
              <w:rPr>
                <w:rFonts w:cs="Arial"/>
              </w:rPr>
              <w:t>) g</w:t>
            </w:r>
            <w:r w:rsidR="006202CA">
              <w:t xml:space="preserve">eneration </w:t>
            </w:r>
            <w:r w:rsidRPr="003E2115">
              <w:rPr>
                <w:rFonts w:cs="Arial"/>
              </w:rPr>
              <w:t xml:space="preserve">associated with pnode </w:t>
            </w:r>
            <w:r w:rsidRPr="003E2115">
              <w:rPr>
                <w:rFonts w:cs="Arial"/>
                <w:i/>
                <w:iCs/>
              </w:rPr>
              <w:t xml:space="preserve">pn </w:t>
            </w:r>
            <w:r w:rsidR="003E2115" w:rsidRPr="003E2115">
              <w:rPr>
                <w:rFonts w:ascii="Cambria Math" w:hAnsi="Cambria Math" w:cs="Cambria Math"/>
                <w:i/>
                <w:iCs/>
              </w:rPr>
              <w:t>∈</w:t>
            </w:r>
            <w:r w:rsidR="003E2115" w:rsidRPr="003E2115">
              <w:rPr>
                <w:rFonts w:cs="Arial"/>
                <w:i/>
                <w:iCs/>
              </w:rPr>
              <w:t xml:space="preserve"> </w:t>
            </w:r>
            <w:r w:rsidRPr="003E2115">
              <w:rPr>
                <w:rFonts w:cs="Arial"/>
                <w:i/>
                <w:iCs/>
              </w:rPr>
              <w:t>PNODES</w:t>
            </w:r>
          </w:p>
        </w:tc>
      </w:tr>
      <w:tr w:rsidR="00D12CC1" w14:paraId="0E52D4F0" w14:textId="77777777" w:rsidTr="00D12CC1">
        <w:tc>
          <w:tcPr>
            <w:cnfStyle w:val="001000000000" w:firstRow="0" w:lastRow="0" w:firstColumn="1" w:lastColumn="0" w:oddVBand="0" w:evenVBand="0" w:oddHBand="0" w:evenHBand="0" w:firstRowFirstColumn="0" w:firstRowLastColumn="0" w:lastRowFirstColumn="0" w:lastRowLastColumn="0"/>
            <w:tcW w:w="2272" w:type="dxa"/>
          </w:tcPr>
          <w:p w14:paraId="1B4D8E47" w14:textId="352055AA" w:rsidR="00D12CC1" w:rsidRPr="0065459E" w:rsidRDefault="00D12CC1" w:rsidP="00D12CC1">
            <w:pPr>
              <w:pStyle w:val="Equation"/>
              <w:rPr>
                <w:vertAlign w:val="subscript"/>
              </w:rPr>
            </w:pPr>
            <w:proofErr w:type="spellStart"/>
            <w:r>
              <w:t>D</w:t>
            </w:r>
            <w:r w:rsidRPr="0065459E">
              <w:t>ispatchedLoa</w:t>
            </w:r>
            <w:r>
              <w:t>d</w:t>
            </w:r>
            <w:r w:rsidR="000131F6">
              <w:rPr>
                <w:vertAlign w:val="subscript"/>
              </w:rPr>
              <w:t>pn</w:t>
            </w:r>
            <w:proofErr w:type="spellEnd"/>
          </w:p>
        </w:tc>
        <w:tc>
          <w:tcPr>
            <w:tcW w:w="5572" w:type="dxa"/>
          </w:tcPr>
          <w:p w14:paraId="0957F4B1" w14:textId="6E285C04" w:rsidR="00D12CC1" w:rsidRPr="003E2115" w:rsidRDefault="000131F6" w:rsidP="00D12CC1">
            <w:pPr>
              <w:pStyle w:val="BodyText"/>
              <w:ind w:left="0"/>
              <w:jc w:val="left"/>
              <w:cnfStyle w:val="000000000000" w:firstRow="0" w:lastRow="0" w:firstColumn="0" w:lastColumn="0" w:oddVBand="0" w:evenVBand="0" w:oddHBand="0" w:evenHBand="0" w:firstRowFirstColumn="0" w:firstRowLastColumn="0" w:lastRowFirstColumn="0" w:lastRowLastColumn="0"/>
              <w:rPr>
                <w:rFonts w:cs="Arial"/>
              </w:rPr>
            </w:pPr>
            <w:r w:rsidRPr="003E2115">
              <w:rPr>
                <w:rFonts w:cs="Arial"/>
              </w:rPr>
              <w:t xml:space="preserve">Dispatched load MW value </w:t>
            </w:r>
            <w:r w:rsidR="006202CA">
              <w:rPr>
                <w:rFonts w:cs="Arial"/>
              </w:rPr>
              <w:t xml:space="preserve">corresponding to the dispatchable load </w:t>
            </w:r>
            <w:r w:rsidRPr="003E2115">
              <w:rPr>
                <w:rFonts w:cs="Arial"/>
              </w:rPr>
              <w:t xml:space="preserve">associated with pnode </w:t>
            </w:r>
            <w:r w:rsidRPr="003E2115">
              <w:rPr>
                <w:rFonts w:cs="Arial"/>
                <w:i/>
                <w:iCs/>
              </w:rPr>
              <w:t xml:space="preserve">pn </w:t>
            </w:r>
            <w:r w:rsidR="003E2115" w:rsidRPr="003E2115">
              <w:rPr>
                <w:rFonts w:ascii="Cambria Math" w:hAnsi="Cambria Math" w:cs="Cambria Math"/>
                <w:i/>
                <w:iCs/>
              </w:rPr>
              <w:t>∈</w:t>
            </w:r>
            <w:r w:rsidR="003E2115" w:rsidRPr="003E2115">
              <w:rPr>
                <w:rFonts w:cs="Arial"/>
                <w:i/>
                <w:iCs/>
              </w:rPr>
              <w:t xml:space="preserve"> </w:t>
            </w:r>
            <w:r w:rsidRPr="003E2115">
              <w:rPr>
                <w:rFonts w:cs="Arial"/>
                <w:i/>
                <w:iCs/>
              </w:rPr>
              <w:t>PNODES</w:t>
            </w:r>
          </w:p>
        </w:tc>
      </w:tr>
    </w:tbl>
    <w:p w14:paraId="4369062D" w14:textId="7139C905" w:rsidR="00714039" w:rsidRDefault="00714039" w:rsidP="00714039">
      <w:pPr>
        <w:pStyle w:val="BodyText"/>
        <w:rPr>
          <w:lang w:val="en-AU" w:eastAsia="en-GB"/>
        </w:rPr>
      </w:pPr>
      <w:r>
        <w:rPr>
          <w:lang w:val="en-AU" w:eastAsia="en-GB"/>
        </w:rPr>
        <w:t>The following parameter appl</w:t>
      </w:r>
      <w:r w:rsidR="00CC6EB3">
        <w:rPr>
          <w:lang w:val="en-AU" w:eastAsia="en-GB"/>
        </w:rPr>
        <w:t>ies</w:t>
      </w:r>
      <w:r>
        <w:rPr>
          <w:lang w:val="en-AU" w:eastAsia="en-GB"/>
        </w:rPr>
        <w:t xml:space="preserve"> to the RTDP </w:t>
      </w:r>
      <w:r w:rsidR="00CB5DD7">
        <w:rPr>
          <w:lang w:val="en-AU" w:eastAsia="en-GB"/>
        </w:rPr>
        <w:t>S</w:t>
      </w:r>
      <w:r>
        <w:rPr>
          <w:lang w:val="en-AU" w:eastAsia="en-GB"/>
        </w:rPr>
        <w:t xml:space="preserve">chedule </w:t>
      </w:r>
      <w:r w:rsidR="00CB5DD7">
        <w:rPr>
          <w:lang w:val="en-AU" w:eastAsia="en-GB"/>
        </w:rPr>
        <w:t>T</w:t>
      </w:r>
      <w:r>
        <w:rPr>
          <w:lang w:val="en-AU" w:eastAsia="en-GB"/>
        </w:rPr>
        <w:t>ype:</w:t>
      </w:r>
    </w:p>
    <w:tbl>
      <w:tblPr>
        <w:tblStyle w:val="SOReportTable"/>
        <w:tblW w:w="0" w:type="auto"/>
        <w:tblLook w:val="04A0" w:firstRow="1" w:lastRow="0" w:firstColumn="1" w:lastColumn="0" w:noHBand="0" w:noVBand="1"/>
      </w:tblPr>
      <w:tblGrid>
        <w:gridCol w:w="2258"/>
        <w:gridCol w:w="5540"/>
      </w:tblGrid>
      <w:tr w:rsidR="00714039" w14:paraId="2B886552"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14:paraId="2F1ED360" w14:textId="77777777" w:rsidR="00714039" w:rsidRDefault="00714039" w:rsidP="00D872AD">
            <w:pPr>
              <w:pStyle w:val="BodyText"/>
              <w:ind w:left="0"/>
              <w:rPr>
                <w:lang w:eastAsia="en-GB"/>
              </w:rPr>
            </w:pPr>
            <w:r>
              <w:rPr>
                <w:lang w:eastAsia="en-GB"/>
              </w:rPr>
              <w:t>Item</w:t>
            </w:r>
          </w:p>
        </w:tc>
        <w:tc>
          <w:tcPr>
            <w:tcW w:w="5642" w:type="dxa"/>
          </w:tcPr>
          <w:p w14:paraId="4C9FDA59"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4152AEFA" w14:textId="77777777" w:rsidTr="00D872AD">
        <w:tc>
          <w:tcPr>
            <w:cnfStyle w:val="001000000000" w:firstRow="0" w:lastRow="0" w:firstColumn="1" w:lastColumn="0" w:oddVBand="0" w:evenVBand="0" w:oddHBand="0" w:evenHBand="0" w:firstRowFirstColumn="0" w:firstRowLastColumn="0" w:lastRowFirstColumn="0" w:lastRowLastColumn="0"/>
            <w:tcW w:w="2275" w:type="dxa"/>
          </w:tcPr>
          <w:p w14:paraId="2AA3BE3A" w14:textId="77777777" w:rsidR="00714039" w:rsidRDefault="00714039" w:rsidP="00D872AD">
            <w:pPr>
              <w:pStyle w:val="Equation"/>
            </w:pPr>
            <w:proofErr w:type="spellStart"/>
            <w:r>
              <w:t>InstructedShed</w:t>
            </w:r>
            <w:r>
              <w:rPr>
                <w:vertAlign w:val="subscript"/>
              </w:rPr>
              <w:t>pn</w:t>
            </w:r>
            <w:proofErr w:type="spellEnd"/>
          </w:p>
        </w:tc>
        <w:tc>
          <w:tcPr>
            <w:tcW w:w="5642" w:type="dxa"/>
          </w:tcPr>
          <w:p w14:paraId="66C57CD4" w14:textId="34E2A276" w:rsidR="00714039" w:rsidRDefault="00012883"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T</w:t>
            </w:r>
            <w:r w:rsidR="00CC6EB3">
              <w:t>he MW quantity of the active load shedding instruction associated with this Pnode</w:t>
            </w:r>
          </w:p>
        </w:tc>
      </w:tr>
    </w:tbl>
    <w:p w14:paraId="74FE2DC8" w14:textId="77777777" w:rsidR="00714039" w:rsidRDefault="00714039" w:rsidP="00C46AB9">
      <w:pPr>
        <w:pStyle w:val="Heading3"/>
      </w:pPr>
      <w:bookmarkStart w:id="182" w:name="_Toc189139647"/>
      <w:r>
        <w:t>Calculated Parameters</w:t>
      </w:r>
      <w:bookmarkEnd w:id="182"/>
    </w:p>
    <w:tbl>
      <w:tblPr>
        <w:tblStyle w:val="SOReportTable"/>
        <w:tblW w:w="0" w:type="auto"/>
        <w:tblLook w:val="04A0" w:firstRow="1" w:lastRow="0" w:firstColumn="1" w:lastColumn="0" w:noHBand="0" w:noVBand="1"/>
      </w:tblPr>
      <w:tblGrid>
        <w:gridCol w:w="2479"/>
        <w:gridCol w:w="5319"/>
      </w:tblGrid>
      <w:tr w:rsidR="00714039" w14:paraId="35DFA0CB" w14:textId="77777777" w:rsidTr="00183C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9" w:type="dxa"/>
          </w:tcPr>
          <w:p w14:paraId="562F55C1" w14:textId="77777777" w:rsidR="00714039" w:rsidRDefault="00714039" w:rsidP="00D872AD">
            <w:pPr>
              <w:pStyle w:val="BodyText"/>
              <w:ind w:left="0"/>
              <w:rPr>
                <w:lang w:eastAsia="en-GB"/>
              </w:rPr>
            </w:pPr>
            <w:r>
              <w:rPr>
                <w:lang w:eastAsia="en-GB"/>
              </w:rPr>
              <w:t>Item</w:t>
            </w:r>
          </w:p>
        </w:tc>
        <w:tc>
          <w:tcPr>
            <w:tcW w:w="5438" w:type="dxa"/>
          </w:tcPr>
          <w:p w14:paraId="70F9AFF1"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7EC38FF5"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5F28697B" w14:textId="77777777" w:rsidR="00714039" w:rsidRDefault="00714039" w:rsidP="00D872AD">
            <w:pPr>
              <w:pStyle w:val="Equation"/>
            </w:pPr>
            <w:proofErr w:type="spellStart"/>
            <w:r>
              <w:t>InitialLoad</w:t>
            </w:r>
            <w:r>
              <w:rPr>
                <w:vertAlign w:val="subscript"/>
              </w:rPr>
              <w:t>pn</w:t>
            </w:r>
            <w:proofErr w:type="spellEnd"/>
          </w:p>
        </w:tc>
        <w:tc>
          <w:tcPr>
            <w:tcW w:w="5438" w:type="dxa"/>
          </w:tcPr>
          <w:p w14:paraId="2C637671" w14:textId="77777777" w:rsidR="00714039" w:rsidRPr="00E34A48"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Value that represents the Pnode load MW at the start of the solution interval. Depending on the inputs this value will be either actual load, an operator applied override or an estimated </w:t>
            </w:r>
            <w:r w:rsidRPr="006A48CB">
              <w:t>initial load</w:t>
            </w:r>
          </w:p>
        </w:tc>
      </w:tr>
      <w:tr w:rsidR="00714039" w14:paraId="7715C001"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2F76B213" w14:textId="77777777" w:rsidR="00714039" w:rsidRDefault="00714039" w:rsidP="00D872AD">
            <w:pPr>
              <w:pStyle w:val="Equation"/>
            </w:pPr>
            <w:proofErr w:type="spellStart"/>
            <w:r>
              <w:t>LoadIsScalable</w:t>
            </w:r>
            <w:r>
              <w:rPr>
                <w:vertAlign w:val="subscript"/>
              </w:rPr>
              <w:t>pn</w:t>
            </w:r>
            <w:proofErr w:type="spellEnd"/>
          </w:p>
        </w:tc>
        <w:tc>
          <w:tcPr>
            <w:tcW w:w="5438" w:type="dxa"/>
          </w:tcPr>
          <w:p w14:paraId="779A5758" w14:textId="77777777" w:rsidR="00714039" w:rsidRPr="007768AB"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Binary value. If True then the Pnode </w:t>
            </w:r>
            <w:proofErr w:type="spellStart"/>
            <w:r w:rsidRPr="008655C6">
              <w:rPr>
                <w:i/>
                <w:iCs/>
              </w:rPr>
              <w:t>InitialLoad</w:t>
            </w:r>
            <w:proofErr w:type="spellEnd"/>
            <w:r>
              <w:t xml:space="preserve"> will be scaled </w:t>
            </w:r>
            <w:proofErr w:type="gramStart"/>
            <w:r>
              <w:t>in order to</w:t>
            </w:r>
            <w:proofErr w:type="gramEnd"/>
            <w:r>
              <w:t xml:space="preserve"> calculate </w:t>
            </w:r>
            <w:r w:rsidRPr="00D621AD">
              <w:rPr>
                <w:i/>
                <w:iCs/>
                <w:lang w:val="en-AU" w:eastAsia="en-GB"/>
              </w:rPr>
              <w:t>PnodeRequiredLoad</w:t>
            </w:r>
            <w:r>
              <w:rPr>
                <w:i/>
                <w:iCs/>
                <w:lang w:val="en-AU" w:eastAsia="en-GB"/>
              </w:rPr>
              <w:t xml:space="preserve">, </w:t>
            </w:r>
            <w:r>
              <w:rPr>
                <w:lang w:val="en-AU" w:eastAsia="en-GB"/>
              </w:rPr>
              <w:t xml:space="preserve">if False then Pnode </w:t>
            </w:r>
            <w:proofErr w:type="spellStart"/>
            <w:r w:rsidRPr="00D621AD">
              <w:rPr>
                <w:i/>
                <w:iCs/>
              </w:rPr>
              <w:t>InitialLoad</w:t>
            </w:r>
            <w:proofErr w:type="spellEnd"/>
            <w:r>
              <w:t xml:space="preserve"> will be directly assigned to </w:t>
            </w:r>
            <w:r w:rsidRPr="00D621AD">
              <w:rPr>
                <w:i/>
                <w:iCs/>
                <w:lang w:val="en-AU" w:eastAsia="en-GB"/>
              </w:rPr>
              <w:t>PnodeRequiredLoad</w:t>
            </w:r>
          </w:p>
        </w:tc>
      </w:tr>
      <w:tr w:rsidR="00714039" w14:paraId="26BD98E7"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1873DC14" w14:textId="77777777" w:rsidR="00714039" w:rsidRDefault="00714039" w:rsidP="00D872AD">
            <w:pPr>
              <w:pStyle w:val="Equation"/>
            </w:pPr>
            <w:proofErr w:type="spellStart"/>
            <w:r>
              <w:t>LoadScalingFactor</w:t>
            </w:r>
            <w:r>
              <w:rPr>
                <w:vertAlign w:val="subscript"/>
              </w:rPr>
              <w:t>i</w:t>
            </w:r>
            <w:proofErr w:type="spellEnd"/>
          </w:p>
        </w:tc>
        <w:tc>
          <w:tcPr>
            <w:tcW w:w="5438" w:type="dxa"/>
          </w:tcPr>
          <w:p w14:paraId="2FCEAC88" w14:textId="77777777" w:rsidR="00714039" w:rsidRPr="00E158D3"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Island-level scaling factor applied to </w:t>
            </w:r>
            <w:proofErr w:type="spellStart"/>
            <w:r w:rsidRPr="00E158D3">
              <w:rPr>
                <w:i/>
                <w:iCs/>
              </w:rPr>
              <w:t>InitialLoad</w:t>
            </w:r>
            <w:proofErr w:type="spellEnd"/>
            <w:r>
              <w:t xml:space="preserve"> </w:t>
            </w:r>
            <w:proofErr w:type="gramStart"/>
            <w:r>
              <w:t>in order to</w:t>
            </w:r>
            <w:proofErr w:type="gramEnd"/>
            <w:r>
              <w:t xml:space="preserve"> calculate </w:t>
            </w:r>
            <w:r w:rsidRPr="00960051">
              <w:rPr>
                <w:i/>
                <w:iCs/>
              </w:rPr>
              <w:t>PnodeRequiredLoad</w:t>
            </w:r>
          </w:p>
        </w:tc>
      </w:tr>
      <w:tr w:rsidR="00714039" w14:paraId="143D25B7"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529F91EF" w14:textId="77777777" w:rsidR="00714039" w:rsidRDefault="00714039" w:rsidP="00D872AD">
            <w:pPr>
              <w:pStyle w:val="Equation"/>
            </w:pPr>
            <w:proofErr w:type="spellStart"/>
            <w:r>
              <w:t>TargetTotalLoad</w:t>
            </w:r>
            <w:r>
              <w:rPr>
                <w:vertAlign w:val="subscript"/>
              </w:rPr>
              <w:t>i</w:t>
            </w:r>
            <w:proofErr w:type="spellEnd"/>
          </w:p>
        </w:tc>
        <w:tc>
          <w:tcPr>
            <w:tcW w:w="5438" w:type="dxa"/>
          </w:tcPr>
          <w:p w14:paraId="4EAE6A9F" w14:textId="77777777" w:rsidR="00714039" w:rsidRPr="00EF3450"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Island-level MW load</w:t>
            </w:r>
            <w:r w:rsidRPr="008655C6">
              <w:t xml:space="preserve"> f</w:t>
            </w:r>
            <w:r w:rsidRPr="00A0121A">
              <w:t>o</w:t>
            </w:r>
            <w:r>
              <w:t xml:space="preserve">recast </w:t>
            </w:r>
          </w:p>
        </w:tc>
      </w:tr>
      <w:tr w:rsidR="00714039" w14:paraId="49241ED8"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08DC89B1" w14:textId="77777777" w:rsidR="00714039" w:rsidRDefault="00714039" w:rsidP="00D872AD">
            <w:pPr>
              <w:pStyle w:val="Equation"/>
            </w:pPr>
            <w:proofErr w:type="spellStart"/>
            <w:r>
              <w:t>LoadCalcLosses</w:t>
            </w:r>
            <w:r>
              <w:rPr>
                <w:vertAlign w:val="subscript"/>
              </w:rPr>
              <w:t>i</w:t>
            </w:r>
            <w:proofErr w:type="spellEnd"/>
          </w:p>
        </w:tc>
        <w:tc>
          <w:tcPr>
            <w:tcW w:w="5438" w:type="dxa"/>
          </w:tcPr>
          <w:p w14:paraId="0F9B0539" w14:textId="19345404" w:rsidR="00714039" w:rsidRPr="00937791"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Island-level MW losses used to calculate the Island-level load forecast from the </w:t>
            </w:r>
            <w:proofErr w:type="spellStart"/>
            <w:r w:rsidRPr="008655C6">
              <w:rPr>
                <w:i/>
                <w:iCs/>
              </w:rPr>
              <w:t>InputIPS</w:t>
            </w:r>
            <w:proofErr w:type="spellEnd"/>
            <w:r>
              <w:rPr>
                <w:i/>
                <w:iCs/>
              </w:rPr>
              <w:t xml:space="preserve"> </w:t>
            </w:r>
            <w:r w:rsidRPr="008655C6">
              <w:t xml:space="preserve">and </w:t>
            </w:r>
            <w:r>
              <w:t xml:space="preserve">the </w:t>
            </w:r>
            <w:proofErr w:type="spellStart"/>
            <w:r w:rsidRPr="008655C6">
              <w:rPr>
                <w:i/>
                <w:iCs/>
              </w:rPr>
              <w:t>IslandPSD</w:t>
            </w:r>
            <w:proofErr w:type="spellEnd"/>
            <w:r>
              <w:t xml:space="preserve">. For the first solve loop </w:t>
            </w:r>
            <w:proofErr w:type="spellStart"/>
            <w:r w:rsidRPr="008655C6">
              <w:rPr>
                <w:i/>
                <w:iCs/>
              </w:rPr>
              <w:t>LoadCalcLosses</w:t>
            </w:r>
            <w:proofErr w:type="spellEnd"/>
            <w:r>
              <w:t xml:space="preserve"> will be </w:t>
            </w:r>
            <w:proofErr w:type="spellStart"/>
            <w:r w:rsidRPr="008655C6">
              <w:rPr>
                <w:i/>
                <w:iCs/>
              </w:rPr>
              <w:t>InitialLosses</w:t>
            </w:r>
            <w:proofErr w:type="spellEnd"/>
            <w:r>
              <w:rPr>
                <w:i/>
                <w:iCs/>
              </w:rPr>
              <w:t>,</w:t>
            </w:r>
            <w:r>
              <w:t xml:space="preserve"> for the second solve loop </w:t>
            </w:r>
            <w:proofErr w:type="spellStart"/>
            <w:r w:rsidRPr="00D621AD">
              <w:rPr>
                <w:i/>
                <w:iCs/>
              </w:rPr>
              <w:t>LoadCalcLosses</w:t>
            </w:r>
            <w:proofErr w:type="spellEnd"/>
            <w:r>
              <w:t xml:space="preserve"> will be </w:t>
            </w:r>
            <w:proofErr w:type="spellStart"/>
            <w:r w:rsidRPr="008655C6">
              <w:rPr>
                <w:i/>
                <w:iCs/>
              </w:rPr>
              <w:t>SystemLosses</w:t>
            </w:r>
            <w:proofErr w:type="spellEnd"/>
            <w:r>
              <w:t xml:space="preserve"> for the Island as calculated in section </w:t>
            </w:r>
            <w:r>
              <w:fldChar w:fldCharType="begin"/>
            </w:r>
            <w:r>
              <w:instrText xml:space="preserve"> REF _Ref87968044 \r \h </w:instrText>
            </w:r>
            <w:r>
              <w:fldChar w:fldCharType="separate"/>
            </w:r>
            <w:r w:rsidR="009476C2">
              <w:t>8</w:t>
            </w:r>
            <w:r>
              <w:fldChar w:fldCharType="end"/>
            </w:r>
          </w:p>
        </w:tc>
      </w:tr>
      <w:tr w:rsidR="00714039" w14:paraId="58C8B9E5"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09C014B8" w14:textId="77777777" w:rsidR="00714039" w:rsidRDefault="00714039" w:rsidP="00D872AD">
            <w:pPr>
              <w:pStyle w:val="Equation"/>
            </w:pPr>
            <w:proofErr w:type="spellStart"/>
            <w:r>
              <w:t>EstimatedInitialLoad</w:t>
            </w:r>
            <w:r>
              <w:rPr>
                <w:vertAlign w:val="subscript"/>
              </w:rPr>
              <w:t>pn</w:t>
            </w:r>
            <w:proofErr w:type="spellEnd"/>
          </w:p>
        </w:tc>
        <w:tc>
          <w:tcPr>
            <w:tcW w:w="5438" w:type="dxa"/>
          </w:tcPr>
          <w:p w14:paraId="28E79EED" w14:textId="77777777" w:rsidR="00714039" w:rsidRPr="0026337F"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Calculated estimate o</w:t>
            </w:r>
            <w:r w:rsidRPr="0026337F">
              <w:t xml:space="preserve">f </w:t>
            </w:r>
            <w:r w:rsidRPr="008655C6">
              <w:t xml:space="preserve">initial </w:t>
            </w:r>
            <w:r>
              <w:t xml:space="preserve">MW </w:t>
            </w:r>
            <w:r w:rsidRPr="008655C6">
              <w:t>load</w:t>
            </w:r>
            <w:r>
              <w:rPr>
                <w:i/>
                <w:iCs/>
              </w:rPr>
              <w:t>,</w:t>
            </w:r>
            <w:r>
              <w:t xml:space="preserve"> available to be used as an alternative to </w:t>
            </w:r>
            <w:proofErr w:type="spellStart"/>
            <w:r w:rsidRPr="008655C6">
              <w:rPr>
                <w:i/>
                <w:iCs/>
              </w:rPr>
              <w:t>InputInitialLoad</w:t>
            </w:r>
            <w:proofErr w:type="spellEnd"/>
          </w:p>
        </w:tc>
      </w:tr>
      <w:tr w:rsidR="00714039" w14:paraId="700A941D"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27907131" w14:textId="77777777" w:rsidR="00714039" w:rsidRDefault="00714039" w:rsidP="00D872AD">
            <w:pPr>
              <w:pStyle w:val="Equation"/>
            </w:pPr>
            <w:proofErr w:type="spellStart"/>
            <w:r>
              <w:t>Est</w:t>
            </w:r>
            <w:r w:rsidRPr="0051167F">
              <w:t>ScalingFacto</w:t>
            </w:r>
            <w:r>
              <w:t>r</w:t>
            </w:r>
            <w:r w:rsidRPr="00E158D3">
              <w:rPr>
                <w:vertAlign w:val="subscript"/>
              </w:rPr>
              <w:t>i</w:t>
            </w:r>
            <w:proofErr w:type="spellEnd"/>
          </w:p>
        </w:tc>
        <w:tc>
          <w:tcPr>
            <w:tcW w:w="5438" w:type="dxa"/>
          </w:tcPr>
          <w:p w14:paraId="6B5326F6" w14:textId="77777777" w:rsidR="00714039" w:rsidRPr="003343CC"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Scaling applied to </w:t>
            </w:r>
            <w:proofErr w:type="spellStart"/>
            <w:r w:rsidRPr="00E158D3">
              <w:rPr>
                <w:i/>
                <w:iCs/>
              </w:rPr>
              <w:t>ConformingFactor</w:t>
            </w:r>
            <w:proofErr w:type="spellEnd"/>
            <w:r>
              <w:t xml:space="preserve"> load MW </w:t>
            </w:r>
            <w:proofErr w:type="gramStart"/>
            <w:r>
              <w:t>in order to</w:t>
            </w:r>
            <w:proofErr w:type="gramEnd"/>
            <w:r>
              <w:t xml:space="preserve"> calculate </w:t>
            </w:r>
            <w:proofErr w:type="spellStart"/>
            <w:r w:rsidRPr="00E158D3">
              <w:rPr>
                <w:i/>
                <w:iCs/>
              </w:rPr>
              <w:t>EstimatedInitialLoad</w:t>
            </w:r>
            <w:proofErr w:type="spellEnd"/>
          </w:p>
        </w:tc>
      </w:tr>
      <w:tr w:rsidR="00714039" w14:paraId="720449A3"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60E11A57" w14:textId="77777777" w:rsidR="00714039" w:rsidRDefault="00714039" w:rsidP="00D872AD">
            <w:pPr>
              <w:pStyle w:val="Equation"/>
            </w:pPr>
            <w:proofErr w:type="spellStart"/>
            <w:r>
              <w:t>EstLoadIsScalable</w:t>
            </w:r>
            <w:r w:rsidRPr="003C624C">
              <w:rPr>
                <w:vertAlign w:val="subscript"/>
              </w:rPr>
              <w:t>pn</w:t>
            </w:r>
            <w:proofErr w:type="spellEnd"/>
          </w:p>
        </w:tc>
        <w:tc>
          <w:tcPr>
            <w:tcW w:w="5438" w:type="dxa"/>
          </w:tcPr>
          <w:p w14:paraId="36BC548C" w14:textId="77777777" w:rsidR="00714039" w:rsidRPr="005D69D8"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rsidRPr="008B5D21">
              <w:t xml:space="preserve">Binary </w:t>
            </w:r>
            <w:r>
              <w:t>value</w:t>
            </w:r>
            <w:r w:rsidRPr="008B5D21">
              <w:t xml:space="preserve">. </w:t>
            </w:r>
            <w:r>
              <w:t xml:space="preserve">If True then </w:t>
            </w:r>
            <w:proofErr w:type="spellStart"/>
            <w:r w:rsidRPr="008655C6">
              <w:rPr>
                <w:i/>
                <w:iCs/>
              </w:rPr>
              <w:t>ConformingFactor</w:t>
            </w:r>
            <w:proofErr w:type="spellEnd"/>
            <w:r>
              <w:t xml:space="preserve"> load MW will be scaled </w:t>
            </w:r>
            <w:proofErr w:type="gramStart"/>
            <w:r>
              <w:t>in order to</w:t>
            </w:r>
            <w:proofErr w:type="gramEnd"/>
            <w:r>
              <w:t xml:space="preserve"> calculate </w:t>
            </w:r>
            <w:proofErr w:type="spellStart"/>
            <w:r>
              <w:rPr>
                <w:i/>
                <w:iCs/>
                <w:lang w:val="en-AU" w:eastAsia="en-GB"/>
              </w:rPr>
              <w:t>EstimatedInitialLoad</w:t>
            </w:r>
            <w:proofErr w:type="spellEnd"/>
            <w:r>
              <w:rPr>
                <w:i/>
                <w:iCs/>
                <w:lang w:val="en-AU" w:eastAsia="en-GB"/>
              </w:rPr>
              <w:t xml:space="preserve">. </w:t>
            </w:r>
            <w:r>
              <w:rPr>
                <w:lang w:val="en-AU" w:eastAsia="en-GB"/>
              </w:rPr>
              <w:t xml:space="preserve">If </w:t>
            </w:r>
            <w:proofErr w:type="gramStart"/>
            <w:r>
              <w:rPr>
                <w:lang w:val="en-AU" w:eastAsia="en-GB"/>
              </w:rPr>
              <w:t>False</w:t>
            </w:r>
            <w:proofErr w:type="gramEnd"/>
            <w:r>
              <w:rPr>
                <w:lang w:val="en-AU" w:eastAsia="en-GB"/>
              </w:rPr>
              <w:t xml:space="preserve"> then </w:t>
            </w:r>
            <w:proofErr w:type="spellStart"/>
            <w:r>
              <w:rPr>
                <w:i/>
                <w:iCs/>
                <w:lang w:val="en-AU" w:eastAsia="en-GB"/>
              </w:rPr>
              <w:t>EstNonScalableLoad</w:t>
            </w:r>
            <w:proofErr w:type="spellEnd"/>
            <w:r w:rsidRPr="008655C6">
              <w:rPr>
                <w:lang w:val="en-AU" w:eastAsia="en-GB"/>
              </w:rPr>
              <w:t xml:space="preserve"> will be assigned directly to </w:t>
            </w:r>
            <w:proofErr w:type="spellStart"/>
            <w:r>
              <w:rPr>
                <w:i/>
                <w:iCs/>
                <w:lang w:val="en-AU" w:eastAsia="en-GB"/>
              </w:rPr>
              <w:t>EstimatedInitialLoad</w:t>
            </w:r>
            <w:proofErr w:type="spellEnd"/>
          </w:p>
        </w:tc>
      </w:tr>
      <w:tr w:rsidR="00714039" w14:paraId="5E2FB636"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2989D6B2" w14:textId="77777777" w:rsidR="00714039" w:rsidRDefault="00714039" w:rsidP="00D872AD">
            <w:pPr>
              <w:pStyle w:val="Equation"/>
            </w:pPr>
            <w:proofErr w:type="spellStart"/>
            <w:r>
              <w:t>EstNonScalableLoad</w:t>
            </w:r>
            <w:r w:rsidRPr="003C624C">
              <w:rPr>
                <w:vertAlign w:val="subscript"/>
              </w:rPr>
              <w:t>pn</w:t>
            </w:r>
            <w:proofErr w:type="spellEnd"/>
          </w:p>
        </w:tc>
        <w:tc>
          <w:tcPr>
            <w:tcW w:w="5438" w:type="dxa"/>
          </w:tcPr>
          <w:p w14:paraId="27FE3478"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For a non-conforming Pnode this will be the </w:t>
            </w:r>
            <w:r w:rsidRPr="008655C6">
              <w:rPr>
                <w:i/>
                <w:iCs/>
              </w:rPr>
              <w:t>NonConformingLoad</w:t>
            </w:r>
            <w:r>
              <w:t xml:space="preserve"> MW input, for a conforming Pnode this will be the </w:t>
            </w:r>
            <w:proofErr w:type="spellStart"/>
            <w:r w:rsidRPr="008655C6">
              <w:rPr>
                <w:i/>
                <w:iCs/>
              </w:rPr>
              <w:t>ConformingFactor</w:t>
            </w:r>
            <w:proofErr w:type="spellEnd"/>
            <w:r>
              <w:t xml:space="preserve"> MW input if that value is negative, otherwise it will be zero</w:t>
            </w:r>
          </w:p>
        </w:tc>
      </w:tr>
      <w:tr w:rsidR="00714039" w14:paraId="72A61A0C"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676E0E8E" w14:textId="77777777" w:rsidR="00714039" w:rsidRPr="0051167F" w:rsidRDefault="00714039" w:rsidP="00D872AD">
            <w:pPr>
              <w:pStyle w:val="Equation"/>
            </w:pPr>
            <w:proofErr w:type="spellStart"/>
            <w:r>
              <w:t>EstScalableLoad</w:t>
            </w:r>
            <w:r w:rsidRPr="00E158D3">
              <w:rPr>
                <w:vertAlign w:val="subscript"/>
              </w:rPr>
              <w:t>pn</w:t>
            </w:r>
            <w:proofErr w:type="spellEnd"/>
          </w:p>
        </w:tc>
        <w:tc>
          <w:tcPr>
            <w:tcW w:w="5438" w:type="dxa"/>
          </w:tcPr>
          <w:p w14:paraId="04314EBB" w14:textId="77777777" w:rsidR="00714039" w:rsidRPr="00937791"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For a non-conforming Pnode this value will be zero. For a conforming Pnode this value will be the </w:t>
            </w:r>
            <w:proofErr w:type="spellStart"/>
            <w:r w:rsidRPr="008655C6">
              <w:rPr>
                <w:i/>
                <w:iCs/>
              </w:rPr>
              <w:t>ConformingFactor</w:t>
            </w:r>
            <w:proofErr w:type="spellEnd"/>
            <w:r>
              <w:t xml:space="preserve"> if it is non-negative, otherwise this value will be zero</w:t>
            </w:r>
          </w:p>
        </w:tc>
      </w:tr>
      <w:tr w:rsidR="00256E03" w14:paraId="3798D676"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2320ACD8" w14:textId="0A0786E4" w:rsidR="00256E03" w:rsidRPr="00256E03" w:rsidRDefault="00256E03" w:rsidP="00D872AD">
            <w:pPr>
              <w:pStyle w:val="Equation"/>
              <w:rPr>
                <w:vertAlign w:val="subscript"/>
              </w:rPr>
            </w:pPr>
            <w:proofErr w:type="spellStart"/>
            <w:r>
              <w:t>ShortfallDisabledScaling</w:t>
            </w:r>
            <w:r>
              <w:rPr>
                <w:vertAlign w:val="subscript"/>
              </w:rPr>
              <w:t>pn</w:t>
            </w:r>
            <w:proofErr w:type="spellEnd"/>
          </w:p>
        </w:tc>
        <w:tc>
          <w:tcPr>
            <w:tcW w:w="5438" w:type="dxa"/>
          </w:tcPr>
          <w:p w14:paraId="3793AE77" w14:textId="56D79E59" w:rsidR="00256E03" w:rsidRPr="00C31C1F" w:rsidRDefault="00256E03" w:rsidP="00D872AD">
            <w:pPr>
              <w:pStyle w:val="BodyText"/>
              <w:ind w:left="0"/>
              <w:jc w:val="left"/>
              <w:cnfStyle w:val="000000000000" w:firstRow="0" w:lastRow="0" w:firstColumn="0" w:lastColumn="0" w:oddVBand="0" w:evenVBand="0" w:oddHBand="0" w:evenHBand="0" w:firstRowFirstColumn="0" w:firstRowLastColumn="0" w:lastRowFirstColumn="0" w:lastRowLastColumn="0"/>
              <w:rPr>
                <w:vertAlign w:val="subscript"/>
              </w:rPr>
            </w:pPr>
            <w:r>
              <w:t>Binary value</w:t>
            </w:r>
            <w:r w:rsidR="00C31C1F">
              <w:t xml:space="preserve"> with an initial </w:t>
            </w:r>
            <w:r>
              <w:t xml:space="preserve">value </w:t>
            </w:r>
            <w:r w:rsidR="00C31C1F">
              <w:t>of</w:t>
            </w:r>
            <w:r>
              <w:t xml:space="preserve"> False. </w:t>
            </w:r>
            <w:r w:rsidR="00C31C1F">
              <w:t xml:space="preserve">May be </w:t>
            </w:r>
            <w:r w:rsidR="00183CAC">
              <w:t>set to True by the Energy Shortfall Check</w:t>
            </w:r>
            <w:r w:rsidR="00C31C1F">
              <w:t>, in which case</w:t>
            </w:r>
            <w:r w:rsidR="00183CAC">
              <w:t xml:space="preserve"> </w:t>
            </w:r>
            <w:r w:rsidR="00C31C1F">
              <w:t xml:space="preserve">the calculation does not scale </w:t>
            </w:r>
            <w:proofErr w:type="spellStart"/>
            <w:r w:rsidR="00C31C1F" w:rsidRPr="00C31C1F">
              <w:rPr>
                <w:i/>
                <w:iCs/>
              </w:rPr>
              <w:t>InitialLoad</w:t>
            </w:r>
            <w:r w:rsidR="00C31C1F">
              <w:rPr>
                <w:i/>
                <w:iCs/>
                <w:vertAlign w:val="subscript"/>
              </w:rPr>
              <w:t>pn</w:t>
            </w:r>
            <w:proofErr w:type="spellEnd"/>
          </w:p>
        </w:tc>
      </w:tr>
      <w:tr w:rsidR="00183CAC" w14:paraId="7A8ADDCD" w14:textId="77777777" w:rsidTr="00183CAC">
        <w:tc>
          <w:tcPr>
            <w:cnfStyle w:val="001000000000" w:firstRow="0" w:lastRow="0" w:firstColumn="1" w:lastColumn="0" w:oddVBand="0" w:evenVBand="0" w:oddHBand="0" w:evenHBand="0" w:firstRowFirstColumn="0" w:firstRowLastColumn="0" w:lastRowFirstColumn="0" w:lastRowLastColumn="0"/>
            <w:tcW w:w="2479" w:type="dxa"/>
          </w:tcPr>
          <w:p w14:paraId="07823E26" w14:textId="1D6FD0DB" w:rsidR="00183CAC" w:rsidRPr="00256E03" w:rsidRDefault="0008746C" w:rsidP="00170222">
            <w:pPr>
              <w:pStyle w:val="Equation"/>
              <w:rPr>
                <w:vertAlign w:val="subscript"/>
              </w:rPr>
            </w:pPr>
            <w:proofErr w:type="spellStart"/>
            <w:r>
              <w:t>Did</w:t>
            </w:r>
            <w:r w:rsidR="00183CAC">
              <w:t>Shortfall</w:t>
            </w:r>
            <w:r>
              <w:t>Transfer</w:t>
            </w:r>
            <w:r w:rsidR="00183CAC">
              <w:rPr>
                <w:vertAlign w:val="subscript"/>
              </w:rPr>
              <w:t>pn</w:t>
            </w:r>
            <w:proofErr w:type="spellEnd"/>
          </w:p>
        </w:tc>
        <w:tc>
          <w:tcPr>
            <w:tcW w:w="5438" w:type="dxa"/>
          </w:tcPr>
          <w:p w14:paraId="2A96E98F" w14:textId="53316F67" w:rsidR="00183CAC" w:rsidRPr="00183CAC" w:rsidRDefault="00C31C1F" w:rsidP="00183CAC">
            <w:pPr>
              <w:pStyle w:val="BodyText"/>
              <w:ind w:left="0"/>
              <w:jc w:val="left"/>
              <w:cnfStyle w:val="000000000000" w:firstRow="0" w:lastRow="0" w:firstColumn="0" w:lastColumn="0" w:oddVBand="0" w:evenVBand="0" w:oddHBand="0" w:evenHBand="0" w:firstRowFirstColumn="0" w:firstRowLastColumn="0" w:lastRowFirstColumn="0" w:lastRowLastColumn="0"/>
              <w:rPr>
                <w:lang w:val="en-AU"/>
              </w:rPr>
            </w:pPr>
            <w:r>
              <w:t>Binary value with an initial value of False.</w:t>
            </w:r>
            <w:r w:rsidR="00183CAC">
              <w:t xml:space="preserve"> </w:t>
            </w:r>
            <w:r>
              <w:t>May be set to True by the Energy Shortfall Check, in which case</w:t>
            </w:r>
            <w:r w:rsidR="00183CAC" w:rsidRPr="00183CAC">
              <w:t xml:space="preserve"> </w:t>
            </w:r>
            <w:r w:rsidR="00183CAC" w:rsidRPr="00183CAC">
              <w:rPr>
                <w:i/>
                <w:iCs/>
              </w:rPr>
              <w:t xml:space="preserve"> </w:t>
            </w:r>
            <w:proofErr w:type="spellStart"/>
            <w:r w:rsidR="00183CAC" w:rsidRPr="00183CAC">
              <w:rPr>
                <w:i/>
                <w:iCs/>
              </w:rPr>
              <w:t>PnodeRequiredLoad</w:t>
            </w:r>
            <w:r w:rsidR="00183CAC" w:rsidRPr="00183CAC">
              <w:rPr>
                <w:i/>
                <w:iCs/>
                <w:vertAlign w:val="subscript"/>
              </w:rPr>
              <w:t>pn</w:t>
            </w:r>
            <w:proofErr w:type="spellEnd"/>
            <w:r w:rsidR="00183CAC" w:rsidRPr="00183CAC">
              <w:t xml:space="preserve"> </w:t>
            </w:r>
            <w:r w:rsidR="00774B69">
              <w:t>retains its calculated value from the previous loop</w:t>
            </w:r>
          </w:p>
        </w:tc>
      </w:tr>
    </w:tbl>
    <w:p w14:paraId="69422E73" w14:textId="77777777" w:rsidR="00714039" w:rsidRDefault="00714039" w:rsidP="00C46AB9">
      <w:pPr>
        <w:pStyle w:val="Heading3"/>
      </w:pPr>
      <w:bookmarkStart w:id="183" w:name="_Toc189139648"/>
      <w:r>
        <w:t>Derived Sets</w:t>
      </w:r>
      <w:bookmarkEnd w:id="183"/>
    </w:p>
    <w:tbl>
      <w:tblPr>
        <w:tblStyle w:val="SOReportTable"/>
        <w:tblW w:w="0" w:type="auto"/>
        <w:tblLook w:val="04A0" w:firstRow="1" w:lastRow="0" w:firstColumn="1" w:lastColumn="0" w:noHBand="0" w:noVBand="1"/>
      </w:tblPr>
      <w:tblGrid>
        <w:gridCol w:w="3234"/>
        <w:gridCol w:w="4564"/>
      </w:tblGrid>
      <w:tr w:rsidR="00714039" w14:paraId="30F198D2"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14:paraId="2AFCE7CA" w14:textId="77777777" w:rsidR="00714039" w:rsidRDefault="00714039" w:rsidP="00D872AD">
            <w:pPr>
              <w:pStyle w:val="BodyText"/>
              <w:ind w:left="0"/>
              <w:rPr>
                <w:lang w:eastAsia="en-GB"/>
              </w:rPr>
            </w:pPr>
            <w:r>
              <w:rPr>
                <w:lang w:eastAsia="en-GB"/>
              </w:rPr>
              <w:t>Item</w:t>
            </w:r>
          </w:p>
        </w:tc>
        <w:tc>
          <w:tcPr>
            <w:tcW w:w="5642" w:type="dxa"/>
          </w:tcPr>
          <w:p w14:paraId="43550D72"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2882C31A" w14:textId="77777777" w:rsidTr="00D872AD">
        <w:tc>
          <w:tcPr>
            <w:cnfStyle w:val="001000000000" w:firstRow="0" w:lastRow="0" w:firstColumn="1" w:lastColumn="0" w:oddVBand="0" w:evenVBand="0" w:oddHBand="0" w:evenHBand="0" w:firstRowFirstColumn="0" w:firstRowLastColumn="0" w:lastRowFirstColumn="0" w:lastRowLastColumn="0"/>
            <w:tcW w:w="2275" w:type="dxa"/>
          </w:tcPr>
          <w:p w14:paraId="3F8071ED" w14:textId="77777777" w:rsidR="00714039" w:rsidRDefault="00714039" w:rsidP="00D872AD">
            <w:pPr>
              <w:pStyle w:val="Equation"/>
            </w:pPr>
            <w:proofErr w:type="spellStart"/>
            <w:r>
              <w:t>ISLANDPNODES</w:t>
            </w:r>
            <w:r w:rsidRPr="008655C6">
              <w:rPr>
                <w:vertAlign w:val="subscript"/>
              </w:rPr>
              <w:t>i</w:t>
            </w:r>
            <w:proofErr w:type="spellEnd"/>
          </w:p>
        </w:tc>
        <w:tc>
          <w:tcPr>
            <w:tcW w:w="5642" w:type="dxa"/>
          </w:tcPr>
          <w:p w14:paraId="3D9F6F6F" w14:textId="47BF44AD" w:rsidR="00714039" w:rsidRPr="008655C6"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rPr>
                <w:vertAlign w:val="subscript"/>
              </w:rPr>
            </w:pPr>
            <w:r>
              <w:t xml:space="preserve">Pnodes in Island </w:t>
            </w:r>
            <w:r w:rsidRPr="008655C6">
              <w:rPr>
                <w:rFonts w:ascii="Times New Roman" w:hAnsi="Times New Roman"/>
                <w:i/>
                <w:szCs w:val="22"/>
                <w:lang w:eastAsia="en-GB"/>
              </w:rPr>
              <w:t>i</w:t>
            </w:r>
          </w:p>
        </w:tc>
      </w:tr>
      <w:tr w:rsidR="00714039" w14:paraId="7733A6C6" w14:textId="77777777" w:rsidTr="00D872AD">
        <w:tc>
          <w:tcPr>
            <w:cnfStyle w:val="001000000000" w:firstRow="0" w:lastRow="0" w:firstColumn="1" w:lastColumn="0" w:oddVBand="0" w:evenVBand="0" w:oddHBand="0" w:evenHBand="0" w:firstRowFirstColumn="0" w:firstRowLastColumn="0" w:lastRowFirstColumn="0" w:lastRowLastColumn="0"/>
            <w:tcW w:w="2275" w:type="dxa"/>
          </w:tcPr>
          <w:p w14:paraId="3B8384C0" w14:textId="77777777" w:rsidR="00714039" w:rsidRDefault="00714039" w:rsidP="00D872AD">
            <w:pPr>
              <w:pStyle w:val="Equation"/>
            </w:pPr>
            <w:proofErr w:type="spellStart"/>
            <w:r>
              <w:t>ISLANDNONSCALABLEPNODES</w:t>
            </w:r>
            <w:r w:rsidRPr="00960051">
              <w:rPr>
                <w:vertAlign w:val="subscript"/>
              </w:rPr>
              <w:t>i</w:t>
            </w:r>
            <w:proofErr w:type="spellEnd"/>
          </w:p>
        </w:tc>
        <w:tc>
          <w:tcPr>
            <w:tcW w:w="5642" w:type="dxa"/>
          </w:tcPr>
          <w:p w14:paraId="3F889E74"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Pnodes in Island </w:t>
            </w:r>
            <w:r w:rsidRPr="008655C6">
              <w:rPr>
                <w:rFonts w:ascii="Times New Roman" w:hAnsi="Times New Roman"/>
                <w:i/>
                <w:szCs w:val="22"/>
                <w:lang w:eastAsia="en-GB"/>
              </w:rPr>
              <w:t>i</w:t>
            </w:r>
            <w:r>
              <w:t xml:space="preserve"> with </w:t>
            </w:r>
            <w:proofErr w:type="spellStart"/>
            <w:r w:rsidRPr="008655C6">
              <w:rPr>
                <w:i/>
                <w:iCs/>
              </w:rPr>
              <w:t>LoadIsScalable</w:t>
            </w:r>
            <w:proofErr w:type="spellEnd"/>
            <w:r>
              <w:t xml:space="preserve"> flag set to False, indexed by </w:t>
            </w:r>
            <w:proofErr w:type="spellStart"/>
            <w:r>
              <w:rPr>
                <w:rFonts w:ascii="Times New Roman" w:hAnsi="Times New Roman"/>
                <w:i/>
                <w:szCs w:val="22"/>
                <w:lang w:eastAsia="en-GB"/>
              </w:rPr>
              <w:t>np</w:t>
            </w:r>
            <w:r w:rsidRPr="00B526AE">
              <w:rPr>
                <w:rFonts w:ascii="Times New Roman" w:hAnsi="Times New Roman"/>
                <w:i/>
                <w:szCs w:val="22"/>
                <w:lang w:eastAsia="en-GB"/>
              </w:rPr>
              <w:t>n</w:t>
            </w:r>
            <w:r w:rsidRPr="00B526AE">
              <w:rPr>
                <w:rFonts w:ascii="Times New Roman" w:hAnsi="Times New Roman"/>
                <w:i/>
                <w:szCs w:val="22"/>
                <w:vertAlign w:val="subscript"/>
                <w:lang w:eastAsia="en-GB"/>
              </w:rPr>
              <w:t>i</w:t>
            </w:r>
            <w:proofErr w:type="spellEnd"/>
          </w:p>
        </w:tc>
      </w:tr>
      <w:tr w:rsidR="00714039" w14:paraId="19B64A39" w14:textId="77777777" w:rsidTr="00D872AD">
        <w:tc>
          <w:tcPr>
            <w:cnfStyle w:val="001000000000" w:firstRow="0" w:lastRow="0" w:firstColumn="1" w:lastColumn="0" w:oddVBand="0" w:evenVBand="0" w:oddHBand="0" w:evenHBand="0" w:firstRowFirstColumn="0" w:firstRowLastColumn="0" w:lastRowFirstColumn="0" w:lastRowLastColumn="0"/>
            <w:tcW w:w="2275" w:type="dxa"/>
          </w:tcPr>
          <w:p w14:paraId="1391E395" w14:textId="77777777" w:rsidR="00714039" w:rsidRDefault="00714039" w:rsidP="00D872AD">
            <w:pPr>
              <w:pStyle w:val="Equation"/>
            </w:pPr>
            <w:proofErr w:type="spellStart"/>
            <w:r>
              <w:t>ISLANDSCALABLEPNODES</w:t>
            </w:r>
            <w:r w:rsidRPr="00960051">
              <w:rPr>
                <w:vertAlign w:val="subscript"/>
              </w:rPr>
              <w:t>i</w:t>
            </w:r>
            <w:proofErr w:type="spellEnd"/>
          </w:p>
        </w:tc>
        <w:tc>
          <w:tcPr>
            <w:tcW w:w="5642" w:type="dxa"/>
          </w:tcPr>
          <w:p w14:paraId="5ED48319" w14:textId="77777777" w:rsidR="00714039" w:rsidRDefault="00714039" w:rsidP="00D872AD">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Pnodes in Island </w:t>
            </w:r>
            <w:r w:rsidRPr="008655C6">
              <w:rPr>
                <w:rFonts w:ascii="Times New Roman" w:hAnsi="Times New Roman"/>
                <w:i/>
                <w:szCs w:val="22"/>
                <w:lang w:eastAsia="en-GB"/>
              </w:rPr>
              <w:t>i</w:t>
            </w:r>
            <w:r>
              <w:t xml:space="preserve"> with </w:t>
            </w:r>
            <w:proofErr w:type="spellStart"/>
            <w:r w:rsidRPr="00960051">
              <w:rPr>
                <w:i/>
                <w:iCs/>
              </w:rPr>
              <w:t>LoadIsScalable</w:t>
            </w:r>
            <w:proofErr w:type="spellEnd"/>
            <w:r>
              <w:t xml:space="preserve"> flag set to True, indexed by </w:t>
            </w:r>
            <w:proofErr w:type="spellStart"/>
            <w:r>
              <w:rPr>
                <w:rFonts w:ascii="Times New Roman" w:hAnsi="Times New Roman"/>
                <w:i/>
                <w:szCs w:val="22"/>
                <w:lang w:eastAsia="en-GB"/>
              </w:rPr>
              <w:t>sp</w:t>
            </w:r>
            <w:r w:rsidRPr="00B526AE">
              <w:rPr>
                <w:rFonts w:ascii="Times New Roman" w:hAnsi="Times New Roman"/>
                <w:i/>
                <w:szCs w:val="22"/>
                <w:lang w:eastAsia="en-GB"/>
              </w:rPr>
              <w:t>n</w:t>
            </w:r>
            <w:r w:rsidRPr="00B526AE">
              <w:rPr>
                <w:rFonts w:ascii="Times New Roman" w:hAnsi="Times New Roman"/>
                <w:i/>
                <w:szCs w:val="22"/>
                <w:vertAlign w:val="subscript"/>
                <w:lang w:eastAsia="en-GB"/>
              </w:rPr>
              <w:t>i</w:t>
            </w:r>
            <w:proofErr w:type="spellEnd"/>
          </w:p>
        </w:tc>
      </w:tr>
    </w:tbl>
    <w:p w14:paraId="014A3504" w14:textId="1912BA5F" w:rsidR="00714039" w:rsidRDefault="00714039" w:rsidP="00C46AB9">
      <w:pPr>
        <w:pStyle w:val="Heading3"/>
      </w:pPr>
      <w:bookmarkStart w:id="184" w:name="_Toc189139649"/>
      <w:r>
        <w:t>Calculation</w:t>
      </w:r>
      <w:r w:rsidR="008C59E9">
        <w:t>s</w:t>
      </w:r>
      <w:bookmarkEnd w:id="184"/>
    </w:p>
    <w:p w14:paraId="16E098CC" w14:textId="505D2CCE" w:rsidR="00714039" w:rsidRDefault="00714039" w:rsidP="00714039">
      <w:pPr>
        <w:pStyle w:val="BodyText"/>
        <w:rPr>
          <w:lang w:val="en-AU" w:eastAsia="en-GB"/>
        </w:rPr>
      </w:pPr>
      <w:r>
        <w:rPr>
          <w:lang w:val="en-AU" w:eastAsia="en-GB"/>
        </w:rPr>
        <w:t>Note that for binary values: 1= True, 0 = False.</w:t>
      </w:r>
    </w:p>
    <w:p w14:paraId="79FD7324" w14:textId="77777777" w:rsidR="002673E3" w:rsidRDefault="002673E3" w:rsidP="00714039">
      <w:pPr>
        <w:pStyle w:val="BodyText"/>
        <w:rPr>
          <w:lang w:val="en-AU" w:eastAsia="en-GB"/>
        </w:rPr>
      </w:pPr>
    </w:p>
    <w:p w14:paraId="41528262" w14:textId="57086E23" w:rsidR="00714039" w:rsidRPr="00114861" w:rsidRDefault="00714039" w:rsidP="00555E70">
      <w:pPr>
        <w:pStyle w:val="Heading5"/>
        <w:rPr>
          <w:rFonts w:ascii="Arial" w:hAnsi="Arial" w:cs="Times New Roman"/>
        </w:rPr>
      </w:pPr>
      <w:bookmarkStart w:id="185" w:name="_Ref111471582"/>
      <m:oMath>
        <m:r>
          <w:rPr>
            <w:rFonts w:ascii="Cambria Math" w:hAnsi="Cambria Math"/>
            <w:lang w:eastAsia="en-GB"/>
          </w:rPr>
          <m:t>PnodeRequiredLoa</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InitiaLoa</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m:t>
                </m:r>
                <m:r>
                  <w:rPr>
                    <w:rFonts w:ascii="Cambria Math" w:hAnsi="Cambria Math"/>
                  </w:rPr>
                  <m:t>LoadScalingFacto</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r>
                  <m:rPr>
                    <m:sty m:val="b"/>
                  </m:rPr>
                  <w:rPr>
                    <w:rFonts w:ascii="Cambria Math" w:hAnsi="Cambria Math"/>
                  </w:rPr>
                  <m:t xml:space="preserve">  if</m:t>
                </m:r>
                <m:r>
                  <m:rPr>
                    <m:sty m:val="p"/>
                  </m:rPr>
                  <w:rPr>
                    <w:rFonts w:ascii="Cambria Math" w:hAnsi="Cambria Math"/>
                  </w:rPr>
                  <m:t xml:space="preserve"> </m:t>
                </m:r>
                <m:r>
                  <w:rPr>
                    <w:rFonts w:ascii="Cambria Math" w:hAnsi="Cambria Math"/>
                  </w:rPr>
                  <m:t>LoadIsScalabl</m:t>
                </m:r>
                <m:sSub>
                  <m:sSubPr>
                    <m:ctrlPr>
                      <w:rPr>
                        <w:rFonts w:ascii="Cambria Math" w:hAnsi="Cambria Math"/>
                      </w:rPr>
                    </m:ctrlPr>
                  </m:sSubPr>
                  <m:e>
                    <m:r>
                      <w:rPr>
                        <w:rFonts w:ascii="Cambria Math" w:hAnsi="Cambria Math"/>
                      </w:rPr>
                      <m:t>e</m:t>
                    </m:r>
                  </m:e>
                  <m:sub>
                    <m:r>
                      <w:rPr>
                        <w:rFonts w:ascii="Cambria Math" w:hAnsi="Cambria Math"/>
                      </w:rPr>
                      <m:t>pn</m:t>
                    </m:r>
                  </m:sub>
                </m:sSub>
                <m:r>
                  <m:rPr>
                    <m:sty m:val="p"/>
                  </m:rPr>
                  <w:rPr>
                    <w:rFonts w:ascii="Cambria Math" w:hAnsi="Cambria Math"/>
                  </w:rPr>
                  <m:t>=1</m:t>
                </m:r>
              </m:e>
              <m:e>
                <m:r>
                  <w:rPr>
                    <w:rFonts w:ascii="Cambria Math" w:hAnsi="Cambria Math"/>
                  </w:rPr>
                  <m:t>InitialLoa</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 xml:space="preserve">,  </m:t>
                </m:r>
                <m:r>
                  <m:rPr>
                    <m:sty m:val="b"/>
                  </m:rPr>
                  <w:rPr>
                    <w:rFonts w:ascii="Cambria Math" w:hAnsi="Cambria Math"/>
                  </w:rPr>
                  <m:t>otherwise</m:t>
                </m:r>
              </m:e>
            </m:eqArr>
          </m:e>
        </m:d>
      </m:oMath>
      <w:bookmarkEnd w:id="185"/>
    </w:p>
    <w:p w14:paraId="1BC24858" w14:textId="6D707265" w:rsidR="00114861" w:rsidRPr="00114861" w:rsidRDefault="00114861" w:rsidP="00114861">
      <w:pPr>
        <w:pStyle w:val="BodyText"/>
        <w:ind w:left="-851" w:firstLine="1690"/>
        <w:rPr>
          <w:lang w:val="en-AU"/>
        </w:rPr>
      </w:pPr>
      <m:oMathPara>
        <m:oMath>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InstructedShe</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 xml:space="preserve">, </m:t>
                  </m:r>
                  <m:r>
                    <m:rPr>
                      <m:sty m:val="b"/>
                    </m:rPr>
                    <w:rPr>
                      <w:rFonts w:ascii="Cambria Math" w:hAnsi="Cambria Math"/>
                    </w:rPr>
                    <m:t xml:space="preserve"> if </m:t>
                  </m:r>
                  <m:r>
                    <w:rPr>
                      <w:rFonts w:ascii="Cambria Math" w:hAnsi="Cambria Math"/>
                      <w:lang w:val="en-AU"/>
                    </w:rPr>
                    <m:t>ScheduleType=</m:t>
                  </m:r>
                  <m:r>
                    <m:rPr>
                      <m:sty m:val="p"/>
                    </m:rPr>
                    <w:rPr>
                      <w:rFonts w:ascii="Cambria Math" w:hAnsi="Cambria Math"/>
                      <w:lang w:val="en-AU"/>
                    </w:rPr>
                    <m:t>RTDP</m:t>
                  </m:r>
                  <m:r>
                    <m:rPr>
                      <m:sty m:val="b"/>
                    </m:rPr>
                    <w:rPr>
                      <w:rFonts w:ascii="Cambria Math" w:hAnsi="Cambria Math"/>
                      <w:lang w:val="en-AU"/>
                    </w:rPr>
                    <m:t xml:space="preserve"> </m:t>
                  </m:r>
                  <m:r>
                    <w:rPr>
                      <w:rFonts w:ascii="Cambria Math" w:hAnsi="Cambria Math"/>
                      <w:lang w:val="en-AU"/>
                    </w:rPr>
                    <m:t xml:space="preserve"> </m:t>
                  </m:r>
                  <m:r>
                    <m:rPr>
                      <m:sty m:val="b"/>
                    </m:rPr>
                    <w:rPr>
                      <w:rFonts w:ascii="Cambria Math" w:hAnsi="Cambria Math"/>
                      <w:lang w:val="en-AU"/>
                    </w:rPr>
                    <m:t xml:space="preserve">and </m:t>
                  </m:r>
                  <m:r>
                    <w:rPr>
                      <w:rFonts w:ascii="Cambria Math" w:hAnsi="Cambria Math"/>
                    </w:rPr>
                    <m:t>InstructedShe</m:t>
                  </m:r>
                  <m:sSub>
                    <m:sSubPr>
                      <m:ctrlPr>
                        <w:rPr>
                          <w:rFonts w:ascii="Cambria Math" w:hAnsi="Cambria Math"/>
                          <w:i/>
                        </w:rPr>
                      </m:ctrlPr>
                    </m:sSubPr>
                    <m:e>
                      <m:r>
                        <w:rPr>
                          <w:rFonts w:ascii="Cambria Math" w:hAnsi="Cambria Math"/>
                        </w:rPr>
                        <m:t>dActive</m:t>
                      </m:r>
                    </m:e>
                    <m:sub>
                      <m:r>
                        <w:rPr>
                          <w:rFonts w:ascii="Cambria Math" w:hAnsi="Cambria Math"/>
                        </w:rPr>
                        <m:t>pn</m:t>
                      </m:r>
                    </m:sub>
                  </m:sSub>
                  <m:r>
                    <w:rPr>
                      <w:rFonts w:ascii="Cambria Math" w:hAnsi="Cambria Math"/>
                      <w:lang w:val="en-AU"/>
                    </w:rPr>
                    <m:t xml:space="preserve"> =1</m:t>
                  </m:r>
                </m:e>
                <m:e>
                  <m:r>
                    <w:rPr>
                      <w:rFonts w:ascii="Cambria Math" w:hAnsi="Cambria Math"/>
                    </w:rPr>
                    <m:t>0</m:t>
                  </m:r>
                  <m:r>
                    <m:rPr>
                      <m:sty m:val="p"/>
                    </m:rPr>
                    <w:rPr>
                      <w:rFonts w:ascii="Cambria Math" w:hAnsi="Cambria Math"/>
                    </w:rPr>
                    <m:t xml:space="preserve">,  </m:t>
                  </m:r>
                  <m:r>
                    <m:rPr>
                      <m:sty m:val="b"/>
                    </m:rPr>
                    <w:rPr>
                      <w:rFonts w:ascii="Cambria Math" w:hAnsi="Cambria Math"/>
                    </w:rPr>
                    <m:t>otherwise</m:t>
                  </m:r>
                </m:e>
              </m:eqArr>
            </m:e>
          </m:d>
        </m:oMath>
      </m:oMathPara>
    </w:p>
    <w:p w14:paraId="162927C5" w14:textId="047EB56D" w:rsidR="002C22BD" w:rsidRPr="002C22BD" w:rsidRDefault="00714039" w:rsidP="004A65AE">
      <w:pPr>
        <w:pStyle w:val="BodyText"/>
        <w:tabs>
          <w:tab w:val="left" w:pos="1418"/>
        </w:tabs>
        <w:ind w:left="851"/>
        <w:rPr>
          <w:lang w:val="en-AU"/>
        </w:rPr>
      </w:pPr>
      <m:oMathPara>
        <m:oMath>
          <m:r>
            <m:rPr>
              <m:sty m:val="p"/>
            </m:rPr>
            <w:rPr>
              <w:rFonts w:ascii="Cambria Math" w:hAnsi="Cambria Math"/>
              <w:lang w:val="en-AU"/>
            </w:rPr>
            <m:t>∀</m:t>
          </m:r>
          <m:r>
            <w:rPr>
              <w:rFonts w:ascii="Cambria Math" w:hAnsi="Cambria Math"/>
              <w:lang w:val="en-AU"/>
            </w:rPr>
            <m:t>i</m:t>
          </m:r>
          <m:r>
            <m:rPr>
              <m:sty m:val="p"/>
            </m:rPr>
            <w:rPr>
              <w:rFonts w:ascii="Cambria Math" w:hAnsi="Cambria Math"/>
              <w:lang w:val="en-AU"/>
            </w:rPr>
            <m:t>∈</m:t>
          </m:r>
          <m:r>
            <w:rPr>
              <w:rFonts w:ascii="Cambria Math" w:hAnsi="Cambria Math"/>
              <w:lang w:val="en-AU"/>
            </w:rPr>
            <m:t xml:space="preserve">ISLANDS, </m:t>
          </m:r>
          <m:r>
            <m:rPr>
              <m:sty m:val="p"/>
            </m:rPr>
            <w:rPr>
              <w:rFonts w:ascii="Cambria Math" w:hAnsi="Cambria Math"/>
              <w:lang w:val="en-AU"/>
            </w:rPr>
            <m:t>∀</m:t>
          </m:r>
          <m:r>
            <w:rPr>
              <w:rFonts w:ascii="Cambria Math" w:hAnsi="Cambria Math"/>
              <w:lang w:val="en-AU"/>
            </w:rPr>
            <m:t>pn</m:t>
          </m:r>
          <m:r>
            <m:rPr>
              <m:sty m:val="p"/>
            </m:rPr>
            <w:rPr>
              <w:rFonts w:ascii="Cambria Math" w:hAnsi="Cambria Math"/>
              <w:lang w:val="en-AU"/>
            </w:rPr>
            <m:t>∈</m:t>
          </m:r>
          <m:r>
            <w:rPr>
              <w:rFonts w:ascii="Cambria Math" w:hAnsi="Cambria Math"/>
              <w:lang w:val="en-AU"/>
            </w:rPr>
            <m:t>ISLANDPNODE</m:t>
          </m:r>
          <m:sSub>
            <m:sSubPr>
              <m:ctrlPr>
                <w:rPr>
                  <w:rFonts w:ascii="Cambria Math" w:hAnsi="Cambria Math"/>
                  <w:i/>
                  <w:iCs/>
                  <w:lang w:val="en-AU"/>
                </w:rPr>
              </m:ctrlPr>
            </m:sSubPr>
            <m:e>
              <m:r>
                <w:rPr>
                  <w:rFonts w:ascii="Cambria Math" w:hAnsi="Cambria Math"/>
                  <w:lang w:val="en-AU"/>
                </w:rPr>
                <m:t>S</m:t>
              </m:r>
            </m:e>
            <m:sub>
              <m:r>
                <w:rPr>
                  <w:rFonts w:ascii="Cambria Math" w:hAnsi="Cambria Math"/>
                  <w:lang w:val="en-AU"/>
                </w:rPr>
                <m:t>i</m:t>
              </m:r>
            </m:sub>
          </m:sSub>
          <m:r>
            <w:rPr>
              <w:rFonts w:ascii="Cambria Math" w:hAnsi="Cambria Math"/>
              <w:lang w:val="en-AU"/>
            </w:rPr>
            <m:t xml:space="preserve"> </m:t>
          </m:r>
        </m:oMath>
      </m:oMathPara>
    </w:p>
    <w:p w14:paraId="3FEB0FF8" w14:textId="02B92AC4" w:rsidR="00846EF6" w:rsidRPr="00846EF6" w:rsidRDefault="00846EF6" w:rsidP="004A65AE">
      <w:pPr>
        <w:pStyle w:val="BodyText"/>
        <w:tabs>
          <w:tab w:val="left" w:pos="1418"/>
        </w:tabs>
        <w:ind w:left="851"/>
        <w:rPr>
          <w:lang w:val="en-AU"/>
        </w:rPr>
      </w:pPr>
      <m:oMathPara>
        <m:oMath>
          <m:r>
            <m:rPr>
              <m:sty m:val="b"/>
            </m:rPr>
            <w:rPr>
              <w:rFonts w:ascii="Cambria Math" w:hAnsi="Cambria Math"/>
              <w:lang w:val="en-AU"/>
            </w:rPr>
            <m:t xml:space="preserve">where </m:t>
          </m:r>
          <m:r>
            <w:rPr>
              <w:rFonts w:ascii="Cambria Math" w:hAnsi="Cambria Math"/>
              <w:lang w:val="en-AU"/>
            </w:rPr>
            <m:t>DidShortfallTransfe</m:t>
          </m:r>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pn</m:t>
              </m:r>
            </m:sub>
          </m:sSub>
          <m:r>
            <w:rPr>
              <w:rFonts w:ascii="Cambria Math" w:hAnsi="Cambria Math"/>
              <w:lang w:val="en-AU"/>
            </w:rPr>
            <m:t>=0</m:t>
          </m:r>
        </m:oMath>
      </m:oMathPara>
    </w:p>
    <w:p w14:paraId="2D6CB19F" w14:textId="77777777" w:rsidR="00555E70" w:rsidRDefault="00555E70" w:rsidP="004A65AE">
      <w:pPr>
        <w:pStyle w:val="BodyText"/>
        <w:tabs>
          <w:tab w:val="left" w:pos="1418"/>
        </w:tabs>
        <w:ind w:left="851"/>
        <w:rPr>
          <w:lang w:eastAsia="en-GB"/>
        </w:rPr>
      </w:pPr>
    </w:p>
    <w:p w14:paraId="0BD3FACB" w14:textId="049FDB83" w:rsidR="00714039" w:rsidRPr="00846EF6" w:rsidRDefault="00714039" w:rsidP="004A65AE">
      <w:pPr>
        <w:pStyle w:val="BodyText"/>
        <w:tabs>
          <w:tab w:val="left" w:pos="1418"/>
        </w:tabs>
        <w:ind w:left="851"/>
        <w:rPr>
          <w:lang w:eastAsia="en-GB"/>
        </w:rPr>
      </w:pPr>
      <w:r>
        <w:rPr>
          <w:lang w:eastAsia="en-GB"/>
        </w:rPr>
        <w:t>The components of</w:t>
      </w:r>
      <w:r w:rsidR="00672A21">
        <w:rPr>
          <w:lang w:eastAsia="en-GB"/>
        </w:rPr>
        <w:t xml:space="preserve"> </w:t>
      </w:r>
      <w:r w:rsidR="000F2629">
        <w:rPr>
          <w:lang w:eastAsia="en-GB"/>
        </w:rPr>
        <w:fldChar w:fldCharType="begin"/>
      </w:r>
      <w:r w:rsidR="000F2629">
        <w:rPr>
          <w:lang w:eastAsia="en-GB"/>
        </w:rPr>
        <w:instrText xml:space="preserve"> REF _Ref111471582 \r \h </w:instrText>
      </w:r>
      <w:r w:rsidR="000F2629">
        <w:rPr>
          <w:lang w:eastAsia="en-GB"/>
        </w:rPr>
      </w:r>
      <w:r w:rsidR="000F2629">
        <w:rPr>
          <w:lang w:eastAsia="en-GB"/>
        </w:rPr>
        <w:fldChar w:fldCharType="separate"/>
      </w:r>
      <w:r w:rsidR="009476C2">
        <w:rPr>
          <w:lang w:eastAsia="en-GB"/>
        </w:rPr>
        <w:t>4.11.6.1</w:t>
      </w:r>
      <w:r w:rsidR="000F2629">
        <w:rPr>
          <w:lang w:eastAsia="en-GB"/>
        </w:rPr>
        <w:fldChar w:fldCharType="end"/>
      </w:r>
      <w:r w:rsidR="000F2629">
        <w:rPr>
          <w:lang w:eastAsia="en-GB"/>
        </w:rPr>
        <w:t xml:space="preserve"> </w:t>
      </w:r>
      <w:r>
        <w:rPr>
          <w:lang w:eastAsia="en-GB"/>
        </w:rPr>
        <w:t xml:space="preserve">are </w:t>
      </w:r>
      <w:r w:rsidR="004A65AE">
        <w:rPr>
          <w:lang w:eastAsia="en-GB"/>
        </w:rPr>
        <w:t xml:space="preserve">determined </w:t>
      </w:r>
      <w:r>
        <w:rPr>
          <w:lang w:eastAsia="en-GB"/>
        </w:rPr>
        <w:t>as follows</w:t>
      </w:r>
      <w:r w:rsidR="005047ED">
        <w:rPr>
          <w:lang w:eastAsia="en-GB"/>
        </w:rPr>
        <w:t>:</w:t>
      </w:r>
    </w:p>
    <w:p w14:paraId="3E5B1486" w14:textId="77777777" w:rsidR="005047ED" w:rsidRDefault="005047ED" w:rsidP="004A65AE">
      <w:pPr>
        <w:pStyle w:val="BodyText"/>
        <w:tabs>
          <w:tab w:val="left" w:pos="1418"/>
        </w:tabs>
        <w:ind w:left="851"/>
        <w:rPr>
          <w:lang w:eastAsia="en-GB"/>
        </w:rPr>
      </w:pPr>
    </w:p>
    <w:p w14:paraId="2E4415ED" w14:textId="5AC3BD3B" w:rsidR="00714039" w:rsidRDefault="00EA7BDF" w:rsidP="00555E70">
      <w:pPr>
        <w:pStyle w:val="Heading5"/>
      </w:pPr>
      <m:oMath>
        <m:sSub>
          <m:sSubPr>
            <m:ctrlPr>
              <w:rPr>
                <w:rFonts w:ascii="Cambria Math" w:hAnsi="Cambria Math"/>
              </w:rPr>
            </m:ctrlPr>
          </m:sSubPr>
          <m:e>
            <m:r>
              <w:rPr>
                <w:rFonts w:ascii="Cambria Math" w:hAnsi="Cambria Math"/>
              </w:rPr>
              <m:t>InitialLoad</m:t>
            </m:r>
          </m:e>
          <m:sub>
            <m:r>
              <w:rPr>
                <w:rFonts w:ascii="Cambria Math" w:hAnsi="Cambria Math"/>
              </w:rPr>
              <m:t>pn</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eastAsia="Cambria Math" w:hAnsi="Cambria Math" w:cs="Cambria Math"/>
                  </w:rPr>
                  <m:t>PnodeRequiredLoa</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pn</m:t>
                    </m:r>
                  </m:sub>
                </m:sSub>
                <m:r>
                  <w:rPr>
                    <w:rFonts w:ascii="Cambria Math" w:eastAsia="Cambria Math" w:hAnsi="Cambria Math" w:cs="Cambria Math"/>
                  </w:rPr>
                  <m:t xml:space="preserve">, </m:t>
                </m:r>
                <m:r>
                  <m:rPr>
                    <m:sty m:val="b"/>
                  </m:rPr>
                  <w:rPr>
                    <w:rFonts w:ascii="Cambria Math" w:hAnsi="Cambria Math"/>
                  </w:rPr>
                  <m:t>if</m:t>
                </m:r>
                <m:r>
                  <m:rPr>
                    <m:sty m:val="b"/>
                  </m:rPr>
                  <w:rPr>
                    <w:rFonts w:ascii="Cambria Math" w:hAnsi="Cambria Math"/>
                  </w:rPr>
                  <m:t xml:space="preserve"> </m:t>
                </m:r>
                <m:r>
                  <w:rPr>
                    <w:rFonts w:ascii="Cambria Math" w:hAnsi="Cambria Math"/>
                  </w:rPr>
                  <m:t>DidS</m:t>
                </m:r>
                <m:r>
                  <w:rPr>
                    <w:rFonts w:ascii="Cambria Math" w:hAnsi="Cambria Math"/>
                  </w:rPr>
                  <m:t>h</m:t>
                </m:r>
                <m:r>
                  <w:rPr>
                    <w:rFonts w:ascii="Cambria Math" w:hAnsi="Cambria Math"/>
                  </w:rPr>
                  <m:t>ortfallTransfe</m:t>
                </m:r>
                <m:sSub>
                  <m:sSubPr>
                    <m:ctrlPr>
                      <w:rPr>
                        <w:rFonts w:ascii="Cambria Math" w:hAnsi="Cambria Math"/>
                        <w:i/>
                      </w:rPr>
                    </m:ctrlPr>
                  </m:sSubPr>
                  <m:e>
                    <m:r>
                      <w:rPr>
                        <w:rFonts w:ascii="Cambria Math" w:hAnsi="Cambria Math"/>
                      </w:rPr>
                      <m:t>r</m:t>
                    </m:r>
                  </m:e>
                  <m:sub>
                    <m:r>
                      <w:rPr>
                        <w:rFonts w:ascii="Cambria Math" w:hAnsi="Cambria Math"/>
                      </w:rPr>
                      <m:t>pn</m:t>
                    </m:r>
                  </m:sub>
                </m:sSub>
                <m:r>
                  <w:rPr>
                    <w:rFonts w:ascii="Cambria Math" w:hAnsi="Cambria Math"/>
                  </w:rPr>
                  <m:t>=1</m:t>
                </m:r>
              </m:e>
              <m:e>
                <m:r>
                  <w:rPr>
                    <w:rFonts w:ascii="Cambria Math" w:hAnsi="Cambria Math"/>
                  </w:rPr>
                  <m:t>EstimatedInitialLoa</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 xml:space="preserve">,   </m:t>
                </m:r>
                <m:r>
                  <m:rPr>
                    <m:sty m:val="b"/>
                  </m:rPr>
                  <w:rPr>
                    <w:rFonts w:ascii="Cambria Math" w:hAnsi="Cambria Math"/>
                  </w:rPr>
                  <m:t>if</m:t>
                </m:r>
                <m:r>
                  <w:rPr>
                    <w:rFonts w:ascii="Cambria Math" w:hAnsi="Cambria Math"/>
                  </w:rPr>
                  <m:t>LoadIsOverrid</m:t>
                </m:r>
                <m:sSub>
                  <m:sSubPr>
                    <m:ctrlPr>
                      <w:rPr>
                        <w:rFonts w:ascii="Cambria Math" w:hAnsi="Cambria Math"/>
                      </w:rPr>
                    </m:ctrlPr>
                  </m:sSubPr>
                  <m:e>
                    <m:r>
                      <w:rPr>
                        <w:rFonts w:ascii="Cambria Math" w:hAnsi="Cambria Math"/>
                      </w:rPr>
                      <m:t>e</m:t>
                    </m:r>
                  </m:e>
                  <m:sub>
                    <m:r>
                      <w:rPr>
                        <w:rFonts w:ascii="Cambria Math" w:hAnsi="Cambria Math"/>
                      </w:rPr>
                      <m:t>pn</m:t>
                    </m:r>
                  </m:sub>
                </m:sSub>
                <m:r>
                  <m:rPr>
                    <m:sty m:val="p"/>
                  </m:rPr>
                  <w:rPr>
                    <w:rFonts w:ascii="Cambria Math" w:hAnsi="Cambria Math"/>
                  </w:rPr>
                  <m:t>=0</m:t>
                </m:r>
                <m:ctrlPr>
                  <w:rPr>
                    <w:rFonts w:ascii="Cambria Math" w:eastAsia="Cambria Math" w:hAnsi="Cambria Math" w:cs="Cambria Math"/>
                    <w:b/>
                    <w:iCs w:val="0"/>
                  </w:rPr>
                </m:ctrlPr>
              </m:e>
              <m:e>
                <m:r>
                  <m:rPr>
                    <m:sty m:val="p"/>
                  </m:rPr>
                  <w:rPr>
                    <w:rFonts w:ascii="Cambria Math" w:hAnsi="Cambria Math"/>
                  </w:rPr>
                  <m:t xml:space="preserve"> </m:t>
                </m:r>
                <m:r>
                  <m:rPr>
                    <m:sty m:val="b"/>
                  </m:rPr>
                  <w:rPr>
                    <w:rFonts w:ascii="Cambria Math" w:hAnsi="Cambria Math"/>
                  </w:rPr>
                  <m:t>and</m:t>
                </m:r>
                <m:r>
                  <m:rPr>
                    <m:sty m:val="b"/>
                  </m:rPr>
                  <w:rPr>
                    <w:rFonts w:ascii="Cambria Math" w:hAnsi="Cambria Math"/>
                  </w:rPr>
                  <m:t xml:space="preserve"> </m:t>
                </m:r>
                <m:d>
                  <m:dPr>
                    <m:ctrlPr>
                      <w:rPr>
                        <w:rFonts w:ascii="Cambria Math" w:hAnsi="Cambria Math"/>
                      </w:rPr>
                    </m:ctrlPr>
                  </m:dPr>
                  <m:e>
                    <m:r>
                      <w:rPr>
                        <w:rFonts w:ascii="Cambria Math" w:hAnsi="Cambria Math"/>
                      </w:rPr>
                      <m:t>UseActualLoad</m:t>
                    </m:r>
                    <m:r>
                      <m:rPr>
                        <m:sty m:val="p"/>
                      </m:rPr>
                      <w:rPr>
                        <w:rFonts w:ascii="Cambria Math" w:hAnsi="Cambria Math"/>
                      </w:rPr>
                      <m:t xml:space="preserve">=0 </m:t>
                    </m:r>
                    <m:r>
                      <m:rPr>
                        <m:sty m:val="b"/>
                      </m:rPr>
                      <w:rPr>
                        <w:rFonts w:ascii="Cambria Math" w:hAnsi="Cambria Math"/>
                      </w:rPr>
                      <m:t>or</m:t>
                    </m:r>
                    <m:r>
                      <m:rPr>
                        <m:sty m:val="b"/>
                      </m:rPr>
                      <w:rPr>
                        <w:rFonts w:ascii="Cambria Math" w:hAnsi="Cambria Math"/>
                      </w:rPr>
                      <m:t xml:space="preserve"> </m:t>
                    </m:r>
                    <m:r>
                      <w:rPr>
                        <w:rFonts w:ascii="Cambria Math" w:hAnsi="Cambria Math"/>
                      </w:rPr>
                      <m:t>LoadIsBa</m:t>
                    </m:r>
                    <m:sSub>
                      <m:sSubPr>
                        <m:ctrlPr>
                          <w:rPr>
                            <w:rFonts w:ascii="Cambria Math" w:hAnsi="Cambria Math"/>
                          </w:rPr>
                        </m:ctrlPr>
                      </m:sSubPr>
                      <m:e>
                        <m:r>
                          <w:rPr>
                            <w:rFonts w:ascii="Cambria Math" w:hAnsi="Cambria Math"/>
                          </w:rPr>
                          <m:t>d</m:t>
                        </m:r>
                      </m:e>
                      <m:sub>
                        <m:r>
                          <w:rPr>
                            <w:rFonts w:ascii="Cambria Math" w:hAnsi="Cambria Math"/>
                          </w:rPr>
                          <m:t>pn</m:t>
                        </m:r>
                      </m:sub>
                    </m:sSub>
                    <m:r>
                      <m:rPr>
                        <m:sty m:val="b"/>
                      </m:rPr>
                      <w:rPr>
                        <w:rFonts w:ascii="Cambria Math" w:hAnsi="Cambria Math"/>
                      </w:rPr>
                      <m:t>=</m:t>
                    </m:r>
                    <m:r>
                      <m:rPr>
                        <m:sty m:val="p"/>
                      </m:rPr>
                      <w:rPr>
                        <w:rFonts w:ascii="Cambria Math" w:hAnsi="Cambria Math"/>
                      </w:rPr>
                      <m:t>1</m:t>
                    </m:r>
                  </m:e>
                </m:d>
                <m:ctrlPr>
                  <w:rPr>
                    <w:rFonts w:ascii="Cambria Math" w:eastAsia="Cambria Math" w:hAnsi="Cambria Math" w:cs="Cambria Math"/>
                  </w:rPr>
                </m:ctrlPr>
              </m:e>
              <m:e>
                <m:r>
                  <w:rPr>
                    <w:rFonts w:ascii="Cambria Math" w:hAnsi="Cambria Math"/>
                  </w:rPr>
                  <m:t>InputIntialLoa</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 xml:space="preserve">,  </m:t>
                </m:r>
                <m:r>
                  <m:rPr>
                    <m:sty m:val="b"/>
                  </m:rPr>
                  <w:rPr>
                    <w:rFonts w:ascii="Cambria Math" w:hAnsi="Cambria Math"/>
                  </w:rPr>
                  <m:t>otherwise</m:t>
                </m:r>
              </m:e>
            </m:eqArr>
          </m:e>
        </m:d>
      </m:oMath>
    </w:p>
    <w:p w14:paraId="0509E83D" w14:textId="77777777" w:rsidR="00714039" w:rsidRPr="00C22114" w:rsidRDefault="00714039" w:rsidP="00714039">
      <w:pPr>
        <w:pStyle w:val="BodyText"/>
        <w:rPr>
          <w:iCs/>
          <w:lang w:val="en-AU"/>
        </w:rPr>
      </w:pPr>
      <m:oMathPara>
        <m:oMath>
          <m:r>
            <m:rPr>
              <m:sty m:val="p"/>
            </m:rPr>
            <w:rPr>
              <w:rFonts w:ascii="Cambria Math" w:hAnsi="Cambria Math"/>
              <w:lang w:val="en-AU"/>
            </w:rPr>
            <m:t>∀</m:t>
          </m:r>
          <m:r>
            <w:rPr>
              <w:rFonts w:ascii="Cambria Math" w:hAnsi="Cambria Math"/>
              <w:lang w:val="en-AU"/>
            </w:rPr>
            <m:t>pn</m:t>
          </m:r>
          <m:r>
            <m:rPr>
              <m:sty m:val="p"/>
            </m:rPr>
            <w:rPr>
              <w:rFonts w:ascii="Cambria Math" w:hAnsi="Cambria Math"/>
              <w:lang w:val="en-AU"/>
            </w:rPr>
            <m:t>∈</m:t>
          </m:r>
          <m:r>
            <w:rPr>
              <w:rFonts w:ascii="Cambria Math" w:hAnsi="Cambria Math"/>
              <w:lang w:val="en-AU"/>
            </w:rPr>
            <m:t>PNODES</m:t>
          </m:r>
        </m:oMath>
      </m:oMathPara>
    </w:p>
    <w:p w14:paraId="681F160B" w14:textId="77777777" w:rsidR="00714039" w:rsidRDefault="00714039" w:rsidP="00714039">
      <w:pPr>
        <w:pStyle w:val="BodyText"/>
        <w:tabs>
          <w:tab w:val="left" w:pos="1418"/>
        </w:tabs>
        <w:ind w:left="0"/>
        <w:rPr>
          <w:lang w:eastAsia="en-GB"/>
        </w:rPr>
      </w:pPr>
    </w:p>
    <w:p w14:paraId="0B9D9272" w14:textId="702A4BFF" w:rsidR="00714039" w:rsidRPr="008655C6" w:rsidRDefault="00714039" w:rsidP="00846EF6">
      <w:pPr>
        <w:pStyle w:val="Heading5"/>
        <w:rPr>
          <w:lang w:eastAsia="en-GB"/>
        </w:rPr>
      </w:pPr>
      <m:oMath>
        <m:r>
          <w:rPr>
            <w:rFonts w:ascii="Cambria Math" w:hAnsi="Cambria Math"/>
            <w:lang w:eastAsia="en-GB"/>
          </w:rPr>
          <m:t>LoadScalingFacto</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TargetTotalLoa</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nary>
              <m:naryPr>
                <m:chr m:val="∑"/>
                <m:subHide m:val="1"/>
                <m:supHide m:val="1"/>
                <m:ctrlPr>
                  <w:rPr>
                    <w:rFonts w:ascii="Cambria Math" w:hAnsi="Cambria Math"/>
                  </w:rPr>
                </m:ctrlPr>
              </m:naryPr>
              <m:sub/>
              <m:sup/>
              <m:e>
                <m:r>
                  <w:rPr>
                    <w:rFonts w:ascii="Cambria Math" w:hAnsi="Cambria Math"/>
                  </w:rPr>
                  <m:t>InitialLoa</m:t>
                </m:r>
                <m:sSub>
                  <m:sSubPr>
                    <m:ctrlPr>
                      <w:rPr>
                        <w:rFonts w:ascii="Cambria Math" w:hAnsi="Cambria Math"/>
                      </w:rPr>
                    </m:ctrlPr>
                  </m:sSubPr>
                  <m:e>
                    <m:r>
                      <w:rPr>
                        <w:rFonts w:ascii="Cambria Math" w:hAnsi="Cambria Math"/>
                      </w:rPr>
                      <m:t>d</m:t>
                    </m:r>
                  </m:e>
                  <m:sub>
                    <m:r>
                      <w:rPr>
                        <w:rFonts w:ascii="Cambria Math" w:hAnsi="Cambria Math"/>
                      </w:rPr>
                      <m:t>np</m:t>
                    </m:r>
                    <m:sSub>
                      <m:sSubPr>
                        <m:ctrlPr>
                          <w:rPr>
                            <w:rFonts w:ascii="Cambria Math" w:hAnsi="Cambria Math"/>
                          </w:rPr>
                        </m:ctrlPr>
                      </m:sSubPr>
                      <m:e>
                        <m:r>
                          <w:rPr>
                            <w:rFonts w:ascii="Cambria Math" w:hAnsi="Cambria Math"/>
                          </w:rPr>
                          <m:t>n</m:t>
                        </m:r>
                      </m:e>
                      <m:sub>
                        <m:r>
                          <w:rPr>
                            <w:rFonts w:ascii="Cambria Math" w:hAnsi="Cambria Math"/>
                          </w:rPr>
                          <m:t>i</m:t>
                        </m:r>
                      </m:sub>
                    </m:sSub>
                  </m:sub>
                </m:sSub>
              </m:e>
            </m:nary>
          </m:num>
          <m:den>
            <m:nary>
              <m:naryPr>
                <m:chr m:val="∑"/>
                <m:subHide m:val="1"/>
                <m:supHide m:val="1"/>
                <m:ctrlPr>
                  <w:rPr>
                    <w:rFonts w:ascii="Cambria Math" w:hAnsi="Cambria Math"/>
                  </w:rPr>
                </m:ctrlPr>
              </m:naryPr>
              <m:sub/>
              <m:sup/>
              <m:e>
                <m:r>
                  <w:rPr>
                    <w:rFonts w:ascii="Cambria Math" w:hAnsi="Cambria Math"/>
                  </w:rPr>
                  <m:t>InitialLoa</m:t>
                </m:r>
                <m:sSub>
                  <m:sSubPr>
                    <m:ctrlPr>
                      <w:rPr>
                        <w:rFonts w:ascii="Cambria Math" w:hAnsi="Cambria Math"/>
                      </w:rPr>
                    </m:ctrlPr>
                  </m:sSubPr>
                  <m:e>
                    <m:r>
                      <w:rPr>
                        <w:rFonts w:ascii="Cambria Math" w:hAnsi="Cambria Math"/>
                      </w:rPr>
                      <m:t>d</m:t>
                    </m:r>
                  </m:e>
                  <m:sub>
                    <m:r>
                      <w:rPr>
                        <w:rFonts w:ascii="Cambria Math" w:hAnsi="Cambria Math"/>
                      </w:rPr>
                      <m:t>sp</m:t>
                    </m:r>
                    <m:sSub>
                      <m:sSubPr>
                        <m:ctrlPr>
                          <w:rPr>
                            <w:rFonts w:ascii="Cambria Math" w:hAnsi="Cambria Math"/>
                          </w:rPr>
                        </m:ctrlPr>
                      </m:sSubPr>
                      <m:e>
                        <m:r>
                          <w:rPr>
                            <w:rFonts w:ascii="Cambria Math" w:hAnsi="Cambria Math"/>
                          </w:rPr>
                          <m:t>n</m:t>
                        </m:r>
                      </m:e>
                      <m:sub>
                        <m:r>
                          <w:rPr>
                            <w:rFonts w:ascii="Cambria Math" w:hAnsi="Cambria Math"/>
                          </w:rPr>
                          <m:t>i</m:t>
                        </m:r>
                      </m:sub>
                    </m:sSub>
                  </m:sub>
                </m:sSub>
              </m:e>
            </m:nary>
          </m:den>
        </m:f>
        <m:r>
          <m:rPr>
            <m:sty m:val="p"/>
          </m:rPr>
          <w:rPr>
            <w:rFonts w:ascii="Cambria Math" w:hAnsi="Cambria Math"/>
          </w:rPr>
          <m:t xml:space="preserve"> </m:t>
        </m:r>
      </m:oMath>
    </w:p>
    <w:p w14:paraId="3BE184BE" w14:textId="77777777" w:rsidR="002A5934" w:rsidRPr="002A5934" w:rsidRDefault="00714039" w:rsidP="004507B4">
      <w:pPr>
        <w:pStyle w:val="BodyText"/>
        <w:rPr>
          <w:rFonts w:asciiTheme="minorHAnsi" w:hAnsiTheme="minorHAnsi" w:cstheme="minorHAnsi"/>
          <w:lang w:val="en-AU"/>
        </w:rPr>
      </w:pPr>
      <m:oMathPara>
        <m:oMath>
          <m:r>
            <m:rPr>
              <m:sty m:val="p"/>
            </m:rPr>
            <w:rPr>
              <w:rFonts w:ascii="Cambria Math" w:hAnsi="Cambria Math"/>
              <w:lang w:val="en-AU"/>
            </w:rPr>
            <m:t>∀</m:t>
          </m:r>
          <m:r>
            <w:rPr>
              <w:rFonts w:ascii="Cambria Math" w:hAnsi="Cambria Math"/>
              <w:lang w:val="en-AU"/>
            </w:rPr>
            <m:t>i</m:t>
          </m:r>
          <m:r>
            <m:rPr>
              <m:sty m:val="p"/>
            </m:rPr>
            <w:rPr>
              <w:rFonts w:ascii="Cambria Math" w:hAnsi="Cambria Math"/>
              <w:lang w:val="en-AU"/>
            </w:rPr>
            <m:t>∈</m:t>
          </m:r>
          <m:r>
            <w:rPr>
              <w:rFonts w:ascii="Cambria Math" w:hAnsi="Cambria Math"/>
              <w:lang w:val="en-AU"/>
            </w:rPr>
            <m:t xml:space="preserve">ISLANDS </m:t>
          </m:r>
          <m:r>
            <m:rPr>
              <m:sty m:val="b"/>
            </m:rPr>
            <w:rPr>
              <w:rFonts w:ascii="Cambria Math" w:hAnsi="Cambria Math"/>
              <w:lang w:val="en-AU"/>
            </w:rPr>
            <m:t>where</m:t>
          </m:r>
          <m:r>
            <w:rPr>
              <w:rFonts w:ascii="Cambria Math" w:hAnsi="Cambria Math"/>
              <w:lang w:val="en-AU"/>
            </w:rPr>
            <m:t xml:space="preserve"> np</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i</m:t>
              </m:r>
            </m:sub>
          </m:sSub>
          <m:r>
            <m:rPr>
              <m:sty m:val="p"/>
            </m:rPr>
            <w:rPr>
              <w:rFonts w:ascii="Cambria Math" w:hAnsi="Cambria Math"/>
              <w:lang w:val="en-AU"/>
            </w:rPr>
            <m:t>∈</m:t>
          </m:r>
          <m:r>
            <w:rPr>
              <w:rFonts w:ascii="Cambria Math" w:hAnsi="Cambria Math"/>
              <w:lang w:val="en-AU"/>
            </w:rPr>
            <m:t>ISLANDNONSCALABLEPNODE</m:t>
          </m:r>
          <m:sSub>
            <m:sSubPr>
              <m:ctrlPr>
                <w:rPr>
                  <w:rFonts w:ascii="Cambria Math" w:hAnsi="Cambria Math"/>
                  <w:i/>
                  <w:iCs/>
                  <w:lang w:val="en-AU"/>
                </w:rPr>
              </m:ctrlPr>
            </m:sSubPr>
            <m:e>
              <m:r>
                <w:rPr>
                  <w:rFonts w:ascii="Cambria Math" w:hAnsi="Cambria Math"/>
                  <w:lang w:val="en-AU"/>
                </w:rPr>
                <m:t>S</m:t>
              </m:r>
            </m:e>
            <m:sub>
              <m:r>
                <w:rPr>
                  <w:rFonts w:ascii="Cambria Math" w:hAnsi="Cambria Math"/>
                  <w:lang w:val="en-AU"/>
                </w:rPr>
                <m:t>i</m:t>
              </m:r>
            </m:sub>
          </m:sSub>
        </m:oMath>
      </m:oMathPara>
    </w:p>
    <w:p w14:paraId="40B117D4" w14:textId="0A8F70A8" w:rsidR="00714039" w:rsidRPr="00D505A0" w:rsidRDefault="00714039" w:rsidP="004507B4">
      <w:pPr>
        <w:pStyle w:val="BodyText"/>
        <w:rPr>
          <w:lang w:val="en-AU"/>
        </w:rPr>
      </w:pPr>
      <m:oMathPara>
        <m:oMath>
          <m:r>
            <w:rPr>
              <w:rFonts w:ascii="Cambria Math" w:hAnsi="Cambria Math"/>
              <w:lang w:val="en-AU"/>
            </w:rPr>
            <m:t>sp</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i</m:t>
              </m:r>
            </m:sub>
          </m:sSub>
          <m:r>
            <m:rPr>
              <m:sty m:val="p"/>
            </m:rPr>
            <w:rPr>
              <w:rFonts w:ascii="Cambria Math" w:hAnsi="Cambria Math"/>
              <w:lang w:val="en-AU"/>
            </w:rPr>
            <m:t>∈</m:t>
          </m:r>
          <m:r>
            <w:rPr>
              <w:rFonts w:ascii="Cambria Math" w:hAnsi="Cambria Math"/>
              <w:lang w:val="en-AU"/>
            </w:rPr>
            <m:t>ISLANDSCALABLEPNODE</m:t>
          </m:r>
          <m:sSub>
            <m:sSubPr>
              <m:ctrlPr>
                <w:rPr>
                  <w:rFonts w:ascii="Cambria Math" w:hAnsi="Cambria Math"/>
                  <w:i/>
                  <w:iCs/>
                  <w:lang w:val="en-AU"/>
                </w:rPr>
              </m:ctrlPr>
            </m:sSubPr>
            <m:e>
              <m:r>
                <w:rPr>
                  <w:rFonts w:ascii="Cambria Math" w:hAnsi="Cambria Math"/>
                  <w:lang w:val="en-AU"/>
                </w:rPr>
                <m:t>S</m:t>
              </m:r>
            </m:e>
            <m:sub>
              <m:r>
                <w:rPr>
                  <w:rFonts w:ascii="Cambria Math" w:hAnsi="Cambria Math"/>
                  <w:lang w:val="en-AU"/>
                </w:rPr>
                <m:t>i</m:t>
              </m:r>
            </m:sub>
          </m:sSub>
          <m:r>
            <m:rPr>
              <m:sty m:val="p"/>
            </m:rPr>
            <w:rPr>
              <w:rFonts w:ascii="Cambria Math" w:hAnsi="Cambria Math"/>
              <w:lang w:val="en-AU"/>
            </w:rPr>
            <m:t xml:space="preserve">  </m:t>
          </m:r>
        </m:oMath>
      </m:oMathPara>
    </w:p>
    <w:p w14:paraId="64EC088A" w14:textId="77777777" w:rsidR="00714039" w:rsidRPr="00C22114" w:rsidRDefault="00714039" w:rsidP="00714039">
      <w:pPr>
        <w:pStyle w:val="BodyText"/>
        <w:rPr>
          <w:lang w:val="en-AU"/>
        </w:rPr>
      </w:pPr>
    </w:p>
    <w:p w14:paraId="4E107EE2" w14:textId="17EF4025" w:rsidR="00714039" w:rsidRPr="00C22114" w:rsidRDefault="00714039" w:rsidP="00846EF6">
      <w:pPr>
        <w:pStyle w:val="Heading5"/>
      </w:pPr>
      <m:oMath>
        <m:r>
          <w:rPr>
            <w:rFonts w:ascii="Cambria Math" w:hAnsi="Cambria Math"/>
            <w:lang w:eastAsia="en-GB"/>
          </w:rPr>
          <m:t>Loa</m:t>
        </m:r>
        <m:sSub>
          <m:sSubPr>
            <m:ctrlPr>
              <w:rPr>
                <w:rFonts w:ascii="Cambria Math" w:hAnsi="Cambria Math"/>
              </w:rPr>
            </m:ctrlPr>
          </m:sSubPr>
          <m:e>
            <m:r>
              <w:rPr>
                <w:rFonts w:ascii="Cambria Math" w:hAnsi="Cambria Math"/>
              </w:rPr>
              <m:t>dIsScalable</m:t>
            </m:r>
          </m:e>
          <m:sub>
            <m:r>
              <w:rPr>
                <w:rFonts w:ascii="Cambria Math" w:hAnsi="Cambria Math"/>
              </w:rPr>
              <m:t>pn</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b"/>
                  </m:rPr>
                  <w:rPr>
                    <w:rFonts w:ascii="Cambria Math" w:hAnsi="Cambria Math"/>
                  </w:rPr>
                  <m:t>if</m:t>
                </m:r>
                <m:r>
                  <m:rPr>
                    <m:sty m:val="p"/>
                  </m:rPr>
                  <w:rPr>
                    <w:rFonts w:ascii="Cambria Math" w:hAnsi="Cambria Math"/>
                  </w:rPr>
                  <m:t xml:space="preserve"> </m:t>
                </m:r>
                <m:r>
                  <w:rPr>
                    <w:rFonts w:ascii="Cambria Math" w:hAnsi="Cambria Math"/>
                  </w:rPr>
                  <m:t>LoadIsNC</m:t>
                </m:r>
                <m:sSub>
                  <m:sSubPr>
                    <m:ctrlPr>
                      <w:rPr>
                        <w:rFonts w:ascii="Cambria Math" w:hAnsi="Cambria Math"/>
                      </w:rPr>
                    </m:ctrlPr>
                  </m:sSubPr>
                  <m:e>
                    <m:r>
                      <w:rPr>
                        <w:rFonts w:ascii="Cambria Math" w:hAnsi="Cambria Math"/>
                      </w:rPr>
                      <m:t>L</m:t>
                    </m:r>
                  </m:e>
                  <m:sub>
                    <m:r>
                      <w:rPr>
                        <w:rFonts w:ascii="Cambria Math" w:hAnsi="Cambria Math"/>
                      </w:rPr>
                      <m:t>pn</m:t>
                    </m:r>
                  </m:sub>
                </m:sSub>
                <m:r>
                  <m:rPr>
                    <m:sty m:val="p"/>
                  </m:rPr>
                  <w:rPr>
                    <w:rFonts w:ascii="Cambria Math" w:hAnsi="Cambria Math"/>
                  </w:rPr>
                  <m:t xml:space="preserve">=1 </m:t>
                </m:r>
                <m:r>
                  <m:rPr>
                    <m:sty m:val="b"/>
                  </m:rPr>
                  <w:rPr>
                    <w:rFonts w:ascii="Cambria Math" w:hAnsi="Cambria Math"/>
                  </w:rPr>
                  <m:t>or</m:t>
                </m:r>
                <m:r>
                  <m:rPr>
                    <m:sty m:val="p"/>
                  </m:rPr>
                  <w:rPr>
                    <w:rFonts w:ascii="Cambria Math" w:hAnsi="Cambria Math"/>
                  </w:rPr>
                  <m:t xml:space="preserve"> </m:t>
                </m:r>
                <m:r>
                  <w:rPr>
                    <w:rFonts w:ascii="Cambria Math" w:hAnsi="Cambria Math"/>
                  </w:rPr>
                  <m:t>LoadIsOverrid</m:t>
                </m:r>
                <m:sSub>
                  <m:sSubPr>
                    <m:ctrlPr>
                      <w:rPr>
                        <w:rFonts w:ascii="Cambria Math" w:hAnsi="Cambria Math"/>
                      </w:rPr>
                    </m:ctrlPr>
                  </m:sSubPr>
                  <m:e>
                    <m:r>
                      <w:rPr>
                        <w:rFonts w:ascii="Cambria Math" w:hAnsi="Cambria Math"/>
                      </w:rPr>
                      <m:t>e</m:t>
                    </m:r>
                  </m:e>
                  <m:sub>
                    <m:r>
                      <w:rPr>
                        <w:rFonts w:ascii="Cambria Math" w:hAnsi="Cambria Math"/>
                      </w:rPr>
                      <m:t>pn</m:t>
                    </m:r>
                  </m:sub>
                </m:sSub>
                <m:r>
                  <m:rPr>
                    <m:sty m:val="b"/>
                  </m:rPr>
                  <w:rPr>
                    <w:rFonts w:ascii="Cambria Math" w:hAnsi="Cambria Math"/>
                  </w:rPr>
                  <m:t>=</m:t>
                </m:r>
                <m:r>
                  <m:rPr>
                    <m:sty m:val="p"/>
                  </m:rPr>
                  <w:rPr>
                    <w:rFonts w:ascii="Cambria Math" w:hAnsi="Cambria Math"/>
                  </w:rPr>
                  <m:t xml:space="preserve">1 </m:t>
                </m:r>
                <m:r>
                  <m:rPr>
                    <m:sty m:val="b"/>
                  </m:rPr>
                  <w:rPr>
                    <w:rFonts w:ascii="Cambria Math" w:hAnsi="Cambria Math"/>
                  </w:rPr>
                  <m:t>or</m:t>
                </m:r>
                <m:r>
                  <m:rPr>
                    <m:sty m:val="p"/>
                  </m:rPr>
                  <w:rPr>
                    <w:rFonts w:ascii="Cambria Math" w:hAnsi="Cambria Math"/>
                  </w:rPr>
                  <m:t xml:space="preserve">  </m:t>
                </m:r>
                <m:r>
                  <w:rPr>
                    <w:rFonts w:ascii="Cambria Math" w:hAnsi="Cambria Math"/>
                  </w:rPr>
                  <m:t>InitialLoa</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 xml:space="preserve">&lt;0  </m:t>
                </m:r>
              </m:e>
              <m:e>
                <m:r>
                  <m:rPr>
                    <m:sty m:val="b"/>
                  </m:rPr>
                  <w:rPr>
                    <w:rFonts w:ascii="Cambria Math" w:hAnsi="Cambria Math"/>
                  </w:rPr>
                  <m:t>or</m:t>
                </m:r>
                <m:r>
                  <m:rPr>
                    <m:sty m:val="p"/>
                  </m:rPr>
                  <w:rPr>
                    <w:rFonts w:ascii="Cambria Math" w:hAnsi="Cambria Math"/>
                  </w:rPr>
                  <m:t xml:space="preserve"> </m:t>
                </m:r>
                <m:sSub>
                  <m:sSubPr>
                    <m:ctrlPr>
                      <w:rPr>
                        <w:rFonts w:ascii="Cambria Math" w:hAnsi="Cambria Math"/>
                      </w:rPr>
                    </m:ctrlPr>
                  </m:sSubPr>
                  <m:e>
                    <m:r>
                      <w:rPr>
                        <w:rFonts w:ascii="Cambria Math" w:hAnsi="Cambria Math"/>
                      </w:rPr>
                      <m:t>ShortfallDisabledScaling</m:t>
                    </m:r>
                  </m:e>
                  <m:sub>
                    <m:r>
                      <w:rPr>
                        <w:rFonts w:ascii="Cambria Math" w:hAnsi="Cambria Math"/>
                      </w:rPr>
                      <m:t>pn</m:t>
                    </m:r>
                  </m:sub>
                </m:sSub>
                <m:r>
                  <m:rPr>
                    <m:sty m:val="p"/>
                  </m:rPr>
                  <w:rPr>
                    <w:rFonts w:ascii="Cambria Math" w:hAnsi="Cambria Math"/>
                  </w:rPr>
                  <m:t xml:space="preserve">=1  </m:t>
                </m:r>
                <m:r>
                  <m:rPr>
                    <m:sty m:val="b"/>
                  </m:rPr>
                  <w:rPr>
                    <w:rFonts w:ascii="Cambria Math" w:hAnsi="Cambria Math"/>
                  </w:rPr>
                  <m:t>or</m:t>
                </m:r>
                <m:r>
                  <m:rPr>
                    <m:sty m:val="p"/>
                  </m:rPr>
                  <w:rPr>
                    <w:rFonts w:ascii="Cambria Math" w:hAnsi="Cambria Math"/>
                  </w:rPr>
                  <m:t xml:space="preserve"> </m:t>
                </m:r>
                <m:r>
                  <w:rPr>
                    <w:rFonts w:ascii="Cambria Math" w:hAnsi="Cambria Math"/>
                  </w:rPr>
                  <m:t>DidShortfallTransfe</m:t>
                </m:r>
                <m:sSub>
                  <m:sSubPr>
                    <m:ctrlPr>
                      <w:rPr>
                        <w:rFonts w:ascii="Cambria Math" w:hAnsi="Cambria Math"/>
                        <w:i/>
                      </w:rPr>
                    </m:ctrlPr>
                  </m:sSubPr>
                  <m:e>
                    <m:r>
                      <w:rPr>
                        <w:rFonts w:ascii="Cambria Math" w:hAnsi="Cambria Math"/>
                      </w:rPr>
                      <m:t>r</m:t>
                    </m:r>
                  </m:e>
                  <m:sub>
                    <m:r>
                      <w:rPr>
                        <w:rFonts w:ascii="Cambria Math" w:hAnsi="Cambria Math"/>
                      </w:rPr>
                      <m:t>pn</m:t>
                    </m:r>
                  </m:sub>
                </m:sSub>
                <m:r>
                  <w:rPr>
                    <w:rFonts w:ascii="Cambria Math" w:hAnsi="Cambria Math"/>
                  </w:rPr>
                  <m:t>=1</m:t>
                </m:r>
                <m:r>
                  <m:rPr>
                    <m:sty m:val="p"/>
                  </m:rPr>
                  <w:rPr>
                    <w:rFonts w:ascii="Cambria Math" w:hAnsi="Cambria Math"/>
                  </w:rPr>
                  <m:t xml:space="preserve"> </m:t>
                </m:r>
                <m:ctrlPr>
                  <w:rPr>
                    <w:rFonts w:ascii="Cambria Math" w:eastAsia="Cambria Math" w:hAnsi="Cambria Math" w:cs="Cambria Math"/>
                    <w:b/>
                    <w:iCs w:val="0"/>
                  </w:rPr>
                </m:ctrlPr>
              </m:e>
              <m:e>
                <m:r>
                  <m:rPr>
                    <m:sty m:val="p"/>
                  </m:rPr>
                  <w:rPr>
                    <w:rFonts w:ascii="Cambria Math" w:hAnsi="Cambria Math"/>
                  </w:rPr>
                  <m:t>1</m:t>
                </m:r>
                <m:r>
                  <m:rPr>
                    <m:sty m:val="b"/>
                  </m:rPr>
                  <w:rPr>
                    <w:rFonts w:ascii="Cambria Math" w:hAnsi="Cambria Math"/>
                  </w:rPr>
                  <m:t>,</m:t>
                </m:r>
                <m:r>
                  <m:rPr>
                    <m:sty m:val="p"/>
                  </m:rPr>
                  <w:rPr>
                    <w:rFonts w:ascii="Cambria Math" w:hAnsi="Cambria Math"/>
                  </w:rPr>
                  <m:t xml:space="preserve">  </m:t>
                </m:r>
                <m:r>
                  <m:rPr>
                    <m:sty m:val="b"/>
                  </m:rPr>
                  <w:rPr>
                    <w:rFonts w:ascii="Cambria Math" w:hAnsi="Cambria Math"/>
                  </w:rPr>
                  <m:t>otherwise</m:t>
                </m:r>
              </m:e>
            </m:eqArr>
          </m:e>
        </m:d>
      </m:oMath>
    </w:p>
    <w:p w14:paraId="69E07B64" w14:textId="77777777" w:rsidR="00714039" w:rsidRPr="00C22114" w:rsidRDefault="00714039" w:rsidP="00714039">
      <w:pPr>
        <w:pStyle w:val="BodyText"/>
        <w:rPr>
          <w:iCs/>
          <w:lang w:val="en-AU"/>
        </w:rPr>
      </w:pPr>
      <m:oMathPara>
        <m:oMath>
          <m:r>
            <m:rPr>
              <m:sty m:val="p"/>
            </m:rPr>
            <w:rPr>
              <w:rFonts w:ascii="Cambria Math" w:hAnsi="Cambria Math"/>
              <w:lang w:val="en-AU"/>
            </w:rPr>
            <m:t>∀</m:t>
          </m:r>
          <m:r>
            <w:rPr>
              <w:rFonts w:ascii="Cambria Math" w:hAnsi="Cambria Math"/>
              <w:lang w:val="en-AU"/>
            </w:rPr>
            <m:t>pn</m:t>
          </m:r>
          <m:r>
            <m:rPr>
              <m:sty m:val="p"/>
            </m:rPr>
            <w:rPr>
              <w:rFonts w:ascii="Cambria Math" w:hAnsi="Cambria Math"/>
              <w:lang w:val="en-AU"/>
            </w:rPr>
            <m:t>∈</m:t>
          </m:r>
          <m:r>
            <w:rPr>
              <w:rFonts w:ascii="Cambria Math" w:hAnsi="Cambria Math"/>
              <w:lang w:val="en-AU"/>
            </w:rPr>
            <m:t>PNODES</m:t>
          </m:r>
        </m:oMath>
      </m:oMathPara>
    </w:p>
    <w:p w14:paraId="63EA9C9E" w14:textId="77777777" w:rsidR="00714039" w:rsidRDefault="00714039" w:rsidP="00714039">
      <w:pPr>
        <w:pStyle w:val="BodyText"/>
      </w:pPr>
    </w:p>
    <w:p w14:paraId="0F752079" w14:textId="2BC7FDB2" w:rsidR="00B90A3B" w:rsidRPr="00B90A3B" w:rsidRDefault="00EA7BDF" w:rsidP="00B90A3B">
      <w:pPr>
        <w:pStyle w:val="Heading5"/>
        <w:rPr>
          <w:lang w:eastAsia="en-GB"/>
        </w:rPr>
      </w:pPr>
      <m:oMath>
        <m:m>
          <m:mPr>
            <m:mcs>
              <m:mc>
                <m:mcPr>
                  <m:count m:val="1"/>
                  <m:mcJc m:val="center"/>
                </m:mcPr>
              </m:mc>
            </m:mcs>
            <m:ctrlPr>
              <w:rPr>
                <w:rFonts w:ascii="Cambria Math" w:hAnsi="Cambria Math"/>
              </w:rPr>
            </m:ctrlPr>
          </m:mPr>
          <m:mr>
            <m:e>
              <m:r>
                <w:rPr>
                  <w:rFonts w:ascii="Cambria Math" w:hAnsi="Cambria Math"/>
                </w:rPr>
                <m:t>TargetTotalLoa</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InputIP</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 xml:space="preserve"> + </m:t>
              </m:r>
              <m:r>
                <w:rPr>
                  <w:rFonts w:ascii="Cambria Math" w:hAnsi="Cambria Math"/>
                </w:rPr>
                <m:t>IslandPS</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m:rPr>
                  <m:sty m:val="p"/>
                </m:rPr>
                <w:rPr>
                  <w:rFonts w:ascii="Cambria Math" w:hAnsi="Cambria Math"/>
                </w:rPr>
                <m:t xml:space="preserve"> </m:t>
              </m:r>
              <m:r>
                <w:rPr>
                  <w:rFonts w:ascii="Cambria Math" w:hAnsi="Cambria Math"/>
                </w:rPr>
                <m:t>LoadCalcLosse</m:t>
              </m:r>
              <m:sSub>
                <m:sSubPr>
                  <m:ctrlPr>
                    <w:rPr>
                      <w:rFonts w:ascii="Cambria Math" w:hAnsi="Cambria Math"/>
                    </w:rPr>
                  </m:ctrlPr>
                </m:sSubPr>
                <m:e>
                  <m:r>
                    <w:rPr>
                      <w:rFonts w:ascii="Cambria Math" w:hAnsi="Cambria Math"/>
                    </w:rPr>
                    <m:t>s</m:t>
                  </m:r>
                </m:e>
                <m:sub>
                  <m:r>
                    <w:rPr>
                      <w:rFonts w:ascii="Cambria Math" w:hAnsi="Cambria Math"/>
                    </w:rPr>
                    <m:t>i</m:t>
                  </m:r>
                </m:sub>
              </m:sSub>
            </m:e>
          </m:mr>
          <m:mr>
            <m:e>
              <m:r>
                <m:rPr>
                  <m:sty m:val="p"/>
                </m:rPr>
                <w:rPr>
                  <w:rFonts w:ascii="Cambria Math" w:hAnsi="Cambria Math"/>
                </w:rPr>
                <m:t>+</m:t>
              </m:r>
              <m:nary>
                <m:naryPr>
                  <m:chr m:val="∑"/>
                  <m:limLoc m:val="undOvr"/>
                  <m:supHide m:val="1"/>
                  <m:ctrlPr>
                    <w:rPr>
                      <w:rStyle w:val="eqn-bulletChar"/>
                      <w:i w:val="0"/>
                      <w:sz w:val="22"/>
                      <w:szCs w:val="22"/>
                    </w:rPr>
                  </m:ctrlPr>
                </m:naryPr>
                <m:sub>
                  <m:r>
                    <w:rPr>
                      <w:rFonts w:ascii="Cambria Math" w:hAnsi="Cambria Math"/>
                    </w:rPr>
                    <m:t>pn</m:t>
                  </m:r>
                  <m:r>
                    <m:rPr>
                      <m:sty m:val="p"/>
                    </m:rPr>
                    <w:rPr>
                      <w:rFonts w:ascii="Cambria Math" w:hAnsi="Cambria Math"/>
                    </w:rPr>
                    <m:t>∈</m:t>
                  </m:r>
                  <m:r>
                    <w:rPr>
                      <w:rFonts w:ascii="Cambria Math" w:hAnsi="Cambria Math"/>
                    </w:rPr>
                    <m:t>ISLANDPNODE</m:t>
                  </m:r>
                  <m:sSub>
                    <m:sSubPr>
                      <m:ctrlPr>
                        <w:rPr>
                          <w:rFonts w:ascii="Cambria Math" w:hAnsi="Cambria Math"/>
                          <w:i/>
                        </w:rPr>
                      </m:ctrlPr>
                    </m:sSubPr>
                    <m:e>
                      <m:r>
                        <w:rPr>
                          <w:rFonts w:ascii="Cambria Math" w:hAnsi="Cambria Math"/>
                        </w:rPr>
                        <m:t>S</m:t>
                      </m:r>
                    </m:e>
                    <m:sub>
                      <m:r>
                        <w:rPr>
                          <w:rFonts w:ascii="Cambria Math" w:hAnsi="Cambria Math"/>
                        </w:rPr>
                        <m:t>i</m:t>
                      </m:r>
                    </m:sub>
                  </m:sSub>
                </m:sub>
                <m:sup/>
                <m:e>
                  <m:r>
                    <w:rPr>
                      <w:rStyle w:val="eqn-bulletChar"/>
                      <w:sz w:val="22"/>
                      <w:szCs w:val="22"/>
                    </w:rPr>
                    <m:t>Dispatc</m:t>
                  </m:r>
                  <m:r>
                    <w:rPr>
                      <w:rStyle w:val="eqn-bulletChar"/>
                      <w:sz w:val="22"/>
                      <w:szCs w:val="22"/>
                    </w:rPr>
                    <m:t>h</m:t>
                  </m:r>
                  <m:r>
                    <w:rPr>
                      <w:rStyle w:val="eqn-bulletChar"/>
                      <w:sz w:val="22"/>
                      <w:szCs w:val="22"/>
                    </w:rPr>
                    <m:t>ed</m:t>
                  </m:r>
                  <m:r>
                    <m:rPr>
                      <m:sty m:val="p"/>
                    </m:rPr>
                    <w:rPr>
                      <w:rStyle w:val="eqn-bulletChar"/>
                      <w:sz w:val="22"/>
                      <w:szCs w:val="22"/>
                    </w:rPr>
                    <m:t>Lite</m:t>
                  </m:r>
                  <m:r>
                    <w:rPr>
                      <w:rStyle w:val="eqn-bulletChar"/>
                      <w:sz w:val="22"/>
                      <w:szCs w:val="22"/>
                    </w:rPr>
                    <m:t>Ge</m:t>
                  </m:r>
                  <m:sSub>
                    <m:sSubPr>
                      <m:ctrlPr>
                        <w:rPr>
                          <w:rStyle w:val="eqn-bulletChar"/>
                          <w:i w:val="0"/>
                          <w:sz w:val="22"/>
                          <w:szCs w:val="22"/>
                        </w:rPr>
                      </m:ctrlPr>
                    </m:sSubPr>
                    <m:e>
                      <m:r>
                        <w:rPr>
                          <w:rStyle w:val="eqn-bulletChar"/>
                          <w:sz w:val="22"/>
                          <w:szCs w:val="22"/>
                        </w:rPr>
                        <m:t>n</m:t>
                      </m:r>
                    </m:e>
                    <m:sub>
                      <m:r>
                        <w:rPr>
                          <w:rStyle w:val="eqn-bulletChar"/>
                          <w:sz w:val="22"/>
                          <w:szCs w:val="22"/>
                        </w:rPr>
                        <m:t>pn</m:t>
                      </m:r>
                    </m:sub>
                  </m:sSub>
                </m:e>
              </m:nary>
            </m:e>
          </m:mr>
          <m:mr>
            <m:e>
              <m:r>
                <m:rPr>
                  <m:sty m:val="p"/>
                </m:rPr>
                <w:rPr>
                  <w:rFonts w:ascii="Cambria Math" w:hAnsi="Cambria Math"/>
                </w:rPr>
                <m:t xml:space="preserve">- </m:t>
              </m:r>
              <m:nary>
                <m:naryPr>
                  <m:chr m:val="∑"/>
                  <m:limLoc m:val="undOvr"/>
                  <m:supHide m:val="1"/>
                  <m:ctrlPr>
                    <w:rPr>
                      <w:rStyle w:val="eqn-bulletChar"/>
                      <w:i w:val="0"/>
                      <w:sz w:val="22"/>
                      <w:szCs w:val="22"/>
                    </w:rPr>
                  </m:ctrlPr>
                </m:naryPr>
                <m:sub>
                  <m:r>
                    <w:rPr>
                      <w:rFonts w:ascii="Cambria Math" w:hAnsi="Cambria Math"/>
                    </w:rPr>
                    <m:t>pn</m:t>
                  </m:r>
                  <m:r>
                    <m:rPr>
                      <m:sty m:val="p"/>
                    </m:rPr>
                    <w:rPr>
                      <w:rFonts w:ascii="Cambria Math" w:hAnsi="Cambria Math"/>
                    </w:rPr>
                    <m:t>∈</m:t>
                  </m:r>
                  <m:r>
                    <w:rPr>
                      <w:rFonts w:ascii="Cambria Math" w:hAnsi="Cambria Math"/>
                    </w:rPr>
                    <m:t>ISLANDPNODE</m:t>
                  </m:r>
                  <m:sSub>
                    <m:sSubPr>
                      <m:ctrlPr>
                        <w:rPr>
                          <w:rFonts w:ascii="Cambria Math" w:hAnsi="Cambria Math"/>
                          <w:i/>
                        </w:rPr>
                      </m:ctrlPr>
                    </m:sSubPr>
                    <m:e>
                      <m:r>
                        <w:rPr>
                          <w:rFonts w:ascii="Cambria Math" w:hAnsi="Cambria Math"/>
                        </w:rPr>
                        <m:t>S</m:t>
                      </m:r>
                    </m:e>
                    <m:sub>
                      <m:r>
                        <w:rPr>
                          <w:rFonts w:ascii="Cambria Math" w:hAnsi="Cambria Math"/>
                        </w:rPr>
                        <m:t>i</m:t>
                      </m:r>
                    </m:sub>
                  </m:sSub>
                </m:sub>
                <m:sup/>
                <m:e>
                  <m:sSub>
                    <m:sSubPr>
                      <m:ctrlPr>
                        <w:rPr>
                          <w:rFonts w:ascii="Cambria Math" w:hAnsi="Cambria Math"/>
                        </w:rPr>
                      </m:ctrlPr>
                    </m:sSubPr>
                    <m:e>
                      <m:r>
                        <w:rPr>
                          <w:rFonts w:ascii="Cambria Math" w:hAnsi="Cambria Math"/>
                        </w:rPr>
                        <m:t>Dispatc</m:t>
                      </m:r>
                      <m:r>
                        <w:rPr>
                          <w:rFonts w:ascii="Cambria Math" w:hAnsi="Cambria Math"/>
                        </w:rPr>
                        <m:t>h</m:t>
                      </m:r>
                      <m:r>
                        <w:rPr>
                          <w:rFonts w:ascii="Cambria Math" w:hAnsi="Cambria Math"/>
                        </w:rPr>
                        <m:t>edLoad</m:t>
                      </m:r>
                    </m:e>
                    <m:sub>
                      <m:r>
                        <w:rPr>
                          <w:rFonts w:ascii="Cambria Math" w:hAnsi="Cambria Math"/>
                        </w:rPr>
                        <m:t>pn</m:t>
                      </m:r>
                    </m:sub>
                  </m:sSub>
                </m:e>
              </m:nary>
            </m:e>
          </m:mr>
        </m:m>
      </m:oMath>
    </w:p>
    <w:p w14:paraId="73745269" w14:textId="5F1B12BB" w:rsidR="00714039" w:rsidRPr="00967AC9" w:rsidRDefault="00714039" w:rsidP="00714039">
      <w:pPr>
        <w:pStyle w:val="BodyText"/>
        <w:tabs>
          <w:tab w:val="left" w:pos="1418"/>
        </w:tabs>
        <w:ind w:left="851"/>
        <w:rPr>
          <w:lang w:val="en-AU"/>
        </w:rPr>
      </w:pPr>
      <m:oMathPara>
        <m:oMath>
          <m:r>
            <m:rPr>
              <m:sty m:val="p"/>
            </m:rPr>
            <w:rPr>
              <w:rFonts w:ascii="Cambria Math" w:hAnsi="Cambria Math"/>
              <w:lang w:val="en-AU"/>
            </w:rPr>
            <m:t>∀</m:t>
          </m:r>
          <m:r>
            <w:rPr>
              <w:rFonts w:ascii="Cambria Math" w:hAnsi="Cambria Math"/>
              <w:lang w:val="en-AU"/>
            </w:rPr>
            <m:t>i</m:t>
          </m:r>
          <m:r>
            <m:rPr>
              <m:sty m:val="p"/>
            </m:rPr>
            <w:rPr>
              <w:rFonts w:ascii="Cambria Math" w:hAnsi="Cambria Math"/>
              <w:lang w:val="en-AU"/>
            </w:rPr>
            <m:t>∈</m:t>
          </m:r>
          <m:r>
            <w:rPr>
              <w:rFonts w:ascii="Cambria Math" w:hAnsi="Cambria Math"/>
              <w:lang w:val="en-AU"/>
            </w:rPr>
            <m:t>ISLANDS</m:t>
          </m:r>
        </m:oMath>
      </m:oMathPara>
    </w:p>
    <w:p w14:paraId="508A7CE8" w14:textId="77777777" w:rsidR="00714039" w:rsidRDefault="00714039" w:rsidP="00714039"/>
    <w:p w14:paraId="6BE6A65F" w14:textId="77777777" w:rsidR="00714039" w:rsidRPr="00C22114" w:rsidRDefault="00714039" w:rsidP="00846EF6">
      <w:pPr>
        <w:pStyle w:val="Heading5"/>
      </w:pPr>
      <m:oMath>
        <m:r>
          <w:rPr>
            <w:rFonts w:ascii="Cambria Math" w:hAnsi="Cambria Math"/>
            <w:lang w:eastAsia="en-GB"/>
          </w:rPr>
          <m:t>EstimatedInitialLoa</m:t>
        </m:r>
        <m:sSub>
          <m:sSubPr>
            <m:ctrlPr>
              <w:rPr>
                <w:rFonts w:ascii="Cambria Math" w:hAnsi="Cambria Math"/>
                <w:lang w:eastAsia="en-GB"/>
              </w:rPr>
            </m:ctrlPr>
          </m:sSubPr>
          <m:e>
            <m:r>
              <w:rPr>
                <w:rFonts w:ascii="Cambria Math" w:hAnsi="Cambria Math"/>
                <w:lang w:eastAsia="en-GB"/>
              </w:rPr>
              <m:t>d</m:t>
            </m:r>
          </m:e>
          <m:sub>
            <m:r>
              <w:rPr>
                <w:rFonts w:ascii="Cambria Math" w:hAnsi="Cambria Math"/>
                <w:lang w:eastAsia="en-GB"/>
              </w:rPr>
              <m:t>p</m:t>
            </m:r>
            <m:sSub>
              <m:sSubPr>
                <m:ctrlPr>
                  <w:rPr>
                    <w:rFonts w:ascii="Cambria Math" w:hAnsi="Cambria Math"/>
                    <w:lang w:eastAsia="en-GB"/>
                  </w:rPr>
                </m:ctrlPr>
              </m:sSubPr>
              <m:e>
                <m:r>
                  <w:rPr>
                    <w:rFonts w:ascii="Cambria Math" w:hAnsi="Cambria Math"/>
                    <w:lang w:eastAsia="en-GB"/>
                  </w:rPr>
                  <m:t>n</m:t>
                </m:r>
              </m:e>
              <m:sub>
                <m:r>
                  <w:rPr>
                    <w:rFonts w:ascii="Cambria Math" w:hAnsi="Cambria Math"/>
                    <w:lang w:eastAsia="en-GB"/>
                  </w:rPr>
                  <m:t>i</m:t>
                </m:r>
              </m:sub>
            </m:sSub>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lang w:eastAsia="en-GB"/>
                  </w:rPr>
                  <m:t>ConformingFacto</m:t>
                </m:r>
                <m:sSub>
                  <m:sSubPr>
                    <m:ctrlPr>
                      <w:rPr>
                        <w:rFonts w:ascii="Cambria Math" w:hAnsi="Cambria Math"/>
                        <w:lang w:eastAsia="en-GB"/>
                      </w:rPr>
                    </m:ctrlPr>
                  </m:sSubPr>
                  <m:e>
                    <m:r>
                      <w:rPr>
                        <w:rFonts w:ascii="Cambria Math" w:hAnsi="Cambria Math"/>
                        <w:lang w:eastAsia="en-GB"/>
                      </w:rPr>
                      <m:t>r</m:t>
                    </m:r>
                  </m:e>
                  <m:sub>
                    <m:r>
                      <w:rPr>
                        <w:rFonts w:ascii="Cambria Math" w:hAnsi="Cambria Math"/>
                        <w:lang w:eastAsia="en-GB"/>
                      </w:rPr>
                      <m:t>p</m:t>
                    </m:r>
                    <m:sSub>
                      <m:sSubPr>
                        <m:ctrlPr>
                          <w:rPr>
                            <w:rFonts w:ascii="Cambria Math" w:hAnsi="Cambria Math"/>
                            <w:lang w:eastAsia="en-GB"/>
                          </w:rPr>
                        </m:ctrlPr>
                      </m:sSubPr>
                      <m:e>
                        <m:r>
                          <w:rPr>
                            <w:rFonts w:ascii="Cambria Math" w:hAnsi="Cambria Math"/>
                            <w:lang w:eastAsia="en-GB"/>
                          </w:rPr>
                          <m:t>n</m:t>
                        </m:r>
                      </m:e>
                      <m:sub>
                        <m:r>
                          <w:rPr>
                            <w:rFonts w:ascii="Cambria Math" w:hAnsi="Cambria Math"/>
                            <w:lang w:eastAsia="en-GB"/>
                          </w:rPr>
                          <m:t>i</m:t>
                        </m:r>
                      </m:sub>
                    </m:sSub>
                  </m:sub>
                </m:sSub>
                <m:r>
                  <m:rPr>
                    <m:sty m:val="p"/>
                  </m:rPr>
                  <w:rPr>
                    <w:rFonts w:ascii="Cambria Math" w:hAnsi="Cambria Math"/>
                  </w:rPr>
                  <m:t>×</m:t>
                </m:r>
                <m:r>
                  <w:rPr>
                    <w:rFonts w:ascii="Cambria Math" w:hAnsi="Cambria Math"/>
                  </w:rPr>
                  <m:t>EstScalingFacto</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 xml:space="preserve">, </m:t>
                </m:r>
                <m:r>
                  <m:rPr>
                    <m:sty m:val="b"/>
                  </m:rPr>
                  <w:rPr>
                    <w:rFonts w:ascii="Cambria Math" w:hAnsi="Cambria Math"/>
                  </w:rPr>
                  <m:t>if</m:t>
                </m:r>
                <m:r>
                  <m:rPr>
                    <m:sty m:val="p"/>
                  </m:rPr>
                  <w:rPr>
                    <w:rFonts w:ascii="Cambria Math" w:hAnsi="Cambria Math"/>
                  </w:rPr>
                  <m:t xml:space="preserve"> </m:t>
                </m:r>
                <m:r>
                  <w:rPr>
                    <w:rFonts w:ascii="Cambria Math" w:hAnsi="Cambria Math"/>
                  </w:rPr>
                  <m:t>EstLoad</m:t>
                </m:r>
                <m:sSub>
                  <m:sSubPr>
                    <m:ctrlPr>
                      <w:rPr>
                        <w:rFonts w:ascii="Cambria Math" w:hAnsi="Cambria Math"/>
                      </w:rPr>
                    </m:ctrlPr>
                  </m:sSubPr>
                  <m:e>
                    <m:r>
                      <w:rPr>
                        <w:rFonts w:ascii="Cambria Math" w:hAnsi="Cambria Math"/>
                      </w:rPr>
                      <m:t>IsScalable</m:t>
                    </m:r>
                  </m:e>
                  <m:sub>
                    <m:r>
                      <w:rPr>
                        <w:rFonts w:ascii="Cambria Math" w:hAnsi="Cambria Math"/>
                      </w:rPr>
                      <m:t>p</m:t>
                    </m:r>
                    <m:sSub>
                      <m:sSubPr>
                        <m:ctrlPr>
                          <w:rPr>
                            <w:rFonts w:ascii="Cambria Math" w:hAnsi="Cambria Math"/>
                          </w:rPr>
                        </m:ctrlPr>
                      </m:sSubPr>
                      <m:e>
                        <m:r>
                          <w:rPr>
                            <w:rFonts w:ascii="Cambria Math" w:hAnsi="Cambria Math"/>
                          </w:rPr>
                          <m:t>n</m:t>
                        </m:r>
                      </m:e>
                      <m:sub>
                        <m:r>
                          <w:rPr>
                            <w:rFonts w:ascii="Cambria Math" w:hAnsi="Cambria Math"/>
                          </w:rPr>
                          <m:t>i</m:t>
                        </m:r>
                      </m:sub>
                    </m:sSub>
                  </m:sub>
                </m:sSub>
                <m:r>
                  <m:rPr>
                    <m:sty m:val="p"/>
                  </m:rPr>
                  <w:rPr>
                    <w:rFonts w:ascii="Cambria Math" w:hAnsi="Cambria Math"/>
                  </w:rPr>
                  <m:t>=1</m:t>
                </m:r>
              </m:e>
              <m:e>
                <m:r>
                  <w:rPr>
                    <w:rFonts w:ascii="Cambria Math" w:hAnsi="Cambria Math"/>
                  </w:rPr>
                  <m:t>EstNonScalableLoa</m:t>
                </m:r>
                <m:sSub>
                  <m:sSubPr>
                    <m:ctrlPr>
                      <w:rPr>
                        <w:rFonts w:ascii="Cambria Math" w:hAnsi="Cambria Math"/>
                      </w:rPr>
                    </m:ctrlPr>
                  </m:sSubPr>
                  <m:e>
                    <m:r>
                      <w:rPr>
                        <w:rFonts w:ascii="Cambria Math" w:hAnsi="Cambria Math"/>
                      </w:rPr>
                      <m:t>d</m:t>
                    </m:r>
                  </m:e>
                  <m:sub>
                    <m:r>
                      <w:rPr>
                        <w:rFonts w:ascii="Cambria Math" w:hAnsi="Cambria Math"/>
                      </w:rPr>
                      <m:t>p</m:t>
                    </m:r>
                    <m:sSub>
                      <m:sSubPr>
                        <m:ctrlPr>
                          <w:rPr>
                            <w:rFonts w:ascii="Cambria Math" w:hAnsi="Cambria Math"/>
                          </w:rPr>
                        </m:ctrlPr>
                      </m:sSubPr>
                      <m:e>
                        <m:r>
                          <w:rPr>
                            <w:rFonts w:ascii="Cambria Math" w:hAnsi="Cambria Math"/>
                          </w:rPr>
                          <m:t>n</m:t>
                        </m:r>
                      </m:e>
                      <m:sub>
                        <m:r>
                          <w:rPr>
                            <w:rFonts w:ascii="Cambria Math" w:hAnsi="Cambria Math"/>
                          </w:rPr>
                          <m:t>i</m:t>
                        </m:r>
                      </m:sub>
                    </m:sSub>
                  </m:sub>
                </m:sSub>
                <m:r>
                  <m:rPr>
                    <m:sty m:val="p"/>
                  </m:rPr>
                  <w:rPr>
                    <w:rFonts w:ascii="Cambria Math" w:hAnsi="Cambria Math"/>
                  </w:rPr>
                  <m:t xml:space="preserve">, </m:t>
                </m:r>
                <m:r>
                  <m:rPr>
                    <m:sty m:val="b"/>
                  </m:rPr>
                  <w:rPr>
                    <w:rFonts w:ascii="Cambria Math" w:hAnsi="Cambria Math"/>
                  </w:rPr>
                  <m:t>otherwise</m:t>
                </m:r>
                <m:r>
                  <m:rPr>
                    <m:sty m:val="p"/>
                  </m:rPr>
                  <w:rPr>
                    <w:rFonts w:ascii="Cambria Math" w:hAnsi="Cambria Math"/>
                  </w:rPr>
                  <m:t xml:space="preserve"> </m:t>
                </m:r>
              </m:e>
            </m:eqArr>
          </m:e>
        </m:d>
      </m:oMath>
    </w:p>
    <w:p w14:paraId="0A897F67" w14:textId="77777777" w:rsidR="00714039" w:rsidRPr="000F7A6A" w:rsidRDefault="00714039" w:rsidP="00714039">
      <w:pPr>
        <w:pStyle w:val="BodyText"/>
        <w:rPr>
          <w:iCs/>
          <w:lang w:val="en-AU"/>
        </w:rPr>
      </w:pPr>
      <m:oMathPara>
        <m:oMath>
          <m:r>
            <w:rPr>
              <w:rFonts w:ascii="Cambria Math" w:hAnsi="Cambria Math"/>
              <w:lang w:val="en-AU"/>
            </w:rPr>
            <m:t xml:space="preserve"> </m:t>
          </m:r>
          <m:r>
            <m:rPr>
              <m:sty m:val="p"/>
            </m:rPr>
            <w:rPr>
              <w:rFonts w:ascii="Cambria Math" w:hAnsi="Cambria Math"/>
              <w:lang w:val="en-AU"/>
            </w:rPr>
            <m:t>∀</m:t>
          </m:r>
          <m:r>
            <w:rPr>
              <w:rFonts w:ascii="Cambria Math" w:hAnsi="Cambria Math"/>
              <w:lang w:val="en-AU"/>
            </w:rPr>
            <m:t>i</m:t>
          </m:r>
          <m:r>
            <m:rPr>
              <m:sty m:val="p"/>
            </m:rPr>
            <w:rPr>
              <w:rFonts w:ascii="Cambria Math" w:hAnsi="Cambria Math"/>
              <w:lang w:val="en-AU"/>
            </w:rPr>
            <m:t>∈</m:t>
          </m:r>
          <m:r>
            <w:rPr>
              <w:rFonts w:ascii="Cambria Math" w:hAnsi="Cambria Math"/>
              <w:lang w:val="en-AU"/>
            </w:rPr>
            <m:t>ISLANDS,</m:t>
          </m:r>
          <m:r>
            <m:rPr>
              <m:sty m:val="p"/>
            </m:rPr>
            <w:rPr>
              <w:rFonts w:ascii="Cambria Math" w:hAnsi="Cambria Math"/>
              <w:lang w:val="en-AU"/>
            </w:rPr>
            <m:t>∀</m:t>
          </m:r>
          <m:r>
            <w:rPr>
              <w:rFonts w:ascii="Cambria Math" w:hAnsi="Cambria Math"/>
              <w:lang w:val="en-AU"/>
            </w:rPr>
            <m:t>p</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i</m:t>
              </m:r>
            </m:sub>
          </m:sSub>
          <m:r>
            <m:rPr>
              <m:sty m:val="p"/>
            </m:rPr>
            <w:rPr>
              <w:rFonts w:ascii="Cambria Math" w:hAnsi="Cambria Math"/>
              <w:lang w:val="en-AU"/>
            </w:rPr>
            <m:t>∈</m:t>
          </m:r>
          <m:r>
            <w:rPr>
              <w:rFonts w:ascii="Cambria Math" w:hAnsi="Cambria Math"/>
              <w:lang w:val="en-AU"/>
            </w:rPr>
            <m:t>ISLANDPNODE</m:t>
          </m:r>
          <m:sSub>
            <m:sSubPr>
              <m:ctrlPr>
                <w:rPr>
                  <w:rFonts w:ascii="Cambria Math" w:hAnsi="Cambria Math"/>
                  <w:i/>
                  <w:iCs/>
                  <w:lang w:val="en-AU"/>
                </w:rPr>
              </m:ctrlPr>
            </m:sSubPr>
            <m:e>
              <m:r>
                <w:rPr>
                  <w:rFonts w:ascii="Cambria Math" w:hAnsi="Cambria Math"/>
                  <w:lang w:val="en-AU"/>
                </w:rPr>
                <m:t>S</m:t>
              </m:r>
            </m:e>
            <m:sub>
              <m:r>
                <w:rPr>
                  <w:rFonts w:ascii="Cambria Math" w:hAnsi="Cambria Math"/>
                  <w:lang w:val="en-AU"/>
                </w:rPr>
                <m:t>i</m:t>
              </m:r>
            </m:sub>
          </m:sSub>
        </m:oMath>
      </m:oMathPara>
    </w:p>
    <w:p w14:paraId="57E953AE" w14:textId="77777777" w:rsidR="00714039" w:rsidRDefault="00714039" w:rsidP="00714039">
      <w:pPr>
        <w:pStyle w:val="BodyText"/>
        <w:rPr>
          <w:iCs/>
          <w:lang w:val="en-AU"/>
        </w:rPr>
      </w:pPr>
    </w:p>
    <w:p w14:paraId="2D3C1C12" w14:textId="77777777" w:rsidR="00714039" w:rsidRPr="00C22114" w:rsidRDefault="00714039" w:rsidP="00846EF6">
      <w:pPr>
        <w:pStyle w:val="Heading5"/>
      </w:pPr>
      <m:oMath>
        <m:r>
          <w:rPr>
            <w:rFonts w:ascii="Cambria Math" w:hAnsi="Cambria Math"/>
            <w:lang w:eastAsia="en-GB"/>
          </w:rPr>
          <m:t>EstLoa</m:t>
        </m:r>
        <m:sSub>
          <m:sSubPr>
            <m:ctrlPr>
              <w:rPr>
                <w:rFonts w:ascii="Cambria Math" w:hAnsi="Cambria Math"/>
              </w:rPr>
            </m:ctrlPr>
          </m:sSubPr>
          <m:e>
            <m:r>
              <w:rPr>
                <w:rFonts w:ascii="Cambria Math" w:hAnsi="Cambria Math"/>
              </w:rPr>
              <m:t>dIsScalable</m:t>
            </m:r>
          </m:e>
          <m:sub>
            <m:r>
              <w:rPr>
                <w:rFonts w:ascii="Cambria Math" w:hAnsi="Cambria Math"/>
              </w:rPr>
              <m:t>pn</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b"/>
                  </m:rPr>
                  <w:rPr>
                    <w:rFonts w:ascii="Cambria Math" w:hAnsi="Cambria Math"/>
                  </w:rPr>
                  <m:t>if</m:t>
                </m:r>
                <m:r>
                  <m:rPr>
                    <m:sty m:val="p"/>
                  </m:rPr>
                  <w:rPr>
                    <w:rFonts w:ascii="Cambria Math" w:hAnsi="Cambria Math"/>
                  </w:rPr>
                  <m:t xml:space="preserve"> </m:t>
                </m:r>
                <m:r>
                  <w:rPr>
                    <w:rFonts w:ascii="Cambria Math" w:hAnsi="Cambria Math"/>
                  </w:rPr>
                  <m:t>LoadIsNC</m:t>
                </m:r>
                <m:sSub>
                  <m:sSubPr>
                    <m:ctrlPr>
                      <w:rPr>
                        <w:rFonts w:ascii="Cambria Math" w:hAnsi="Cambria Math"/>
                      </w:rPr>
                    </m:ctrlPr>
                  </m:sSubPr>
                  <m:e>
                    <m:r>
                      <w:rPr>
                        <w:rFonts w:ascii="Cambria Math" w:hAnsi="Cambria Math"/>
                      </w:rPr>
                      <m:t>L</m:t>
                    </m:r>
                  </m:e>
                  <m:sub>
                    <m:r>
                      <w:rPr>
                        <w:rFonts w:ascii="Cambria Math" w:hAnsi="Cambria Math"/>
                      </w:rPr>
                      <m:t>pn</m:t>
                    </m:r>
                  </m:sub>
                </m:sSub>
                <m:r>
                  <m:rPr>
                    <m:sty m:val="p"/>
                  </m:rPr>
                  <w:rPr>
                    <w:rFonts w:ascii="Cambria Math" w:hAnsi="Cambria Math"/>
                  </w:rPr>
                  <m:t xml:space="preserve">=1 </m:t>
                </m:r>
                <m:r>
                  <m:rPr>
                    <m:sty m:val="b"/>
                  </m:rPr>
                  <w:rPr>
                    <w:rFonts w:ascii="Cambria Math" w:hAnsi="Cambria Math"/>
                  </w:rPr>
                  <m:t>or</m:t>
                </m:r>
                <m:r>
                  <m:rPr>
                    <m:sty m:val="p"/>
                  </m:rPr>
                  <w:rPr>
                    <w:rFonts w:ascii="Cambria Math" w:hAnsi="Cambria Math"/>
                  </w:rPr>
                  <m:t xml:space="preserve">  </m:t>
                </m:r>
                <m:r>
                  <w:rPr>
                    <w:rFonts w:ascii="Cambria Math" w:hAnsi="Cambria Math"/>
                  </w:rPr>
                  <m:t>ConformingFacto</m:t>
                </m:r>
                <m:sSub>
                  <m:sSubPr>
                    <m:ctrlPr>
                      <w:rPr>
                        <w:rFonts w:ascii="Cambria Math" w:hAnsi="Cambria Math"/>
                      </w:rPr>
                    </m:ctrlPr>
                  </m:sSubPr>
                  <m:e>
                    <m:r>
                      <w:rPr>
                        <w:rFonts w:ascii="Cambria Math" w:hAnsi="Cambria Math"/>
                      </w:rPr>
                      <m:t>r</m:t>
                    </m:r>
                  </m:e>
                  <m:sub>
                    <m:r>
                      <w:rPr>
                        <w:rFonts w:ascii="Cambria Math" w:hAnsi="Cambria Math"/>
                      </w:rPr>
                      <m:t>pn</m:t>
                    </m:r>
                  </m:sub>
                </m:sSub>
                <m:r>
                  <m:rPr>
                    <m:sty m:val="p"/>
                  </m:rPr>
                  <w:rPr>
                    <w:rFonts w:ascii="Cambria Math" w:hAnsi="Cambria Math"/>
                  </w:rPr>
                  <m:t xml:space="preserve">&lt;0 </m:t>
                </m:r>
              </m:e>
              <m:e>
                <m:r>
                  <m:rPr>
                    <m:sty m:val="p"/>
                  </m:rPr>
                  <w:rPr>
                    <w:rFonts w:ascii="Cambria Math" w:hAnsi="Cambria Math"/>
                  </w:rPr>
                  <m:t>1</m:t>
                </m:r>
                <m:r>
                  <m:rPr>
                    <m:sty m:val="b"/>
                  </m:rPr>
                  <w:rPr>
                    <w:rFonts w:ascii="Cambria Math" w:hAnsi="Cambria Math"/>
                  </w:rPr>
                  <m:t>,</m:t>
                </m:r>
                <m:r>
                  <m:rPr>
                    <m:sty m:val="p"/>
                  </m:rPr>
                  <w:rPr>
                    <w:rFonts w:ascii="Cambria Math" w:hAnsi="Cambria Math"/>
                  </w:rPr>
                  <m:t xml:space="preserve">  </m:t>
                </m:r>
                <m:r>
                  <m:rPr>
                    <m:sty m:val="b"/>
                  </m:rPr>
                  <w:rPr>
                    <w:rFonts w:ascii="Cambria Math" w:hAnsi="Cambria Math"/>
                  </w:rPr>
                  <m:t>otherwise</m:t>
                </m:r>
              </m:e>
            </m:eqArr>
          </m:e>
        </m:d>
      </m:oMath>
    </w:p>
    <w:p w14:paraId="760D9A8E" w14:textId="77777777" w:rsidR="00714039" w:rsidRPr="00DE221A" w:rsidRDefault="00714039" w:rsidP="00714039">
      <w:pPr>
        <w:pStyle w:val="BodyText"/>
        <w:rPr>
          <w:lang w:val="en-AU"/>
        </w:rPr>
      </w:pPr>
      <m:oMathPara>
        <m:oMath>
          <m:r>
            <m:rPr>
              <m:sty m:val="p"/>
            </m:rPr>
            <w:rPr>
              <w:rFonts w:ascii="Cambria Math" w:hAnsi="Cambria Math"/>
              <w:lang w:val="en-AU"/>
            </w:rPr>
            <m:t>∀</m:t>
          </m:r>
          <m:r>
            <w:rPr>
              <w:rFonts w:ascii="Cambria Math" w:hAnsi="Cambria Math"/>
              <w:lang w:val="en-AU"/>
            </w:rPr>
            <m:t>pn</m:t>
          </m:r>
          <m:r>
            <m:rPr>
              <m:sty m:val="p"/>
            </m:rPr>
            <w:rPr>
              <w:rFonts w:ascii="Cambria Math" w:hAnsi="Cambria Math"/>
              <w:lang w:val="en-AU"/>
            </w:rPr>
            <m:t>∈</m:t>
          </m:r>
          <m:r>
            <w:rPr>
              <w:rFonts w:ascii="Cambria Math" w:hAnsi="Cambria Math"/>
              <w:lang w:val="en-AU"/>
            </w:rPr>
            <m:t>PNODES</m:t>
          </m:r>
        </m:oMath>
      </m:oMathPara>
    </w:p>
    <w:p w14:paraId="02EF2663" w14:textId="77777777" w:rsidR="00714039" w:rsidRDefault="00714039" w:rsidP="00714039">
      <w:pPr>
        <w:pStyle w:val="BodyText"/>
        <w:rPr>
          <w:lang w:val="en-AU"/>
        </w:rPr>
      </w:pPr>
    </w:p>
    <w:p w14:paraId="2BA04D8D" w14:textId="77777777" w:rsidR="00714039" w:rsidRPr="00D621AD" w:rsidRDefault="00714039" w:rsidP="00846EF6">
      <w:pPr>
        <w:pStyle w:val="Heading5"/>
      </w:pPr>
      <m:oMath>
        <m:r>
          <w:rPr>
            <w:rFonts w:ascii="Cambria Math" w:hAnsi="Cambria Math"/>
          </w:rPr>
          <m:t>EstNonScalable</m:t>
        </m:r>
        <m:sSub>
          <m:sSubPr>
            <m:ctrlPr>
              <w:rPr>
                <w:rFonts w:ascii="Cambria Math" w:hAnsi="Cambria Math"/>
              </w:rPr>
            </m:ctrlPr>
          </m:sSubPr>
          <m:e>
            <m:r>
              <w:rPr>
                <w:rFonts w:ascii="Cambria Math" w:hAnsi="Cambria Math"/>
              </w:rPr>
              <m:t>Load</m:t>
            </m:r>
          </m:e>
          <m:sub>
            <m:r>
              <w:rPr>
                <w:rFonts w:ascii="Cambria Math" w:hAnsi="Cambria Math"/>
              </w:rPr>
              <m:t>pn</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b"/>
                  </m:rPr>
                  <w:rPr>
                    <w:rFonts w:ascii="Cambria Math" w:hAnsi="Cambria Math"/>
                  </w:rPr>
                  <m:t>if</m:t>
                </m:r>
                <m:r>
                  <m:rPr>
                    <m:sty m:val="p"/>
                  </m:rPr>
                  <w:rPr>
                    <w:rFonts w:ascii="Cambria Math" w:hAnsi="Cambria Math"/>
                  </w:rPr>
                  <m:t xml:space="preserve"> </m:t>
                </m:r>
                <m:r>
                  <w:rPr>
                    <w:rFonts w:ascii="Cambria Math" w:hAnsi="Cambria Math"/>
                  </w:rPr>
                  <m:t>EstLoadIsScalabl</m:t>
                </m:r>
                <m:sSub>
                  <m:sSubPr>
                    <m:ctrlPr>
                      <w:rPr>
                        <w:rFonts w:ascii="Cambria Math" w:hAnsi="Cambria Math"/>
                      </w:rPr>
                    </m:ctrlPr>
                  </m:sSubPr>
                  <m:e>
                    <m:r>
                      <w:rPr>
                        <w:rFonts w:ascii="Cambria Math" w:hAnsi="Cambria Math"/>
                      </w:rPr>
                      <m:t>e</m:t>
                    </m:r>
                  </m:e>
                  <m:sub>
                    <m:r>
                      <w:rPr>
                        <w:rFonts w:ascii="Cambria Math" w:hAnsi="Cambria Math"/>
                      </w:rPr>
                      <m:t>pn</m:t>
                    </m:r>
                  </m:sub>
                </m:sSub>
                <m:r>
                  <m:rPr>
                    <m:sty m:val="p"/>
                  </m:rPr>
                  <w:rPr>
                    <w:rFonts w:ascii="Cambria Math" w:hAnsi="Cambria Math"/>
                  </w:rPr>
                  <m:t>=1</m:t>
                </m:r>
              </m:e>
              <m:e>
                <m:r>
                  <w:rPr>
                    <w:rFonts w:ascii="Cambria Math" w:hAnsi="Cambria Math"/>
                  </w:rPr>
                  <m:t>NonConformingLoa</m:t>
                </m:r>
                <m:sSub>
                  <m:sSubPr>
                    <m:ctrlPr>
                      <w:rPr>
                        <w:rFonts w:ascii="Cambria Math" w:hAnsi="Cambria Math"/>
                      </w:rPr>
                    </m:ctrlPr>
                  </m:sSubPr>
                  <m:e>
                    <m:r>
                      <w:rPr>
                        <w:rFonts w:ascii="Cambria Math" w:hAnsi="Cambria Math"/>
                      </w:rPr>
                      <m:t>d</m:t>
                    </m:r>
                  </m:e>
                  <m:sub>
                    <m:r>
                      <w:rPr>
                        <w:rFonts w:ascii="Cambria Math" w:hAnsi="Cambria Math"/>
                      </w:rPr>
                      <m:t>pn</m:t>
                    </m:r>
                  </m:sub>
                </m:sSub>
                <m:r>
                  <m:rPr>
                    <m:sty m:val="p"/>
                  </m:rPr>
                  <w:rPr>
                    <w:rFonts w:ascii="Cambria Math" w:hAnsi="Cambria Math"/>
                  </w:rPr>
                  <m:t>,</m:t>
                </m:r>
                <m:r>
                  <m:rPr>
                    <m:sty m:val="b"/>
                  </m:rPr>
                  <w:rPr>
                    <w:rFonts w:ascii="Cambria Math" w:hAnsi="Cambria Math"/>
                  </w:rPr>
                  <m:t>if</m:t>
                </m:r>
                <m:r>
                  <m:rPr>
                    <m:sty m:val="p"/>
                  </m:rPr>
                  <w:rPr>
                    <w:rFonts w:ascii="Cambria Math" w:hAnsi="Cambria Math"/>
                  </w:rPr>
                  <m:t xml:space="preserve"> </m:t>
                </m:r>
                <m:r>
                  <w:rPr>
                    <w:rFonts w:ascii="Cambria Math" w:hAnsi="Cambria Math"/>
                  </w:rPr>
                  <m:t>LoadIsNC</m:t>
                </m:r>
                <m:sSub>
                  <m:sSubPr>
                    <m:ctrlPr>
                      <w:rPr>
                        <w:rFonts w:ascii="Cambria Math" w:hAnsi="Cambria Math"/>
                      </w:rPr>
                    </m:ctrlPr>
                  </m:sSubPr>
                  <m:e>
                    <m:r>
                      <w:rPr>
                        <w:rFonts w:ascii="Cambria Math" w:hAnsi="Cambria Math"/>
                      </w:rPr>
                      <m:t>L</m:t>
                    </m:r>
                  </m:e>
                  <m:sub>
                    <m:r>
                      <w:rPr>
                        <w:rFonts w:ascii="Cambria Math" w:hAnsi="Cambria Math"/>
                      </w:rPr>
                      <m:t>pn</m:t>
                    </m:r>
                  </m:sub>
                </m:sSub>
                <m:ctrlPr>
                  <w:rPr>
                    <w:rFonts w:ascii="Cambria Math" w:eastAsia="Cambria Math" w:hAnsi="Cambria Math" w:cs="Cambria Math"/>
                  </w:rPr>
                </m:ctrlPr>
              </m:e>
              <m:e>
                <m:r>
                  <w:rPr>
                    <w:rFonts w:ascii="Cambria Math" w:hAnsi="Cambria Math"/>
                  </w:rPr>
                  <m:t>ConformingFacto</m:t>
                </m:r>
                <m:sSub>
                  <m:sSubPr>
                    <m:ctrlPr>
                      <w:rPr>
                        <w:rFonts w:ascii="Cambria Math" w:hAnsi="Cambria Math"/>
                      </w:rPr>
                    </m:ctrlPr>
                  </m:sSubPr>
                  <m:e>
                    <m:r>
                      <w:rPr>
                        <w:rFonts w:ascii="Cambria Math" w:hAnsi="Cambria Math"/>
                      </w:rPr>
                      <m:t>r</m:t>
                    </m:r>
                  </m:e>
                  <m:sub>
                    <m:r>
                      <w:rPr>
                        <w:rFonts w:ascii="Cambria Math" w:hAnsi="Cambria Math"/>
                      </w:rPr>
                      <m:t>pn</m:t>
                    </m:r>
                  </m:sub>
                </m:sSub>
                <m:r>
                  <m:rPr>
                    <m:sty m:val="p"/>
                  </m:rPr>
                  <w:rPr>
                    <w:rFonts w:ascii="Cambria Math" w:hAnsi="Cambria Math"/>
                  </w:rPr>
                  <m:t>,</m:t>
                </m:r>
                <m:r>
                  <m:rPr>
                    <m:sty m:val="b"/>
                  </m:rPr>
                  <w:rPr>
                    <w:rFonts w:ascii="Cambria Math" w:hAnsi="Cambria Math"/>
                  </w:rPr>
                  <m:t>otherwise</m:t>
                </m:r>
              </m:e>
            </m:eqArr>
          </m:e>
        </m:d>
        <m:r>
          <m:rPr>
            <m:sty m:val="p"/>
          </m:rPr>
          <w:rPr>
            <w:rFonts w:ascii="Cambria Math" w:hAnsi="Cambria Math"/>
          </w:rPr>
          <m:t>=1</m:t>
        </m:r>
      </m:oMath>
    </w:p>
    <w:p w14:paraId="3FCBECCC" w14:textId="77777777" w:rsidR="00714039" w:rsidRPr="00332A3A" w:rsidRDefault="00714039" w:rsidP="00714039">
      <w:pPr>
        <w:pStyle w:val="BodyText"/>
        <w:rPr>
          <w:lang w:val="en-AU"/>
        </w:rPr>
      </w:pPr>
      <m:oMathPara>
        <m:oMath>
          <m:r>
            <m:rPr>
              <m:sty m:val="p"/>
            </m:rPr>
            <w:rPr>
              <w:rFonts w:ascii="Cambria Math" w:hAnsi="Cambria Math"/>
              <w:lang w:val="en-AU"/>
            </w:rPr>
            <m:t>∀</m:t>
          </m:r>
          <m:r>
            <w:rPr>
              <w:rFonts w:ascii="Cambria Math" w:hAnsi="Cambria Math"/>
              <w:lang w:val="en-AU"/>
            </w:rPr>
            <m:t>pn</m:t>
          </m:r>
          <m:r>
            <m:rPr>
              <m:sty m:val="p"/>
            </m:rPr>
            <w:rPr>
              <w:rFonts w:ascii="Cambria Math" w:hAnsi="Cambria Math"/>
              <w:lang w:val="en-AU"/>
            </w:rPr>
            <m:t>∈</m:t>
          </m:r>
          <m:r>
            <w:rPr>
              <w:rFonts w:ascii="Cambria Math" w:hAnsi="Cambria Math"/>
              <w:lang w:val="en-AU"/>
            </w:rPr>
            <m:t>PNODES</m:t>
          </m:r>
        </m:oMath>
      </m:oMathPara>
    </w:p>
    <w:p w14:paraId="0D481F09" w14:textId="77777777" w:rsidR="00714039" w:rsidRDefault="00714039" w:rsidP="00714039">
      <w:pPr>
        <w:pStyle w:val="BodyText"/>
        <w:rPr>
          <w:lang w:val="en-AU"/>
        </w:rPr>
      </w:pPr>
    </w:p>
    <w:p w14:paraId="22DB5657" w14:textId="2E641E97" w:rsidR="00714039" w:rsidRPr="00506866" w:rsidRDefault="00714039" w:rsidP="00846EF6">
      <w:pPr>
        <w:pStyle w:val="Heading5"/>
        <w:rPr>
          <w:lang w:eastAsia="en-GB"/>
        </w:rPr>
      </w:pPr>
      <m:oMath>
        <m:r>
          <w:rPr>
            <w:rFonts w:ascii="Cambria Math" w:hAnsi="Cambria Math"/>
            <w:lang w:eastAsia="en-GB"/>
          </w:rPr>
          <m:t>EstScalingFacto</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InputIP</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rPr>
              <m:t>LoadCalcLosse</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nary>
              <m:naryPr>
                <m:chr m:val="∑"/>
                <m:subHide m:val="1"/>
                <m:supHide m:val="1"/>
                <m:ctrlPr>
                  <w:rPr>
                    <w:rFonts w:ascii="Cambria Math" w:hAnsi="Cambria Math"/>
                  </w:rPr>
                </m:ctrlPr>
              </m:naryPr>
              <m:sub/>
              <m:sup/>
              <m:e>
                <m:r>
                  <w:rPr>
                    <w:rFonts w:ascii="Cambria Math" w:hAnsi="Cambria Math"/>
                  </w:rPr>
                  <m:t>EstNonScalableLoa</m:t>
                </m:r>
                <m:sSub>
                  <m:sSubPr>
                    <m:ctrlPr>
                      <w:rPr>
                        <w:rFonts w:ascii="Cambria Math" w:hAnsi="Cambria Math"/>
                      </w:rPr>
                    </m:ctrlPr>
                  </m:sSubPr>
                  <m:e>
                    <m:r>
                      <w:rPr>
                        <w:rFonts w:ascii="Cambria Math" w:hAnsi="Cambria Math"/>
                      </w:rPr>
                      <m:t>d</m:t>
                    </m:r>
                  </m:e>
                  <m:sub>
                    <m:r>
                      <w:rPr>
                        <w:rFonts w:ascii="Cambria Math" w:hAnsi="Cambria Math"/>
                      </w:rPr>
                      <m:t>p</m:t>
                    </m:r>
                    <m:sSub>
                      <m:sSubPr>
                        <m:ctrlPr>
                          <w:rPr>
                            <w:rFonts w:ascii="Cambria Math" w:hAnsi="Cambria Math"/>
                          </w:rPr>
                        </m:ctrlPr>
                      </m:sSubPr>
                      <m:e>
                        <m:r>
                          <w:rPr>
                            <w:rFonts w:ascii="Cambria Math" w:hAnsi="Cambria Math"/>
                          </w:rPr>
                          <m:t>n</m:t>
                        </m:r>
                      </m:e>
                      <m:sub>
                        <m:r>
                          <w:rPr>
                            <w:rFonts w:ascii="Cambria Math" w:hAnsi="Cambria Math"/>
                          </w:rPr>
                          <m:t>i</m:t>
                        </m:r>
                      </m:sub>
                    </m:sSub>
                  </m:sub>
                </m:sSub>
              </m:e>
            </m:nary>
          </m:num>
          <m:den>
            <m:nary>
              <m:naryPr>
                <m:chr m:val="∑"/>
                <m:subHide m:val="1"/>
                <m:supHide m:val="1"/>
                <m:ctrlPr>
                  <w:rPr>
                    <w:rFonts w:ascii="Cambria Math" w:hAnsi="Cambria Math"/>
                  </w:rPr>
                </m:ctrlPr>
              </m:naryPr>
              <m:sub/>
              <m:sup/>
              <m:e>
                <m:r>
                  <w:rPr>
                    <w:rFonts w:ascii="Cambria Math" w:hAnsi="Cambria Math"/>
                  </w:rPr>
                  <m:t>EstScalableLoa</m:t>
                </m:r>
                <m:sSub>
                  <m:sSubPr>
                    <m:ctrlPr>
                      <w:rPr>
                        <w:rFonts w:ascii="Cambria Math" w:hAnsi="Cambria Math"/>
                      </w:rPr>
                    </m:ctrlPr>
                  </m:sSubPr>
                  <m:e>
                    <m:r>
                      <w:rPr>
                        <w:rFonts w:ascii="Cambria Math" w:hAnsi="Cambria Math"/>
                      </w:rPr>
                      <m:t>d</m:t>
                    </m:r>
                  </m:e>
                  <m:sub>
                    <m:r>
                      <w:rPr>
                        <w:rFonts w:ascii="Cambria Math" w:hAnsi="Cambria Math"/>
                      </w:rPr>
                      <m:t>p</m:t>
                    </m:r>
                    <m:sSub>
                      <m:sSubPr>
                        <m:ctrlPr>
                          <w:rPr>
                            <w:rFonts w:ascii="Cambria Math" w:hAnsi="Cambria Math"/>
                          </w:rPr>
                        </m:ctrlPr>
                      </m:sSubPr>
                      <m:e>
                        <m:r>
                          <w:rPr>
                            <w:rFonts w:ascii="Cambria Math" w:hAnsi="Cambria Math"/>
                          </w:rPr>
                          <m:t>n</m:t>
                        </m:r>
                      </m:e>
                      <m:sub>
                        <m:r>
                          <w:rPr>
                            <w:rFonts w:ascii="Cambria Math" w:hAnsi="Cambria Math"/>
                          </w:rPr>
                          <m:t>i</m:t>
                        </m:r>
                      </m:sub>
                    </m:sSub>
                  </m:sub>
                </m:sSub>
              </m:e>
            </m:nary>
          </m:den>
        </m:f>
        <m:r>
          <m:rPr>
            <m:sty m:val="p"/>
          </m:rPr>
          <w:rPr>
            <w:rFonts w:ascii="Cambria Math" w:hAnsi="Cambria Math"/>
          </w:rPr>
          <m:t xml:space="preserve"> </m:t>
        </m:r>
      </m:oMath>
    </w:p>
    <w:p w14:paraId="538C18AD" w14:textId="4628985B" w:rsidR="00714039" w:rsidRPr="003C624C" w:rsidRDefault="00714039" w:rsidP="00714039">
      <w:pPr>
        <w:pStyle w:val="BodyText"/>
        <w:rPr>
          <w:iCs/>
          <w:lang w:val="en-AU"/>
        </w:rPr>
      </w:pPr>
      <m:oMathPara>
        <m:oMath>
          <m:r>
            <m:rPr>
              <m:sty m:val="p"/>
            </m:rPr>
            <w:rPr>
              <w:rFonts w:ascii="Cambria Math" w:hAnsi="Cambria Math"/>
              <w:lang w:val="en-AU"/>
            </w:rPr>
            <m:t>∀</m:t>
          </m:r>
          <m:r>
            <w:rPr>
              <w:rFonts w:ascii="Cambria Math" w:hAnsi="Cambria Math"/>
              <w:lang w:val="en-AU"/>
            </w:rPr>
            <m:t>i</m:t>
          </m:r>
          <m:r>
            <m:rPr>
              <m:sty m:val="p"/>
            </m:rPr>
            <w:rPr>
              <w:rFonts w:ascii="Cambria Math" w:hAnsi="Cambria Math"/>
              <w:lang w:val="en-AU"/>
            </w:rPr>
            <m:t>∈</m:t>
          </m:r>
          <m:r>
            <w:rPr>
              <w:rFonts w:ascii="Cambria Math" w:hAnsi="Cambria Math"/>
              <w:lang w:val="en-AU"/>
            </w:rPr>
            <m:t xml:space="preserve">ISLANDS </m:t>
          </m:r>
          <m:r>
            <m:rPr>
              <m:sty m:val="b"/>
            </m:rPr>
            <w:rPr>
              <w:rFonts w:ascii="Cambria Math" w:hAnsi="Cambria Math"/>
              <w:lang w:val="en-AU"/>
            </w:rPr>
            <m:t>where</m:t>
          </m:r>
          <m:r>
            <w:rPr>
              <w:rFonts w:ascii="Cambria Math" w:hAnsi="Cambria Math"/>
              <w:lang w:val="en-AU"/>
            </w:rPr>
            <m:t xml:space="preserve"> p</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i</m:t>
              </m:r>
            </m:sub>
          </m:sSub>
          <m:r>
            <m:rPr>
              <m:sty m:val="p"/>
            </m:rPr>
            <w:rPr>
              <w:rFonts w:ascii="Cambria Math" w:hAnsi="Cambria Math"/>
              <w:lang w:val="en-AU"/>
            </w:rPr>
            <m:t>∈</m:t>
          </m:r>
          <m:r>
            <w:rPr>
              <w:rFonts w:ascii="Cambria Math" w:hAnsi="Cambria Math"/>
              <w:lang w:val="en-AU"/>
            </w:rPr>
            <m:t>ISLANDPNODE</m:t>
          </m:r>
          <m:sSub>
            <m:sSubPr>
              <m:ctrlPr>
                <w:rPr>
                  <w:rFonts w:ascii="Cambria Math" w:hAnsi="Cambria Math"/>
                  <w:i/>
                  <w:iCs/>
                  <w:lang w:val="en-AU"/>
                </w:rPr>
              </m:ctrlPr>
            </m:sSubPr>
            <m:e>
              <m:r>
                <w:rPr>
                  <w:rFonts w:ascii="Cambria Math" w:hAnsi="Cambria Math"/>
                  <w:lang w:val="en-AU"/>
                </w:rPr>
                <m:t>S</m:t>
              </m:r>
            </m:e>
            <m:sub>
              <m:r>
                <w:rPr>
                  <w:rFonts w:ascii="Cambria Math" w:hAnsi="Cambria Math"/>
                  <w:lang w:val="en-AU"/>
                </w:rPr>
                <m:t>i</m:t>
              </m:r>
            </m:sub>
          </m:sSub>
        </m:oMath>
      </m:oMathPara>
    </w:p>
    <w:p w14:paraId="409B9338" w14:textId="77777777" w:rsidR="00714039" w:rsidRPr="00DE221A" w:rsidRDefault="00714039" w:rsidP="00714039">
      <w:pPr>
        <w:pStyle w:val="BodyText"/>
        <w:rPr>
          <w:lang w:val="en-AU"/>
        </w:rPr>
      </w:pPr>
    </w:p>
    <w:p w14:paraId="2B6B942D" w14:textId="77777777" w:rsidR="00714039" w:rsidRPr="00C22114" w:rsidRDefault="00714039" w:rsidP="00846EF6">
      <w:pPr>
        <w:pStyle w:val="Heading5"/>
      </w:pPr>
      <m:oMath>
        <m:r>
          <w:rPr>
            <w:rFonts w:ascii="Cambria Math" w:hAnsi="Cambria Math"/>
          </w:rPr>
          <m:t>EstScalabl</m:t>
        </m:r>
        <m:sSub>
          <m:sSubPr>
            <m:ctrlPr>
              <w:rPr>
                <w:rFonts w:ascii="Cambria Math" w:hAnsi="Cambria Math"/>
              </w:rPr>
            </m:ctrlPr>
          </m:sSubPr>
          <m:e>
            <m:r>
              <w:rPr>
                <w:rFonts w:ascii="Cambria Math" w:hAnsi="Cambria Math"/>
              </w:rPr>
              <m:t>eLoad</m:t>
            </m:r>
          </m:e>
          <m:sub>
            <m:r>
              <w:rPr>
                <w:rFonts w:ascii="Cambria Math" w:hAnsi="Cambria Math"/>
              </w:rPr>
              <m:t>pn</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ConformingFacto</m:t>
                </m:r>
                <m:sSub>
                  <m:sSubPr>
                    <m:ctrlPr>
                      <w:rPr>
                        <w:rFonts w:ascii="Cambria Math" w:hAnsi="Cambria Math"/>
                      </w:rPr>
                    </m:ctrlPr>
                  </m:sSubPr>
                  <m:e>
                    <m:r>
                      <w:rPr>
                        <w:rFonts w:ascii="Cambria Math" w:hAnsi="Cambria Math"/>
                      </w:rPr>
                      <m:t>r</m:t>
                    </m:r>
                  </m:e>
                  <m:sub>
                    <m:r>
                      <w:rPr>
                        <w:rFonts w:ascii="Cambria Math" w:hAnsi="Cambria Math"/>
                      </w:rPr>
                      <m:t>pn</m:t>
                    </m:r>
                  </m:sub>
                </m:sSub>
                <m:r>
                  <m:rPr>
                    <m:sty m:val="p"/>
                  </m:rPr>
                  <w:rPr>
                    <w:rFonts w:ascii="Cambria Math" w:hAnsi="Cambria Math"/>
                  </w:rPr>
                  <m:t>,</m:t>
                </m:r>
                <m:r>
                  <m:rPr>
                    <m:sty m:val="b"/>
                  </m:rPr>
                  <w:rPr>
                    <w:rFonts w:ascii="Cambria Math" w:hAnsi="Cambria Math"/>
                  </w:rPr>
                  <m:t>if</m:t>
                </m:r>
                <m:r>
                  <m:rPr>
                    <m:sty m:val="p"/>
                  </m:rPr>
                  <w:rPr>
                    <w:rFonts w:ascii="Cambria Math" w:hAnsi="Cambria Math"/>
                  </w:rPr>
                  <m:t xml:space="preserve"> </m:t>
                </m:r>
                <m:r>
                  <w:rPr>
                    <w:rFonts w:ascii="Cambria Math" w:hAnsi="Cambria Math"/>
                  </w:rPr>
                  <m:t>EstLoadIsScalabl</m:t>
                </m:r>
                <m:sSub>
                  <m:sSubPr>
                    <m:ctrlPr>
                      <w:rPr>
                        <w:rFonts w:ascii="Cambria Math" w:hAnsi="Cambria Math"/>
                      </w:rPr>
                    </m:ctrlPr>
                  </m:sSubPr>
                  <m:e>
                    <m:r>
                      <w:rPr>
                        <w:rFonts w:ascii="Cambria Math" w:hAnsi="Cambria Math"/>
                      </w:rPr>
                      <m:t>e</m:t>
                    </m:r>
                  </m:e>
                  <m:sub>
                    <m:r>
                      <w:rPr>
                        <w:rFonts w:ascii="Cambria Math" w:hAnsi="Cambria Math"/>
                      </w:rPr>
                      <m:t>pn</m:t>
                    </m:r>
                  </m:sub>
                </m:sSub>
                <m:r>
                  <m:rPr>
                    <m:sty m:val="p"/>
                  </m:rPr>
                  <w:rPr>
                    <w:rFonts w:ascii="Cambria Math" w:hAnsi="Cambria Math"/>
                  </w:rPr>
                  <m:t>=1</m:t>
                </m:r>
              </m:e>
              <m:e>
                <m:r>
                  <m:rPr>
                    <m:sty m:val="p"/>
                  </m:rPr>
                  <w:rPr>
                    <w:rFonts w:ascii="Cambria Math" w:hAnsi="Cambria Math"/>
                  </w:rPr>
                  <m:t xml:space="preserve">0, </m:t>
                </m:r>
                <m:r>
                  <m:rPr>
                    <m:sty m:val="b"/>
                  </m:rPr>
                  <w:rPr>
                    <w:rFonts w:ascii="Cambria Math" w:hAnsi="Cambria Math"/>
                  </w:rPr>
                  <m:t>otherwise</m:t>
                </m:r>
              </m:e>
            </m:eqArr>
          </m:e>
        </m:d>
      </m:oMath>
    </w:p>
    <w:p w14:paraId="59204B1A" w14:textId="77777777" w:rsidR="00714039" w:rsidRPr="0049233D" w:rsidRDefault="00714039" w:rsidP="00714039">
      <w:pPr>
        <w:pStyle w:val="BodyText"/>
        <w:rPr>
          <w:iCs/>
          <w:lang w:val="en-AU"/>
        </w:rPr>
      </w:pPr>
      <m:oMathPara>
        <m:oMath>
          <m:r>
            <m:rPr>
              <m:sty m:val="p"/>
            </m:rPr>
            <w:rPr>
              <w:rFonts w:ascii="Cambria Math" w:hAnsi="Cambria Math"/>
              <w:lang w:val="en-AU"/>
            </w:rPr>
            <m:t>∀</m:t>
          </m:r>
          <m:r>
            <w:rPr>
              <w:rFonts w:ascii="Cambria Math" w:hAnsi="Cambria Math"/>
              <w:lang w:val="en-AU"/>
            </w:rPr>
            <m:t>pn</m:t>
          </m:r>
          <m:r>
            <m:rPr>
              <m:sty m:val="p"/>
            </m:rPr>
            <w:rPr>
              <w:rFonts w:ascii="Cambria Math" w:hAnsi="Cambria Math"/>
              <w:lang w:val="en-AU"/>
            </w:rPr>
            <m:t>∈</m:t>
          </m:r>
          <m:r>
            <w:rPr>
              <w:rFonts w:ascii="Cambria Math" w:hAnsi="Cambria Math"/>
              <w:lang w:val="en-AU"/>
            </w:rPr>
            <m:t>PNODE</m:t>
          </m:r>
        </m:oMath>
      </m:oMathPara>
    </w:p>
    <w:p w14:paraId="46EE0C98" w14:textId="6DD70288" w:rsidR="00714039" w:rsidRDefault="00714039" w:rsidP="00714039">
      <w:pPr>
        <w:pStyle w:val="Heading2"/>
        <w:tabs>
          <w:tab w:val="clear" w:pos="1440"/>
        </w:tabs>
        <w:ind w:left="851" w:hanging="851"/>
        <w:jc w:val="left"/>
      </w:pPr>
      <w:bookmarkStart w:id="186" w:name="_Ref109765238"/>
      <w:bookmarkStart w:id="187" w:name="_Toc189139650"/>
      <w:r w:rsidRPr="00511198">
        <w:t>Energy Scarcity</w:t>
      </w:r>
      <w:r w:rsidR="00B754A4">
        <w:t xml:space="preserve"> Pre-Processing</w:t>
      </w:r>
      <w:bookmarkEnd w:id="186"/>
      <w:bookmarkEnd w:id="187"/>
    </w:p>
    <w:p w14:paraId="35660F7E" w14:textId="77777777" w:rsidR="00714039" w:rsidRDefault="00714039" w:rsidP="00C46AB9">
      <w:pPr>
        <w:pStyle w:val="Heading3"/>
      </w:pPr>
      <w:bookmarkStart w:id="188" w:name="_Toc189139651"/>
      <w:r>
        <w:t>Input Parameters</w:t>
      </w:r>
      <w:bookmarkEnd w:id="188"/>
    </w:p>
    <w:tbl>
      <w:tblPr>
        <w:tblStyle w:val="SOReportTable"/>
        <w:tblW w:w="0" w:type="auto"/>
        <w:tblLook w:val="04A0" w:firstRow="1" w:lastRow="0" w:firstColumn="1" w:lastColumn="0" w:noHBand="0" w:noVBand="1"/>
      </w:tblPr>
      <w:tblGrid>
        <w:gridCol w:w="2878"/>
        <w:gridCol w:w="4920"/>
      </w:tblGrid>
      <w:tr w:rsidR="00714039" w14:paraId="0190F6C7" w14:textId="77777777" w:rsidTr="00763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14:paraId="276D1A4F" w14:textId="77777777" w:rsidR="00714039" w:rsidRDefault="00714039" w:rsidP="00D872AD">
            <w:pPr>
              <w:pStyle w:val="BodyText"/>
              <w:ind w:left="0"/>
              <w:rPr>
                <w:lang w:eastAsia="en-GB"/>
              </w:rPr>
            </w:pPr>
            <w:r>
              <w:rPr>
                <w:lang w:eastAsia="en-GB"/>
              </w:rPr>
              <w:t>Item</w:t>
            </w:r>
          </w:p>
        </w:tc>
        <w:tc>
          <w:tcPr>
            <w:tcW w:w="5072" w:type="dxa"/>
          </w:tcPr>
          <w:p w14:paraId="1F9711C2"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F937DC" w14:paraId="04622FBF" w14:textId="77777777" w:rsidTr="00763D13">
        <w:tc>
          <w:tcPr>
            <w:cnfStyle w:val="001000000000" w:firstRow="0" w:lastRow="0" w:firstColumn="1" w:lastColumn="0" w:oddVBand="0" w:evenVBand="0" w:oddHBand="0" w:evenHBand="0" w:firstRowFirstColumn="0" w:firstRowLastColumn="0" w:lastRowFirstColumn="0" w:lastRowLastColumn="0"/>
            <w:tcW w:w="2845" w:type="dxa"/>
          </w:tcPr>
          <w:p w14:paraId="29149625" w14:textId="67FE8B3D" w:rsidR="00F937DC" w:rsidRDefault="00F937DC" w:rsidP="00F937DC">
            <w:pPr>
              <w:pStyle w:val="Equation"/>
            </w:pPr>
            <w:proofErr w:type="spellStart"/>
            <w:r>
              <w:t>PnodeEnergyScarcity</w:t>
            </w:r>
            <w:r w:rsidR="00763D13">
              <w:t>Limit</w:t>
            </w:r>
            <w:r>
              <w:rPr>
                <w:vertAlign w:val="subscript"/>
              </w:rPr>
              <w:t>pn,j</w:t>
            </w:r>
            <w:proofErr w:type="spellEnd"/>
          </w:p>
        </w:tc>
        <w:tc>
          <w:tcPr>
            <w:tcW w:w="5072" w:type="dxa"/>
          </w:tcPr>
          <w:p w14:paraId="15D0BFFE" w14:textId="53E49A0C" w:rsidR="00F937DC" w:rsidRDefault="004A0734" w:rsidP="00F937DC">
            <w:pPr>
              <w:pStyle w:val="BodyText"/>
              <w:ind w:left="0"/>
              <w:jc w:val="left"/>
              <w:cnfStyle w:val="000000000000" w:firstRow="0" w:lastRow="0" w:firstColumn="0" w:lastColumn="0" w:oddVBand="0" w:evenVBand="0" w:oddHBand="0" w:evenHBand="0" w:firstRowFirstColumn="0" w:firstRowLastColumn="0" w:lastRowFirstColumn="0" w:lastRowLastColumn="0"/>
            </w:pPr>
            <w:r>
              <w:t>Optional parameter t</w:t>
            </w:r>
            <w:r w:rsidR="00451B68">
              <w:t>hat if present will s</w:t>
            </w:r>
            <w:r>
              <w:t>et</w:t>
            </w:r>
            <w:r w:rsidR="00451B68">
              <w:t xml:space="preserve"> an</w:t>
            </w:r>
            <w:r>
              <w:t xml:space="preserve"> </w:t>
            </w:r>
            <w:proofErr w:type="spellStart"/>
            <w:r w:rsidRPr="00F937DC">
              <w:rPr>
                <w:rFonts w:ascii="Times New Roman" w:hAnsi="Times New Roman"/>
                <w:i/>
                <w:iCs/>
                <w:szCs w:val="22"/>
              </w:rPr>
              <w:t>EnergyScarcityLimit</w:t>
            </w:r>
            <w:r w:rsidRPr="00F937DC">
              <w:rPr>
                <w:rFonts w:ascii="Times New Roman" w:hAnsi="Times New Roman"/>
                <w:i/>
                <w:iCs/>
                <w:szCs w:val="22"/>
                <w:vertAlign w:val="subscript"/>
              </w:rPr>
              <w:t>es,j</w:t>
            </w:r>
            <w:proofErr w:type="spellEnd"/>
            <w:r w:rsidRPr="00F937DC">
              <w:rPr>
                <w:sz w:val="20"/>
                <w:szCs w:val="18"/>
              </w:rPr>
              <w:t xml:space="preserve"> </w:t>
            </w:r>
            <w:r>
              <w:t xml:space="preserve">for Energy Scarcity Load block </w:t>
            </w:r>
            <w:r w:rsidRPr="00E9613A">
              <w:rPr>
                <w:i/>
                <w:iCs/>
              </w:rPr>
              <w:t>j</w:t>
            </w:r>
            <w:r>
              <w:t xml:space="preserve"> associated with a Pnode </w:t>
            </w:r>
            <w:r w:rsidRPr="00114E2D">
              <w:rPr>
                <w:i/>
                <w:iCs/>
              </w:rPr>
              <w:t>pn</w:t>
            </w:r>
          </w:p>
        </w:tc>
      </w:tr>
      <w:tr w:rsidR="00F937DC" w14:paraId="1E3E513E" w14:textId="77777777" w:rsidTr="00763D13">
        <w:tc>
          <w:tcPr>
            <w:cnfStyle w:val="001000000000" w:firstRow="0" w:lastRow="0" w:firstColumn="1" w:lastColumn="0" w:oddVBand="0" w:evenVBand="0" w:oddHBand="0" w:evenHBand="0" w:firstRowFirstColumn="0" w:firstRowLastColumn="0" w:lastRowFirstColumn="0" w:lastRowLastColumn="0"/>
            <w:tcW w:w="2845" w:type="dxa"/>
          </w:tcPr>
          <w:p w14:paraId="2A911CAB" w14:textId="2C100F1E" w:rsidR="00F937DC" w:rsidRDefault="00F937DC" w:rsidP="00F937DC">
            <w:pPr>
              <w:pStyle w:val="Equation"/>
            </w:pPr>
            <w:proofErr w:type="spellStart"/>
            <w:r>
              <w:t>PnodeEnergyScarcityFactor</w:t>
            </w:r>
            <w:r>
              <w:rPr>
                <w:vertAlign w:val="subscript"/>
              </w:rPr>
              <w:t>pn,j</w:t>
            </w:r>
            <w:proofErr w:type="spellEnd"/>
          </w:p>
        </w:tc>
        <w:tc>
          <w:tcPr>
            <w:tcW w:w="5072" w:type="dxa"/>
          </w:tcPr>
          <w:p w14:paraId="1C059BFF" w14:textId="5AC6C81B" w:rsidR="00F937DC" w:rsidRPr="00763D13" w:rsidRDefault="004A0734" w:rsidP="00F937DC">
            <w:pPr>
              <w:pStyle w:val="BodyText"/>
              <w:ind w:left="0"/>
              <w:jc w:val="left"/>
              <w:cnfStyle w:val="000000000000" w:firstRow="0" w:lastRow="0" w:firstColumn="0" w:lastColumn="0" w:oddVBand="0" w:evenVBand="0" w:oddHBand="0" w:evenHBand="0" w:firstRowFirstColumn="0" w:firstRowLastColumn="0" w:lastRowFirstColumn="0" w:lastRowLastColumn="0"/>
            </w:pPr>
            <w:r>
              <w:t>Optional f</w:t>
            </w:r>
            <w:r w:rsidR="00F937DC">
              <w:t xml:space="preserve">actor </w:t>
            </w:r>
            <w:r w:rsidR="00451B68">
              <w:t xml:space="preserve">that if present will be </w:t>
            </w:r>
            <w:r w:rsidR="00F937DC">
              <w:t xml:space="preserve">applied to </w:t>
            </w:r>
            <w:proofErr w:type="spellStart"/>
            <w:r w:rsidR="00F937DC" w:rsidRPr="00F937DC">
              <w:rPr>
                <w:rFonts w:ascii="Times New Roman" w:hAnsi="Times New Roman"/>
                <w:i/>
                <w:iCs/>
              </w:rPr>
              <w:t>PnodeRequiredLoad</w:t>
            </w:r>
            <w:r w:rsidR="00F937DC" w:rsidRPr="00F937DC">
              <w:rPr>
                <w:rFonts w:ascii="Times New Roman" w:hAnsi="Times New Roman"/>
                <w:i/>
                <w:iCs/>
                <w:vertAlign w:val="subscript"/>
              </w:rPr>
              <w:t>pn</w:t>
            </w:r>
            <w:proofErr w:type="spellEnd"/>
            <w:r w:rsidR="00F937DC">
              <w:t xml:space="preserve"> </w:t>
            </w:r>
            <w:proofErr w:type="gramStart"/>
            <w:r w:rsidR="00F937DC">
              <w:t>in order to</w:t>
            </w:r>
            <w:proofErr w:type="gramEnd"/>
            <w:r w:rsidR="00F937DC">
              <w:t xml:space="preserve"> calculate </w:t>
            </w:r>
            <w:proofErr w:type="spellStart"/>
            <w:r w:rsidR="00F937DC" w:rsidRPr="00F937DC">
              <w:rPr>
                <w:rFonts w:ascii="Times New Roman" w:hAnsi="Times New Roman"/>
                <w:i/>
                <w:iCs/>
                <w:szCs w:val="22"/>
              </w:rPr>
              <w:t>EnergyScarcityLimit</w:t>
            </w:r>
            <w:r w:rsidR="00F937DC" w:rsidRPr="00F937DC">
              <w:rPr>
                <w:rFonts w:ascii="Times New Roman" w:hAnsi="Times New Roman"/>
                <w:i/>
                <w:iCs/>
                <w:szCs w:val="22"/>
                <w:vertAlign w:val="subscript"/>
              </w:rPr>
              <w:t>es,j</w:t>
            </w:r>
            <w:proofErr w:type="spellEnd"/>
            <w:r w:rsidR="00F937DC" w:rsidRPr="00F937DC">
              <w:rPr>
                <w:sz w:val="20"/>
                <w:szCs w:val="18"/>
              </w:rPr>
              <w:t xml:space="preserve"> </w:t>
            </w:r>
            <w:r w:rsidR="00F937DC">
              <w:t xml:space="preserve">for Energy Scarcity Load block </w:t>
            </w:r>
            <w:r w:rsidR="00F937DC" w:rsidRPr="00E9613A">
              <w:rPr>
                <w:i/>
                <w:iCs/>
              </w:rPr>
              <w:t>j</w:t>
            </w:r>
            <w:r w:rsidR="00F937DC">
              <w:t xml:space="preserve"> associated with </w:t>
            </w:r>
            <w:r w:rsidR="00763D13">
              <w:t>a</w:t>
            </w:r>
            <w:r w:rsidR="00F937DC">
              <w:t xml:space="preserve"> Pnode </w:t>
            </w:r>
            <w:r w:rsidR="00F937DC" w:rsidRPr="00114E2D">
              <w:rPr>
                <w:i/>
                <w:iCs/>
              </w:rPr>
              <w:t>pn</w:t>
            </w:r>
            <w:r w:rsidR="00763D13">
              <w:t xml:space="preserve"> that does not have any </w:t>
            </w:r>
            <w:proofErr w:type="spellStart"/>
            <w:r w:rsidR="00763D13" w:rsidRPr="00763D13">
              <w:rPr>
                <w:i/>
                <w:iCs/>
              </w:rPr>
              <w:t>PnodeEnergyScarcityLimit</w:t>
            </w:r>
            <w:r w:rsidR="00763D13" w:rsidRPr="00763D13">
              <w:rPr>
                <w:i/>
                <w:iCs/>
                <w:vertAlign w:val="subscript"/>
              </w:rPr>
              <w:t>pn,j</w:t>
            </w:r>
            <w:proofErr w:type="spellEnd"/>
            <w:r w:rsidR="00763D13">
              <w:t xml:space="preserve"> </w:t>
            </w:r>
            <w:r w:rsidR="0064426F">
              <w:t>parameters</w:t>
            </w:r>
            <w:r w:rsidR="00451B68">
              <w:t xml:space="preserve"> supplied</w:t>
            </w:r>
          </w:p>
        </w:tc>
      </w:tr>
      <w:tr w:rsidR="00763D13" w14:paraId="6857DF96" w14:textId="77777777" w:rsidTr="00763D13">
        <w:tc>
          <w:tcPr>
            <w:cnfStyle w:val="001000000000" w:firstRow="0" w:lastRow="0" w:firstColumn="1" w:lastColumn="0" w:oddVBand="0" w:evenVBand="0" w:oddHBand="0" w:evenHBand="0" w:firstRowFirstColumn="0" w:firstRowLastColumn="0" w:lastRowFirstColumn="0" w:lastRowLastColumn="0"/>
            <w:tcW w:w="2845" w:type="dxa"/>
          </w:tcPr>
          <w:p w14:paraId="7ECE8F50" w14:textId="40162575" w:rsidR="00763D13" w:rsidRDefault="00763D13" w:rsidP="009525C1">
            <w:pPr>
              <w:pStyle w:val="Equation"/>
            </w:pPr>
            <w:proofErr w:type="spellStart"/>
            <w:r>
              <w:t>NationalEnergyScarcityFactor</w:t>
            </w:r>
            <w:r w:rsidRPr="00E9613A">
              <w:rPr>
                <w:vertAlign w:val="subscript"/>
              </w:rPr>
              <w:t>j</w:t>
            </w:r>
            <w:proofErr w:type="spellEnd"/>
          </w:p>
        </w:tc>
        <w:tc>
          <w:tcPr>
            <w:tcW w:w="5072" w:type="dxa"/>
          </w:tcPr>
          <w:p w14:paraId="555CE8B2" w14:textId="30BA6FFC" w:rsidR="00763D13" w:rsidRPr="007A74E1" w:rsidRDefault="00763D13" w:rsidP="009525C1">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National factor </w:t>
            </w:r>
            <w:r w:rsidR="00451B68">
              <w:t xml:space="preserve">that will be applied to </w:t>
            </w:r>
            <w:proofErr w:type="spellStart"/>
            <w:r w:rsidR="00451B68" w:rsidRPr="00F937DC">
              <w:rPr>
                <w:rFonts w:ascii="Times New Roman" w:hAnsi="Times New Roman"/>
                <w:i/>
                <w:iCs/>
              </w:rPr>
              <w:t>PnodeRequiredLoad</w:t>
            </w:r>
            <w:r w:rsidR="00451B68" w:rsidRPr="00F937DC">
              <w:rPr>
                <w:rFonts w:ascii="Times New Roman" w:hAnsi="Times New Roman"/>
                <w:i/>
                <w:iCs/>
                <w:vertAlign w:val="subscript"/>
              </w:rPr>
              <w:t>pn</w:t>
            </w:r>
            <w:proofErr w:type="spellEnd"/>
            <w:r w:rsidR="00451B68">
              <w:t xml:space="preserve"> </w:t>
            </w:r>
            <w:proofErr w:type="gramStart"/>
            <w:r w:rsidR="00451B68">
              <w:t>in order to</w:t>
            </w:r>
            <w:proofErr w:type="gramEnd"/>
            <w:r w:rsidR="00451B68">
              <w:t xml:space="preserve"> calculate </w:t>
            </w:r>
            <w:proofErr w:type="spellStart"/>
            <w:r w:rsidR="00451B68" w:rsidRPr="00F937DC">
              <w:rPr>
                <w:rFonts w:ascii="Times New Roman" w:hAnsi="Times New Roman"/>
                <w:i/>
                <w:iCs/>
                <w:szCs w:val="22"/>
              </w:rPr>
              <w:t>EnergyScarcityLimit</w:t>
            </w:r>
            <w:r w:rsidR="00451B68" w:rsidRPr="00F937DC">
              <w:rPr>
                <w:rFonts w:ascii="Times New Roman" w:hAnsi="Times New Roman"/>
                <w:i/>
                <w:iCs/>
                <w:szCs w:val="22"/>
                <w:vertAlign w:val="subscript"/>
              </w:rPr>
              <w:t>es,j</w:t>
            </w:r>
            <w:proofErr w:type="spellEnd"/>
            <w:r w:rsidR="00451B68" w:rsidRPr="00F937DC">
              <w:rPr>
                <w:sz w:val="20"/>
                <w:szCs w:val="18"/>
              </w:rPr>
              <w:t xml:space="preserve"> </w:t>
            </w:r>
            <w:r w:rsidR="00451B68">
              <w:t xml:space="preserve">for Energy Scarcity Load block </w:t>
            </w:r>
            <w:r w:rsidR="00451B68" w:rsidRPr="00E9613A">
              <w:rPr>
                <w:i/>
                <w:iCs/>
              </w:rPr>
              <w:t>j</w:t>
            </w:r>
            <w:r w:rsidR="00451B68">
              <w:t xml:space="preserve"> associated with </w:t>
            </w:r>
            <w:r>
              <w:t xml:space="preserve">Pnode </w:t>
            </w:r>
            <w:r w:rsidRPr="00763D13">
              <w:rPr>
                <w:i/>
                <w:iCs/>
              </w:rPr>
              <w:t>pn</w:t>
            </w:r>
            <w:r>
              <w:t xml:space="preserve"> that does not have an</w:t>
            </w:r>
            <w:r w:rsidR="00451B68">
              <w:t>y</w:t>
            </w:r>
            <w:r>
              <w:t xml:space="preserve"> </w:t>
            </w:r>
            <w:proofErr w:type="spellStart"/>
            <w:r w:rsidRPr="00763D13">
              <w:rPr>
                <w:i/>
                <w:iCs/>
              </w:rPr>
              <w:t>PnodeEnergyScarcityLimit</w:t>
            </w:r>
            <w:r w:rsidRPr="00763D13">
              <w:rPr>
                <w:i/>
                <w:iCs/>
                <w:vertAlign w:val="subscript"/>
              </w:rPr>
              <w:t>pn,j</w:t>
            </w:r>
            <w:proofErr w:type="spellEnd"/>
            <w:r>
              <w:t xml:space="preserve"> or  </w:t>
            </w:r>
            <w:proofErr w:type="spellStart"/>
            <w:r w:rsidRPr="00763D13">
              <w:rPr>
                <w:i/>
                <w:iCs/>
              </w:rPr>
              <w:t>PnodeEnergyScarcityFactor</w:t>
            </w:r>
            <w:r w:rsidRPr="00763D13">
              <w:rPr>
                <w:i/>
                <w:iCs/>
                <w:vertAlign w:val="subscript"/>
              </w:rPr>
              <w:t>pn,j</w:t>
            </w:r>
            <w:proofErr w:type="spellEnd"/>
            <w:r>
              <w:t xml:space="preserve"> </w:t>
            </w:r>
            <w:r w:rsidR="0064426F">
              <w:t>parameters</w:t>
            </w:r>
            <w:r w:rsidR="00451B68">
              <w:t xml:space="preserve"> supplied</w:t>
            </w:r>
          </w:p>
        </w:tc>
      </w:tr>
    </w:tbl>
    <w:p w14:paraId="768E5715" w14:textId="54AD882C" w:rsidR="007A74E1" w:rsidRPr="007A74E1" w:rsidRDefault="007A74E1" w:rsidP="00C46AB9">
      <w:pPr>
        <w:pStyle w:val="Heading3"/>
      </w:pPr>
      <w:bookmarkStart w:id="189" w:name="_Toc189139652"/>
      <w:r>
        <w:t>Calculations</w:t>
      </w:r>
      <w:bookmarkEnd w:id="189"/>
    </w:p>
    <w:p w14:paraId="7541731C" w14:textId="77777777" w:rsidR="005D5C4C" w:rsidRPr="005D5C4C" w:rsidRDefault="00EA7BDF" w:rsidP="00A6210D">
      <w:pPr>
        <w:pStyle w:val="BodyText"/>
        <w:numPr>
          <w:ilvl w:val="3"/>
          <w:numId w:val="1"/>
        </w:numPr>
        <w:tabs>
          <w:tab w:val="left" w:pos="1418"/>
        </w:tabs>
        <w:ind w:left="1080" w:hanging="851"/>
        <w:rPr>
          <w:iCs/>
          <w:lang w:val="en-AU"/>
        </w:rPr>
      </w:pPr>
      <m:oMath>
        <m:sSub>
          <m:sSubPr>
            <m:ctrlPr>
              <w:rPr>
                <w:rFonts w:ascii="Cambria Math" w:hAnsi="Cambria Math"/>
                <w:i/>
                <w:sz w:val="20"/>
              </w:rPr>
            </m:ctrlPr>
          </m:sSubPr>
          <m:e>
            <m:r>
              <w:rPr>
                <w:rFonts w:ascii="Cambria Math" w:hAnsi="Cambria Math"/>
                <w:lang w:eastAsia="en-GB"/>
              </w:rPr>
              <m:t>EnergyScarcityLimit</m:t>
            </m:r>
          </m:e>
          <m:sub>
            <m:r>
              <w:rPr>
                <w:rFonts w:ascii="Cambria Math" w:hAnsi="Cambria Math"/>
                <w:sz w:val="20"/>
              </w:rPr>
              <m:t>es</m:t>
            </m:r>
            <m:r>
              <w:rPr>
                <w:rFonts w:ascii="Cambria Math" w:hAnsi="Cambria Math"/>
                <w:sz w:val="20"/>
              </w:rPr>
              <m:t>,</m:t>
            </m:r>
            <m:r>
              <w:rPr>
                <w:rFonts w:ascii="Cambria Math" w:hAnsi="Cambria Math"/>
                <w:sz w:val="20"/>
              </w:rPr>
              <m:t>j</m:t>
            </m:r>
          </m:sub>
        </m:sSub>
        <m:r>
          <w:rPr>
            <w:rFonts w:ascii="Cambria Math" w:hAnsi="Cambria Math"/>
            <w:sz w:val="20"/>
          </w:rPr>
          <m:t>=</m:t>
        </m:r>
      </m:oMath>
    </w:p>
    <w:p w14:paraId="4E40A21D" w14:textId="0E25EF43" w:rsidR="005D5C4C" w:rsidRPr="005D5C4C" w:rsidRDefault="005D5C4C" w:rsidP="00D81914">
      <w:pPr>
        <w:pStyle w:val="BodyText"/>
        <w:tabs>
          <w:tab w:val="left" w:pos="1418"/>
        </w:tabs>
        <w:ind w:left="-851" w:firstLine="1931"/>
        <w:rPr>
          <w:iCs/>
          <w:lang w:val="en-AU"/>
        </w:rPr>
      </w:pPr>
      <m:oMathPara>
        <m:oMath>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sz w:val="20"/>
                    </w:rPr>
                    <m:t>PnodeEnergyScarcityLimi</m:t>
                  </m:r>
                  <m:sSub>
                    <m:sSubPr>
                      <m:ctrlPr>
                        <w:rPr>
                          <w:rFonts w:ascii="Cambria Math" w:hAnsi="Cambria Math"/>
                          <w:i/>
                          <w:sz w:val="20"/>
                        </w:rPr>
                      </m:ctrlPr>
                    </m:sSubPr>
                    <m:e>
                      <m:r>
                        <w:rPr>
                          <w:rFonts w:ascii="Cambria Math" w:hAnsi="Cambria Math"/>
                          <w:sz w:val="20"/>
                        </w:rPr>
                        <m:t>t</m:t>
                      </m:r>
                    </m:e>
                    <m:sub>
                      <m:r>
                        <w:rPr>
                          <w:rFonts w:ascii="Cambria Math" w:hAnsi="Cambria Math"/>
                          <w:sz w:val="20"/>
                        </w:rPr>
                        <m:t>pn,j</m:t>
                      </m:r>
                    </m:sub>
                  </m:sSub>
                  <m:r>
                    <w:rPr>
                      <w:rFonts w:ascii="Cambria Math" w:eastAsia="Cambria Math" w:hAnsi="Cambria Math" w:cs="Cambria Math"/>
                    </w:rPr>
                    <m:t>,</m:t>
                  </m:r>
                  <m:r>
                    <m:rPr>
                      <m:sty m:val="b"/>
                    </m:rPr>
                    <w:rPr>
                      <w:rFonts w:ascii="Cambria Math" w:hAnsi="Cambria Math"/>
                    </w:rPr>
                    <m:t xml:space="preserve">if exists </m:t>
                  </m:r>
                  <m:r>
                    <w:rPr>
                      <w:rFonts w:ascii="Cambria Math" w:hAnsi="Cambria Math"/>
                      <w:sz w:val="20"/>
                    </w:rPr>
                    <m:t>PnodeEnergyScarcityLimi</m:t>
                  </m:r>
                  <m:sSub>
                    <m:sSubPr>
                      <m:ctrlPr>
                        <w:rPr>
                          <w:rFonts w:ascii="Cambria Math" w:hAnsi="Cambria Math"/>
                          <w:i/>
                          <w:sz w:val="20"/>
                        </w:rPr>
                      </m:ctrlPr>
                    </m:sSubPr>
                    <m:e>
                      <m:r>
                        <w:rPr>
                          <w:rFonts w:ascii="Cambria Math" w:hAnsi="Cambria Math"/>
                          <w:sz w:val="20"/>
                        </w:rPr>
                        <m:t>t</m:t>
                      </m:r>
                    </m:e>
                    <m:sub>
                      <m:r>
                        <w:rPr>
                          <w:rFonts w:ascii="Cambria Math" w:hAnsi="Cambria Math"/>
                          <w:sz w:val="20"/>
                        </w:rPr>
                        <m:t>pn,j</m:t>
                      </m:r>
                    </m:sub>
                  </m:sSub>
                </m:e>
                <m:e>
                  <m:r>
                    <w:rPr>
                      <w:rFonts w:ascii="Cambria Math" w:hAnsi="Cambria Math"/>
                      <w:sz w:val="20"/>
                    </w:rPr>
                    <m:t>PnodeRequiredLoa</m:t>
                  </m:r>
                  <m:sSub>
                    <m:sSubPr>
                      <m:ctrlPr>
                        <w:rPr>
                          <w:rFonts w:ascii="Cambria Math" w:hAnsi="Cambria Math"/>
                          <w:i/>
                          <w:sz w:val="20"/>
                        </w:rPr>
                      </m:ctrlPr>
                    </m:sSubPr>
                    <m:e>
                      <m:r>
                        <w:rPr>
                          <w:rFonts w:ascii="Cambria Math" w:hAnsi="Cambria Math"/>
                          <w:sz w:val="20"/>
                        </w:rPr>
                        <m:t>d</m:t>
                      </m:r>
                    </m:e>
                    <m:sub>
                      <m:r>
                        <w:rPr>
                          <w:rFonts w:ascii="Cambria Math" w:hAnsi="Cambria Math"/>
                          <w:sz w:val="20"/>
                        </w:rPr>
                        <m:t>pn</m:t>
                      </m:r>
                    </m:sub>
                  </m:sSub>
                  <m:r>
                    <w:rPr>
                      <w:rFonts w:ascii="Cambria Math" w:hAnsi="Cambria Math"/>
                      <w:sz w:val="20"/>
                    </w:rPr>
                    <m:t>×PnodeEnergyScarcityFacto</m:t>
                  </m:r>
                  <m:sSub>
                    <m:sSubPr>
                      <m:ctrlPr>
                        <w:rPr>
                          <w:rFonts w:ascii="Cambria Math" w:hAnsi="Cambria Math"/>
                          <w:i/>
                          <w:sz w:val="20"/>
                        </w:rPr>
                      </m:ctrlPr>
                    </m:sSubPr>
                    <m:e>
                      <m:r>
                        <w:rPr>
                          <w:rFonts w:ascii="Cambria Math" w:hAnsi="Cambria Math"/>
                          <w:sz w:val="20"/>
                        </w:rPr>
                        <m:t>r</m:t>
                      </m:r>
                    </m:e>
                    <m:sub>
                      <m:r>
                        <w:rPr>
                          <w:rFonts w:ascii="Cambria Math" w:hAnsi="Cambria Math"/>
                          <w:sz w:val="20"/>
                        </w:rPr>
                        <m:t>pn,j</m:t>
                      </m:r>
                    </m:sub>
                  </m:sSub>
                  <m:r>
                    <m:rPr>
                      <m:sty m:val="p"/>
                    </m:rPr>
                    <w:rPr>
                      <w:rFonts w:ascii="Cambria Math" w:hAnsi="Cambria Math"/>
                    </w:rPr>
                    <m:t>,</m:t>
                  </m:r>
                  <m:r>
                    <m:rPr>
                      <m:sty m:val="b"/>
                    </m:rPr>
                    <w:rPr>
                      <w:rFonts w:ascii="Cambria Math" w:hAnsi="Cambria Math"/>
                    </w:rPr>
                    <m:t xml:space="preserve">if exists </m:t>
                  </m:r>
                  <m:r>
                    <w:rPr>
                      <w:rFonts w:ascii="Cambria Math" w:hAnsi="Cambria Math"/>
                      <w:sz w:val="20"/>
                    </w:rPr>
                    <m:t>PnodeEnergyScarcityFacto</m:t>
                  </m:r>
                  <m:sSub>
                    <m:sSubPr>
                      <m:ctrlPr>
                        <w:rPr>
                          <w:rFonts w:ascii="Cambria Math" w:hAnsi="Cambria Math"/>
                          <w:i/>
                          <w:sz w:val="20"/>
                        </w:rPr>
                      </m:ctrlPr>
                    </m:sSubPr>
                    <m:e>
                      <m:r>
                        <w:rPr>
                          <w:rFonts w:ascii="Cambria Math" w:hAnsi="Cambria Math"/>
                          <w:sz w:val="20"/>
                        </w:rPr>
                        <m:t>r</m:t>
                      </m:r>
                    </m:e>
                    <m:sub>
                      <m:r>
                        <w:rPr>
                          <w:rFonts w:ascii="Cambria Math" w:hAnsi="Cambria Math"/>
                          <w:sz w:val="20"/>
                        </w:rPr>
                        <m:t>pn,j</m:t>
                      </m:r>
                    </m:sub>
                  </m:sSub>
                  <m:r>
                    <m:rPr>
                      <m:sty m:val="p"/>
                    </m:rPr>
                    <w:rPr>
                      <w:rFonts w:ascii="Cambria Math" w:hAnsi="Cambria Math"/>
                    </w:rPr>
                    <m:t xml:space="preserve">   </m:t>
                  </m:r>
                  <m:ctrlPr>
                    <w:rPr>
                      <w:rFonts w:ascii="Cambria Math" w:eastAsia="Cambria Math" w:hAnsi="Cambria Math" w:cs="Cambria Math"/>
                      <w:b/>
                    </w:rPr>
                  </m:ctrlPr>
                </m:e>
                <m:e>
                  <m:r>
                    <w:rPr>
                      <w:rFonts w:ascii="Cambria Math" w:hAnsi="Cambria Math"/>
                      <w:sz w:val="20"/>
                    </w:rPr>
                    <m:t>PnodeRequiredLoa</m:t>
                  </m:r>
                  <m:sSub>
                    <m:sSubPr>
                      <m:ctrlPr>
                        <w:rPr>
                          <w:rFonts w:ascii="Cambria Math" w:hAnsi="Cambria Math"/>
                          <w:i/>
                          <w:sz w:val="20"/>
                        </w:rPr>
                      </m:ctrlPr>
                    </m:sSubPr>
                    <m:e>
                      <m:r>
                        <w:rPr>
                          <w:rFonts w:ascii="Cambria Math" w:hAnsi="Cambria Math"/>
                          <w:sz w:val="20"/>
                        </w:rPr>
                        <m:t>d</m:t>
                      </m:r>
                    </m:e>
                    <m:sub>
                      <m:r>
                        <w:rPr>
                          <w:rFonts w:ascii="Cambria Math" w:hAnsi="Cambria Math"/>
                          <w:sz w:val="20"/>
                        </w:rPr>
                        <m:t>pn</m:t>
                      </m:r>
                    </m:sub>
                  </m:sSub>
                  <m:r>
                    <w:rPr>
                      <w:rFonts w:ascii="Cambria Math" w:hAnsi="Cambria Math"/>
                      <w:sz w:val="20"/>
                    </w:rPr>
                    <m:t>×NationalEnergyScarcityFacto</m:t>
                  </m:r>
                  <m:sSub>
                    <m:sSubPr>
                      <m:ctrlPr>
                        <w:rPr>
                          <w:rFonts w:ascii="Cambria Math" w:hAnsi="Cambria Math"/>
                          <w:i/>
                          <w:sz w:val="20"/>
                        </w:rPr>
                      </m:ctrlPr>
                    </m:sSubPr>
                    <m:e>
                      <m:r>
                        <w:rPr>
                          <w:rFonts w:ascii="Cambria Math" w:hAnsi="Cambria Math"/>
                          <w:sz w:val="20"/>
                        </w:rPr>
                        <m:t>r</m:t>
                      </m:r>
                    </m:e>
                    <m:sub>
                      <m:r>
                        <w:rPr>
                          <w:rFonts w:ascii="Cambria Math" w:hAnsi="Cambria Math"/>
                          <w:sz w:val="20"/>
                        </w:rPr>
                        <m:t>j</m:t>
                      </m:r>
                    </m:sub>
                  </m:sSub>
                  <m:r>
                    <m:rPr>
                      <m:sty m:val="p"/>
                    </m:rPr>
                    <w:rPr>
                      <w:rFonts w:ascii="Cambria Math" w:hAnsi="Cambria Math"/>
                    </w:rPr>
                    <m:t xml:space="preserve">,  </m:t>
                  </m:r>
                  <m:r>
                    <m:rPr>
                      <m:sty m:val="b"/>
                    </m:rPr>
                    <w:rPr>
                      <w:rFonts w:ascii="Cambria Math" w:hAnsi="Cambria Math"/>
                    </w:rPr>
                    <m:t>otherwise</m:t>
                  </m:r>
                </m:e>
              </m:eqArr>
            </m:e>
          </m:d>
        </m:oMath>
      </m:oMathPara>
    </w:p>
    <w:p w14:paraId="01978AA7" w14:textId="7E998B3B" w:rsidR="001E3138" w:rsidRPr="005D5C4C" w:rsidRDefault="00896508" w:rsidP="005D5C4C">
      <w:pPr>
        <w:pStyle w:val="BodyText"/>
        <w:tabs>
          <w:tab w:val="left" w:pos="1418"/>
        </w:tabs>
        <w:ind w:left="851"/>
        <w:rPr>
          <w:iCs/>
          <w:lang w:val="en-AU"/>
        </w:rPr>
      </w:pPr>
      <m:oMathPara>
        <m:oMath>
          <m:r>
            <m:rPr>
              <m:sty m:val="p"/>
            </m:rPr>
            <w:rPr>
              <w:rFonts w:ascii="Cambria Math" w:hAnsi="Cambria Math"/>
              <w:lang w:val="en-AU"/>
            </w:rPr>
            <m:t>∀</m:t>
          </m:r>
          <m:r>
            <w:rPr>
              <w:rFonts w:ascii="Cambria Math" w:hAnsi="Cambria Math"/>
              <w:lang w:val="en-AU"/>
            </w:rPr>
            <m:t>es</m:t>
          </m:r>
          <m:r>
            <m:rPr>
              <m:sty m:val="p"/>
            </m:rPr>
            <w:rPr>
              <w:rFonts w:ascii="Cambria Math" w:hAnsi="Cambria Math"/>
              <w:lang w:val="en-AU"/>
            </w:rPr>
            <m:t>∈</m:t>
          </m:r>
          <m:sSub>
            <m:sSubPr>
              <m:ctrlPr>
                <w:rPr>
                  <w:rFonts w:ascii="Cambria Math" w:hAnsi="Cambria Math"/>
                  <w:i/>
                  <w:iCs/>
                  <w:lang w:val="en-AU"/>
                </w:rPr>
              </m:ctrlPr>
            </m:sSubPr>
            <m:e>
              <m:r>
                <w:rPr>
                  <w:rFonts w:ascii="Cambria Math" w:hAnsi="Cambria Math"/>
                  <w:lang w:val="en-AU"/>
                </w:rPr>
                <m:t>ENERGYSCARCITYLOAD</m:t>
              </m:r>
            </m:e>
            <m:sub>
              <m:r>
                <w:rPr>
                  <w:rFonts w:ascii="Cambria Math" w:hAnsi="Cambria Math"/>
                  <w:lang w:val="en-AU"/>
                </w:rPr>
                <m:t>pn</m:t>
              </m:r>
            </m:sub>
          </m:sSub>
          <m:r>
            <w:rPr>
              <w:rFonts w:ascii="Cambria Math" w:hAnsi="Cambria Math"/>
              <w:lang w:val="en-AU"/>
            </w:rPr>
            <m:t xml:space="preserve"> </m:t>
          </m:r>
          <m:r>
            <m:rPr>
              <m:sty m:val="b"/>
            </m:rPr>
            <w:rPr>
              <w:rFonts w:ascii="Cambria Math" w:hAnsi="Cambria Math"/>
              <w:lang w:val="en-AU"/>
            </w:rPr>
            <m:t>where</m:t>
          </m:r>
          <m:r>
            <w:rPr>
              <w:rFonts w:ascii="Cambria Math" w:hAnsi="Cambria Math"/>
              <w:lang w:val="en-AU"/>
            </w:rPr>
            <m:t xml:space="preserve"> </m:t>
          </m:r>
          <m:r>
            <w:rPr>
              <w:rFonts w:ascii="Cambria Math" w:hAnsi="Cambria Math"/>
              <w:sz w:val="20"/>
            </w:rPr>
            <m:t>PnodeRequiredLoa</m:t>
          </m:r>
          <m:sSub>
            <m:sSubPr>
              <m:ctrlPr>
                <w:rPr>
                  <w:rFonts w:ascii="Cambria Math" w:hAnsi="Cambria Math"/>
                  <w:i/>
                  <w:sz w:val="20"/>
                </w:rPr>
              </m:ctrlPr>
            </m:sSubPr>
            <m:e>
              <m:r>
                <w:rPr>
                  <w:rFonts w:ascii="Cambria Math" w:hAnsi="Cambria Math"/>
                  <w:sz w:val="20"/>
                </w:rPr>
                <m:t>d</m:t>
              </m:r>
            </m:e>
            <m:sub>
              <m:r>
                <w:rPr>
                  <w:rFonts w:ascii="Cambria Math" w:hAnsi="Cambria Math"/>
                  <w:sz w:val="20"/>
                </w:rPr>
                <m:t>pn</m:t>
              </m:r>
            </m:sub>
          </m:sSub>
          <m:r>
            <w:rPr>
              <w:rFonts w:ascii="Cambria Math" w:hAnsi="Cambria Math"/>
              <w:sz w:val="20"/>
            </w:rPr>
            <m:t>&gt;0</m:t>
          </m:r>
        </m:oMath>
      </m:oMathPara>
    </w:p>
    <w:p w14:paraId="6467E360" w14:textId="12A5E6E5" w:rsidR="00714039" w:rsidRDefault="00714039" w:rsidP="00714039">
      <w:pPr>
        <w:pStyle w:val="Heading1"/>
      </w:pPr>
      <w:bookmarkStart w:id="190" w:name="_Toc189139653"/>
      <w:r>
        <w:t>Objective Function</w:t>
      </w:r>
      <w:bookmarkEnd w:id="190"/>
    </w:p>
    <w:p w14:paraId="0F5C9778" w14:textId="11773222" w:rsidR="00066AC7" w:rsidRPr="00066AC7" w:rsidRDefault="00714039" w:rsidP="00066AC7">
      <w:pPr>
        <w:pStyle w:val="BodyText"/>
        <w:ind w:left="0"/>
      </w:pPr>
      <w:r w:rsidRPr="00D404B4">
        <w:t xml:space="preserve">The </w:t>
      </w:r>
      <w:proofErr w:type="spellStart"/>
      <w:r w:rsidRPr="00D404B4">
        <w:rPr>
          <w:i/>
        </w:rPr>
        <w:t>NetBenefit</w:t>
      </w:r>
      <w:proofErr w:type="spellEnd"/>
      <w:r w:rsidRPr="00D404B4">
        <w:t xml:space="preserve"> is maximised.</w:t>
      </w:r>
    </w:p>
    <w:p w14:paraId="7DF989A6" w14:textId="77777777" w:rsidR="00066AC7" w:rsidRPr="00575762" w:rsidRDefault="00066AC7" w:rsidP="00066AC7">
      <w:pPr>
        <w:pStyle w:val="BodyText"/>
        <w:numPr>
          <w:ilvl w:val="3"/>
          <w:numId w:val="1"/>
        </w:numPr>
        <w:tabs>
          <w:tab w:val="clear" w:pos="2880"/>
          <w:tab w:val="num" w:pos="1418"/>
          <w:tab w:val="left" w:pos="6946"/>
        </w:tabs>
        <w:ind w:left="426" w:hanging="426"/>
      </w:pPr>
      <m:oMath>
        <m:r>
          <w:rPr>
            <w:rFonts w:ascii="Cambria Math" w:hAnsi="Cambria Math"/>
            <w:sz w:val="20"/>
          </w:rPr>
          <m:t>NetBenefit=</m:t>
        </m:r>
      </m:oMath>
    </w:p>
    <w:p w14:paraId="708DD7E5" w14:textId="77777777" w:rsidR="00A67D78" w:rsidRPr="00575762" w:rsidRDefault="00EA7BDF" w:rsidP="0057101C">
      <w:pPr>
        <w:pStyle w:val="eqn-bullet"/>
        <w:numPr>
          <w:ilvl w:val="0"/>
          <w:numId w:val="26"/>
        </w:numPr>
        <w:ind w:left="426" w:hanging="426"/>
        <w:rPr>
          <w:rStyle w:val="eqn-bulletChar"/>
          <w:i/>
          <w:sz w:val="20"/>
          <w:szCs w:val="20"/>
        </w:rPr>
      </w:pPr>
      <m:oMath>
        <m:nary>
          <m:naryPr>
            <m:chr m:val="∑"/>
            <m:limLoc m:val="undOvr"/>
            <m:supHide m:val="1"/>
            <m:ctrlPr>
              <w:rPr>
                <w:rStyle w:val="eqn-bulletChar"/>
                <w:i/>
                <w:sz w:val="20"/>
                <w:szCs w:val="20"/>
              </w:rPr>
            </m:ctrlPr>
          </m:naryPr>
          <m:sub>
            <m:r>
              <w:rPr>
                <w:rStyle w:val="eqn-bulletChar"/>
                <w:sz w:val="20"/>
                <w:szCs w:val="20"/>
              </w:rPr>
              <m:t>db</m:t>
            </m:r>
            <m:r>
              <w:rPr>
                <w:rStyle w:val="eqn-bulletChar"/>
                <w:sz w:val="20"/>
                <w:szCs w:val="20"/>
              </w:rPr>
              <m:t>∈</m:t>
            </m:r>
            <m:r>
              <w:rPr>
                <w:rStyle w:val="eqn-bulletChar"/>
                <w:sz w:val="20"/>
                <w:szCs w:val="20"/>
              </w:rPr>
              <m:t>BIDS</m:t>
            </m:r>
          </m:sub>
          <m:sup/>
          <m:e>
            <m:nary>
              <m:naryPr>
                <m:chr m:val="∑"/>
                <m:limLoc m:val="undOvr"/>
                <m:grow m:val="1"/>
                <m:ctrlPr>
                  <w:rPr>
                    <w:rStyle w:val="eqn-bulletChar"/>
                    <w:i/>
                    <w:sz w:val="20"/>
                    <w:szCs w:val="20"/>
                  </w:rPr>
                </m:ctrlPr>
              </m:naryPr>
              <m:sub>
                <m:r>
                  <w:rPr>
                    <w:rStyle w:val="eqn-bulletChar"/>
                    <w:sz w:val="20"/>
                    <w:szCs w:val="20"/>
                  </w:rPr>
                  <m:t>j</m:t>
                </m:r>
                <m:r>
                  <w:rPr>
                    <w:rStyle w:val="eqn-bulletChar"/>
                    <w:sz w:val="20"/>
                    <w:szCs w:val="20"/>
                  </w:rPr>
                  <m:t>=1</m:t>
                </m:r>
              </m:sub>
              <m:sup>
                <m:sSub>
                  <m:sSubPr>
                    <m:ctrlPr>
                      <w:rPr>
                        <w:rStyle w:val="eqn-bulletChar"/>
                        <w:i/>
                        <w:sz w:val="20"/>
                        <w:szCs w:val="20"/>
                      </w:rPr>
                    </m:ctrlPr>
                  </m:sSubPr>
                  <m:e>
                    <m:r>
                      <w:rPr>
                        <w:rStyle w:val="eqn-bulletChar"/>
                        <w:sz w:val="20"/>
                        <w:szCs w:val="20"/>
                      </w:rPr>
                      <m:t>DemandBidBlocks</m:t>
                    </m:r>
                  </m:e>
                  <m:sub>
                    <m:r>
                      <w:rPr>
                        <w:rStyle w:val="eqn-bulletChar"/>
                        <w:sz w:val="20"/>
                        <w:szCs w:val="20"/>
                      </w:rPr>
                      <m:t>db</m:t>
                    </m:r>
                  </m:sub>
                </m:sSub>
              </m:sup>
              <m:e>
                <m:sSub>
                  <m:sSubPr>
                    <m:ctrlPr>
                      <w:rPr>
                        <w:rStyle w:val="eqn-bulletChar"/>
                        <w:i/>
                        <w:sz w:val="20"/>
                        <w:szCs w:val="20"/>
                      </w:rPr>
                    </m:ctrlPr>
                  </m:sSubPr>
                  <m:e>
                    <m:r>
                      <w:rPr>
                        <w:rStyle w:val="eqn-bulletChar"/>
                        <w:sz w:val="20"/>
                        <w:szCs w:val="20"/>
                      </w:rPr>
                      <m:t>DemandBlock</m:t>
                    </m:r>
                  </m:e>
                  <m:sub>
                    <m:r>
                      <w:rPr>
                        <w:rStyle w:val="eqn-bulletChar"/>
                        <w:sz w:val="20"/>
                        <w:szCs w:val="20"/>
                      </w:rPr>
                      <m:t>db</m:t>
                    </m:r>
                    <m:r>
                      <w:rPr>
                        <w:rStyle w:val="eqn-bulletChar"/>
                        <w:sz w:val="20"/>
                        <w:szCs w:val="20"/>
                      </w:rPr>
                      <m:t>,</m:t>
                    </m:r>
                    <m:r>
                      <w:rPr>
                        <w:rStyle w:val="eqn-bulletChar"/>
                        <w:sz w:val="20"/>
                        <w:szCs w:val="20"/>
                      </w:rPr>
                      <m:t>j</m:t>
                    </m:r>
                  </m:sub>
                </m:sSub>
                <m:r>
                  <w:rPr>
                    <w:rStyle w:val="eqn-bulletChar"/>
                    <w:sz w:val="20"/>
                    <w:szCs w:val="20"/>
                  </w:rPr>
                  <m:t>×</m:t>
                </m:r>
                <m:sSub>
                  <m:sSubPr>
                    <m:ctrlPr>
                      <w:rPr>
                        <w:rStyle w:val="eqn-bulletChar"/>
                        <w:i/>
                        <w:sz w:val="20"/>
                        <w:szCs w:val="20"/>
                      </w:rPr>
                    </m:ctrlPr>
                  </m:sSubPr>
                  <m:e>
                    <m:r>
                      <w:rPr>
                        <w:rStyle w:val="eqn-bulletChar"/>
                        <w:sz w:val="20"/>
                        <w:szCs w:val="20"/>
                      </w:rPr>
                      <m:t>DemandBidPrice</m:t>
                    </m:r>
                  </m:e>
                  <m:sub>
                    <m:r>
                      <w:rPr>
                        <w:rStyle w:val="eqn-bulletChar"/>
                        <w:sz w:val="20"/>
                        <w:szCs w:val="20"/>
                      </w:rPr>
                      <m:t>db</m:t>
                    </m:r>
                    <m:r>
                      <w:rPr>
                        <w:rStyle w:val="eqn-bulletChar"/>
                        <w:sz w:val="20"/>
                        <w:szCs w:val="20"/>
                      </w:rPr>
                      <m:t>,</m:t>
                    </m:r>
                    <m:r>
                      <w:rPr>
                        <w:rStyle w:val="eqn-bulletChar"/>
                        <w:sz w:val="20"/>
                        <w:szCs w:val="20"/>
                      </w:rPr>
                      <m:t>j</m:t>
                    </m:r>
                  </m:sub>
                </m:sSub>
              </m:e>
            </m:nary>
          </m:e>
        </m:nary>
      </m:oMath>
    </w:p>
    <w:p w14:paraId="2D3E4411" w14:textId="48C60A81" w:rsidR="00A67D78" w:rsidRPr="00575762" w:rsidRDefault="00066AC7" w:rsidP="0057101C">
      <w:pPr>
        <w:pStyle w:val="eqn-bullet"/>
        <w:numPr>
          <w:ilvl w:val="0"/>
          <w:numId w:val="26"/>
        </w:numPr>
        <w:ind w:left="426" w:hanging="426"/>
        <w:rPr>
          <w:sz w:val="20"/>
          <w:szCs w:val="20"/>
        </w:rPr>
      </w:pPr>
      <m:oMath>
        <m:r>
          <w:rPr>
            <w:rStyle w:val="eqn-bulletChar"/>
            <w:sz w:val="20"/>
            <w:szCs w:val="20"/>
          </w:rPr>
          <m:t>-</m:t>
        </m:r>
        <m:nary>
          <m:naryPr>
            <m:chr m:val="∑"/>
            <m:limLoc m:val="undOvr"/>
            <m:supHide m:val="1"/>
            <m:ctrlPr>
              <w:rPr>
                <w:rStyle w:val="eqn-bulletChar"/>
                <w:i/>
                <w:sz w:val="20"/>
                <w:szCs w:val="20"/>
              </w:rPr>
            </m:ctrlPr>
          </m:naryPr>
          <m:sub>
            <m:r>
              <w:rPr>
                <w:rStyle w:val="eqn-bulletChar"/>
                <w:sz w:val="20"/>
                <w:szCs w:val="20"/>
              </w:rPr>
              <m:t>g∈OFFERS</m:t>
            </m:r>
          </m:sub>
          <m:sup/>
          <m:e>
            <m:nary>
              <m:naryPr>
                <m:chr m:val="∑"/>
                <m:limLoc m:val="undOvr"/>
                <m:grow m:val="1"/>
                <m:ctrlPr>
                  <w:rPr>
                    <w:rStyle w:val="eqn-bulletChar"/>
                    <w:i/>
                    <w:sz w:val="20"/>
                    <w:szCs w:val="20"/>
                  </w:rPr>
                </m:ctrlPr>
              </m:naryPr>
              <m:sub>
                <m:r>
                  <w:rPr>
                    <w:rStyle w:val="eqn-bulletChar"/>
                    <w:sz w:val="20"/>
                    <w:szCs w:val="20"/>
                  </w:rPr>
                  <m:t>j=1</m:t>
                </m:r>
              </m:sub>
              <m:sup>
                <m:sSub>
                  <m:sSubPr>
                    <m:ctrlPr>
                      <w:rPr>
                        <w:rStyle w:val="eqn-bulletChar"/>
                        <w:i/>
                        <w:sz w:val="20"/>
                        <w:szCs w:val="20"/>
                      </w:rPr>
                    </m:ctrlPr>
                  </m:sSubPr>
                  <m:e>
                    <m:r>
                      <w:rPr>
                        <w:rStyle w:val="eqn-bulletChar"/>
                        <w:sz w:val="20"/>
                        <w:szCs w:val="20"/>
                      </w:rPr>
                      <m:t>GenerationOfferBlocks</m:t>
                    </m:r>
                  </m:e>
                  <m:sub>
                    <m:r>
                      <w:rPr>
                        <w:rStyle w:val="eqn-bulletChar"/>
                        <w:sz w:val="20"/>
                        <w:szCs w:val="20"/>
                      </w:rPr>
                      <m:t>g</m:t>
                    </m:r>
                  </m:sub>
                </m:sSub>
              </m:sup>
              <m:e>
                <m:sSub>
                  <m:sSubPr>
                    <m:ctrlPr>
                      <w:rPr>
                        <w:rStyle w:val="eqn-bulletChar"/>
                        <w:i/>
                        <w:sz w:val="20"/>
                        <w:szCs w:val="20"/>
                      </w:rPr>
                    </m:ctrlPr>
                  </m:sSubPr>
                  <m:e>
                    <m:r>
                      <w:rPr>
                        <w:rStyle w:val="eqn-bulletChar"/>
                        <w:sz w:val="20"/>
                        <w:szCs w:val="20"/>
                      </w:rPr>
                      <m:t>GenerationBlock</m:t>
                    </m:r>
                  </m:e>
                  <m:sub>
                    <m:r>
                      <w:rPr>
                        <w:rStyle w:val="eqn-bulletChar"/>
                        <w:sz w:val="20"/>
                        <w:szCs w:val="20"/>
                      </w:rPr>
                      <m:t>g,j</m:t>
                    </m:r>
                  </m:sub>
                </m:sSub>
              </m:e>
            </m:nary>
          </m:e>
        </m:nary>
        <m:r>
          <w:rPr>
            <w:rStyle w:val="eqn-bulletChar"/>
            <w:sz w:val="20"/>
            <w:szCs w:val="20"/>
          </w:rPr>
          <m:t>×</m:t>
        </m:r>
        <m:sSub>
          <m:sSubPr>
            <m:ctrlPr>
              <w:rPr>
                <w:rStyle w:val="eqn-bulletChar"/>
                <w:i/>
                <w:sz w:val="20"/>
                <w:szCs w:val="20"/>
              </w:rPr>
            </m:ctrlPr>
          </m:sSubPr>
          <m:e>
            <m:r>
              <w:rPr>
                <w:rStyle w:val="eqn-bulletChar"/>
                <w:sz w:val="20"/>
                <w:szCs w:val="20"/>
              </w:rPr>
              <m:t>GenerationOfferPrice</m:t>
            </m:r>
          </m:e>
          <m:sub>
            <m:r>
              <w:rPr>
                <w:rStyle w:val="eqn-bulletChar"/>
                <w:sz w:val="20"/>
                <w:szCs w:val="20"/>
              </w:rPr>
              <m:t>g,j</m:t>
            </m:r>
          </m:sub>
        </m:sSub>
      </m:oMath>
    </w:p>
    <w:p w14:paraId="04FEC254" w14:textId="24E18A5B" w:rsidR="00A67D78" w:rsidRPr="00575762" w:rsidRDefault="00066AC7" w:rsidP="0057101C">
      <w:pPr>
        <w:pStyle w:val="eqn-bullet"/>
        <w:numPr>
          <w:ilvl w:val="0"/>
          <w:numId w:val="26"/>
        </w:numPr>
        <w:ind w:left="426" w:hanging="426"/>
        <w:rPr>
          <w:sz w:val="20"/>
          <w:szCs w:val="20"/>
        </w:rPr>
      </w:pPr>
      <m:oMath>
        <m:r>
          <w:rPr>
            <w:sz w:val="20"/>
            <w:szCs w:val="20"/>
          </w:rPr>
          <m:t>-</m:t>
        </m:r>
        <m:nary>
          <m:naryPr>
            <m:chr m:val="∑"/>
            <m:limLoc m:val="undOvr"/>
            <m:supHide m:val="1"/>
            <m:ctrlPr>
              <w:rPr>
                <w:sz w:val="20"/>
                <w:szCs w:val="20"/>
              </w:rPr>
            </m:ctrlPr>
          </m:naryPr>
          <m:sub>
            <m:r>
              <w:rPr>
                <w:sz w:val="20"/>
                <w:szCs w:val="20"/>
              </w:rPr>
              <m:t>r∈RESERVEOFFERS</m:t>
            </m:r>
          </m:sub>
          <m:sup/>
          <m:e>
            <m:nary>
              <m:naryPr>
                <m:chr m:val="∑"/>
                <m:limLoc m:val="undOvr"/>
                <m:ctrlPr>
                  <w:rPr>
                    <w:sz w:val="20"/>
                    <w:szCs w:val="20"/>
                  </w:rPr>
                </m:ctrlPr>
              </m:naryPr>
              <m:sub>
                <m:r>
                  <w:rPr>
                    <w:sz w:val="20"/>
                    <w:szCs w:val="20"/>
                  </w:rPr>
                  <m:t>j=1</m:t>
                </m:r>
              </m:sub>
              <m:sup>
                <m:sSub>
                  <m:sSubPr>
                    <m:ctrlPr>
                      <w:rPr>
                        <w:sz w:val="20"/>
                        <w:szCs w:val="20"/>
                      </w:rPr>
                    </m:ctrlPr>
                  </m:sSubPr>
                  <m:e>
                    <m:r>
                      <w:rPr>
                        <w:sz w:val="20"/>
                        <w:szCs w:val="20"/>
                      </w:rPr>
                      <m:t>ReserveOfferBlocks</m:t>
                    </m:r>
                  </m:e>
                  <m:sub>
                    <m:r>
                      <w:rPr>
                        <w:sz w:val="20"/>
                        <w:szCs w:val="20"/>
                      </w:rPr>
                      <m:t>r</m:t>
                    </m:r>
                  </m:sub>
                </m:sSub>
              </m:sup>
              <m:e>
                <m:sSub>
                  <m:sSubPr>
                    <m:ctrlPr>
                      <w:rPr>
                        <w:sz w:val="20"/>
                        <w:szCs w:val="20"/>
                      </w:rPr>
                    </m:ctrlPr>
                  </m:sSubPr>
                  <m:e>
                    <m:r>
                      <w:rPr>
                        <w:sz w:val="20"/>
                        <w:szCs w:val="20"/>
                      </w:rPr>
                      <m:t>ReserveBlock</m:t>
                    </m:r>
                  </m:e>
                  <m:sub>
                    <m:r>
                      <w:rPr>
                        <w:sz w:val="20"/>
                        <w:szCs w:val="20"/>
                      </w:rPr>
                      <m:t>r,j</m:t>
                    </m:r>
                  </m:sub>
                </m:sSub>
              </m:e>
            </m:nary>
          </m:e>
        </m:nary>
        <m:r>
          <w:rPr>
            <w:sz w:val="20"/>
            <w:szCs w:val="20"/>
          </w:rPr>
          <m:t>×</m:t>
        </m:r>
        <m:sSub>
          <m:sSubPr>
            <m:ctrlPr>
              <w:rPr>
                <w:sz w:val="20"/>
                <w:szCs w:val="20"/>
              </w:rPr>
            </m:ctrlPr>
          </m:sSubPr>
          <m:e>
            <m:r>
              <w:rPr>
                <w:sz w:val="20"/>
                <w:szCs w:val="20"/>
              </w:rPr>
              <m:t>ReserveOfferPrice</m:t>
            </m:r>
          </m:e>
          <m:sub>
            <m:r>
              <w:rPr>
                <w:sz w:val="20"/>
                <w:szCs w:val="20"/>
              </w:rPr>
              <m:t>r,j</m:t>
            </m:r>
          </m:sub>
        </m:sSub>
        <m:r>
          <w:rPr>
            <w:sz w:val="20"/>
            <w:szCs w:val="20"/>
          </w:rPr>
          <w:br/>
        </m:r>
      </m:oMath>
      <m:oMathPara>
        <m:oMathParaPr>
          <m:jc m:val="left"/>
        </m:oMathParaPr>
        <m:oMath>
          <m:r>
            <w:rPr>
              <w:sz w:val="20"/>
              <w:szCs w:val="20"/>
            </w:rPr>
            <m:t>-ExcessResSharePenalty</m:t>
          </m:r>
        </m:oMath>
      </m:oMathPara>
    </w:p>
    <w:p w14:paraId="52593B2C" w14:textId="752DC943" w:rsidR="00A67D78" w:rsidRPr="00575762" w:rsidRDefault="00066AC7" w:rsidP="0057101C">
      <w:pPr>
        <w:pStyle w:val="eqn-bullet"/>
        <w:numPr>
          <w:ilvl w:val="0"/>
          <w:numId w:val="26"/>
        </w:numPr>
        <w:ind w:left="426" w:right="-23" w:hanging="993"/>
        <w:rPr>
          <w:sz w:val="20"/>
          <w:szCs w:val="20"/>
        </w:rPr>
      </w:pPr>
      <m:oMath>
        <m:r>
          <w:rPr>
            <w:sz w:val="20"/>
            <w:szCs w:val="20"/>
          </w:rPr>
          <m:t>+</m:t>
        </m:r>
        <m:nary>
          <m:naryPr>
            <m:chr m:val="∑"/>
            <m:limLoc m:val="undOvr"/>
            <m:supHide m:val="1"/>
            <m:ctrlPr>
              <w:rPr>
                <w:sz w:val="20"/>
                <w:szCs w:val="20"/>
              </w:rPr>
            </m:ctrlPr>
          </m:naryPr>
          <m:sub>
            <m:r>
              <w:rPr>
                <w:sz w:val="20"/>
                <w:szCs w:val="20"/>
              </w:rPr>
              <m:t>es∈ENERGYSCARCITYLOADS</m:t>
            </m:r>
          </m:sub>
          <m:sup/>
          <m:e>
            <m:nary>
              <m:naryPr>
                <m:chr m:val="∑"/>
                <m:limLoc m:val="undOvr"/>
                <m:ctrlPr>
                  <w:rPr>
                    <w:sz w:val="20"/>
                    <w:szCs w:val="20"/>
                  </w:rPr>
                </m:ctrlPr>
              </m:naryPr>
              <m:sub>
                <m:r>
                  <w:rPr>
                    <w:sz w:val="20"/>
                    <w:szCs w:val="20"/>
                  </w:rPr>
                  <m:t>j=1</m:t>
                </m:r>
              </m:sub>
              <m:sup>
                <m:sSub>
                  <m:sSubPr>
                    <m:ctrlPr>
                      <w:rPr>
                        <w:sz w:val="20"/>
                        <w:szCs w:val="20"/>
                      </w:rPr>
                    </m:ctrlPr>
                  </m:sSubPr>
                  <m:e>
                    <m:r>
                      <w:rPr>
                        <w:sz w:val="20"/>
                        <w:szCs w:val="20"/>
                      </w:rPr>
                      <m:t>EnergyScarcityBlockCount</m:t>
                    </m:r>
                  </m:e>
                  <m:sub>
                    <m:r>
                      <w:rPr>
                        <w:sz w:val="20"/>
                        <w:szCs w:val="20"/>
                      </w:rPr>
                      <m:t>es</m:t>
                    </m:r>
                  </m:sub>
                </m:sSub>
              </m:sup>
              <m:e>
                <m:sSub>
                  <m:sSubPr>
                    <m:ctrlPr>
                      <w:rPr>
                        <w:sz w:val="20"/>
                        <w:szCs w:val="20"/>
                      </w:rPr>
                    </m:ctrlPr>
                  </m:sSubPr>
                  <m:e>
                    <m:r>
                      <w:rPr>
                        <w:sz w:val="20"/>
                        <w:szCs w:val="20"/>
                      </w:rPr>
                      <m:t>EnergyScarcityCleared</m:t>
                    </m:r>
                  </m:e>
                  <m:sub>
                    <m:r>
                      <w:rPr>
                        <w:sz w:val="20"/>
                        <w:szCs w:val="20"/>
                      </w:rPr>
                      <m:t>es,j</m:t>
                    </m:r>
                  </m:sub>
                </m:sSub>
              </m:e>
            </m:nary>
          </m:e>
        </m:nary>
        <m:r>
          <w:rPr>
            <w:sz w:val="20"/>
            <w:szCs w:val="20"/>
          </w:rPr>
          <m:t>×</m:t>
        </m:r>
        <m:sSub>
          <m:sSubPr>
            <m:ctrlPr>
              <w:rPr>
                <w:sz w:val="20"/>
                <w:szCs w:val="20"/>
              </w:rPr>
            </m:ctrlPr>
          </m:sSubPr>
          <m:e>
            <m:r>
              <w:rPr>
                <w:sz w:val="20"/>
                <w:szCs w:val="20"/>
              </w:rPr>
              <m:t>EnergyScarcityPrice</m:t>
            </m:r>
          </m:e>
          <m:sub>
            <m:r>
              <w:rPr>
                <w:sz w:val="20"/>
                <w:szCs w:val="20"/>
              </w:rPr>
              <m:t>es,j</m:t>
            </m:r>
          </m:sub>
        </m:sSub>
      </m:oMath>
    </w:p>
    <w:p w14:paraId="6E2B82E0" w14:textId="166F6F57" w:rsidR="00066AC7" w:rsidRPr="00A47F28" w:rsidRDefault="00066AC7" w:rsidP="0057101C">
      <w:pPr>
        <w:pStyle w:val="eqn-bullet"/>
        <w:numPr>
          <w:ilvl w:val="0"/>
          <w:numId w:val="26"/>
        </w:numPr>
        <w:ind w:left="426" w:hanging="426"/>
        <w:rPr>
          <w:sz w:val="20"/>
          <w:szCs w:val="20"/>
        </w:rPr>
      </w:pPr>
      <m:oMath>
        <m:r>
          <w:rPr>
            <w:sz w:val="20"/>
            <w:szCs w:val="20"/>
          </w:rPr>
          <m:t>-</m:t>
        </m:r>
        <m:nary>
          <m:naryPr>
            <m:chr m:val="∑"/>
            <m:limLoc m:val="undOvr"/>
            <m:supHide m:val="1"/>
            <m:ctrlPr>
              <w:rPr>
                <w:sz w:val="20"/>
                <w:szCs w:val="20"/>
              </w:rPr>
            </m:ctrlPr>
          </m:naryPr>
          <m:sub>
            <m:r>
              <w:rPr>
                <w:sz w:val="20"/>
                <w:szCs w:val="20"/>
              </w:rPr>
              <m:t>rc∈RISKCLASSE</m:t>
            </m:r>
            <m:sSub>
              <m:sSubPr>
                <m:ctrlPr>
                  <w:rPr>
                    <w:sz w:val="20"/>
                    <w:szCs w:val="20"/>
                  </w:rPr>
                </m:ctrlPr>
              </m:sSubPr>
              <m:e>
                <m:r>
                  <w:rPr>
                    <w:sz w:val="20"/>
                    <w:szCs w:val="20"/>
                  </w:rPr>
                  <m:t>S</m:t>
                </m:r>
              </m:e>
              <m:sub>
                <m:r>
                  <w:rPr>
                    <w:sz w:val="20"/>
                    <w:szCs w:val="20"/>
                  </w:rPr>
                  <m:t>i,CE</m:t>
                </m:r>
              </m:sub>
            </m:sSub>
          </m:sub>
          <m:sup/>
          <m:e>
            <m:nary>
              <m:naryPr>
                <m:chr m:val="∑"/>
                <m:limLoc m:val="undOvr"/>
                <m:supHide m:val="1"/>
                <m:ctrlPr>
                  <w:rPr>
                    <w:sz w:val="20"/>
                    <w:szCs w:val="20"/>
                  </w:rPr>
                </m:ctrlPr>
              </m:naryPr>
              <m:sub>
                <m:r>
                  <w:rPr>
                    <w:sz w:val="20"/>
                    <w:szCs w:val="20"/>
                  </w:rPr>
                  <m:t>c∈RESERVECLASSES</m:t>
                </m:r>
              </m:sub>
              <m:sup/>
              <m:e>
                <m:nary>
                  <m:naryPr>
                    <m:chr m:val="∑"/>
                    <m:limLoc m:val="undOvr"/>
                    <m:ctrlPr>
                      <w:rPr>
                        <w:sz w:val="20"/>
                        <w:szCs w:val="20"/>
                      </w:rPr>
                    </m:ctrlPr>
                  </m:naryPr>
                  <m:sub>
                    <m:r>
                      <w:rPr>
                        <w:sz w:val="20"/>
                        <w:szCs w:val="20"/>
                      </w:rPr>
                      <m:t>j=1</m:t>
                    </m:r>
                  </m:sub>
                  <m:sup>
                    <m:sSub>
                      <m:sSubPr>
                        <m:ctrlPr>
                          <w:rPr>
                            <w:sz w:val="20"/>
                            <w:szCs w:val="20"/>
                          </w:rPr>
                        </m:ctrlPr>
                      </m:sSubPr>
                      <m:e>
                        <m:r>
                          <w:rPr>
                            <w:sz w:val="20"/>
                            <w:szCs w:val="20"/>
                          </w:rPr>
                          <m:t>ReserveScarcityBlockCount</m:t>
                        </m:r>
                      </m:e>
                      <m:sub>
                        <m:r>
                          <w:rPr>
                            <w:sz w:val="20"/>
                            <w:szCs w:val="20"/>
                          </w:rPr>
                          <m:t>i,c</m:t>
                        </m:r>
                      </m:sub>
                    </m:sSub>
                  </m:sup>
                  <m:e>
                    <m:sSub>
                      <m:sSubPr>
                        <m:ctrlPr>
                          <w:rPr>
                            <w:sz w:val="20"/>
                            <w:szCs w:val="20"/>
                          </w:rPr>
                        </m:ctrlPr>
                      </m:sSubPr>
                      <m:e>
                        <m:r>
                          <w:rPr>
                            <w:sz w:val="20"/>
                            <w:szCs w:val="20"/>
                          </w:rPr>
                          <m:t>ReserveScarcityCleared</m:t>
                        </m:r>
                      </m:e>
                      <m:sub>
                        <m:r>
                          <w:rPr>
                            <w:sz w:val="20"/>
                            <w:szCs w:val="20"/>
                          </w:rPr>
                          <m:t>c,rc,j</m:t>
                        </m:r>
                      </m:sub>
                    </m:sSub>
                  </m:e>
                </m:nary>
              </m:e>
            </m:nary>
          </m:e>
        </m:nary>
        <m:r>
          <w:rPr>
            <w:sz w:val="20"/>
            <w:szCs w:val="20"/>
          </w:rPr>
          <m:t>×</m:t>
        </m:r>
        <m:sSub>
          <m:sSubPr>
            <m:ctrlPr>
              <w:rPr>
                <w:sz w:val="20"/>
                <w:szCs w:val="20"/>
              </w:rPr>
            </m:ctrlPr>
          </m:sSubPr>
          <m:e>
            <m:r>
              <w:rPr>
                <w:sz w:val="20"/>
                <w:szCs w:val="20"/>
              </w:rPr>
              <m:t>ReserveScarcityPrice</m:t>
            </m:r>
          </m:e>
          <m:sub>
            <m:r>
              <w:rPr>
                <w:sz w:val="20"/>
                <w:szCs w:val="20"/>
              </w:rPr>
              <m:t>i,c,j</m:t>
            </m:r>
          </m:sub>
        </m:sSub>
      </m:oMath>
    </w:p>
    <w:p w14:paraId="39D55101" w14:textId="22D1E493" w:rsidR="00A47F28" w:rsidRPr="005D08BC" w:rsidRDefault="00A47F28" w:rsidP="00A47F28">
      <w:pPr>
        <w:pStyle w:val="eqn-bullet"/>
        <w:numPr>
          <w:ilvl w:val="0"/>
          <w:numId w:val="26"/>
        </w:numPr>
        <w:ind w:left="426" w:hanging="426"/>
        <w:rPr>
          <w:sz w:val="20"/>
          <w:szCs w:val="20"/>
        </w:rPr>
      </w:pPr>
      <m:oMath>
        <m:r>
          <w:rPr>
            <w:sz w:val="20"/>
            <w:szCs w:val="20"/>
          </w:rPr>
          <m:t>-</m:t>
        </m:r>
        <m:nary>
          <m:naryPr>
            <m:chr m:val="∑"/>
            <m:limLoc m:val="undOvr"/>
            <m:supHide m:val="1"/>
            <m:ctrlPr>
              <w:rPr>
                <w:sz w:val="20"/>
                <w:szCs w:val="20"/>
              </w:rPr>
            </m:ctrlPr>
          </m:naryPr>
          <m:sub>
            <m:r>
              <w:rPr>
                <w:sz w:val="20"/>
                <w:szCs w:val="20"/>
              </w:rPr>
              <m:t>i∈ISLANDS</m:t>
            </m:r>
          </m:sub>
          <m:sup/>
          <m:e>
            <m:nary>
              <m:naryPr>
                <m:chr m:val="∑"/>
                <m:limLoc m:val="undOvr"/>
                <m:supHide m:val="1"/>
                <m:ctrlPr>
                  <w:rPr>
                    <w:sz w:val="20"/>
                    <w:szCs w:val="20"/>
                  </w:rPr>
                </m:ctrlPr>
              </m:naryPr>
              <m:sub>
                <m:r>
                  <w:rPr>
                    <w:sz w:val="20"/>
                    <w:szCs w:val="20"/>
                  </w:rPr>
                  <m:t>c∈RESERVECLASSES</m:t>
                </m:r>
              </m:sub>
              <m:sup/>
              <m:e>
                <m:r>
                  <w:rPr>
                    <w:sz w:val="20"/>
                    <w:szCs w:val="20"/>
                  </w:rPr>
                  <m:t>ECEReserveDefici</m:t>
                </m:r>
                <m:sSub>
                  <m:sSubPr>
                    <m:ctrlPr>
                      <w:rPr>
                        <w:sz w:val="20"/>
                        <w:szCs w:val="20"/>
                      </w:rPr>
                    </m:ctrlPr>
                  </m:sSubPr>
                  <m:e>
                    <m:r>
                      <w:rPr>
                        <w:sz w:val="20"/>
                        <w:szCs w:val="20"/>
                      </w:rPr>
                      <m:t>t</m:t>
                    </m:r>
                  </m:e>
                  <m:sub>
                    <m:r>
                      <w:rPr>
                        <w:sz w:val="20"/>
                        <w:szCs w:val="20"/>
                      </w:rPr>
                      <m:t>i,c</m:t>
                    </m:r>
                  </m:sub>
                </m:sSub>
                <m:r>
                  <w:rPr>
                    <w:sz w:val="20"/>
                    <w:szCs w:val="20"/>
                  </w:rPr>
                  <m:t xml:space="preserve"> </m:t>
                </m:r>
              </m:e>
            </m:nary>
            <m:r>
              <w:rPr>
                <w:sz w:val="20"/>
                <w:szCs w:val="20"/>
              </w:rPr>
              <m:t>×ECEReserveDefici</m:t>
            </m:r>
            <m:sSub>
              <m:sSubPr>
                <m:ctrlPr>
                  <w:rPr>
                    <w:sz w:val="20"/>
                    <w:szCs w:val="20"/>
                  </w:rPr>
                </m:ctrlPr>
              </m:sSubPr>
              <m:e>
                <m:r>
                  <w:rPr>
                    <w:sz w:val="20"/>
                    <w:szCs w:val="20"/>
                  </w:rPr>
                  <m:t>tPrice</m:t>
                </m:r>
              </m:e>
              <m:sub>
                <m:r>
                  <w:rPr>
                    <w:sz w:val="20"/>
                    <w:szCs w:val="20"/>
                  </w:rPr>
                  <m:t>c</m:t>
                </m:r>
              </m:sub>
            </m:sSub>
          </m:e>
        </m:nary>
      </m:oMath>
      <w:r w:rsidRPr="00A47F28">
        <w:t xml:space="preserve"> </w:t>
      </w:r>
    </w:p>
    <w:p w14:paraId="693A9086" w14:textId="2F6E97E3" w:rsidR="005D08BC" w:rsidRPr="005D08BC" w:rsidRDefault="005D08BC" w:rsidP="005D08BC">
      <w:pPr>
        <w:pStyle w:val="eqn-bullet"/>
        <w:numPr>
          <w:ilvl w:val="0"/>
          <w:numId w:val="26"/>
        </w:numPr>
        <w:spacing w:before="0" w:after="0" w:line="240" w:lineRule="auto"/>
        <w:ind w:left="425" w:hanging="426"/>
        <w:contextualSpacing/>
        <w:rPr>
          <w:sz w:val="20"/>
          <w:szCs w:val="20"/>
        </w:rPr>
      </w:pPr>
      <m:oMath>
        <m:r>
          <w:rPr>
            <w:rStyle w:val="eqn-bulletChar"/>
            <w:sz w:val="20"/>
            <w:szCs w:val="20"/>
          </w:rPr>
          <m:t>-</m:t>
        </m:r>
        <m:r>
          <w:rPr>
            <w:sz w:val="20"/>
            <w:szCs w:val="20"/>
          </w:rPr>
          <m:t xml:space="preserve"> </m:t>
        </m:r>
        <m:r>
          <m:rPr>
            <m:sty m:val="bi"/>
          </m:rPr>
          <w:rPr>
            <w:sz w:val="20"/>
            <w:szCs w:val="20"/>
          </w:rPr>
          <m:t>if</m:t>
        </m:r>
        <m:r>
          <w:rPr>
            <w:sz w:val="20"/>
            <w:szCs w:val="20"/>
          </w:rPr>
          <m:t xml:space="preserve"> ScheduleType= Real Time Dispatch </m:t>
        </m:r>
        <m:r>
          <m:rPr>
            <m:sty m:val="bi"/>
          </m:rPr>
          <w:rPr>
            <w:sz w:val="20"/>
            <w:szCs w:val="20"/>
          </w:rPr>
          <m:t>then</m:t>
        </m:r>
      </m:oMath>
    </w:p>
    <w:p w14:paraId="13A49859" w14:textId="4A8F3699" w:rsidR="005D08BC" w:rsidRPr="007D0632" w:rsidRDefault="005D08BC" w:rsidP="005D08BC">
      <w:pPr>
        <w:pStyle w:val="BodyText"/>
        <w:numPr>
          <w:ilvl w:val="0"/>
          <w:numId w:val="26"/>
        </w:numPr>
        <w:spacing w:before="0" w:after="0"/>
        <w:ind w:left="425" w:firstLine="283"/>
        <w:contextualSpacing/>
        <w:jc w:val="left"/>
        <w:rPr>
          <w:rStyle w:val="eqn-bulletChar"/>
          <w:rFonts w:ascii="Arial" w:hAnsi="Arial"/>
          <w:i w:val="0"/>
          <w:sz w:val="20"/>
          <w:szCs w:val="20"/>
          <w:lang w:eastAsia="en-NZ"/>
        </w:rPr>
      </w:pPr>
      <m:oMath>
        <m:r>
          <w:rPr>
            <w:rFonts w:ascii="Cambria Math" w:hAnsi="Cambria Math"/>
            <w:sz w:val="20"/>
          </w:rPr>
          <m:t xml:space="preserve"> </m:t>
        </m:r>
        <m:nary>
          <m:naryPr>
            <m:chr m:val="∑"/>
            <m:limLoc m:val="undOvr"/>
            <m:supHide m:val="1"/>
            <m:ctrlPr>
              <w:rPr>
                <w:rStyle w:val="eqn-bulletChar"/>
                <w:i w:val="0"/>
                <w:sz w:val="20"/>
                <w:szCs w:val="20"/>
              </w:rPr>
            </m:ctrlPr>
          </m:naryPr>
          <m:sub>
            <m:r>
              <w:rPr>
                <w:rStyle w:val="eqn-bulletChar"/>
                <w:sz w:val="20"/>
                <w:szCs w:val="20"/>
              </w:rPr>
              <m:t>g∈OFFERS</m:t>
            </m:r>
          </m:sub>
          <m:sup/>
          <m:e>
            <m:r>
              <w:rPr>
                <w:rFonts w:ascii="Cambria Math" w:hAnsi="Cambria Math"/>
                <w:sz w:val="20"/>
              </w:rPr>
              <m:t>PenaltyForMWChangeOf5MinDispatch</m:t>
            </m:r>
          </m:e>
        </m:nary>
      </m:oMath>
    </w:p>
    <w:p w14:paraId="5AB60598" w14:textId="05D39FA2" w:rsidR="005D08BC" w:rsidRPr="007D0632" w:rsidRDefault="005D08BC" w:rsidP="005D08BC">
      <w:pPr>
        <w:pStyle w:val="BodyText"/>
        <w:numPr>
          <w:ilvl w:val="0"/>
          <w:numId w:val="26"/>
        </w:numPr>
        <w:spacing w:before="0" w:after="0"/>
        <w:ind w:left="425" w:firstLine="283"/>
        <w:contextualSpacing/>
        <w:jc w:val="left"/>
        <w:rPr>
          <w:sz w:val="20"/>
        </w:rPr>
      </w:pPr>
      <m:oMath>
        <m:r>
          <w:rPr>
            <w:rFonts w:ascii="Cambria Math" w:hAnsi="Cambria Math"/>
            <w:sz w:val="20"/>
          </w:rPr>
          <m:t>×(GenerationChange</m:t>
        </m:r>
        <m:sSub>
          <m:sSubPr>
            <m:ctrlPr>
              <w:rPr>
                <w:rFonts w:ascii="Cambria Math" w:hAnsi="Cambria Math"/>
                <w:i/>
                <w:sz w:val="20"/>
              </w:rPr>
            </m:ctrlPr>
          </m:sSubPr>
          <m:e>
            <m:r>
              <w:rPr>
                <w:rFonts w:ascii="Cambria Math" w:hAnsi="Cambria Math"/>
                <w:sz w:val="20"/>
              </w:rPr>
              <m:t>1</m:t>
            </m:r>
          </m:e>
          <m:sub>
            <m:r>
              <w:rPr>
                <w:rFonts w:ascii="Cambria Math" w:hAnsi="Cambria Math"/>
                <w:sz w:val="20"/>
              </w:rPr>
              <m:t>g</m:t>
            </m:r>
          </m:sub>
        </m:sSub>
        <m:r>
          <w:rPr>
            <w:rFonts w:ascii="Cambria Math" w:hAnsi="Cambria Math"/>
            <w:sz w:val="20"/>
          </w:rPr>
          <m:t>+GenerationChange</m:t>
        </m:r>
        <m:sSub>
          <m:sSubPr>
            <m:ctrlPr>
              <w:rPr>
                <w:rFonts w:ascii="Cambria Math" w:hAnsi="Cambria Math"/>
                <w:i/>
                <w:sz w:val="20"/>
              </w:rPr>
            </m:ctrlPr>
          </m:sSubPr>
          <m:e>
            <m:r>
              <w:rPr>
                <w:rFonts w:ascii="Cambria Math" w:hAnsi="Cambria Math"/>
                <w:sz w:val="20"/>
              </w:rPr>
              <m:t>2</m:t>
            </m:r>
          </m:e>
          <m:sub>
            <m:r>
              <w:rPr>
                <w:rFonts w:ascii="Cambria Math" w:hAnsi="Cambria Math"/>
                <w:sz w:val="20"/>
              </w:rPr>
              <m:t>g</m:t>
            </m:r>
          </m:sub>
        </m:sSub>
        <m:r>
          <w:rPr>
            <w:rFonts w:ascii="Cambria Math" w:hAnsi="Cambria Math"/>
            <w:sz w:val="20"/>
          </w:rPr>
          <m:t>)</m:t>
        </m:r>
      </m:oMath>
    </w:p>
    <w:p w14:paraId="3F7E7DCF" w14:textId="77777777" w:rsidR="00714039" w:rsidRPr="00D404B4" w:rsidRDefault="00714039" w:rsidP="00714039">
      <w:pPr>
        <w:pStyle w:val="Heading1"/>
      </w:pPr>
      <w:bookmarkStart w:id="191" w:name="_Toc189139654"/>
      <w:r w:rsidRPr="00D404B4">
        <w:t>Constraints</w:t>
      </w:r>
      <w:bookmarkEnd w:id="191"/>
    </w:p>
    <w:p w14:paraId="72AD40EB" w14:textId="77777777" w:rsidR="00714039" w:rsidRPr="00511198" w:rsidRDefault="00714039" w:rsidP="00714039">
      <w:pPr>
        <w:pStyle w:val="Heading2"/>
        <w:tabs>
          <w:tab w:val="clear" w:pos="1440"/>
        </w:tabs>
        <w:ind w:left="851" w:hanging="851"/>
        <w:jc w:val="left"/>
      </w:pPr>
      <w:bookmarkStart w:id="192" w:name="_Toc189139655"/>
      <w:r w:rsidRPr="00511198">
        <w:t>Generation and Load</w:t>
      </w:r>
      <w:bookmarkEnd w:id="192"/>
    </w:p>
    <w:p w14:paraId="7BA06596" w14:textId="77777777" w:rsidR="00714039" w:rsidRPr="00D404B4" w:rsidRDefault="00714039" w:rsidP="00714039">
      <w:pPr>
        <w:pStyle w:val="BodyText"/>
        <w:rPr>
          <w:lang w:eastAsia="en-GB"/>
        </w:rPr>
      </w:pPr>
    </w:p>
    <w:p w14:paraId="53663330" w14:textId="77777777" w:rsidR="00714039" w:rsidRPr="00D404B4" w:rsidRDefault="00714039" w:rsidP="00EB6BED">
      <w:pPr>
        <w:pStyle w:val="Heading5"/>
      </w:pPr>
      <w:r w:rsidRPr="00D404B4">
        <w:tab/>
      </w:r>
      <m:oMath>
        <m:sSub>
          <m:sSubPr>
            <m:ctrlPr>
              <w:rPr>
                <w:rFonts w:ascii="Cambria Math" w:hAnsi="Cambria Math"/>
              </w:rPr>
            </m:ctrlPr>
          </m:sSubPr>
          <m:e>
            <m:r>
              <w:rPr>
                <w:rFonts w:ascii="Cambria Math" w:hAnsi="Cambria Math"/>
              </w:rPr>
              <m:t>GenerationBlock</m:t>
            </m:r>
          </m:e>
          <m:sub>
            <m:r>
              <w:rPr>
                <w:rFonts w:ascii="Cambria Math" w:hAnsi="Cambria Math"/>
              </w:rPr>
              <m:t>g</m:t>
            </m:r>
            <m:r>
              <m:rPr>
                <m:sty m:val="p"/>
              </m:rPr>
              <w:rPr>
                <w:rFonts w:ascii="Cambria Math" w:hAnsi="Cambria Math"/>
              </w:rPr>
              <m:t xml:space="preserve">,  </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GeneratorOfferMW</m:t>
            </m:r>
          </m:e>
          <m:sub>
            <m:r>
              <w:rPr>
                <w:rFonts w:ascii="Cambria Math" w:hAnsi="Cambria Math"/>
              </w:rPr>
              <m:t>g</m:t>
            </m:r>
            <m:r>
              <m:rPr>
                <m:sty m:val="p"/>
              </m:rPr>
              <w:rPr>
                <w:rFonts w:ascii="Cambria Math" w:hAnsi="Cambria Math"/>
              </w:rPr>
              <m:t xml:space="preserve">, </m:t>
            </m:r>
            <m:r>
              <w:rPr>
                <w:rFonts w:ascii="Cambria Math" w:hAnsi="Cambria Math"/>
              </w:rPr>
              <m:t>j</m:t>
            </m:r>
          </m:sub>
        </m:sSub>
      </m:oMath>
    </w:p>
    <w:p w14:paraId="0945ACB0" w14:textId="70EEB456" w:rsidR="00D130B0" w:rsidRDefault="00714039" w:rsidP="0090591B">
      <w:pPr>
        <w:pStyle w:val="BodyText"/>
        <w:tabs>
          <w:tab w:val="left" w:pos="851"/>
        </w:tabs>
        <w:ind w:left="851" w:hanging="851"/>
        <w:rPr>
          <w:lang w:eastAsia="en-GB"/>
        </w:rPr>
      </w:pPr>
      <w:r w:rsidRPr="00D404B4">
        <w:rPr>
          <w:lang w:eastAsia="en-GB"/>
        </w:rPr>
        <w:tab/>
      </w:r>
      <w:r w:rsidRPr="00D404B4">
        <w:rPr>
          <w:lang w:eastAsia="en-GB"/>
        </w:rPr>
        <w:tab/>
      </w:r>
      <m:oMath>
        <m:r>
          <w:rPr>
            <w:rFonts w:ascii="Cambria Math" w:hAnsi="Cambria Math"/>
            <w:lang w:eastAsia="en-GB"/>
          </w:rPr>
          <m:t>j=1,…</m:t>
        </m:r>
        <m:sSub>
          <m:sSubPr>
            <m:ctrlPr>
              <w:rPr>
                <w:rFonts w:ascii="Cambria Math" w:hAnsi="Cambria Math"/>
                <w:i/>
                <w:lang w:eastAsia="en-GB"/>
              </w:rPr>
            </m:ctrlPr>
          </m:sSubPr>
          <m:e>
            <m:r>
              <w:rPr>
                <w:rFonts w:ascii="Cambria Math" w:hAnsi="Cambria Math"/>
                <w:lang w:eastAsia="en-GB"/>
              </w:rPr>
              <m:t>GenerationOfferBlocks</m:t>
            </m:r>
          </m:e>
          <m:sub>
            <m:r>
              <w:rPr>
                <w:rFonts w:ascii="Cambria Math" w:hAnsi="Cambria Math"/>
                <w:lang w:eastAsia="en-GB"/>
              </w:rPr>
              <m:t>g</m:t>
            </m:r>
          </m:sub>
        </m:sSub>
        <m:r>
          <w:rPr>
            <w:rFonts w:ascii="Cambria Math" w:hAnsi="Cambria Math"/>
            <w:lang w:eastAsia="en-GB"/>
          </w:rPr>
          <m:t xml:space="preserve">    ∀ g∈OFFERS</m:t>
        </m:r>
      </m:oMath>
    </w:p>
    <w:p w14:paraId="5396A73C" w14:textId="5D1C4960" w:rsidR="00D130B0" w:rsidRDefault="00D130B0" w:rsidP="00714039">
      <w:pPr>
        <w:pStyle w:val="BodyText"/>
        <w:tabs>
          <w:tab w:val="left" w:pos="851"/>
        </w:tabs>
        <w:ind w:left="851" w:hanging="851"/>
        <w:rPr>
          <w:lang w:eastAsia="en-GB"/>
        </w:rPr>
      </w:pPr>
    </w:p>
    <w:p w14:paraId="6C1B6434" w14:textId="24543DF7" w:rsidR="00D130B0" w:rsidRDefault="0090591B" w:rsidP="00687015">
      <w:pPr>
        <w:pStyle w:val="Heading5"/>
        <w:jc w:val="left"/>
      </w:pPr>
      <m:oMath>
        <m:r>
          <w:rPr>
            <w:rFonts w:ascii="Cambria Math" w:hAnsi="Cambria Math"/>
          </w:rPr>
          <m:t>GenerationChange</m:t>
        </m:r>
        <m:sSub>
          <m:sSubPr>
            <m:ctrlPr>
              <w:rPr>
                <w:rFonts w:ascii="Cambria Math" w:hAnsi="Cambria Math"/>
              </w:rPr>
            </m:ctrlPr>
          </m:sSubPr>
          <m:e>
            <m:r>
              <m:rPr>
                <m:sty m:val="p"/>
              </m:rPr>
              <w:rPr>
                <w:rFonts w:ascii="Cambria Math" w:hAnsi="Cambria Math"/>
              </w:rPr>
              <m:t>1</m:t>
            </m:r>
          </m:e>
          <m:sub>
            <m:r>
              <w:rPr>
                <w:rFonts w:ascii="Cambria Math" w:hAnsi="Cambria Math"/>
              </w:rPr>
              <m:t>g</m:t>
            </m:r>
          </m:sub>
        </m:sSub>
        <m:r>
          <m:rPr>
            <m:sty m:val="p"/>
          </m:rPr>
          <w:rPr>
            <w:rFonts w:ascii="Cambria Math" w:hAnsi="Cambria Math"/>
          </w:rPr>
          <m:t>-</m:t>
        </m:r>
        <m:r>
          <w:rPr>
            <w:rFonts w:ascii="Cambria Math" w:hAnsi="Cambria Math"/>
          </w:rPr>
          <m:t>GenerationChange</m:t>
        </m:r>
        <m:sSub>
          <m:sSubPr>
            <m:ctrlPr>
              <w:rPr>
                <w:rFonts w:ascii="Cambria Math" w:hAnsi="Cambria Math"/>
              </w:rPr>
            </m:ctrlPr>
          </m:sSubPr>
          <m:e>
            <m:r>
              <m:rPr>
                <m:sty m:val="p"/>
              </m:rPr>
              <w:rPr>
                <w:rFonts w:ascii="Cambria Math" w:hAnsi="Cambria Math"/>
              </w:rPr>
              <m:t>2</m:t>
            </m:r>
          </m:e>
          <m:sub>
            <m:r>
              <w:rPr>
                <w:rFonts w:ascii="Cambria Math" w:hAnsi="Cambria Math"/>
              </w:rPr>
              <m:t>g</m:t>
            </m:r>
          </m:sub>
        </m:sSub>
      </m:oMath>
    </w:p>
    <w:p w14:paraId="5F7E1CD2" w14:textId="09686224" w:rsidR="0090591B" w:rsidRPr="00687015" w:rsidRDefault="0090591B" w:rsidP="00687015">
      <w:pPr>
        <w:pStyle w:val="BodyText"/>
        <w:jc w:val="left"/>
      </w:pPr>
      <m:oMathPara>
        <m:oMathParaPr>
          <m:jc m:val="left"/>
        </m:oMathParaPr>
        <m:oMath>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Generation</m:t>
                  </m:r>
                </m:e>
                <m:sub>
                  <m:r>
                    <w:rPr>
                      <w:rFonts w:ascii="Cambria Math" w:hAnsi="Cambria Math"/>
                    </w:rPr>
                    <m:t>g</m:t>
                  </m:r>
                </m:sub>
              </m:sSub>
              <m:r>
                <m:rPr>
                  <m:sty m:val="p"/>
                </m:rPr>
                <w:rPr>
                  <w:rFonts w:ascii="Cambria Math" w:hAnsi="Cambria Math"/>
                </w:rPr>
                <m:t>-</m:t>
              </m:r>
              <m:sSubSup>
                <m:sSubSupPr>
                  <m:ctrlPr>
                    <w:rPr>
                      <w:rFonts w:ascii="Cambria Math" w:hAnsi="Cambria Math"/>
                    </w:rPr>
                  </m:ctrlPr>
                </m:sSubSupPr>
                <m:e>
                  <m:r>
                    <w:rPr>
                      <w:rFonts w:ascii="Cambria Math" w:hAnsi="Cambria Math"/>
                    </w:rPr>
                    <m:t>Generation</m:t>
                  </m:r>
                </m:e>
                <m:sub>
                  <m:r>
                    <w:rPr>
                      <w:rFonts w:ascii="Cambria Math" w:hAnsi="Cambria Math"/>
                    </w:rPr>
                    <m:t>g</m:t>
                  </m:r>
                </m:sub>
                <m:sup>
                  <m:r>
                    <w:rPr>
                      <w:rFonts w:ascii="Cambria Math" w:hAnsi="Cambria Math"/>
                    </w:rPr>
                    <m:t>Start</m:t>
                  </m:r>
                </m:sup>
              </m:sSubSup>
            </m:e>
          </m:d>
        </m:oMath>
      </m:oMathPara>
    </w:p>
    <w:p w14:paraId="0489AC30" w14:textId="59CDF85A" w:rsidR="0090591B" w:rsidRPr="00687015" w:rsidRDefault="0090591B" w:rsidP="00687015">
      <w:pPr>
        <w:pStyle w:val="BodyText"/>
        <w:tabs>
          <w:tab w:val="left" w:pos="851"/>
        </w:tabs>
        <w:ind w:left="851" w:hanging="851"/>
        <w:jc w:val="left"/>
      </w:pPr>
      <m:oMathPara>
        <m:oMathParaPr>
          <m:jc m:val="left"/>
        </m:oMathParaPr>
        <m:oMath>
          <m:r>
            <w:rPr>
              <w:rFonts w:ascii="Cambria Math" w:hAnsi="Cambria Math"/>
              <w:lang w:eastAsia="en-GB"/>
            </w:rPr>
            <m:t xml:space="preserve">∀ g∈OFFERS </m:t>
          </m:r>
          <m:r>
            <m:rPr>
              <m:sty m:val="b"/>
            </m:rPr>
            <w:rPr>
              <w:rFonts w:ascii="Cambria Math" w:hAnsi="Cambria Math"/>
              <w:lang w:eastAsia="en-GB"/>
            </w:rPr>
            <m:t>where</m:t>
          </m:r>
          <m:r>
            <w:rPr>
              <w:rFonts w:ascii="Cambria Math" w:hAnsi="Cambria Math"/>
              <w:lang w:eastAsia="en-GB"/>
            </w:rPr>
            <m:t xml:space="preserve"> ScheduleType= </m:t>
          </m:r>
          <m:r>
            <m:rPr>
              <m:sty m:val="p"/>
            </m:rPr>
            <w:rPr>
              <w:rFonts w:ascii="Cambria Math" w:hAnsi="Cambria Math"/>
              <w:lang w:eastAsia="en-GB"/>
            </w:rPr>
            <m:t>Real Time Dispatch</m:t>
          </m:r>
        </m:oMath>
      </m:oMathPara>
    </w:p>
    <w:p w14:paraId="3B9E839B" w14:textId="77777777" w:rsidR="00D130B0" w:rsidRDefault="00D130B0" w:rsidP="0090591B">
      <w:pPr>
        <w:pStyle w:val="BodyText"/>
        <w:tabs>
          <w:tab w:val="left" w:pos="851"/>
        </w:tabs>
        <w:rPr>
          <w:lang w:eastAsia="en-GB"/>
        </w:rPr>
      </w:pPr>
    </w:p>
    <w:p w14:paraId="5D1AE43E" w14:textId="4168DF95" w:rsidR="00714039" w:rsidRPr="00D404B4" w:rsidRDefault="00714039" w:rsidP="00EB6BED">
      <w:pPr>
        <w:pStyle w:val="Heading5"/>
      </w:pPr>
      <w:r w:rsidRPr="00D404B4">
        <w:t xml:space="preserve"> </w:t>
      </w:r>
      <m:oMath>
        <m:sSub>
          <m:sSubPr>
            <m:ctrlPr>
              <w:rPr>
                <w:rFonts w:ascii="Cambria Math" w:hAnsi="Cambria Math"/>
              </w:rPr>
            </m:ctrlPr>
          </m:sSubPr>
          <m:e>
            <m:r>
              <w:rPr>
                <w:rFonts w:ascii="Cambria Math" w:hAnsi="Cambria Math"/>
              </w:rPr>
              <m:t>Generation</m:t>
            </m:r>
          </m:e>
          <m:sub>
            <m:r>
              <w:rPr>
                <w:rFonts w:ascii="Cambria Math" w:hAnsi="Cambria Math"/>
              </w:rPr>
              <m:t>g</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GenerationOfferBlock</m:t>
                </m:r>
              </m:e>
              <m:sub>
                <m:r>
                  <w:rPr>
                    <w:rFonts w:ascii="Cambria Math" w:hAnsi="Cambria Math"/>
                  </w:rPr>
                  <m:t>g</m:t>
                </m:r>
              </m:sub>
            </m:sSub>
          </m:sup>
          <m:e>
            <m:sSub>
              <m:sSubPr>
                <m:ctrlPr>
                  <w:rPr>
                    <w:rFonts w:ascii="Cambria Math" w:hAnsi="Cambria Math"/>
                  </w:rPr>
                </m:ctrlPr>
              </m:sSubPr>
              <m:e>
                <m:r>
                  <w:rPr>
                    <w:rFonts w:ascii="Cambria Math" w:hAnsi="Cambria Math"/>
                  </w:rPr>
                  <m:t>GenerationBlock</m:t>
                </m:r>
              </m:e>
              <m:sub>
                <m:r>
                  <w:rPr>
                    <w:rFonts w:ascii="Cambria Math" w:hAnsi="Cambria Math"/>
                  </w:rPr>
                  <m:t>g</m:t>
                </m:r>
                <m:r>
                  <m:rPr>
                    <m:sty m:val="p"/>
                  </m:rPr>
                  <w:rPr>
                    <w:rFonts w:ascii="Cambria Math" w:hAnsi="Cambria Math"/>
                  </w:rPr>
                  <m:t xml:space="preserve">, </m:t>
                </m:r>
                <m:r>
                  <w:rPr>
                    <w:rFonts w:ascii="Cambria Math" w:hAnsi="Cambria Math"/>
                  </w:rPr>
                  <m:t>j</m:t>
                </m:r>
              </m:sub>
            </m:sSub>
          </m:e>
        </m:nary>
        <m:r>
          <m:rPr>
            <m:sty m:val="p"/>
          </m:rPr>
          <w:rPr>
            <w:rFonts w:ascii="Cambria Math" w:hAnsi="Cambria Math"/>
          </w:rPr>
          <m:t xml:space="preserve">  </m:t>
        </m:r>
      </m:oMath>
    </w:p>
    <w:p w14:paraId="6BB30A1E" w14:textId="77777777" w:rsidR="00714039" w:rsidRPr="00EF3450" w:rsidRDefault="00714039" w:rsidP="00714039">
      <w:pPr>
        <w:pStyle w:val="BodyText"/>
        <w:tabs>
          <w:tab w:val="left" w:pos="851"/>
        </w:tabs>
        <w:ind w:left="851" w:hanging="851"/>
        <w:rPr>
          <w:lang w:eastAsia="en-GB"/>
        </w:rPr>
      </w:pPr>
      <w:r w:rsidRPr="00D404B4">
        <w:rPr>
          <w:lang w:eastAsia="en-GB"/>
        </w:rPr>
        <w:tab/>
      </w:r>
      <w:r w:rsidRPr="00D404B4">
        <w:rPr>
          <w:lang w:eastAsia="en-GB"/>
        </w:rPr>
        <w:tab/>
      </w:r>
      <m:oMath>
        <m:r>
          <w:rPr>
            <w:rFonts w:ascii="Cambria Math" w:hAnsi="Cambria Math"/>
            <w:lang w:eastAsia="en-GB"/>
          </w:rPr>
          <m:t>∀ g∈OFFERS</m:t>
        </m:r>
      </m:oMath>
    </w:p>
    <w:p w14:paraId="4E981ACE" w14:textId="77777777" w:rsidR="00714039" w:rsidRPr="00FB5177" w:rsidRDefault="00714039" w:rsidP="00714039">
      <w:pPr>
        <w:pStyle w:val="BodyText"/>
        <w:tabs>
          <w:tab w:val="left" w:pos="851"/>
        </w:tabs>
        <w:ind w:left="851" w:hanging="851"/>
        <w:rPr>
          <w:lang w:eastAsia="en-GB"/>
        </w:rPr>
      </w:pPr>
    </w:p>
    <w:p w14:paraId="3C493F0E" w14:textId="70FC10F9" w:rsidR="00714039" w:rsidRPr="00D404B4" w:rsidRDefault="00714039" w:rsidP="00EB6BED">
      <w:pPr>
        <w:pStyle w:val="Heading5"/>
      </w:pPr>
      <w:r w:rsidRPr="00D404B4">
        <w:t xml:space="preserve"> </w:t>
      </w:r>
      <m:oMath>
        <m:sSub>
          <m:sSubPr>
            <m:ctrlPr>
              <w:rPr>
                <w:rFonts w:ascii="Cambria Math" w:hAnsi="Cambria Math"/>
              </w:rPr>
            </m:ctrlPr>
          </m:sSubPr>
          <m:e>
            <m:r>
              <w:rPr>
                <w:rFonts w:ascii="Cambria Math" w:hAnsi="Cambria Math"/>
              </w:rPr>
              <m:t>Generation</m:t>
            </m:r>
          </m:e>
          <m:sub>
            <m:r>
              <w:rPr>
                <w:rFonts w:ascii="Cambria Math" w:hAnsi="Cambria Math"/>
              </w:rPr>
              <m:t>g</m:t>
            </m:r>
          </m:sub>
        </m:sSub>
        <m:r>
          <m:rPr>
            <m:sty m:val="p"/>
          </m:rPr>
          <w:rPr>
            <w:rFonts w:ascii="Cambria Math" w:hAnsi="Cambria Math"/>
          </w:rPr>
          <m:t>≤</m:t>
        </m:r>
        <m:r>
          <w:rPr>
            <w:rFonts w:ascii="Cambria Math" w:hAnsi="Cambria Math"/>
          </w:rPr>
          <m:t>PotentialM</m:t>
        </m:r>
        <m:sSub>
          <m:sSubPr>
            <m:ctrlPr>
              <w:rPr>
                <w:rFonts w:ascii="Cambria Math" w:hAnsi="Cambria Math"/>
              </w:rPr>
            </m:ctrlPr>
          </m:sSubPr>
          <m:e>
            <m:r>
              <w:rPr>
                <w:rFonts w:ascii="Cambria Math" w:hAnsi="Cambria Math"/>
              </w:rPr>
              <m:t>W</m:t>
            </m:r>
          </m:e>
          <m:sub>
            <m:r>
              <w:rPr>
                <w:rFonts w:ascii="Cambria Math" w:hAnsi="Cambria Math"/>
              </w:rPr>
              <m:t>g</m:t>
            </m:r>
          </m:sub>
        </m:sSub>
      </m:oMath>
    </w:p>
    <w:p w14:paraId="6104DD57" w14:textId="77777777" w:rsidR="00714039" w:rsidRPr="00D404B4" w:rsidRDefault="00714039" w:rsidP="00714039">
      <w:pPr>
        <w:pStyle w:val="BodyText"/>
        <w:tabs>
          <w:tab w:val="left" w:pos="851"/>
        </w:tabs>
        <w:ind w:left="851" w:hanging="851"/>
        <w:rPr>
          <w:lang w:eastAsia="en-GB"/>
        </w:rPr>
      </w:pPr>
      <w:r w:rsidRPr="00D404B4">
        <w:rPr>
          <w:lang w:eastAsia="en-GB"/>
        </w:rPr>
        <w:tab/>
      </w:r>
      <w:r w:rsidRPr="00D404B4">
        <w:rPr>
          <w:lang w:eastAsia="en-GB"/>
        </w:rPr>
        <w:tab/>
      </w:r>
      <m:oMath>
        <m:r>
          <w:rPr>
            <w:rFonts w:ascii="Cambria Math" w:hAnsi="Cambria Math"/>
            <w:lang w:eastAsia="en-GB"/>
          </w:rPr>
          <m:t>∀ g∈WINDGENERATORS</m:t>
        </m:r>
      </m:oMath>
    </w:p>
    <w:p w14:paraId="12AC49F8" w14:textId="77777777" w:rsidR="00714039" w:rsidRPr="00D404B4" w:rsidRDefault="00714039" w:rsidP="00714039">
      <w:pPr>
        <w:pStyle w:val="BodyText"/>
        <w:tabs>
          <w:tab w:val="left" w:pos="851"/>
        </w:tabs>
        <w:rPr>
          <w:lang w:eastAsia="en-GB"/>
        </w:rPr>
      </w:pPr>
    </w:p>
    <w:p w14:paraId="769E7021" w14:textId="7F9E15D9" w:rsidR="00714039" w:rsidRPr="00D404B4" w:rsidRDefault="00714039" w:rsidP="00EB6BED">
      <w:pPr>
        <w:pStyle w:val="Heading5"/>
      </w:pPr>
      <w:r w:rsidRPr="00D404B4">
        <w:t xml:space="preserve"> </w:t>
      </w:r>
      <m:oMath>
        <m:sSub>
          <m:sSubPr>
            <m:ctrlPr>
              <w:rPr>
                <w:rFonts w:ascii="Cambria Math" w:hAnsi="Cambria Math"/>
              </w:rPr>
            </m:ctrlPr>
          </m:sSubPr>
          <m:e>
            <m:r>
              <m:rPr>
                <m:sty m:val="p"/>
              </m:rPr>
              <w:rPr>
                <w:rFonts w:ascii="Cambria Math" w:hAnsi="Cambria Math"/>
              </w:rPr>
              <m:t>0≤</m:t>
            </m:r>
            <m:r>
              <w:rPr>
                <w:rFonts w:ascii="Cambria Math" w:hAnsi="Cambria Math"/>
              </w:rPr>
              <m:t>DemandBlock</m:t>
            </m:r>
          </m:e>
          <m:sub>
            <m:r>
              <w:rPr>
                <w:rFonts w:ascii="Cambria Math" w:hAnsi="Cambria Math"/>
              </w:rPr>
              <m:t>db</m:t>
            </m:r>
            <m:r>
              <m:rPr>
                <m:sty m:val="p"/>
              </m:rPr>
              <w:rPr>
                <w:rFonts w:ascii="Cambria Math" w:hAnsi="Cambria Math"/>
              </w:rPr>
              <m:t xml:space="preserve">, </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DemandBidMW</m:t>
            </m:r>
          </m:e>
          <m:sub>
            <m:r>
              <w:rPr>
                <w:rFonts w:ascii="Cambria Math" w:hAnsi="Cambria Math"/>
              </w:rPr>
              <m:t>db</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oMath>
    </w:p>
    <w:p w14:paraId="3740954E" w14:textId="6EB914B9" w:rsidR="00714039" w:rsidRPr="00D404B4" w:rsidRDefault="00714039" w:rsidP="00714039">
      <w:pPr>
        <w:pStyle w:val="BodyText"/>
        <w:tabs>
          <w:tab w:val="left" w:pos="851"/>
        </w:tabs>
        <w:ind w:left="851" w:hanging="851"/>
        <w:rPr>
          <w:lang w:eastAsia="en-GB"/>
        </w:rPr>
      </w:pPr>
      <w:r w:rsidRPr="00D404B4">
        <w:rPr>
          <w:lang w:eastAsia="en-GB"/>
        </w:rPr>
        <w:tab/>
      </w:r>
      <m:oMath>
        <m:r>
          <w:rPr>
            <w:rFonts w:ascii="Cambria Math" w:hAnsi="Cambria Math"/>
            <w:lang w:eastAsia="en-GB"/>
          </w:rPr>
          <m:t xml:space="preserve"> </m:t>
        </m:r>
      </m:oMath>
      <w:r w:rsidRPr="00D404B4">
        <w:rPr>
          <w:lang w:eastAsia="en-GB"/>
        </w:rPr>
        <w:t xml:space="preserve">if </w:t>
      </w:r>
      <m:oMath>
        <m:sSub>
          <m:sSubPr>
            <m:ctrlPr>
              <w:rPr>
                <w:rFonts w:ascii="Cambria Math" w:hAnsi="Cambria Math"/>
                <w:i/>
                <w:lang w:eastAsia="en-GB"/>
              </w:rPr>
            </m:ctrlPr>
          </m:sSubPr>
          <m:e>
            <m:r>
              <w:rPr>
                <w:rFonts w:ascii="Cambria Math" w:hAnsi="Cambria Math"/>
                <w:lang w:eastAsia="en-GB"/>
              </w:rPr>
              <m:t>DemandBidMW</m:t>
            </m:r>
          </m:e>
          <m:sub>
            <m:r>
              <w:rPr>
                <w:rFonts w:ascii="Cambria Math" w:hAnsi="Cambria Math"/>
                <w:lang w:eastAsia="en-GB"/>
              </w:rPr>
              <m:t>db,j</m:t>
            </m:r>
          </m:sub>
        </m:sSub>
        <m:r>
          <w:rPr>
            <w:rFonts w:ascii="Cambria Math" w:hAnsi="Cambria Math"/>
            <w:lang w:eastAsia="en-GB"/>
          </w:rPr>
          <m:t>≥0</m:t>
        </m:r>
      </m:oMath>
      <w:r>
        <w:rPr>
          <w:lang w:eastAsia="en-GB"/>
        </w:rPr>
        <w:t xml:space="preserve">, </w:t>
      </w:r>
      <w:r w:rsidRPr="00D404B4">
        <w:rPr>
          <w:lang w:eastAsia="en-GB"/>
        </w:rPr>
        <w:tab/>
        <w:t xml:space="preserve"> </w:t>
      </w:r>
      <m:oMath>
        <m:r>
          <w:rPr>
            <w:rFonts w:ascii="Cambria Math" w:hAnsi="Cambria Math"/>
            <w:lang w:eastAsia="en-GB"/>
          </w:rPr>
          <m:t>j=1,…</m:t>
        </m:r>
        <m:sSub>
          <m:sSubPr>
            <m:ctrlPr>
              <w:rPr>
                <w:rFonts w:ascii="Cambria Math" w:hAnsi="Cambria Math"/>
                <w:i/>
                <w:lang w:eastAsia="en-GB"/>
              </w:rPr>
            </m:ctrlPr>
          </m:sSubPr>
          <m:e>
            <m:r>
              <w:rPr>
                <w:rFonts w:ascii="Cambria Math" w:hAnsi="Cambria Math"/>
                <w:lang w:eastAsia="en-GB"/>
              </w:rPr>
              <m:t>DemandBidBlocks</m:t>
            </m:r>
          </m:e>
          <m:sub>
            <m:r>
              <w:rPr>
                <w:rFonts w:ascii="Cambria Math" w:hAnsi="Cambria Math"/>
                <w:lang w:eastAsia="en-GB"/>
              </w:rPr>
              <m:t>db</m:t>
            </m:r>
          </m:sub>
        </m:sSub>
      </m:oMath>
      <w:r w:rsidRPr="00D404B4">
        <w:rPr>
          <w:lang w:eastAsia="en-GB"/>
        </w:rPr>
        <w:t xml:space="preserve"> </w:t>
      </w:r>
      <m:oMath>
        <m:r>
          <w:rPr>
            <w:rFonts w:ascii="Cambria Math" w:hAnsi="Cambria Math"/>
            <w:lang w:eastAsia="en-GB"/>
          </w:rPr>
          <m:t>∀db∈BIDS</m:t>
        </m:r>
      </m:oMath>
    </w:p>
    <w:p w14:paraId="43AC99CB" w14:textId="08087E35" w:rsidR="00714039" w:rsidRDefault="00714039" w:rsidP="00714039">
      <w:pPr>
        <w:pStyle w:val="BodyText"/>
        <w:tabs>
          <w:tab w:val="left" w:pos="851"/>
        </w:tabs>
        <w:ind w:left="851" w:hanging="851"/>
        <w:jc w:val="left"/>
        <w:rPr>
          <w:lang w:eastAsia="en-GB"/>
        </w:rPr>
      </w:pPr>
    </w:p>
    <w:p w14:paraId="4F94CD06" w14:textId="6F56383C" w:rsidR="00714039" w:rsidRPr="00D404B4" w:rsidRDefault="00EA7BDF" w:rsidP="00885689">
      <w:pPr>
        <w:pStyle w:val="Heading5"/>
      </w:pPr>
      <m:oMath>
        <m:sSub>
          <m:sSubPr>
            <m:ctrlPr>
              <w:rPr>
                <w:rFonts w:ascii="Cambria Math" w:hAnsi="Cambria Math"/>
              </w:rPr>
            </m:ctrlPr>
          </m:sSubPr>
          <m:e>
            <m:r>
              <m:rPr>
                <m:sty m:val="p"/>
              </m:rPr>
              <w:rPr>
                <w:rFonts w:ascii="Cambria Math" w:hAnsi="Cambria Math"/>
              </w:rPr>
              <m:t>0≥</m:t>
            </m:r>
            <m:r>
              <w:rPr>
                <w:rFonts w:ascii="Cambria Math" w:hAnsi="Cambria Math"/>
              </w:rPr>
              <m:t>DemandBlock</m:t>
            </m:r>
          </m:e>
          <m:sub>
            <m:r>
              <w:rPr>
                <w:rFonts w:ascii="Cambria Math" w:hAnsi="Cambria Math"/>
              </w:rPr>
              <m:t>db</m:t>
            </m:r>
            <m:r>
              <m:rPr>
                <m:sty m:val="p"/>
              </m:rPr>
              <w:rPr>
                <w:rFonts w:ascii="Cambria Math" w:hAnsi="Cambria Math"/>
              </w:rPr>
              <m:t xml:space="preserve">, </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DemandBidMW</m:t>
            </m:r>
          </m:e>
          <m:sub>
            <m:r>
              <w:rPr>
                <w:rFonts w:ascii="Cambria Math" w:hAnsi="Cambria Math"/>
              </w:rPr>
              <m:t>db</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oMath>
    </w:p>
    <w:p w14:paraId="1A8A3593" w14:textId="49C9DA3E" w:rsidR="00714039" w:rsidRPr="00CF2BB1" w:rsidRDefault="00714039" w:rsidP="00714039">
      <w:pPr>
        <w:pStyle w:val="BodyText"/>
        <w:tabs>
          <w:tab w:val="left" w:pos="851"/>
        </w:tabs>
        <w:ind w:left="851" w:hanging="851"/>
        <w:jc w:val="left"/>
        <w:rPr>
          <w:lang w:eastAsia="en-GB"/>
        </w:rPr>
      </w:pPr>
      <w:r w:rsidRPr="00D404B4">
        <w:rPr>
          <w:lang w:eastAsia="en-GB"/>
        </w:rPr>
        <w:tab/>
      </w:r>
      <w:r w:rsidRPr="00D404B4">
        <w:rPr>
          <w:lang w:eastAsia="en-GB"/>
        </w:rPr>
        <w:tab/>
      </w:r>
      <m:oMath>
        <m:r>
          <w:rPr>
            <w:rFonts w:ascii="Cambria Math" w:hAnsi="Cambria Math"/>
            <w:lang w:eastAsia="en-GB"/>
          </w:rPr>
          <m:t xml:space="preserve">  </m:t>
        </m:r>
      </m:oMath>
      <w:r w:rsidRPr="00D404B4">
        <w:rPr>
          <w:lang w:eastAsia="en-GB"/>
        </w:rPr>
        <w:t xml:space="preserve">if </w:t>
      </w:r>
      <m:oMath>
        <m:sSub>
          <m:sSubPr>
            <m:ctrlPr>
              <w:rPr>
                <w:rFonts w:ascii="Cambria Math" w:hAnsi="Cambria Math"/>
                <w:i/>
                <w:lang w:eastAsia="en-GB"/>
              </w:rPr>
            </m:ctrlPr>
          </m:sSubPr>
          <m:e>
            <m:r>
              <w:rPr>
                <w:rFonts w:ascii="Cambria Math" w:hAnsi="Cambria Math"/>
                <w:lang w:eastAsia="en-GB"/>
              </w:rPr>
              <m:t>DemandBidMW</m:t>
            </m:r>
          </m:e>
          <m:sub>
            <m:r>
              <w:rPr>
                <w:rFonts w:ascii="Cambria Math" w:hAnsi="Cambria Math"/>
                <w:lang w:eastAsia="en-GB"/>
              </w:rPr>
              <m:t>db,j</m:t>
            </m:r>
          </m:sub>
        </m:sSub>
        <m:r>
          <w:rPr>
            <w:rFonts w:ascii="Cambria Math" w:hAnsi="Cambria Math"/>
            <w:lang w:eastAsia="en-GB"/>
          </w:rPr>
          <m:t>≤0</m:t>
        </m:r>
      </m:oMath>
      <w:r>
        <w:rPr>
          <w:lang w:eastAsia="en-GB"/>
        </w:rPr>
        <w:t xml:space="preserve">, </w:t>
      </w:r>
      <w:r w:rsidRPr="00D404B4">
        <w:rPr>
          <w:lang w:eastAsia="en-GB"/>
        </w:rPr>
        <w:tab/>
        <w:t xml:space="preserve"> </w:t>
      </w:r>
      <m:oMath>
        <m:r>
          <w:rPr>
            <w:rFonts w:ascii="Cambria Math" w:hAnsi="Cambria Math"/>
            <w:lang w:eastAsia="en-GB"/>
          </w:rPr>
          <m:t>j=1,…</m:t>
        </m:r>
        <m:sSub>
          <m:sSubPr>
            <m:ctrlPr>
              <w:rPr>
                <w:rFonts w:ascii="Cambria Math" w:hAnsi="Cambria Math"/>
                <w:i/>
                <w:lang w:eastAsia="en-GB"/>
              </w:rPr>
            </m:ctrlPr>
          </m:sSubPr>
          <m:e>
            <m:r>
              <w:rPr>
                <w:rFonts w:ascii="Cambria Math" w:hAnsi="Cambria Math"/>
                <w:lang w:eastAsia="en-GB"/>
              </w:rPr>
              <m:t>DemandBidBlocks</m:t>
            </m:r>
          </m:e>
          <m:sub>
            <m:r>
              <w:rPr>
                <w:rFonts w:ascii="Cambria Math" w:hAnsi="Cambria Math"/>
                <w:lang w:eastAsia="en-GB"/>
              </w:rPr>
              <m:t>db</m:t>
            </m:r>
          </m:sub>
        </m:sSub>
      </m:oMath>
      <w:r w:rsidRPr="00D404B4">
        <w:rPr>
          <w:lang w:eastAsia="en-GB"/>
        </w:rPr>
        <w:t xml:space="preserve"> </w:t>
      </w:r>
      <m:oMath>
        <m:r>
          <w:rPr>
            <w:rFonts w:ascii="Cambria Math" w:hAnsi="Cambria Math"/>
            <w:lang w:eastAsia="en-GB"/>
          </w:rPr>
          <m:t>∀db∈BIDS</m:t>
        </m:r>
      </m:oMath>
    </w:p>
    <w:p w14:paraId="7735EC39" w14:textId="77777777" w:rsidR="002932D6" w:rsidRPr="00CF2BB1" w:rsidRDefault="002932D6" w:rsidP="00714039">
      <w:pPr>
        <w:pStyle w:val="BodyText"/>
        <w:tabs>
          <w:tab w:val="left" w:pos="851"/>
        </w:tabs>
        <w:ind w:left="851" w:hanging="851"/>
        <w:jc w:val="left"/>
        <w:rPr>
          <w:lang w:eastAsia="en-GB"/>
        </w:rPr>
      </w:pPr>
    </w:p>
    <w:p w14:paraId="27AC7745" w14:textId="3A96D6BC" w:rsidR="002932D6" w:rsidRPr="00D404B4" w:rsidRDefault="002932D6" w:rsidP="002932D6">
      <w:pPr>
        <w:pStyle w:val="Heading5"/>
      </w:pPr>
      <w:r w:rsidRPr="00D404B4">
        <w:t xml:space="preserve"> </w:t>
      </w:r>
      <m:oMath>
        <m:sSub>
          <m:sSubPr>
            <m:ctrlPr>
              <w:rPr>
                <w:rFonts w:ascii="Cambria Math" w:hAnsi="Cambria Math"/>
              </w:rPr>
            </m:ctrlPr>
          </m:sSubPr>
          <m:e>
            <m:r>
              <w:rPr>
                <w:rFonts w:ascii="Cambria Math" w:hAnsi="Cambria Math"/>
              </w:rPr>
              <m:t>DemandBlock</m:t>
            </m:r>
          </m:e>
          <m:sub>
            <m:r>
              <w:rPr>
                <w:rFonts w:ascii="Cambria Math" w:hAnsi="Cambria Math"/>
              </w:rPr>
              <m:t>db</m:t>
            </m:r>
            <m:r>
              <m:rPr>
                <m:sty m:val="p"/>
              </m:rPr>
              <w:rPr>
                <w:rFonts w:ascii="Cambria Math" w:hAnsi="Cambria Math"/>
              </w:rPr>
              <m:t xml:space="preserve">, </m:t>
            </m:r>
            <m:r>
              <w:rPr>
                <w:rFonts w:ascii="Cambria Math" w:hAnsi="Cambria Math"/>
              </w:rPr>
              <m:t>j</m:t>
            </m:r>
          </m:sub>
        </m:sSub>
        <m:r>
          <w:rPr>
            <w:rFonts w:ascii="Cambria Math" w:hAnsi="Cambria Math"/>
          </w:rPr>
          <m:t>=BlockMustFullyClea</m:t>
        </m:r>
        <m:sSub>
          <m:sSubPr>
            <m:ctrlPr>
              <w:rPr>
                <w:rFonts w:ascii="Cambria Math" w:hAnsi="Cambria Math"/>
                <w:i/>
              </w:rPr>
            </m:ctrlPr>
          </m:sSubPr>
          <m:e>
            <m:r>
              <w:rPr>
                <w:rFonts w:ascii="Cambria Math" w:hAnsi="Cambria Math"/>
              </w:rPr>
              <m:t>r</m:t>
            </m:r>
          </m:e>
          <m:sub>
            <m:r>
              <w:rPr>
                <w:rFonts w:ascii="Cambria Math" w:hAnsi="Cambria Math"/>
              </w:rPr>
              <m:t>db,j</m:t>
            </m:r>
          </m:sub>
        </m:sSub>
        <m:r>
          <w:rPr>
            <w:rFonts w:ascii="Cambria Math" w:hAnsi="Cambria Math"/>
          </w:rPr>
          <m:t>×</m:t>
        </m:r>
        <m:sSub>
          <m:sSubPr>
            <m:ctrlPr>
              <w:rPr>
                <w:rFonts w:ascii="Cambria Math" w:hAnsi="Cambria Math"/>
              </w:rPr>
            </m:ctrlPr>
          </m:sSubPr>
          <m:e>
            <m:r>
              <w:rPr>
                <w:rFonts w:ascii="Cambria Math" w:hAnsi="Cambria Math"/>
              </w:rPr>
              <m:t>DemandBidMW</m:t>
            </m:r>
          </m:e>
          <m:sub>
            <m:r>
              <w:rPr>
                <w:rFonts w:ascii="Cambria Math" w:hAnsi="Cambria Math"/>
              </w:rPr>
              <m:t>db</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oMath>
    </w:p>
    <w:p w14:paraId="1E6861A5" w14:textId="269FAFAF" w:rsidR="002932D6" w:rsidRPr="002932D6" w:rsidRDefault="002932D6" w:rsidP="002932D6">
      <w:pPr>
        <w:pStyle w:val="BodyText"/>
        <w:tabs>
          <w:tab w:val="left" w:pos="851"/>
        </w:tabs>
        <w:ind w:left="851" w:hanging="851"/>
        <w:jc w:val="center"/>
        <w:rPr>
          <w:i/>
          <w:iCs/>
          <w:lang w:eastAsia="en-GB"/>
        </w:rPr>
      </w:pPr>
      <m:oMath>
        <m:r>
          <w:rPr>
            <w:rFonts w:ascii="Cambria Math" w:hAnsi="Cambria Math"/>
            <w:lang w:eastAsia="en-GB"/>
          </w:rPr>
          <m:t>j=1,…</m:t>
        </m:r>
        <m:sSub>
          <m:sSubPr>
            <m:ctrlPr>
              <w:rPr>
                <w:rFonts w:ascii="Cambria Math" w:hAnsi="Cambria Math"/>
                <w:i/>
                <w:lang w:eastAsia="en-GB"/>
              </w:rPr>
            </m:ctrlPr>
          </m:sSubPr>
          <m:e>
            <m:r>
              <w:rPr>
                <w:rFonts w:ascii="Cambria Math" w:hAnsi="Cambria Math"/>
                <w:lang w:eastAsia="en-GB"/>
              </w:rPr>
              <m:t>DemandBidBlocks</m:t>
            </m:r>
          </m:e>
          <m:sub>
            <m:r>
              <w:rPr>
                <w:rFonts w:ascii="Cambria Math" w:hAnsi="Cambria Math"/>
                <w:lang w:eastAsia="en-GB"/>
              </w:rPr>
              <m:t>db</m:t>
            </m:r>
          </m:sub>
        </m:sSub>
      </m:oMath>
      <w:r w:rsidRPr="00D404B4">
        <w:rPr>
          <w:lang w:eastAsia="en-GB"/>
        </w:rPr>
        <w:t xml:space="preserve"> </w:t>
      </w:r>
      <m:oMath>
        <m:r>
          <w:rPr>
            <w:rFonts w:ascii="Cambria Math" w:hAnsi="Cambria Math"/>
            <w:lang w:eastAsia="en-GB"/>
          </w:rPr>
          <m:t>∀db∈DISCRETEDEMANDBIDS</m:t>
        </m:r>
      </m:oMath>
      <w:r>
        <w:rPr>
          <w:lang w:eastAsia="en-GB"/>
        </w:rPr>
        <w:t xml:space="preserve"> </w:t>
      </w:r>
    </w:p>
    <w:p w14:paraId="43360C70" w14:textId="77777777" w:rsidR="00714039" w:rsidRPr="00D404B4" w:rsidRDefault="00714039" w:rsidP="00714039">
      <w:pPr>
        <w:pStyle w:val="BodyText"/>
        <w:tabs>
          <w:tab w:val="left" w:pos="851"/>
        </w:tabs>
        <w:ind w:left="851" w:hanging="851"/>
        <w:rPr>
          <w:lang w:eastAsia="en-GB"/>
        </w:rPr>
      </w:pPr>
    </w:p>
    <w:p w14:paraId="0B87FBD5" w14:textId="59B83F38" w:rsidR="00714039" w:rsidRPr="00885689" w:rsidRDefault="00EA7BDF" w:rsidP="00EB6BED">
      <w:pPr>
        <w:pStyle w:val="Heading5"/>
      </w:pPr>
      <m:oMath>
        <m:sSub>
          <m:sSubPr>
            <m:ctrlPr>
              <w:rPr>
                <w:rFonts w:ascii="Cambria Math" w:hAnsi="Cambria Math"/>
              </w:rPr>
            </m:ctrlPr>
          </m:sSubPr>
          <m:e>
            <m:r>
              <w:rPr>
                <w:rFonts w:ascii="Cambria Math" w:hAnsi="Cambria Math"/>
              </w:rPr>
              <m:t>Demand</m:t>
            </m:r>
          </m:e>
          <m:sub>
            <m:r>
              <w:rPr>
                <w:rFonts w:ascii="Cambria Math" w:hAnsi="Cambria Math"/>
              </w:rPr>
              <m:t>db</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DemandBidBlocks</m:t>
                </m:r>
              </m:e>
              <m:sub>
                <m:r>
                  <w:rPr>
                    <w:rFonts w:ascii="Cambria Math" w:hAnsi="Cambria Math"/>
                  </w:rPr>
                  <m:t>db</m:t>
                </m:r>
              </m:sub>
            </m:sSub>
          </m:sup>
          <m:e>
            <m:sSub>
              <m:sSubPr>
                <m:ctrlPr>
                  <w:rPr>
                    <w:rFonts w:ascii="Cambria Math" w:hAnsi="Cambria Math"/>
                  </w:rPr>
                </m:ctrlPr>
              </m:sSubPr>
              <m:e>
                <m:r>
                  <w:rPr>
                    <w:rFonts w:ascii="Cambria Math" w:hAnsi="Cambria Math"/>
                  </w:rPr>
                  <m:t>DemandBlock</m:t>
                </m:r>
              </m:e>
              <m:sub>
                <m:r>
                  <w:rPr>
                    <w:rFonts w:ascii="Cambria Math" w:hAnsi="Cambria Math"/>
                  </w:rPr>
                  <m:t>db</m:t>
                </m:r>
                <m:r>
                  <m:rPr>
                    <m:sty m:val="p"/>
                  </m:rPr>
                  <w:rPr>
                    <w:rFonts w:ascii="Cambria Math" w:hAnsi="Cambria Math"/>
                  </w:rPr>
                  <m:t xml:space="preserve">, </m:t>
                </m:r>
                <m:r>
                  <w:rPr>
                    <w:rFonts w:ascii="Cambria Math" w:hAnsi="Cambria Math"/>
                  </w:rPr>
                  <m:t>j</m:t>
                </m:r>
              </m:sub>
            </m:sSub>
          </m:e>
        </m:nary>
        <m:r>
          <m:rPr>
            <m:sty m:val="p"/>
          </m:rPr>
          <w:rPr>
            <w:rFonts w:ascii="Cambria Math" w:hAnsi="Cambria Math"/>
          </w:rPr>
          <m:t xml:space="preserve">  ∀ </m:t>
        </m:r>
        <m:r>
          <w:rPr>
            <w:rFonts w:ascii="Cambria Math" w:hAnsi="Cambria Math"/>
          </w:rPr>
          <m:t>db</m:t>
        </m:r>
        <m:r>
          <m:rPr>
            <m:sty m:val="p"/>
          </m:rPr>
          <w:rPr>
            <w:rFonts w:ascii="Cambria Math" w:hAnsi="Cambria Math"/>
          </w:rPr>
          <m:t>∈</m:t>
        </m:r>
        <m:r>
          <w:rPr>
            <w:rFonts w:ascii="Cambria Math" w:hAnsi="Cambria Math"/>
          </w:rPr>
          <m:t>BIDS</m:t>
        </m:r>
      </m:oMath>
    </w:p>
    <w:p w14:paraId="1A1103D9" w14:textId="77777777" w:rsidR="00CF2BB1" w:rsidRPr="00885689" w:rsidRDefault="00CF2BB1" w:rsidP="00CF2BB1">
      <w:pPr>
        <w:pStyle w:val="BodyText"/>
        <w:ind w:left="0"/>
        <w:rPr>
          <w:rFonts w:asciiTheme="minorHAnsi" w:hAnsiTheme="minorHAnsi" w:cstheme="minorHAnsi"/>
          <w:lang w:val="en-AU"/>
        </w:rPr>
      </w:pPr>
    </w:p>
    <w:p w14:paraId="0F880281" w14:textId="5AAC9BB4" w:rsidR="000D2471" w:rsidRPr="00D404B4" w:rsidRDefault="00EA7BDF" w:rsidP="00885689">
      <w:pPr>
        <w:pStyle w:val="Heading5"/>
      </w:pPr>
      <m:oMath>
        <m:sSub>
          <m:sSubPr>
            <m:ctrlPr>
              <w:rPr>
                <w:rFonts w:ascii="Cambria Math" w:hAnsi="Cambria Math"/>
              </w:rPr>
            </m:ctrlPr>
          </m:sSubPr>
          <m:e>
            <m:r>
              <w:rPr>
                <w:rFonts w:ascii="Cambria Math" w:hAnsi="Cambria Math"/>
              </w:rPr>
              <m:t>EnergyScarcityCleared</m:t>
            </m:r>
          </m:e>
          <m:sub>
            <m:r>
              <w:rPr>
                <w:rFonts w:ascii="Cambria Math" w:hAnsi="Cambria Math"/>
              </w:rPr>
              <m:t>es</m:t>
            </m:r>
            <m:r>
              <m:rPr>
                <m:sty m:val="p"/>
              </m:rPr>
              <w:rPr>
                <w:rFonts w:ascii="Cambria Math" w:hAnsi="Cambria Math"/>
              </w:rPr>
              <m:t xml:space="preserve">,  </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EnergyScarcityLimit</m:t>
            </m:r>
          </m:e>
          <m:sub>
            <m:r>
              <w:rPr>
                <w:rFonts w:ascii="Cambria Math" w:hAnsi="Cambria Math"/>
              </w:rPr>
              <m:t>es</m:t>
            </m:r>
            <m:r>
              <m:rPr>
                <m:sty m:val="p"/>
              </m:rPr>
              <w:rPr>
                <w:rFonts w:ascii="Cambria Math" w:hAnsi="Cambria Math"/>
              </w:rPr>
              <m:t xml:space="preserve">, </m:t>
            </m:r>
            <m:r>
              <w:rPr>
                <w:rFonts w:ascii="Cambria Math" w:hAnsi="Cambria Math"/>
              </w:rPr>
              <m:t>j</m:t>
            </m:r>
          </m:sub>
        </m:sSub>
      </m:oMath>
    </w:p>
    <w:p w14:paraId="6FD4BD3E" w14:textId="56979C17" w:rsidR="000D2471" w:rsidRDefault="000D2471" w:rsidP="000D2471">
      <w:pPr>
        <w:pStyle w:val="BodyText"/>
        <w:tabs>
          <w:tab w:val="left" w:pos="851"/>
        </w:tabs>
        <w:ind w:left="851" w:hanging="851"/>
        <w:rPr>
          <w:lang w:eastAsia="en-GB"/>
        </w:rPr>
      </w:pPr>
      <w:r w:rsidRPr="00D404B4">
        <w:rPr>
          <w:lang w:eastAsia="en-GB"/>
        </w:rPr>
        <w:tab/>
      </w:r>
      <w:r w:rsidRPr="00D404B4">
        <w:rPr>
          <w:lang w:eastAsia="en-GB"/>
        </w:rPr>
        <w:tab/>
      </w:r>
      <m:oMath>
        <m:r>
          <w:rPr>
            <w:rFonts w:ascii="Cambria Math" w:hAnsi="Cambria Math"/>
            <w:lang w:eastAsia="en-GB"/>
          </w:rPr>
          <m:t>j=1,…</m:t>
        </m:r>
        <m:sSub>
          <m:sSubPr>
            <m:ctrlPr>
              <w:rPr>
                <w:rFonts w:ascii="Cambria Math" w:hAnsi="Cambria Math"/>
                <w:i/>
                <w:lang w:eastAsia="en-GB"/>
              </w:rPr>
            </m:ctrlPr>
          </m:sSubPr>
          <m:e>
            <m:r>
              <w:rPr>
                <w:rFonts w:ascii="Cambria Math" w:hAnsi="Cambria Math"/>
                <w:lang w:eastAsia="en-GB"/>
              </w:rPr>
              <m:t>EnergyScarcityBlockCount</m:t>
            </m:r>
          </m:e>
          <m:sub>
            <m:r>
              <w:rPr>
                <w:rFonts w:ascii="Cambria Math" w:hAnsi="Cambria Math"/>
                <w:lang w:eastAsia="en-GB"/>
              </w:rPr>
              <m:t>es</m:t>
            </m:r>
          </m:sub>
        </m:sSub>
        <m:r>
          <w:rPr>
            <w:rFonts w:ascii="Cambria Math" w:hAnsi="Cambria Math"/>
            <w:lang w:eastAsia="en-GB"/>
          </w:rPr>
          <m:t xml:space="preserve">    ∀ es∈ENERGYSCARCITYLOADS</m:t>
        </m:r>
      </m:oMath>
    </w:p>
    <w:p w14:paraId="4F6CDE12" w14:textId="77777777" w:rsidR="000D2471" w:rsidRPr="00D404B4" w:rsidRDefault="000D2471" w:rsidP="000D2471">
      <w:pPr>
        <w:pStyle w:val="BodyText"/>
        <w:tabs>
          <w:tab w:val="left" w:pos="851"/>
        </w:tabs>
        <w:ind w:left="851" w:hanging="851"/>
        <w:rPr>
          <w:lang w:eastAsia="en-GB"/>
        </w:rPr>
      </w:pPr>
    </w:p>
    <w:p w14:paraId="1E903DC5" w14:textId="0C79DB31" w:rsidR="000D2471" w:rsidRPr="00D404B4" w:rsidRDefault="000D2471" w:rsidP="00EB6BED">
      <w:pPr>
        <w:pStyle w:val="Heading5"/>
      </w:pPr>
      <w:r w:rsidRPr="00D404B4">
        <w:t xml:space="preserve"> </w:t>
      </w:r>
      <m:oMath>
        <m:sSub>
          <m:sSubPr>
            <m:ctrlPr>
              <w:rPr>
                <w:rFonts w:ascii="Cambria Math" w:hAnsi="Cambria Math"/>
              </w:rPr>
            </m:ctrlPr>
          </m:sSubPr>
          <m:e>
            <m:r>
              <w:rPr>
                <w:rFonts w:ascii="Cambria Math" w:hAnsi="Cambria Math"/>
              </w:rPr>
              <m:t>EnergyScarcityLoad</m:t>
            </m:r>
          </m:e>
          <m:sub>
            <m:r>
              <w:rPr>
                <w:rFonts w:ascii="Cambria Math" w:hAnsi="Cambria Math"/>
              </w:rPr>
              <m:t>es</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EnergyScarcityBlockCount</m:t>
                </m:r>
              </m:e>
              <m:sub>
                <m:r>
                  <w:rPr>
                    <w:rFonts w:ascii="Cambria Math" w:hAnsi="Cambria Math"/>
                  </w:rPr>
                  <m:t>es</m:t>
                </m:r>
              </m:sub>
            </m:sSub>
          </m:sup>
          <m:e>
            <m:sSub>
              <m:sSubPr>
                <m:ctrlPr>
                  <w:rPr>
                    <w:rFonts w:ascii="Cambria Math" w:hAnsi="Cambria Math"/>
                  </w:rPr>
                </m:ctrlPr>
              </m:sSubPr>
              <m:e>
                <m:r>
                  <w:rPr>
                    <w:rFonts w:ascii="Cambria Math" w:hAnsi="Cambria Math"/>
                  </w:rPr>
                  <m:t>EnergyScarcityCleared</m:t>
                </m:r>
              </m:e>
              <m:sub>
                <m:r>
                  <w:rPr>
                    <w:rFonts w:ascii="Cambria Math" w:hAnsi="Cambria Math"/>
                  </w:rPr>
                  <m:t>es</m:t>
                </m:r>
                <m:r>
                  <m:rPr>
                    <m:sty m:val="p"/>
                  </m:rPr>
                  <w:rPr>
                    <w:rFonts w:ascii="Cambria Math" w:hAnsi="Cambria Math"/>
                  </w:rPr>
                  <m:t xml:space="preserve">, </m:t>
                </m:r>
                <m:r>
                  <w:rPr>
                    <w:rFonts w:ascii="Cambria Math" w:hAnsi="Cambria Math"/>
                  </w:rPr>
                  <m:t>j</m:t>
                </m:r>
              </m:sub>
            </m:sSub>
          </m:e>
        </m:nary>
        <m:r>
          <m:rPr>
            <m:sty m:val="p"/>
          </m:rPr>
          <w:rPr>
            <w:rFonts w:ascii="Cambria Math" w:hAnsi="Cambria Math"/>
          </w:rPr>
          <m:t xml:space="preserve">  </m:t>
        </m:r>
      </m:oMath>
    </w:p>
    <w:p w14:paraId="1E9E7141" w14:textId="77777777" w:rsidR="000D2471" w:rsidRPr="00C53CA1" w:rsidRDefault="000D2471" w:rsidP="00C53CA1">
      <w:pPr>
        <w:pStyle w:val="BodyText"/>
        <w:tabs>
          <w:tab w:val="left" w:pos="851"/>
        </w:tabs>
        <w:ind w:left="851" w:hanging="851"/>
        <w:rPr>
          <w:lang w:eastAsia="en-GB"/>
        </w:rPr>
      </w:pPr>
      <w:r w:rsidRPr="00D404B4">
        <w:rPr>
          <w:lang w:eastAsia="en-GB"/>
        </w:rPr>
        <w:tab/>
      </w:r>
      <w:r w:rsidRPr="00D404B4">
        <w:rPr>
          <w:lang w:eastAsia="en-GB"/>
        </w:rPr>
        <w:tab/>
      </w:r>
      <m:oMath>
        <m:r>
          <w:rPr>
            <w:rFonts w:ascii="Cambria Math" w:hAnsi="Cambria Math"/>
            <w:lang w:eastAsia="en-GB"/>
          </w:rPr>
          <m:t>∀ es∈ENERGYSCARCITYLOADS</m:t>
        </m:r>
      </m:oMath>
    </w:p>
    <w:p w14:paraId="3F6B976A" w14:textId="279CC4B5" w:rsidR="00714039" w:rsidRPr="00511198" w:rsidRDefault="00714039" w:rsidP="00714039">
      <w:pPr>
        <w:pStyle w:val="Heading2"/>
        <w:tabs>
          <w:tab w:val="clear" w:pos="1440"/>
        </w:tabs>
        <w:ind w:left="851" w:hanging="851"/>
        <w:jc w:val="left"/>
      </w:pPr>
      <w:bookmarkStart w:id="193" w:name="_Toc189139656"/>
      <w:r w:rsidRPr="00511198">
        <w:t>Ramping</w:t>
      </w:r>
      <w:bookmarkEnd w:id="193"/>
    </w:p>
    <w:p w14:paraId="3282254C" w14:textId="491AD876" w:rsidR="00B508F5" w:rsidRPr="00B508F5" w:rsidRDefault="00EA7BDF" w:rsidP="00EB6BED">
      <w:pPr>
        <w:pStyle w:val="Heading5"/>
      </w:pPr>
      <m:oMath>
        <m:d>
          <m:dPr>
            <m:ctrlPr>
              <w:rPr>
                <w:rFonts w:ascii="Cambria Math" w:hAnsi="Cambria Math"/>
              </w:rPr>
            </m:ctrlPr>
          </m:dPr>
          <m:e>
            <m:sSub>
              <m:sSubPr>
                <m:ctrlPr>
                  <w:rPr>
                    <w:rFonts w:ascii="Cambria Math" w:hAnsi="Cambria Math"/>
                  </w:rPr>
                </m:ctrlPr>
              </m:sSubPr>
              <m:e>
                <m:r>
                  <w:rPr>
                    <w:rFonts w:ascii="Cambria Math" w:hAnsi="Cambria Math"/>
                  </w:rPr>
                  <m:t>Generation</m:t>
                </m:r>
              </m:e>
              <m:sub>
                <m:r>
                  <w:rPr>
                    <w:rFonts w:ascii="Cambria Math" w:hAnsi="Cambria Math"/>
                  </w:rPr>
                  <m:t>g</m:t>
                </m:r>
              </m:sub>
            </m:sSub>
            <m:r>
              <m:rPr>
                <m:sty m:val="p"/>
              </m:rPr>
              <w:rPr>
                <w:rFonts w:ascii="Cambria Math" w:hAnsi="Cambria Math"/>
              </w:rPr>
              <m:t>-</m:t>
            </m:r>
            <m:sSubSup>
              <m:sSubSupPr>
                <m:ctrlPr>
                  <w:rPr>
                    <w:rFonts w:ascii="Cambria Math" w:hAnsi="Cambria Math"/>
                  </w:rPr>
                </m:ctrlPr>
              </m:sSubSupPr>
              <m:e>
                <m:r>
                  <w:rPr>
                    <w:rFonts w:ascii="Cambria Math" w:hAnsi="Cambria Math"/>
                  </w:rPr>
                  <m:t>Generation</m:t>
                </m:r>
              </m:e>
              <m:sub>
                <m:r>
                  <w:rPr>
                    <w:rFonts w:ascii="Cambria Math" w:hAnsi="Cambria Math"/>
                  </w:rPr>
                  <m:t>g</m:t>
                </m:r>
              </m:sub>
              <m:sup>
                <m:r>
                  <w:rPr>
                    <w:rFonts w:ascii="Cambria Math" w:hAnsi="Cambria Math"/>
                  </w:rPr>
                  <m:t>Start</m:t>
                </m:r>
              </m:sup>
            </m:sSubSup>
          </m:e>
        </m:d>
        <m:r>
          <m:rPr>
            <m:sty m:val="p"/>
          </m:rPr>
          <w:rPr>
            <w:rFonts w:ascii="Cambria Math" w:hAnsi="Cambria Math"/>
          </w:rPr>
          <m:t>≤</m:t>
        </m:r>
        <m:f>
          <m:fPr>
            <m:ctrlPr>
              <w:rPr>
                <w:rFonts w:ascii="Cambria Math" w:hAnsi="Cambria Math"/>
              </w:rPr>
            </m:ctrlPr>
          </m:fPr>
          <m:num>
            <m:r>
              <w:rPr>
                <w:rFonts w:ascii="Cambria Math" w:hAnsi="Cambria Math"/>
              </w:rPr>
              <m:t>RampRateU</m:t>
            </m:r>
            <m:sSub>
              <m:sSubPr>
                <m:ctrlPr>
                  <w:rPr>
                    <w:rFonts w:ascii="Cambria Math" w:hAnsi="Cambria Math"/>
                  </w:rPr>
                </m:ctrlPr>
              </m:sSubPr>
              <m:e>
                <m:r>
                  <w:rPr>
                    <w:rFonts w:ascii="Cambria Math" w:hAnsi="Cambria Math"/>
                  </w:rPr>
                  <m:t>p</m:t>
                </m:r>
              </m:e>
              <m:sub>
                <m:r>
                  <w:rPr>
                    <w:rFonts w:ascii="Cambria Math" w:hAnsi="Cambria Math"/>
                  </w:rPr>
                  <m:t>g</m:t>
                </m:r>
              </m:sub>
            </m:sSub>
          </m:num>
          <m:den>
            <m:r>
              <w:rPr>
                <w:rFonts w:ascii="Cambria Math" w:hAnsi="Cambria Math"/>
                <w:lang w:eastAsia="en-GB"/>
              </w:rPr>
              <m:t>CoefficientForRampRate</m:t>
            </m:r>
          </m:den>
        </m:f>
        <m:r>
          <m:rPr>
            <m:sty m:val="p"/>
          </m:rPr>
          <w:rPr>
            <w:rFonts w:ascii="Cambria Math" w:hAnsi="Cambria Math"/>
          </w:rPr>
          <m:t xml:space="preserve">  </m:t>
        </m:r>
      </m:oMath>
    </w:p>
    <w:p w14:paraId="1D9C9E51" w14:textId="3FA18543" w:rsidR="00714039" w:rsidRDefault="000311BD" w:rsidP="00B508F5">
      <w:pPr>
        <w:pStyle w:val="BodyText"/>
        <w:ind w:left="709"/>
      </w:pPr>
      <m:oMathPara>
        <m:oMath>
          <m:r>
            <w:rPr>
              <w:rFonts w:ascii="Cambria Math" w:hAnsi="Cambria Math"/>
            </w:rPr>
            <m:t>∀g∈OFFERS</m:t>
          </m:r>
        </m:oMath>
      </m:oMathPara>
    </w:p>
    <w:p w14:paraId="1C7256FB" w14:textId="77777777" w:rsidR="00714039" w:rsidRDefault="00714039" w:rsidP="00714039">
      <w:pPr>
        <w:pStyle w:val="BodyText"/>
      </w:pPr>
    </w:p>
    <w:p w14:paraId="3BC3EAC9" w14:textId="39ECABFC" w:rsidR="00B508F5" w:rsidRPr="00B508F5" w:rsidRDefault="00EA7BDF" w:rsidP="00EB6BED">
      <w:pPr>
        <w:pStyle w:val="Heading5"/>
      </w:pPr>
      <m:oMath>
        <m:d>
          <m:dPr>
            <m:ctrlPr>
              <w:rPr>
                <w:rFonts w:ascii="Cambria Math" w:hAnsi="Cambria Math"/>
              </w:rPr>
            </m:ctrlPr>
          </m:dPr>
          <m:e>
            <m:sSubSup>
              <m:sSubSupPr>
                <m:ctrlPr>
                  <w:rPr>
                    <w:rFonts w:ascii="Cambria Math" w:hAnsi="Cambria Math"/>
                  </w:rPr>
                </m:ctrlPr>
              </m:sSubSupPr>
              <m:e>
                <m:r>
                  <w:rPr>
                    <w:rFonts w:ascii="Cambria Math" w:hAnsi="Cambria Math"/>
                  </w:rPr>
                  <m:t>Generation</m:t>
                </m:r>
              </m:e>
              <m:sub>
                <m:r>
                  <w:rPr>
                    <w:rFonts w:ascii="Cambria Math" w:hAnsi="Cambria Math"/>
                  </w:rPr>
                  <m:t>g</m:t>
                </m:r>
              </m:sub>
              <m:sup>
                <m:r>
                  <w:rPr>
                    <w:rFonts w:ascii="Cambria Math" w:hAnsi="Cambria Math"/>
                  </w:rPr>
                  <m:t>Start</m:t>
                </m:r>
              </m:sup>
            </m:sSubSup>
            <m:r>
              <m:rPr>
                <m:sty m:val="p"/>
              </m:rPr>
              <w:rPr>
                <w:rFonts w:ascii="Cambria Math" w:hAnsi="Cambria Math"/>
              </w:rPr>
              <m:t>-</m:t>
            </m:r>
            <m:sSub>
              <m:sSubPr>
                <m:ctrlPr>
                  <w:rPr>
                    <w:rFonts w:ascii="Cambria Math" w:hAnsi="Cambria Math"/>
                  </w:rPr>
                </m:ctrlPr>
              </m:sSubPr>
              <m:e>
                <m:r>
                  <w:rPr>
                    <w:rFonts w:ascii="Cambria Math" w:hAnsi="Cambria Math"/>
                  </w:rPr>
                  <m:t>Generation</m:t>
                </m:r>
              </m:e>
              <m:sub>
                <m:r>
                  <w:rPr>
                    <w:rFonts w:ascii="Cambria Math" w:hAnsi="Cambria Math"/>
                  </w:rPr>
                  <m:t>g</m:t>
                </m:r>
              </m:sub>
            </m:sSub>
          </m:e>
        </m:d>
        <m:r>
          <m:rPr>
            <m:sty m:val="p"/>
          </m:rPr>
          <w:rPr>
            <w:rFonts w:ascii="Cambria Math" w:hAnsi="Cambria Math"/>
          </w:rPr>
          <m:t xml:space="preserve">≤ </m:t>
        </m:r>
        <m:f>
          <m:fPr>
            <m:ctrlPr>
              <w:rPr>
                <w:rFonts w:ascii="Cambria Math" w:hAnsi="Cambria Math"/>
              </w:rPr>
            </m:ctrlPr>
          </m:fPr>
          <m:num>
            <m:r>
              <w:rPr>
                <w:rFonts w:ascii="Cambria Math" w:hAnsi="Cambria Math"/>
              </w:rPr>
              <m:t>RampRateDow</m:t>
            </m:r>
            <m:sSub>
              <m:sSubPr>
                <m:ctrlPr>
                  <w:rPr>
                    <w:rFonts w:ascii="Cambria Math" w:hAnsi="Cambria Math"/>
                  </w:rPr>
                </m:ctrlPr>
              </m:sSubPr>
              <m:e>
                <m:r>
                  <w:rPr>
                    <w:rFonts w:ascii="Cambria Math" w:hAnsi="Cambria Math"/>
                  </w:rPr>
                  <m:t>n</m:t>
                </m:r>
              </m:e>
              <m:sub>
                <m:r>
                  <w:rPr>
                    <w:rFonts w:ascii="Cambria Math" w:hAnsi="Cambria Math"/>
                  </w:rPr>
                  <m:t>g</m:t>
                </m:r>
              </m:sub>
            </m:sSub>
          </m:num>
          <m:den>
            <m:r>
              <w:rPr>
                <w:rFonts w:ascii="Cambria Math" w:hAnsi="Cambria Math"/>
                <w:lang w:eastAsia="en-GB"/>
              </w:rPr>
              <m:t>CoefficientForRampRate</m:t>
            </m:r>
          </m:den>
        </m:f>
      </m:oMath>
    </w:p>
    <w:p w14:paraId="697F8E95" w14:textId="45F74FF9" w:rsidR="00714039" w:rsidRDefault="000311BD" w:rsidP="00B508F5">
      <w:pPr>
        <w:pStyle w:val="BodyText"/>
        <w:ind w:left="709"/>
      </w:pPr>
      <m:oMathPara>
        <m:oMath>
          <m:r>
            <w:rPr>
              <w:rFonts w:ascii="Cambria Math" w:hAnsi="Cambria Math"/>
            </w:rPr>
            <m:t>∀g∈OFFERS</m:t>
          </m:r>
        </m:oMath>
      </m:oMathPara>
    </w:p>
    <w:p w14:paraId="5D8DDB32" w14:textId="77777777" w:rsidR="00714039" w:rsidRPr="00511198" w:rsidRDefault="00714039" w:rsidP="00714039">
      <w:pPr>
        <w:pStyle w:val="Heading2"/>
        <w:tabs>
          <w:tab w:val="clear" w:pos="1440"/>
        </w:tabs>
        <w:ind w:left="851" w:hanging="851"/>
        <w:jc w:val="left"/>
      </w:pPr>
      <w:bookmarkStart w:id="194" w:name="_Toc189139657"/>
      <w:r w:rsidRPr="00511198">
        <w:t>HVDC Transmission</w:t>
      </w:r>
      <w:bookmarkEnd w:id="194"/>
    </w:p>
    <w:p w14:paraId="261EEAAD" w14:textId="77777777" w:rsidR="00714039" w:rsidRDefault="00714039" w:rsidP="00EB6BED">
      <w:pPr>
        <w:pStyle w:val="Heading5"/>
      </w:pPr>
      <w:r>
        <w:rPr>
          <w:rFonts w:cs="Arial"/>
        </w:rPr>
        <w:t xml:space="preserve"> </w:t>
      </w:r>
      <m:oMath>
        <m:sSub>
          <m:sSubPr>
            <m:ctrlPr>
              <w:rPr>
                <w:rFonts w:ascii="Cambria Math" w:hAnsi="Cambria Math"/>
              </w:rPr>
            </m:ctrlPr>
          </m:sSubPr>
          <m:e>
            <m:r>
              <w:rPr>
                <w:rFonts w:ascii="Cambria Math" w:hAnsi="Cambria Math"/>
              </w:rPr>
              <m:t>HVDCLinkFlow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HVDCLinkCapacity</m:t>
            </m:r>
          </m:e>
          <m:sub>
            <m:r>
              <w:rPr>
                <w:rFonts w:ascii="Cambria Math" w:hAnsi="Cambria Math"/>
              </w:rPr>
              <m:t>l</m:t>
            </m:r>
          </m:sub>
        </m:sSub>
        <m:r>
          <m:rPr>
            <m:sty m:val="p"/>
          </m:rPr>
          <w:rPr>
            <w:rFonts w:ascii="Cambria Math" w:hAnsi="Cambria Math"/>
          </w:rPr>
          <m:t xml:space="preserve">   ∀</m:t>
        </m:r>
        <m:r>
          <w:rPr>
            <w:rFonts w:ascii="Cambria Math" w:hAnsi="Cambria Math"/>
          </w:rPr>
          <m:t>l</m:t>
        </m:r>
        <m:r>
          <m:rPr>
            <m:sty m:val="p"/>
          </m:rPr>
          <w:rPr>
            <w:rFonts w:ascii="Cambria Math" w:hAnsi="Cambria Math"/>
          </w:rPr>
          <m:t>∈</m:t>
        </m:r>
        <m:sSub>
          <m:sSubPr>
            <m:ctrlPr>
              <w:rPr>
                <w:rFonts w:ascii="Cambria Math" w:hAnsi="Cambria Math"/>
              </w:rPr>
            </m:ctrlPr>
          </m:sSubPr>
          <m:e>
            <m:r>
              <w:rPr>
                <w:rFonts w:ascii="Cambria Math" w:hAnsi="Cambria Math"/>
              </w:rPr>
              <m:t>HVDCLINKS</m:t>
            </m:r>
          </m:e>
          <m:sub/>
        </m:sSub>
      </m:oMath>
    </w:p>
    <w:p w14:paraId="0B1DBCB4" w14:textId="77777777" w:rsidR="00714039" w:rsidRDefault="00714039" w:rsidP="00714039">
      <w:pPr>
        <w:pStyle w:val="BodyText"/>
      </w:pPr>
    </w:p>
    <w:p w14:paraId="0EDCEE4E" w14:textId="77777777" w:rsidR="00714039" w:rsidRDefault="00EA7BDF" w:rsidP="00EB6BED">
      <w:pPr>
        <w:pStyle w:val="Heading5"/>
      </w:pPr>
      <m:oMath>
        <m:sSub>
          <m:sSubPr>
            <m:ctrlPr>
              <w:rPr>
                <w:rFonts w:ascii="Cambria Math" w:hAnsi="Cambria Math"/>
              </w:rPr>
            </m:ctrlPr>
          </m:sSubPr>
          <m:e>
            <m:r>
              <w:rPr>
                <w:rFonts w:ascii="Cambria Math" w:hAnsi="Cambria Math"/>
              </w:rPr>
              <m:t>HVDCLinkLosses</m:t>
            </m:r>
          </m:e>
          <m:sub>
            <m:r>
              <w:rPr>
                <w:rFonts w:ascii="Cambria Math" w:hAnsi="Cambria Math"/>
              </w:rPr>
              <m:t>l</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bp</m:t>
            </m:r>
            <m:r>
              <m:rPr>
                <m:sty m:val="p"/>
              </m:rPr>
              <w:rPr>
                <w:rFonts w:ascii="Cambria Math" w:hAnsi="Cambria Math"/>
              </w:rPr>
              <m:t>=1</m:t>
            </m:r>
          </m:sub>
          <m:sup>
            <m:sSub>
              <m:sSubPr>
                <m:ctrlPr>
                  <w:rPr>
                    <w:rFonts w:ascii="Cambria Math" w:hAnsi="Cambria Math"/>
                  </w:rPr>
                </m:ctrlPr>
              </m:sSubPr>
              <m:e>
                <m:r>
                  <w:rPr>
                    <w:rFonts w:ascii="Cambria Math" w:hAnsi="Cambria Math"/>
                  </w:rPr>
                  <m:t>HVDCBreakpoints</m:t>
                </m:r>
              </m:e>
              <m:sub>
                <m:r>
                  <w:rPr>
                    <w:rFonts w:ascii="Cambria Math" w:hAnsi="Cambria Math"/>
                  </w:rPr>
                  <m:t>l</m:t>
                </m:r>
              </m:sub>
            </m:sSub>
          </m:sup>
          <m:e>
            <m:sSub>
              <m:sSubPr>
                <m:ctrlPr>
                  <w:rPr>
                    <w:rFonts w:ascii="Cambria Math" w:hAnsi="Cambria Math"/>
                  </w:rPr>
                </m:ctrlPr>
              </m:sSubPr>
              <m:e>
                <m:r>
                  <w:rPr>
                    <w:rFonts w:ascii="Cambria Math" w:hAnsi="Cambria Math"/>
                  </w:rPr>
                  <m:t>HVDCBreakpointMWLosses</m:t>
                </m:r>
              </m:e>
              <m:sub>
                <m:r>
                  <w:rPr>
                    <w:rFonts w:ascii="Cambria Math" w:hAnsi="Cambria Math"/>
                  </w:rPr>
                  <m:t>l</m:t>
                </m:r>
                <m:r>
                  <m:rPr>
                    <m:sty m:val="p"/>
                  </m:rPr>
                  <w:rPr>
                    <w:rFonts w:ascii="Cambria Math" w:hAnsi="Cambria Math"/>
                  </w:rPr>
                  <m:t xml:space="preserve">, </m:t>
                </m:r>
                <m:r>
                  <w:rPr>
                    <w:rFonts w:ascii="Cambria Math" w:hAnsi="Cambria Math"/>
                  </w:rPr>
                  <m:t>bp</m:t>
                </m:r>
              </m:sub>
            </m:sSub>
          </m:e>
        </m:nary>
        <m:r>
          <m:rPr>
            <m:sty m:val="p"/>
          </m:rPr>
          <w:rPr>
            <w:rFonts w:ascii="Cambria Math" w:hAnsi="Cambria Math"/>
          </w:rPr>
          <m:t>×</m:t>
        </m:r>
        <m:sSub>
          <m:sSubPr>
            <m:ctrlPr>
              <w:rPr>
                <w:rFonts w:ascii="Cambria Math" w:hAnsi="Cambria Math"/>
              </w:rPr>
            </m:ctrlPr>
          </m:sSubPr>
          <m:e>
            <m:r>
              <w:rPr>
                <w:rFonts w:ascii="Cambria Math" w:hAnsi="Cambria Math"/>
              </w:rPr>
              <m:t>Lambda</m:t>
            </m:r>
          </m:e>
          <m:sub>
            <m:r>
              <w:rPr>
                <w:rFonts w:ascii="Cambria Math" w:hAnsi="Cambria Math"/>
              </w:rPr>
              <m:t>l</m:t>
            </m:r>
            <m:r>
              <m:rPr>
                <m:sty m:val="p"/>
              </m:rPr>
              <w:rPr>
                <w:rFonts w:ascii="Cambria Math" w:hAnsi="Cambria Math"/>
              </w:rPr>
              <m:t xml:space="preserve">, </m:t>
            </m:r>
            <m:r>
              <w:rPr>
                <w:rFonts w:ascii="Cambria Math" w:hAnsi="Cambria Math"/>
              </w:rPr>
              <m:t>bp</m:t>
            </m:r>
          </m:sub>
        </m:sSub>
      </m:oMath>
    </w:p>
    <w:p w14:paraId="4CAEE08E" w14:textId="77777777" w:rsidR="00714039" w:rsidRDefault="00714039" w:rsidP="00714039">
      <w:pPr>
        <w:pStyle w:val="BodyText"/>
      </w:pPr>
    </w:p>
    <w:p w14:paraId="6BE98698" w14:textId="77777777" w:rsidR="00714039" w:rsidRDefault="00EA7BDF" w:rsidP="00EB6BED">
      <w:pPr>
        <w:pStyle w:val="Heading5"/>
      </w:pPr>
      <m:oMath>
        <m:sSub>
          <m:sSubPr>
            <m:ctrlPr>
              <w:rPr>
                <w:rFonts w:ascii="Cambria Math" w:hAnsi="Cambria Math"/>
              </w:rPr>
            </m:ctrlPr>
          </m:sSubPr>
          <m:e>
            <m:r>
              <w:rPr>
                <w:rFonts w:ascii="Cambria Math" w:hAnsi="Cambria Math"/>
              </w:rPr>
              <m:t>HVDCLinkFlow</m:t>
            </m:r>
          </m:e>
          <m:sub>
            <m:r>
              <w:rPr>
                <w:rFonts w:ascii="Cambria Math" w:hAnsi="Cambria Math"/>
              </w:rPr>
              <m:t>l</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bp</m:t>
            </m:r>
            <m:r>
              <m:rPr>
                <m:sty m:val="p"/>
              </m:rPr>
              <w:rPr>
                <w:rFonts w:ascii="Cambria Math" w:hAnsi="Cambria Math"/>
              </w:rPr>
              <m:t>=1</m:t>
            </m:r>
          </m:sub>
          <m:sup>
            <m:sSub>
              <m:sSubPr>
                <m:ctrlPr>
                  <w:rPr>
                    <w:rFonts w:ascii="Cambria Math" w:hAnsi="Cambria Math"/>
                  </w:rPr>
                </m:ctrlPr>
              </m:sSubPr>
              <m:e>
                <m:r>
                  <w:rPr>
                    <w:rFonts w:ascii="Cambria Math" w:hAnsi="Cambria Math"/>
                  </w:rPr>
                  <m:t>HVDCBreakpoints</m:t>
                </m:r>
              </m:e>
              <m:sub>
                <m:r>
                  <w:rPr>
                    <w:rFonts w:ascii="Cambria Math" w:hAnsi="Cambria Math"/>
                  </w:rPr>
                  <m:t>l</m:t>
                </m:r>
              </m:sub>
            </m:sSub>
          </m:sup>
          <m:e>
            <m:sSub>
              <m:sSubPr>
                <m:ctrlPr>
                  <w:rPr>
                    <w:rFonts w:ascii="Cambria Math" w:hAnsi="Cambria Math"/>
                  </w:rPr>
                </m:ctrlPr>
              </m:sSubPr>
              <m:e>
                <m:r>
                  <w:rPr>
                    <w:rFonts w:ascii="Cambria Math" w:hAnsi="Cambria Math"/>
                  </w:rPr>
                  <m:t>HVDCBreakpointMWFlow</m:t>
                </m:r>
              </m:e>
              <m:sub>
                <m:r>
                  <w:rPr>
                    <w:rFonts w:ascii="Cambria Math" w:hAnsi="Cambria Math"/>
                  </w:rPr>
                  <m:t>l</m:t>
                </m:r>
                <m:r>
                  <m:rPr>
                    <m:sty m:val="p"/>
                  </m:rPr>
                  <w:rPr>
                    <w:rFonts w:ascii="Cambria Math" w:hAnsi="Cambria Math"/>
                  </w:rPr>
                  <m:t xml:space="preserve">, </m:t>
                </m:r>
                <m:r>
                  <w:rPr>
                    <w:rFonts w:ascii="Cambria Math" w:hAnsi="Cambria Math"/>
                  </w:rPr>
                  <m:t>bp</m:t>
                </m:r>
              </m:sub>
            </m:sSub>
          </m:e>
        </m:nary>
        <m:r>
          <m:rPr>
            <m:sty m:val="p"/>
          </m:rPr>
          <w:rPr>
            <w:rFonts w:ascii="Cambria Math" w:hAnsi="Cambria Math"/>
          </w:rPr>
          <m:t>×</m:t>
        </m:r>
        <m:sSub>
          <m:sSubPr>
            <m:ctrlPr>
              <w:rPr>
                <w:rFonts w:ascii="Cambria Math" w:hAnsi="Cambria Math"/>
              </w:rPr>
            </m:ctrlPr>
          </m:sSubPr>
          <m:e>
            <m:r>
              <w:rPr>
                <w:rFonts w:ascii="Cambria Math" w:hAnsi="Cambria Math"/>
              </w:rPr>
              <m:t>Lambda</m:t>
            </m:r>
          </m:e>
          <m:sub>
            <m:r>
              <w:rPr>
                <w:rFonts w:ascii="Cambria Math" w:hAnsi="Cambria Math"/>
              </w:rPr>
              <m:t>l</m:t>
            </m:r>
            <m:r>
              <m:rPr>
                <m:sty m:val="p"/>
              </m:rPr>
              <w:rPr>
                <w:rFonts w:ascii="Cambria Math" w:hAnsi="Cambria Math"/>
              </w:rPr>
              <m:t xml:space="preserve">, </m:t>
            </m:r>
            <m:r>
              <w:rPr>
                <w:rFonts w:ascii="Cambria Math" w:hAnsi="Cambria Math"/>
              </w:rPr>
              <m:t>bp</m:t>
            </m:r>
          </m:sub>
        </m:sSub>
      </m:oMath>
    </w:p>
    <w:p w14:paraId="78DD5B58" w14:textId="77777777" w:rsidR="00714039" w:rsidRDefault="00714039" w:rsidP="00714039">
      <w:pPr>
        <w:pStyle w:val="BodyText"/>
      </w:pPr>
    </w:p>
    <w:p w14:paraId="5F062EFC" w14:textId="77777777" w:rsidR="00714039" w:rsidRDefault="00EA7BDF" w:rsidP="00EB6BED">
      <w:pPr>
        <w:pStyle w:val="Heading5"/>
      </w:pPr>
      <m:oMath>
        <m:nary>
          <m:naryPr>
            <m:chr m:val="∑"/>
            <m:limLoc m:val="undOvr"/>
            <m:ctrlPr>
              <w:rPr>
                <w:rFonts w:ascii="Cambria Math" w:hAnsi="Cambria Math"/>
              </w:rPr>
            </m:ctrlPr>
          </m:naryPr>
          <m:sub>
            <m:r>
              <w:rPr>
                <w:rFonts w:ascii="Cambria Math" w:hAnsi="Cambria Math"/>
              </w:rPr>
              <m:t>bp</m:t>
            </m:r>
            <m:r>
              <m:rPr>
                <m:sty m:val="p"/>
              </m:rPr>
              <w:rPr>
                <w:rFonts w:ascii="Cambria Math" w:hAnsi="Cambria Math"/>
              </w:rPr>
              <m:t>=1</m:t>
            </m:r>
          </m:sub>
          <m:sup>
            <m:sSub>
              <m:sSubPr>
                <m:ctrlPr>
                  <w:rPr>
                    <w:rFonts w:ascii="Cambria Math" w:hAnsi="Cambria Math"/>
                  </w:rPr>
                </m:ctrlPr>
              </m:sSubPr>
              <m:e>
                <m:r>
                  <w:rPr>
                    <w:rFonts w:ascii="Cambria Math" w:hAnsi="Cambria Math"/>
                  </w:rPr>
                  <m:t>HVDCBreakpoints</m:t>
                </m:r>
              </m:e>
              <m:sub>
                <m:r>
                  <w:rPr>
                    <w:rFonts w:ascii="Cambria Math" w:hAnsi="Cambria Math"/>
                  </w:rPr>
                  <m:t>l</m:t>
                </m:r>
              </m:sub>
            </m:sSub>
          </m:sup>
          <m:e>
            <m:sSub>
              <m:sSubPr>
                <m:ctrlPr>
                  <w:rPr>
                    <w:rFonts w:ascii="Cambria Math" w:hAnsi="Cambria Math"/>
                  </w:rPr>
                </m:ctrlPr>
              </m:sSubPr>
              <m:e>
                <m:r>
                  <w:rPr>
                    <w:rFonts w:ascii="Cambria Math" w:hAnsi="Cambria Math"/>
                  </w:rPr>
                  <m:t>Lambda</m:t>
                </m:r>
              </m:e>
              <m:sub>
                <m:r>
                  <w:rPr>
                    <w:rFonts w:ascii="Cambria Math" w:hAnsi="Cambria Math"/>
                  </w:rPr>
                  <m:t>l</m:t>
                </m:r>
                <m:r>
                  <m:rPr>
                    <m:sty m:val="p"/>
                  </m:rPr>
                  <w:rPr>
                    <w:rFonts w:ascii="Cambria Math" w:hAnsi="Cambria Math"/>
                  </w:rPr>
                  <m:t xml:space="preserve">, </m:t>
                </m:r>
                <m:r>
                  <w:rPr>
                    <w:rFonts w:ascii="Cambria Math" w:hAnsi="Cambria Math"/>
                  </w:rPr>
                  <m:t>bp</m:t>
                </m:r>
              </m:sub>
            </m:sSub>
          </m:e>
        </m:nary>
        <m:r>
          <m:rPr>
            <m:sty m:val="p"/>
          </m:rPr>
          <w:rPr>
            <w:rFonts w:ascii="Cambria Math" w:hAnsi="Cambria Math"/>
          </w:rPr>
          <m:t>=1</m:t>
        </m:r>
      </m:oMath>
    </w:p>
    <w:p w14:paraId="0B4568AB" w14:textId="77777777" w:rsidR="00714039" w:rsidRPr="00511198" w:rsidRDefault="00714039" w:rsidP="00714039">
      <w:pPr>
        <w:pStyle w:val="Heading2"/>
        <w:tabs>
          <w:tab w:val="clear" w:pos="1440"/>
        </w:tabs>
        <w:ind w:left="851" w:hanging="851"/>
        <w:jc w:val="left"/>
      </w:pPr>
      <w:bookmarkStart w:id="195" w:name="_Toc189139658"/>
      <w:r w:rsidRPr="00511198">
        <w:t>AC Transmission</w:t>
      </w:r>
      <w:bookmarkEnd w:id="195"/>
      <w:r w:rsidRPr="00511198">
        <w:t xml:space="preserve"> </w:t>
      </w:r>
    </w:p>
    <w:bookmarkStart w:id="196" w:name="_Ref114046580"/>
    <w:p w14:paraId="00CD29EA" w14:textId="77777777" w:rsidR="00714039" w:rsidRDefault="00EA7BDF" w:rsidP="00EB6BED">
      <w:pPr>
        <w:pStyle w:val="Heading5"/>
      </w:pPr>
      <m:oMath>
        <m:sSub>
          <m:sSubPr>
            <m:ctrlPr>
              <w:rPr>
                <w:rFonts w:ascii="Cambria Math" w:hAnsi="Cambria Math"/>
              </w:rPr>
            </m:ctrlPr>
          </m:sSubPr>
          <m:e>
            <m:r>
              <w:rPr>
                <w:rFonts w:ascii="Cambria Math" w:hAnsi="Cambria Math"/>
              </w:rPr>
              <m:t>ACNodeNetInjection</m:t>
            </m:r>
          </m:e>
          <m:sub>
            <m:r>
              <w:rPr>
                <w:rFonts w:ascii="Cambria Math" w:hAnsi="Cambria Math"/>
              </w:rPr>
              <m:t>n</m:t>
            </m:r>
          </m:sub>
        </m:sSub>
        <m:r>
          <m:rPr>
            <m:sty m:val="p"/>
          </m:rPr>
          <w:rPr>
            <w:rFonts w:ascii="Cambria Math" w:hAnsi="Cambria Math"/>
          </w:rPr>
          <m:t>=</m:t>
        </m:r>
        <w:bookmarkStart w:id="197" w:name="_Hlk187838241"/>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S</m:t>
                </m:r>
              </m:e>
              <m:sub>
                <m:r>
                  <w:rPr>
                    <w:rFonts w:ascii="Cambria Math" w:hAnsi="Cambria Math"/>
                  </w:rPr>
                  <m:t>AC</m:t>
                </m:r>
              </m:sub>
            </m:sSub>
            <m:d>
              <m:dPr>
                <m:ctrlPr>
                  <w:rPr>
                    <w:rFonts w:ascii="Cambria Math" w:hAnsi="Cambria Math"/>
                  </w:rPr>
                </m:ctrlPr>
              </m:dPr>
              <m:e>
                <m:r>
                  <w:rPr>
                    <w:rFonts w:ascii="Cambria Math" w:hAnsi="Cambria Math"/>
                  </w:rPr>
                  <m:t>n</m:t>
                </m:r>
              </m:e>
            </m:d>
          </m:sub>
          <m:sup/>
          <m:e>
            <m:sSubSup>
              <m:sSubSupPr>
                <m:ctrlPr>
                  <w:rPr>
                    <w:rFonts w:ascii="Cambria Math" w:hAnsi="Cambria Math"/>
                  </w:rPr>
                </m:ctrlPr>
              </m:sSubSupPr>
              <m:e>
                <m:r>
                  <w:rPr>
                    <w:rFonts w:ascii="Cambria Math" w:hAnsi="Cambria Math"/>
                  </w:rPr>
                  <m:t>ACLineFlow</m:t>
                </m:r>
              </m:e>
              <m:sub>
                <m:r>
                  <w:rPr>
                    <w:rFonts w:ascii="Cambria Math" w:hAnsi="Cambria Math"/>
                  </w:rPr>
                  <m:t>q</m:t>
                </m:r>
              </m:sub>
              <m:sup>
                <m:r>
                  <w:rPr>
                    <w:rFonts w:ascii="Cambria Math" w:hAnsi="Cambria Math"/>
                  </w:rPr>
                  <m:t>Directed</m:t>
                </m:r>
              </m:sup>
            </m:sSubSup>
          </m:e>
        </m:nary>
        <w:bookmarkEnd w:id="197"/>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 xml:space="preserve"> </m:t>
            </m:r>
            <m:sSub>
              <m:sSubPr>
                <m:ctrlPr>
                  <w:rPr>
                    <w:rFonts w:ascii="Cambria Math" w:hAnsi="Cambria Math"/>
                  </w:rPr>
                </m:ctrlPr>
              </m:sSubPr>
              <m:e>
                <m:r>
                  <w:rPr>
                    <w:rFonts w:ascii="Cambria Math" w:hAnsi="Cambria Math"/>
                  </w:rPr>
                  <m:t>q</m:t>
                </m:r>
                <m:r>
                  <m:rPr>
                    <m:sty m:val="p"/>
                  </m:rPr>
                  <w:rPr>
                    <w:rFonts w:ascii="Cambria Math" w:hAnsi="Cambria Math"/>
                  </w:rPr>
                  <m:t xml:space="preserve">∈ </m:t>
                </m:r>
                <m:r>
                  <w:rPr>
                    <w:rFonts w:ascii="Cambria Math" w:hAnsi="Cambria Math"/>
                  </w:rPr>
                  <m:t>R</m:t>
                </m:r>
              </m:e>
              <m:sub>
                <m:r>
                  <w:rPr>
                    <w:rFonts w:ascii="Cambria Math" w:hAnsi="Cambria Math"/>
                  </w:rPr>
                  <m:t>AC</m:t>
                </m:r>
              </m:sub>
            </m:sSub>
            <m:d>
              <m:dPr>
                <m:ctrlPr>
                  <w:rPr>
                    <w:rFonts w:ascii="Cambria Math" w:hAnsi="Cambria Math"/>
                  </w:rPr>
                </m:ctrlPr>
              </m:dPr>
              <m:e>
                <m:r>
                  <w:rPr>
                    <w:rFonts w:ascii="Cambria Math" w:hAnsi="Cambria Math"/>
                  </w:rPr>
                  <m:t>n</m:t>
                </m:r>
              </m:e>
            </m:d>
          </m:sub>
          <m:sup/>
          <m:e>
            <m:sSubSup>
              <m:sSubSupPr>
                <m:ctrlPr>
                  <w:rPr>
                    <w:rFonts w:ascii="Cambria Math" w:hAnsi="Cambria Math"/>
                  </w:rPr>
                </m:ctrlPr>
              </m:sSubSupPr>
              <m:e>
                <m:r>
                  <w:rPr>
                    <w:rFonts w:ascii="Cambria Math" w:hAnsi="Cambria Math"/>
                  </w:rPr>
                  <m:t>ACLineFlow</m:t>
                </m:r>
              </m:e>
              <m:sub>
                <m:r>
                  <w:rPr>
                    <w:rFonts w:ascii="Cambria Math" w:hAnsi="Cambria Math"/>
                  </w:rPr>
                  <m:t>q</m:t>
                </m:r>
              </m:sub>
              <m:sup>
                <m:r>
                  <w:rPr>
                    <w:rFonts w:ascii="Cambria Math" w:hAnsi="Cambria Math"/>
                  </w:rPr>
                  <m:t>Directed</m:t>
                </m:r>
              </m:sup>
            </m:sSubSup>
          </m:e>
        </m:nary>
      </m:oMath>
      <w:bookmarkEnd w:id="196"/>
    </w:p>
    <w:p w14:paraId="59CD958D" w14:textId="77777777" w:rsidR="00714039" w:rsidRDefault="00714039" w:rsidP="00714039">
      <w:pPr>
        <w:pStyle w:val="BodyText"/>
        <w:rPr>
          <w:lang w:eastAsia="en-GB"/>
        </w:rPr>
      </w:pPr>
      <m:oMathPara>
        <m:oMathParaPr>
          <m:jc m:val="center"/>
        </m:oMathParaPr>
        <m:oMath>
          <m:r>
            <w:rPr>
              <w:rFonts w:ascii="Cambria Math" w:hAnsi="Cambria Math"/>
              <w:lang w:eastAsia="en-GB"/>
            </w:rPr>
            <m:t xml:space="preserve">∀n∈ACNODES   </m:t>
          </m:r>
          <m:r>
            <m:rPr>
              <m:sty m:val="p"/>
            </m:rPr>
            <w:rPr>
              <w:rFonts w:ascii="Cambria Math" w:hAnsi="Cambria Math"/>
              <w:lang w:eastAsia="en-GB"/>
            </w:rPr>
            <w:br/>
          </m:r>
        </m:oMath>
      </m:oMathPara>
    </w:p>
    <w:p w14:paraId="5F1569B4" w14:textId="77777777" w:rsidR="00203D50" w:rsidRPr="00203D50" w:rsidRDefault="00EA7BDF" w:rsidP="00EB6BED">
      <w:pPr>
        <w:pStyle w:val="Heading5"/>
      </w:pPr>
      <m:oMath>
        <m:sSub>
          <m:sSubPr>
            <m:ctrlPr>
              <w:rPr>
                <w:rFonts w:ascii="Cambria Math" w:hAnsi="Cambria Math"/>
              </w:rPr>
            </m:ctrlPr>
          </m:sSubPr>
          <m:e>
            <m:r>
              <w:rPr>
                <w:rFonts w:ascii="Cambria Math" w:hAnsi="Cambria Math"/>
              </w:rPr>
              <m:t>ACNodeNetInjection</m:t>
            </m:r>
          </m:e>
          <m:sub>
            <m:r>
              <w:rPr>
                <w:rFonts w:ascii="Cambria Math" w:hAnsi="Cambria Math"/>
              </w:rPr>
              <m:t>n</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g</m:t>
                </m:r>
                <m:r>
                  <m:rPr>
                    <m:sty m:val="p"/>
                  </m:rPr>
                  <w:rPr>
                    <w:rFonts w:ascii="Cambria Math" w:hAnsi="Cambria Math"/>
                  </w:rPr>
                  <m:t>∈</m:t>
                </m:r>
                <m:r>
                  <w:rPr>
                    <w:rFonts w:ascii="Cambria Math" w:hAnsi="Cambria Math"/>
                  </w:rPr>
                  <m:t>OFFERS</m:t>
                </m:r>
              </m:e>
              <m:sub>
                <m:r>
                  <w:rPr>
                    <w:rFonts w:ascii="Cambria Math" w:hAnsi="Cambria Math"/>
                  </w:rPr>
                  <m:t>n</m:t>
                </m:r>
              </m:sub>
            </m:sSub>
          </m:sub>
          <m:sup/>
          <m:e>
            <m:sSub>
              <m:sSubPr>
                <m:ctrlPr>
                  <w:rPr>
                    <w:rFonts w:ascii="Cambria Math" w:hAnsi="Cambria Math"/>
                  </w:rPr>
                </m:ctrlPr>
              </m:sSubPr>
              <m:e>
                <m:r>
                  <w:rPr>
                    <w:rFonts w:ascii="Cambria Math" w:hAnsi="Cambria Math"/>
                  </w:rPr>
                  <m:t>Generation</m:t>
                </m:r>
              </m:e>
              <m:sub>
                <m:r>
                  <w:rPr>
                    <w:rFonts w:ascii="Cambria Math" w:hAnsi="Cambria Math"/>
                  </w:rPr>
                  <m:t>g</m:t>
                </m:r>
              </m:sub>
            </m:sSub>
          </m:e>
        </m:nary>
      </m:oMath>
    </w:p>
    <w:p w14:paraId="772D342B" w14:textId="77777777" w:rsidR="00203D50" w:rsidRPr="00203D50" w:rsidRDefault="00CD5A7C" w:rsidP="00203D50">
      <w:pPr>
        <w:pStyle w:val="eqn-bullet"/>
        <w:spacing w:line="240" w:lineRule="auto"/>
        <w:rPr>
          <w:rFonts w:ascii="Arial" w:hAnsi="Arial"/>
          <w:sz w:val="22"/>
          <w:szCs w:val="22"/>
        </w:rPr>
      </w:pPr>
      <m:oMath>
        <m:r>
          <w:rPr>
            <w:sz w:val="22"/>
            <w:szCs w:val="22"/>
          </w:rPr>
          <m:t>-</m:t>
        </m:r>
        <m:nary>
          <m:naryPr>
            <m:chr m:val="∑"/>
            <m:limLoc m:val="undOvr"/>
            <m:supHide m:val="1"/>
            <m:ctrlPr>
              <w:rPr>
                <w:sz w:val="22"/>
                <w:szCs w:val="22"/>
              </w:rPr>
            </m:ctrlPr>
          </m:naryPr>
          <m:sub>
            <m:sSub>
              <m:sSubPr>
                <m:ctrlPr>
                  <w:rPr>
                    <w:sz w:val="22"/>
                    <w:szCs w:val="22"/>
                  </w:rPr>
                </m:ctrlPr>
              </m:sSubPr>
              <m:e>
                <m:r>
                  <w:rPr>
                    <w:sz w:val="22"/>
                    <w:szCs w:val="22"/>
                  </w:rPr>
                  <m:t>db∈BIDS</m:t>
                </m:r>
              </m:e>
              <m:sub>
                <m:r>
                  <w:rPr>
                    <w:sz w:val="22"/>
                    <w:szCs w:val="22"/>
                  </w:rPr>
                  <m:t>n</m:t>
                </m:r>
              </m:sub>
            </m:sSub>
          </m:sub>
          <m:sup/>
          <m:e>
            <m:sSub>
              <m:sSubPr>
                <m:ctrlPr>
                  <w:rPr>
                    <w:sz w:val="22"/>
                    <w:szCs w:val="22"/>
                  </w:rPr>
                </m:ctrlPr>
              </m:sSubPr>
              <m:e>
                <m:r>
                  <w:rPr>
                    <w:sz w:val="22"/>
                    <w:szCs w:val="22"/>
                  </w:rPr>
                  <m:t>Demand</m:t>
                </m:r>
              </m:e>
              <m:sub>
                <m:r>
                  <w:rPr>
                    <w:sz w:val="22"/>
                    <w:szCs w:val="22"/>
                  </w:rPr>
                  <m:t>db</m:t>
                </m:r>
              </m:sub>
            </m:sSub>
          </m:e>
        </m:nary>
        <m:r>
          <w:rPr>
            <w:sz w:val="22"/>
            <w:szCs w:val="22"/>
          </w:rPr>
          <m:t>-</m:t>
        </m:r>
        <m:sSub>
          <m:sSubPr>
            <m:ctrlPr>
              <w:rPr>
                <w:sz w:val="22"/>
                <w:szCs w:val="22"/>
              </w:rPr>
            </m:ctrlPr>
          </m:sSubPr>
          <m:e>
            <m:r>
              <w:rPr>
                <w:sz w:val="22"/>
                <w:szCs w:val="22"/>
              </w:rPr>
              <m:t>RequiredLoad</m:t>
            </m:r>
          </m:e>
          <m:sub>
            <m:r>
              <w:rPr>
                <w:sz w:val="22"/>
                <w:szCs w:val="22"/>
              </w:rPr>
              <m:t>n</m:t>
            </m:r>
          </m:sub>
        </m:sSub>
      </m:oMath>
    </w:p>
    <w:p w14:paraId="04FBBFFE" w14:textId="77777777" w:rsidR="00203D50" w:rsidRPr="00203D50" w:rsidRDefault="00CD5A7C" w:rsidP="00203D50">
      <w:pPr>
        <w:pStyle w:val="eqn-bullet"/>
        <w:spacing w:line="240" w:lineRule="auto"/>
        <w:rPr>
          <w:rFonts w:ascii="Arial" w:hAnsi="Arial"/>
          <w:sz w:val="22"/>
          <w:szCs w:val="22"/>
        </w:rPr>
      </w:pPr>
      <m:oMath>
        <m:r>
          <w:rPr>
            <w:sz w:val="22"/>
            <w:szCs w:val="22"/>
          </w:rPr>
          <m:t>-</m:t>
        </m:r>
        <m:nary>
          <m:naryPr>
            <m:chr m:val="∑"/>
            <m:limLoc m:val="subSup"/>
            <m:supHide m:val="1"/>
            <m:ctrlPr>
              <w:rPr>
                <w:sz w:val="22"/>
                <w:szCs w:val="22"/>
              </w:rPr>
            </m:ctrlPr>
          </m:naryPr>
          <m:sub>
            <m:sSub>
              <m:sSubPr>
                <m:ctrlPr>
                  <w:rPr>
                    <w:sz w:val="22"/>
                    <w:szCs w:val="22"/>
                  </w:rPr>
                </m:ctrlPr>
              </m:sSubPr>
              <m:e>
                <m:r>
                  <w:rPr>
                    <w:sz w:val="22"/>
                    <w:szCs w:val="22"/>
                  </w:rPr>
                  <m:t>es∈ENERGYSCARCITYLOADS</m:t>
                </m:r>
              </m:e>
              <m:sub>
                <m:r>
                  <w:rPr>
                    <w:sz w:val="22"/>
                    <w:szCs w:val="22"/>
                  </w:rPr>
                  <m:t>n</m:t>
                </m:r>
              </m:sub>
            </m:sSub>
          </m:sub>
          <m:sup/>
          <m:e>
            <m:sSub>
              <m:sSubPr>
                <m:ctrlPr>
                  <w:rPr>
                    <w:sz w:val="22"/>
                    <w:szCs w:val="22"/>
                  </w:rPr>
                </m:ctrlPr>
              </m:sSubPr>
              <m:e>
                <m:r>
                  <w:rPr>
                    <w:sz w:val="22"/>
                    <w:szCs w:val="22"/>
                  </w:rPr>
                  <m:t>EnergyScarcityLoadCleared</m:t>
                </m:r>
              </m:e>
              <m:sub>
                <m:r>
                  <w:rPr>
                    <w:sz w:val="22"/>
                    <w:szCs w:val="22"/>
                  </w:rPr>
                  <m:t>es</m:t>
                </m:r>
              </m:sub>
            </m:sSub>
          </m:e>
        </m:nary>
      </m:oMath>
    </w:p>
    <w:p w14:paraId="751D1FF2" w14:textId="77777777" w:rsidR="00203D50" w:rsidRPr="00203D50" w:rsidRDefault="00CD5A7C" w:rsidP="00203D50">
      <w:pPr>
        <w:pStyle w:val="eqn-bullet"/>
        <w:spacing w:line="240" w:lineRule="auto"/>
        <w:rPr>
          <w:rFonts w:ascii="Arial" w:hAnsi="Arial"/>
          <w:sz w:val="22"/>
          <w:szCs w:val="22"/>
        </w:rPr>
      </w:pPr>
      <m:oMath>
        <m:r>
          <w:rPr>
            <w:sz w:val="22"/>
            <w:szCs w:val="22"/>
          </w:rPr>
          <m:t>-</m:t>
        </m:r>
        <m:nary>
          <m:naryPr>
            <m:chr m:val="∑"/>
            <m:limLoc m:val="undOvr"/>
            <m:supHide m:val="1"/>
            <m:ctrlPr>
              <w:rPr>
                <w:sz w:val="22"/>
                <w:szCs w:val="22"/>
              </w:rPr>
            </m:ctrlPr>
          </m:naryPr>
          <m:sub>
            <m:sSub>
              <m:sSubPr>
                <m:ctrlPr>
                  <w:rPr>
                    <w:sz w:val="22"/>
                    <w:szCs w:val="22"/>
                  </w:rPr>
                </m:ctrlPr>
              </m:sSubPr>
              <m:e>
                <m:r>
                  <w:rPr>
                    <w:sz w:val="22"/>
                    <w:szCs w:val="22"/>
                  </w:rPr>
                  <m:t>l∈S</m:t>
                </m:r>
              </m:e>
              <m:sub>
                <m:r>
                  <w:rPr>
                    <w:sz w:val="22"/>
                    <w:szCs w:val="22"/>
                  </w:rPr>
                  <m:t>HVDC</m:t>
                </m:r>
              </m:sub>
            </m:sSub>
            <m:d>
              <m:dPr>
                <m:ctrlPr>
                  <w:rPr>
                    <w:sz w:val="22"/>
                    <w:szCs w:val="22"/>
                  </w:rPr>
                </m:ctrlPr>
              </m:dPr>
              <m:e>
                <m:r>
                  <w:rPr>
                    <w:sz w:val="22"/>
                    <w:szCs w:val="22"/>
                  </w:rPr>
                  <m:t>n</m:t>
                </m:r>
              </m:e>
            </m:d>
          </m:sub>
          <m:sup/>
          <m:e>
            <m:sSub>
              <m:sSubPr>
                <m:ctrlPr>
                  <w:rPr>
                    <w:sz w:val="22"/>
                    <w:szCs w:val="22"/>
                  </w:rPr>
                </m:ctrlPr>
              </m:sSubPr>
              <m:e>
                <m:r>
                  <w:rPr>
                    <w:sz w:val="22"/>
                    <w:szCs w:val="22"/>
                  </w:rPr>
                  <m:t>HVDCLinkFlow</m:t>
                </m:r>
              </m:e>
              <m:sub>
                <m:r>
                  <w:rPr>
                    <w:sz w:val="22"/>
                    <w:szCs w:val="22"/>
                  </w:rPr>
                  <m:t>l</m:t>
                </m:r>
              </m:sub>
            </m:sSub>
          </m:e>
        </m:nary>
      </m:oMath>
    </w:p>
    <w:p w14:paraId="2B868AC2" w14:textId="77777777" w:rsidR="00203D50" w:rsidRPr="00203D50" w:rsidRDefault="00CD5A7C" w:rsidP="00203D50">
      <w:pPr>
        <w:pStyle w:val="eqn-bullet"/>
        <w:spacing w:line="240" w:lineRule="auto"/>
        <w:rPr>
          <w:rFonts w:ascii="Arial" w:hAnsi="Arial"/>
          <w:sz w:val="22"/>
          <w:szCs w:val="22"/>
        </w:rPr>
      </w:pPr>
      <m:oMath>
        <m:r>
          <w:rPr>
            <w:sz w:val="22"/>
            <w:szCs w:val="22"/>
          </w:rPr>
          <m:t>+</m:t>
        </m:r>
        <m:nary>
          <m:naryPr>
            <m:chr m:val="∑"/>
            <m:limLoc m:val="undOvr"/>
            <m:supHide m:val="1"/>
            <m:ctrlPr>
              <w:rPr>
                <w:sz w:val="22"/>
                <w:szCs w:val="22"/>
              </w:rPr>
            </m:ctrlPr>
          </m:naryPr>
          <m:sub>
            <m:sSub>
              <m:sSubPr>
                <m:ctrlPr>
                  <w:rPr>
                    <w:sz w:val="22"/>
                    <w:szCs w:val="22"/>
                  </w:rPr>
                </m:ctrlPr>
              </m:sSubPr>
              <m:e>
                <m:r>
                  <w:rPr>
                    <w:sz w:val="22"/>
                    <w:szCs w:val="22"/>
                  </w:rPr>
                  <m:t>l∈R</m:t>
                </m:r>
              </m:e>
              <m:sub>
                <m:r>
                  <w:rPr>
                    <w:sz w:val="22"/>
                    <w:szCs w:val="22"/>
                  </w:rPr>
                  <m:t>HVDC</m:t>
                </m:r>
              </m:sub>
            </m:sSub>
            <m:d>
              <m:dPr>
                <m:ctrlPr>
                  <w:rPr>
                    <w:sz w:val="22"/>
                    <w:szCs w:val="22"/>
                  </w:rPr>
                </m:ctrlPr>
              </m:dPr>
              <m:e>
                <m:r>
                  <w:rPr>
                    <w:sz w:val="22"/>
                    <w:szCs w:val="22"/>
                  </w:rPr>
                  <m:t>n</m:t>
                </m:r>
              </m:e>
            </m:d>
          </m:sub>
          <m:sup/>
          <m:e>
            <m:d>
              <m:dPr>
                <m:ctrlPr>
                  <w:rPr>
                    <w:sz w:val="22"/>
                    <w:szCs w:val="22"/>
                  </w:rPr>
                </m:ctrlPr>
              </m:dPr>
              <m:e>
                <m:sSub>
                  <m:sSubPr>
                    <m:ctrlPr>
                      <w:rPr>
                        <w:sz w:val="22"/>
                        <w:szCs w:val="22"/>
                      </w:rPr>
                    </m:ctrlPr>
                  </m:sSubPr>
                  <m:e>
                    <m:r>
                      <w:rPr>
                        <w:sz w:val="22"/>
                        <w:szCs w:val="22"/>
                      </w:rPr>
                      <m:t>HVDCLinkFlow</m:t>
                    </m:r>
                  </m:e>
                  <m:sub>
                    <m:r>
                      <w:rPr>
                        <w:sz w:val="22"/>
                        <w:szCs w:val="22"/>
                      </w:rPr>
                      <m:t>l</m:t>
                    </m:r>
                  </m:sub>
                </m:sSub>
                <m:r>
                  <w:rPr>
                    <w:sz w:val="22"/>
                    <w:szCs w:val="22"/>
                  </w:rPr>
                  <m:t>-</m:t>
                </m:r>
                <m:sSub>
                  <m:sSubPr>
                    <m:ctrlPr>
                      <w:rPr>
                        <w:sz w:val="22"/>
                        <w:szCs w:val="22"/>
                      </w:rPr>
                    </m:ctrlPr>
                  </m:sSubPr>
                  <m:e>
                    <m:r>
                      <w:rPr>
                        <w:sz w:val="22"/>
                        <w:szCs w:val="22"/>
                      </w:rPr>
                      <m:t>HVDCLinkLosses</m:t>
                    </m:r>
                  </m:e>
                  <m:sub>
                    <m:r>
                      <w:rPr>
                        <w:sz w:val="22"/>
                        <w:szCs w:val="22"/>
                      </w:rPr>
                      <m:t>l</m:t>
                    </m:r>
                  </m:sub>
                </m:sSub>
              </m:e>
            </m:d>
          </m:e>
        </m:nary>
      </m:oMath>
    </w:p>
    <w:p w14:paraId="54376E38" w14:textId="684BF698" w:rsidR="00203D50" w:rsidRPr="00203D50" w:rsidRDefault="00CD5A7C" w:rsidP="00203D50">
      <w:pPr>
        <w:pStyle w:val="eqn-bullet"/>
        <w:spacing w:line="240" w:lineRule="auto"/>
        <w:rPr>
          <w:sz w:val="22"/>
          <w:szCs w:val="22"/>
        </w:rPr>
      </w:pPr>
      <m:oMath>
        <m:r>
          <w:rPr>
            <w:sz w:val="22"/>
            <w:szCs w:val="22"/>
          </w:rPr>
          <m:t>-</m:t>
        </m:r>
        <m:nary>
          <m:naryPr>
            <m:chr m:val="∑"/>
            <m:limLoc m:val="undOvr"/>
            <m:supHide m:val="1"/>
            <m:ctrlPr>
              <w:rPr>
                <w:sz w:val="22"/>
                <w:szCs w:val="22"/>
              </w:rPr>
            </m:ctrlPr>
          </m:naryPr>
          <m:sub>
            <m:sSub>
              <m:sSubPr>
                <m:ctrlPr>
                  <w:rPr>
                    <w:sz w:val="22"/>
                    <w:szCs w:val="22"/>
                  </w:rPr>
                </m:ctrlPr>
              </m:sSubPr>
              <m:e>
                <m:r>
                  <w:rPr>
                    <w:sz w:val="22"/>
                    <w:szCs w:val="22"/>
                  </w:rPr>
                  <m:t>l∈HVDCLINKS</m:t>
                </m:r>
              </m:e>
              <m:sub>
                <m:r>
                  <w:rPr>
                    <w:sz w:val="22"/>
                    <w:szCs w:val="22"/>
                  </w:rPr>
                  <m:t>n</m:t>
                </m:r>
              </m:sub>
            </m:sSub>
          </m:sub>
          <m:sup/>
          <m:e>
            <m:f>
              <m:fPr>
                <m:ctrlPr>
                  <w:rPr>
                    <w:sz w:val="22"/>
                    <w:szCs w:val="22"/>
                  </w:rPr>
                </m:ctrlPr>
              </m:fPr>
              <m:num>
                <m:r>
                  <w:rPr>
                    <w:sz w:val="22"/>
                    <w:szCs w:val="22"/>
                  </w:rPr>
                  <m:t>1</m:t>
                </m:r>
              </m:num>
              <m:den>
                <m:r>
                  <w:rPr>
                    <w:sz w:val="22"/>
                    <w:szCs w:val="22"/>
                  </w:rPr>
                  <m:t>2</m:t>
                </m:r>
              </m:den>
            </m:f>
            <m:r>
              <w:rPr>
                <w:sz w:val="22"/>
                <w:szCs w:val="22"/>
              </w:rPr>
              <m:t>×</m:t>
            </m:r>
            <m:sSub>
              <m:sSubPr>
                <m:ctrlPr>
                  <w:rPr>
                    <w:sz w:val="22"/>
                    <w:szCs w:val="22"/>
                  </w:rPr>
                </m:ctrlPr>
              </m:sSubPr>
              <m:e>
                <m:r>
                  <w:rPr>
                    <w:sz w:val="22"/>
                    <w:szCs w:val="22"/>
                  </w:rPr>
                  <m:t>HVDCLinkFixedLosses</m:t>
                </m:r>
              </m:e>
              <m:sub>
                <m:r>
                  <w:rPr>
                    <w:sz w:val="22"/>
                    <w:szCs w:val="22"/>
                  </w:rPr>
                  <m:t>l</m:t>
                </m:r>
              </m:sub>
            </m:sSub>
          </m:e>
        </m:nary>
      </m:oMath>
    </w:p>
    <w:p w14:paraId="45402306" w14:textId="488C760B" w:rsidR="00203D50" w:rsidRPr="00203D50" w:rsidRDefault="00203D50" w:rsidP="00203D50">
      <w:pPr>
        <w:pStyle w:val="eqn-bullet"/>
        <w:spacing w:line="240" w:lineRule="auto"/>
        <w:rPr>
          <w:rFonts w:ascii="Arial" w:hAnsi="Arial"/>
          <w:sz w:val="22"/>
          <w:szCs w:val="22"/>
        </w:rPr>
      </w:pPr>
      <m:oMath>
        <m:r>
          <w:rPr>
            <w:sz w:val="22"/>
            <w:szCs w:val="22"/>
          </w:rPr>
          <m:t>-</m:t>
        </m:r>
        <m:nary>
          <m:naryPr>
            <m:chr m:val="∑"/>
            <m:limLoc m:val="undOvr"/>
            <m:supHide m:val="1"/>
            <m:ctrlPr>
              <w:rPr>
                <w:sz w:val="22"/>
                <w:szCs w:val="22"/>
              </w:rPr>
            </m:ctrlPr>
          </m:naryPr>
          <m:sub>
            <m:sSub>
              <m:sSubPr>
                <m:ctrlPr>
                  <w:rPr>
                    <w:sz w:val="22"/>
                    <w:szCs w:val="22"/>
                  </w:rPr>
                </m:ctrlPr>
              </m:sSubPr>
              <m:e>
                <m:r>
                  <w:rPr>
                    <w:sz w:val="22"/>
                    <w:szCs w:val="22"/>
                  </w:rPr>
                  <m:t>q∈R</m:t>
                </m:r>
              </m:e>
              <m:sub>
                <m:r>
                  <w:rPr>
                    <w:sz w:val="22"/>
                    <w:szCs w:val="22"/>
                  </w:rPr>
                  <m:t>AC</m:t>
                </m:r>
              </m:sub>
            </m:sSub>
            <m:d>
              <m:dPr>
                <m:ctrlPr>
                  <w:rPr>
                    <w:sz w:val="22"/>
                    <w:szCs w:val="22"/>
                  </w:rPr>
                </m:ctrlPr>
              </m:dPr>
              <m:e>
                <m:r>
                  <w:rPr>
                    <w:sz w:val="22"/>
                    <w:szCs w:val="22"/>
                  </w:rPr>
                  <m:t>n</m:t>
                </m:r>
              </m:e>
            </m:d>
          </m:sub>
          <m:sup/>
          <m:e>
            <m:sSubSup>
              <m:sSubSupPr>
                <m:ctrlPr>
                  <w:rPr>
                    <w:sz w:val="22"/>
                    <w:szCs w:val="22"/>
                  </w:rPr>
                </m:ctrlPr>
              </m:sSubSupPr>
              <m:e>
                <m:r>
                  <w:rPr>
                    <w:sz w:val="22"/>
                    <w:szCs w:val="22"/>
                  </w:rPr>
                  <m:t>ACLineLosses</m:t>
                </m:r>
              </m:e>
              <m:sub>
                <m:r>
                  <w:rPr>
                    <w:sz w:val="22"/>
                    <w:szCs w:val="22"/>
                  </w:rPr>
                  <m:t>q</m:t>
                </m:r>
              </m:sub>
              <m:sup>
                <m:r>
                  <w:rPr>
                    <w:sz w:val="22"/>
                    <w:szCs w:val="22"/>
                  </w:rPr>
                  <m:t>Directed</m:t>
                </m:r>
              </m:sup>
            </m:sSubSup>
          </m:e>
        </m:nary>
      </m:oMath>
    </w:p>
    <w:p w14:paraId="60D82606" w14:textId="456E799D" w:rsidR="00203D50" w:rsidRPr="00203D50" w:rsidRDefault="00203D50" w:rsidP="00203D50">
      <w:pPr>
        <w:pStyle w:val="eqn-bullet"/>
        <w:spacing w:line="240" w:lineRule="auto"/>
        <w:rPr>
          <w:sz w:val="22"/>
          <w:szCs w:val="22"/>
        </w:rPr>
      </w:pPr>
      <m:oMath>
        <m:r>
          <w:rPr>
            <w:sz w:val="22"/>
            <w:szCs w:val="22"/>
          </w:rPr>
          <m:t xml:space="preserve">- </m:t>
        </m:r>
        <m:nary>
          <m:naryPr>
            <m:chr m:val="∑"/>
            <m:limLoc m:val="undOvr"/>
            <m:supHide m:val="1"/>
            <m:ctrlPr>
              <w:rPr>
                <w:sz w:val="22"/>
                <w:szCs w:val="22"/>
              </w:rPr>
            </m:ctrlPr>
          </m:naryPr>
          <m:sub>
            <m:sSub>
              <m:sSubPr>
                <m:ctrlPr>
                  <w:rPr>
                    <w:sz w:val="22"/>
                    <w:szCs w:val="22"/>
                  </w:rPr>
                </m:ctrlPr>
              </m:sSubPr>
              <m:e>
                <m:r>
                  <w:rPr>
                    <w:sz w:val="22"/>
                    <w:szCs w:val="22"/>
                  </w:rPr>
                  <m:t>k∈ACLINES</m:t>
                </m:r>
              </m:e>
              <m:sub>
                <m:r>
                  <w:rPr>
                    <w:sz w:val="22"/>
                    <w:szCs w:val="22"/>
                  </w:rPr>
                  <m:t>n</m:t>
                </m:r>
              </m:sub>
            </m:sSub>
          </m:sub>
          <m:sup/>
          <m:e>
            <m:f>
              <m:fPr>
                <m:ctrlPr>
                  <w:rPr>
                    <w:sz w:val="22"/>
                    <w:szCs w:val="22"/>
                  </w:rPr>
                </m:ctrlPr>
              </m:fPr>
              <m:num>
                <m:r>
                  <w:rPr>
                    <w:sz w:val="22"/>
                    <w:szCs w:val="22"/>
                  </w:rPr>
                  <m:t>1</m:t>
                </m:r>
              </m:num>
              <m:den>
                <m:r>
                  <w:rPr>
                    <w:sz w:val="22"/>
                    <w:szCs w:val="22"/>
                  </w:rPr>
                  <m:t>2</m:t>
                </m:r>
              </m:den>
            </m:f>
            <m:r>
              <w:rPr>
                <w:sz w:val="22"/>
                <w:szCs w:val="22"/>
              </w:rPr>
              <m:t>×</m:t>
            </m:r>
            <m:sSub>
              <m:sSubPr>
                <m:ctrlPr>
                  <w:rPr>
                    <w:sz w:val="22"/>
                    <w:szCs w:val="22"/>
                  </w:rPr>
                </m:ctrlPr>
              </m:sSubPr>
              <m:e>
                <m:r>
                  <w:rPr>
                    <w:sz w:val="22"/>
                    <w:szCs w:val="22"/>
                  </w:rPr>
                  <m:t>ACLineFixedLosses</m:t>
                </m:r>
              </m:e>
              <m:sub>
                <m:r>
                  <w:rPr>
                    <w:sz w:val="22"/>
                    <w:szCs w:val="22"/>
                  </w:rPr>
                  <m:t>k</m:t>
                </m:r>
              </m:sub>
            </m:sSub>
          </m:e>
        </m:nary>
        <m:r>
          <w:rPr>
            <w:sz w:val="22"/>
            <w:szCs w:val="22"/>
          </w:rPr>
          <m:t xml:space="preserve">  </m:t>
        </m:r>
      </m:oMath>
    </w:p>
    <w:p w14:paraId="78C92FC7" w14:textId="77777777" w:rsidR="00714039" w:rsidRPr="00203D50" w:rsidRDefault="00714039" w:rsidP="00714039">
      <w:pPr>
        <w:pStyle w:val="BodyText"/>
        <w:rPr>
          <w:lang w:eastAsia="en-GB"/>
        </w:rPr>
      </w:pPr>
      <m:oMathPara>
        <m:oMath>
          <m:r>
            <w:rPr>
              <w:rFonts w:ascii="Cambria Math" w:hAnsi="Cambria Math"/>
              <w:lang w:eastAsia="en-GB"/>
            </w:rPr>
            <m:t>∀n∈ACNODES</m:t>
          </m:r>
        </m:oMath>
      </m:oMathPara>
    </w:p>
    <w:p w14:paraId="593AE14C" w14:textId="77777777" w:rsidR="00714039" w:rsidRPr="00D404B4" w:rsidRDefault="00714039" w:rsidP="00714039">
      <w:pPr>
        <w:pStyle w:val="BodyText"/>
        <w:rPr>
          <w:lang w:eastAsia="en-GB"/>
        </w:rPr>
      </w:pPr>
    </w:p>
    <w:p w14:paraId="42E21220" w14:textId="77777777" w:rsidR="00714039" w:rsidRPr="00D404B4" w:rsidRDefault="00714039" w:rsidP="00EB6BED">
      <w:pPr>
        <w:pStyle w:val="Heading5"/>
      </w:pPr>
      <w:r w:rsidRPr="00D404B4">
        <w:tab/>
      </w:r>
      <m:oMath>
        <m:sSubSup>
          <m:sSubSupPr>
            <m:ctrlPr>
              <w:rPr>
                <w:rFonts w:ascii="Cambria Math" w:hAnsi="Cambria Math"/>
              </w:rPr>
            </m:ctrlPr>
          </m:sSubSupPr>
          <m:e>
            <m:r>
              <w:rPr>
                <w:rFonts w:ascii="Cambria Math" w:hAnsi="Cambria Math"/>
              </w:rPr>
              <m:t>ACLineFlow</m:t>
            </m:r>
          </m:e>
          <m:sub>
            <m:r>
              <w:rPr>
                <w:rFonts w:ascii="Cambria Math" w:hAnsi="Cambria Math"/>
              </w:rPr>
              <m:t>q</m:t>
            </m:r>
          </m:sub>
          <m:sup>
            <m:r>
              <w:rPr>
                <w:rFonts w:ascii="Cambria Math" w:hAnsi="Cambria Math"/>
              </w:rPr>
              <m:t>Directed</m:t>
            </m:r>
          </m:sup>
        </m:sSubSup>
        <m:r>
          <m:rPr>
            <m:sty m:val="p"/>
          </m:rPr>
          <w:rPr>
            <w:rFonts w:ascii="Cambria Math" w:hAnsi="Cambria Math"/>
          </w:rPr>
          <m:t>≤</m:t>
        </m:r>
        <m:sSub>
          <m:sSubPr>
            <m:ctrlPr>
              <w:rPr>
                <w:rFonts w:ascii="Cambria Math" w:hAnsi="Cambria Math"/>
              </w:rPr>
            </m:ctrlPr>
          </m:sSubPr>
          <m:e>
            <m:r>
              <w:rPr>
                <w:rFonts w:ascii="Cambria Math" w:hAnsi="Cambria Math"/>
              </w:rPr>
              <m:t>ACLineCapacity</m:t>
            </m:r>
          </m:e>
          <m:sub>
            <m:r>
              <w:rPr>
                <w:rFonts w:ascii="Cambria Math" w:hAnsi="Cambria Math"/>
              </w:rPr>
              <m:t>k</m:t>
            </m:r>
            <m:d>
              <m:dPr>
                <m:ctrlPr>
                  <w:rPr>
                    <w:rFonts w:ascii="Cambria Math" w:hAnsi="Cambria Math"/>
                  </w:rPr>
                </m:ctrlPr>
              </m:dPr>
              <m:e>
                <m:r>
                  <w:rPr>
                    <w:rFonts w:ascii="Cambria Math" w:hAnsi="Cambria Math"/>
                  </w:rPr>
                  <m:t>q</m:t>
                </m:r>
              </m:e>
            </m:d>
          </m:sub>
        </m:sSub>
        <m:r>
          <m:rPr>
            <m:sty m:val="p"/>
          </m:rPr>
          <w:rPr>
            <w:rFonts w:ascii="Cambria Math" w:hAnsi="Cambria Math"/>
          </w:rPr>
          <m:t xml:space="preserve">   </m:t>
        </m:r>
      </m:oMath>
    </w:p>
    <w:p w14:paraId="75DE3694" w14:textId="77777777" w:rsidR="00714039" w:rsidRPr="00203D50" w:rsidRDefault="00714039" w:rsidP="00203D50">
      <w:pPr>
        <w:pStyle w:val="BodyText"/>
        <w:rPr>
          <w:lang w:eastAsia="en-GB"/>
        </w:rPr>
      </w:pPr>
      <m:oMathPara>
        <m:oMath>
          <m:r>
            <w:rPr>
              <w:rFonts w:ascii="Cambria Math" w:hAnsi="Cambria Math"/>
              <w:lang w:eastAsia="en-GB"/>
            </w:rPr>
            <m:t>∀ q∈DIRECTEDACLINES</m:t>
          </m:r>
        </m:oMath>
      </m:oMathPara>
    </w:p>
    <w:p w14:paraId="68E0CD9D" w14:textId="77777777" w:rsidR="00714039" w:rsidRPr="004C1E84" w:rsidRDefault="00714039" w:rsidP="00714039">
      <w:pPr>
        <w:pStyle w:val="BodyText"/>
        <w:ind w:left="1728"/>
        <w:rPr>
          <w:lang w:eastAsia="en-GB"/>
        </w:rPr>
      </w:pPr>
    </w:p>
    <w:p w14:paraId="3CB416B1" w14:textId="2231087E" w:rsidR="00203D50" w:rsidRDefault="00714039" w:rsidP="00EB6BED">
      <w:pPr>
        <w:pStyle w:val="Heading5"/>
      </w:pPr>
      <w:r w:rsidRPr="00D404B4">
        <w:tab/>
      </w:r>
      <m:oMath>
        <m:sSub>
          <m:sSubPr>
            <m:ctrlPr>
              <w:rPr>
                <w:rFonts w:ascii="Cambria Math" w:hAnsi="Cambria Math"/>
              </w:rPr>
            </m:ctrlPr>
          </m:sSubPr>
          <m:e>
            <m:r>
              <w:rPr>
                <w:rFonts w:ascii="Cambria Math" w:hAnsi="Cambria Math"/>
              </w:rPr>
              <m:t>ACLineFlow</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ACLineFlow</m:t>
            </m:r>
          </m:e>
          <m:sub>
            <m:r>
              <w:rPr>
                <w:rFonts w:ascii="Cambria Math" w:hAnsi="Cambria Math"/>
              </w:rPr>
              <m:t>F</m:t>
            </m:r>
            <m:d>
              <m:dPr>
                <m:ctrlPr>
                  <w:rPr>
                    <w:rFonts w:ascii="Cambria Math" w:hAnsi="Cambria Math"/>
                  </w:rPr>
                </m:ctrlPr>
              </m:dPr>
              <m:e>
                <m:r>
                  <w:rPr>
                    <w:rFonts w:ascii="Cambria Math" w:hAnsi="Cambria Math"/>
                  </w:rPr>
                  <m:t>k</m:t>
                </m:r>
              </m:e>
            </m:d>
          </m:sub>
          <m:sup>
            <m:r>
              <w:rPr>
                <w:rFonts w:ascii="Cambria Math" w:hAnsi="Cambria Math"/>
              </w:rPr>
              <m:t>Directed</m:t>
            </m:r>
          </m:sup>
        </m:sSubSup>
        <m:r>
          <m:rPr>
            <m:sty m:val="p"/>
          </m:rPr>
          <w:rPr>
            <w:rFonts w:ascii="Cambria Math" w:hAnsi="Cambria Math"/>
          </w:rPr>
          <m:t>-</m:t>
        </m:r>
        <m:sSubSup>
          <m:sSubSupPr>
            <m:ctrlPr>
              <w:rPr>
                <w:rFonts w:ascii="Cambria Math" w:hAnsi="Cambria Math"/>
              </w:rPr>
            </m:ctrlPr>
          </m:sSubSupPr>
          <m:e>
            <m:r>
              <w:rPr>
                <w:rFonts w:ascii="Cambria Math" w:hAnsi="Cambria Math"/>
              </w:rPr>
              <m:t>ACLineFlow</m:t>
            </m:r>
          </m:e>
          <m:sub>
            <m:r>
              <w:rPr>
                <w:rFonts w:ascii="Cambria Math" w:hAnsi="Cambria Math"/>
              </w:rPr>
              <m:t>B</m:t>
            </m:r>
            <m:d>
              <m:dPr>
                <m:ctrlPr>
                  <w:rPr>
                    <w:rFonts w:ascii="Cambria Math" w:hAnsi="Cambria Math"/>
                  </w:rPr>
                </m:ctrlPr>
              </m:dPr>
              <m:e>
                <m:r>
                  <w:rPr>
                    <w:rFonts w:ascii="Cambria Math" w:hAnsi="Cambria Math"/>
                  </w:rPr>
                  <m:t>k</m:t>
                </m:r>
              </m:e>
            </m:d>
          </m:sub>
          <m:sup>
            <m:r>
              <w:rPr>
                <w:rFonts w:ascii="Cambria Math" w:hAnsi="Cambria Math"/>
              </w:rPr>
              <m:t>Directed</m:t>
            </m:r>
          </m:sup>
        </m:sSubSup>
        <m:r>
          <m:rPr>
            <m:sty m:val="p"/>
          </m:rPr>
          <w:rPr>
            <w:rFonts w:ascii="Cambria Math" w:hAnsi="Cambria Math"/>
          </w:rPr>
          <m:t xml:space="preserve">  </m:t>
        </m:r>
      </m:oMath>
    </w:p>
    <w:p w14:paraId="2502C40F" w14:textId="63D7463C" w:rsidR="00714039" w:rsidRDefault="00714039" w:rsidP="00203D50">
      <w:pPr>
        <w:pStyle w:val="BodyText"/>
        <w:rPr>
          <w:lang w:eastAsia="en-GB"/>
        </w:rPr>
      </w:pPr>
      <m:oMathPara>
        <m:oMath>
          <m:r>
            <w:rPr>
              <w:rFonts w:ascii="Cambria Math" w:hAnsi="Cambria Math"/>
              <w:lang w:eastAsia="en-GB"/>
            </w:rPr>
            <m:t>∀ k∈ACLINES</m:t>
          </m:r>
        </m:oMath>
      </m:oMathPara>
    </w:p>
    <w:p w14:paraId="762845CB" w14:textId="77777777" w:rsidR="00714039" w:rsidRDefault="00714039" w:rsidP="00714039">
      <w:pPr>
        <w:pStyle w:val="BodyText"/>
        <w:tabs>
          <w:tab w:val="left" w:pos="1701"/>
        </w:tabs>
        <w:rPr>
          <w:lang w:eastAsia="en-GB"/>
        </w:rPr>
      </w:pPr>
    </w:p>
    <w:p w14:paraId="15D4FC55" w14:textId="77777777" w:rsidR="00203D50" w:rsidRPr="00203D50" w:rsidRDefault="00EA7BDF" w:rsidP="00EB6BED">
      <w:pPr>
        <w:pStyle w:val="Heading5"/>
      </w:pPr>
      <m:oMath>
        <m:sSub>
          <m:sSubPr>
            <m:ctrlPr>
              <w:rPr>
                <w:rFonts w:ascii="Cambria Math" w:hAnsi="Cambria Math"/>
              </w:rPr>
            </m:ctrlPr>
          </m:sSubPr>
          <m:e>
            <m:r>
              <w:rPr>
                <w:rFonts w:ascii="Cambria Math" w:hAnsi="Cambria Math"/>
              </w:rPr>
              <m:t>ACLineFlow</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ACLineAdmittance</m:t>
            </m:r>
          </m:e>
          <m:sub>
            <m:r>
              <w:rPr>
                <w:rFonts w:ascii="Cambria Math" w:hAnsi="Cambria Math"/>
              </w:rPr>
              <m:t>k</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ACNodeAngle</m:t>
                </m:r>
              </m:e>
              <m:sub>
                <m:r>
                  <w:rPr>
                    <w:rFonts w:ascii="Cambria Math" w:hAnsi="Cambria Math"/>
                  </w:rPr>
                  <m:t>b</m:t>
                </m:r>
                <m:d>
                  <m:dPr>
                    <m:ctrlPr>
                      <w:rPr>
                        <w:rFonts w:ascii="Cambria Math" w:hAnsi="Cambria Math"/>
                      </w:rPr>
                    </m:ctrlPr>
                  </m:dPr>
                  <m:e>
                    <m:r>
                      <w:rPr>
                        <w:rFonts w:ascii="Cambria Math" w:hAnsi="Cambria Math"/>
                      </w:rPr>
                      <m:t>k</m:t>
                    </m:r>
                  </m:e>
                </m:d>
              </m:sub>
            </m:sSub>
            <m:r>
              <m:rPr>
                <m:sty m:val="p"/>
              </m:rPr>
              <w:rPr>
                <w:rFonts w:ascii="Cambria Math" w:hAnsi="Cambria Math"/>
              </w:rPr>
              <m:t>-</m:t>
            </m:r>
            <m:sSub>
              <m:sSubPr>
                <m:ctrlPr>
                  <w:rPr>
                    <w:rFonts w:ascii="Cambria Math" w:hAnsi="Cambria Math"/>
                  </w:rPr>
                </m:ctrlPr>
              </m:sSubPr>
              <m:e>
                <m:r>
                  <w:rPr>
                    <w:rFonts w:ascii="Cambria Math" w:hAnsi="Cambria Math"/>
                  </w:rPr>
                  <m:t>ACNodeAngle</m:t>
                </m:r>
              </m:e>
              <m:sub>
                <m:r>
                  <w:rPr>
                    <w:rFonts w:ascii="Cambria Math" w:hAnsi="Cambria Math"/>
                  </w:rPr>
                  <m:t>e</m:t>
                </m:r>
                <m:d>
                  <m:dPr>
                    <m:ctrlPr>
                      <w:rPr>
                        <w:rFonts w:ascii="Cambria Math" w:hAnsi="Cambria Math"/>
                      </w:rPr>
                    </m:ctrlPr>
                  </m:dPr>
                  <m:e>
                    <m:r>
                      <w:rPr>
                        <w:rFonts w:ascii="Cambria Math" w:hAnsi="Cambria Math"/>
                      </w:rPr>
                      <m:t>k</m:t>
                    </m:r>
                  </m:e>
                </m:d>
              </m:sub>
            </m:sSub>
          </m:e>
        </m:d>
        <m:r>
          <m:rPr>
            <m:sty m:val="p"/>
          </m:rPr>
          <w:rPr>
            <w:rFonts w:ascii="Cambria Math" w:hAnsi="Cambria Math"/>
          </w:rPr>
          <m:t xml:space="preserve">  </m:t>
        </m:r>
      </m:oMath>
    </w:p>
    <w:p w14:paraId="020A6E7E" w14:textId="00569D16" w:rsidR="00714039" w:rsidRDefault="00CD5A7C" w:rsidP="00203D50">
      <w:pPr>
        <w:pStyle w:val="BodyText"/>
      </w:pPr>
      <m:oMathPara>
        <m:oMath>
          <m:r>
            <m:rPr>
              <m:sty m:val="p"/>
            </m:rPr>
            <w:rPr>
              <w:rFonts w:ascii="Cambria Math" w:hAnsi="Cambria Math"/>
            </w:rPr>
            <m:t xml:space="preserve">∀ </m:t>
          </m:r>
          <m:r>
            <w:rPr>
              <w:rFonts w:ascii="Cambria Math" w:hAnsi="Cambria Math"/>
            </w:rPr>
            <m:t>k</m:t>
          </m:r>
          <m:r>
            <m:rPr>
              <m:sty m:val="p"/>
            </m:rPr>
            <w:rPr>
              <w:rFonts w:ascii="Cambria Math" w:hAnsi="Cambria Math"/>
            </w:rPr>
            <m:t>∈</m:t>
          </m:r>
          <m:r>
            <w:rPr>
              <w:rFonts w:ascii="Cambria Math" w:hAnsi="Cambria Math"/>
            </w:rPr>
            <m:t>ACLINES</m:t>
          </m:r>
        </m:oMath>
      </m:oMathPara>
    </w:p>
    <w:p w14:paraId="653D810F" w14:textId="77777777" w:rsidR="00714039" w:rsidRDefault="00714039" w:rsidP="00714039">
      <w:pPr>
        <w:pStyle w:val="BodyText"/>
        <w:jc w:val="left"/>
        <w:rPr>
          <w:lang w:eastAsia="en-GB"/>
        </w:rPr>
      </w:pPr>
    </w:p>
    <w:bookmarkStart w:id="198" w:name="_Ref108681018"/>
    <w:p w14:paraId="038CF984" w14:textId="77777777" w:rsidR="00714039" w:rsidRDefault="00EA7BDF" w:rsidP="00EB6BED">
      <w:pPr>
        <w:pStyle w:val="Heading5"/>
      </w:pPr>
      <m:oMath>
        <m:sSubSup>
          <m:sSubSupPr>
            <m:ctrlPr>
              <w:rPr>
                <w:rFonts w:ascii="Cambria Math" w:hAnsi="Cambria Math"/>
              </w:rPr>
            </m:ctrlPr>
          </m:sSubSupPr>
          <m:e>
            <m:r>
              <w:rPr>
                <w:rFonts w:ascii="Cambria Math" w:hAnsi="Cambria Math"/>
              </w:rPr>
              <m:t>ACLineFlowBlock</m:t>
            </m:r>
          </m:e>
          <m:sub>
            <m:r>
              <w:rPr>
                <w:rFonts w:ascii="Cambria Math" w:hAnsi="Cambria Math"/>
              </w:rPr>
              <m:t>q</m:t>
            </m:r>
            <m:r>
              <m:rPr>
                <m:sty m:val="p"/>
              </m:rPr>
              <w:rPr>
                <w:rFonts w:ascii="Cambria Math" w:hAnsi="Cambria Math"/>
              </w:rPr>
              <m:t>.</m:t>
            </m:r>
            <m:r>
              <w:rPr>
                <w:rFonts w:ascii="Cambria Math" w:hAnsi="Cambria Math"/>
              </w:rPr>
              <m:t>j</m:t>
            </m:r>
          </m:sub>
          <m:sup>
            <m:r>
              <w:rPr>
                <w:rFonts w:ascii="Cambria Math" w:hAnsi="Cambria Math"/>
              </w:rPr>
              <m:t>Directed</m:t>
            </m:r>
          </m:sup>
        </m:sSubSup>
        <m:r>
          <m:rPr>
            <m:sty m:val="p"/>
          </m:rPr>
          <w:rPr>
            <w:rFonts w:ascii="Cambria Math" w:hAnsi="Cambria Math"/>
          </w:rPr>
          <m:t>≤</m:t>
        </m:r>
        <m:sSub>
          <m:sSubPr>
            <m:ctrlPr>
              <w:rPr>
                <w:rFonts w:ascii="Cambria Math" w:hAnsi="Cambria Math"/>
              </w:rPr>
            </m:ctrlPr>
          </m:sSubPr>
          <m:e>
            <m:r>
              <w:rPr>
                <w:rFonts w:ascii="Cambria Math" w:hAnsi="Cambria Math"/>
              </w:rPr>
              <m:t>ACLineLossBlockMW</m:t>
            </m:r>
          </m:e>
          <m:sub>
            <m:r>
              <w:rPr>
                <w:rFonts w:ascii="Cambria Math" w:hAnsi="Cambria Math"/>
              </w:rPr>
              <m:t>k</m:t>
            </m:r>
            <m:d>
              <m:dPr>
                <m:ctrlPr>
                  <w:rPr>
                    <w:rFonts w:ascii="Cambria Math" w:hAnsi="Cambria Math"/>
                  </w:rPr>
                </m:ctrlPr>
              </m:dPr>
              <m:e>
                <m:r>
                  <w:rPr>
                    <w:rFonts w:ascii="Cambria Math" w:hAnsi="Cambria Math"/>
                  </w:rPr>
                  <m:t>q</m:t>
                </m:r>
              </m:e>
            </m:d>
          </m:sub>
        </m:sSub>
        <w:bookmarkEnd w:id="198"/>
        <m:r>
          <m:rPr>
            <m:sty m:val="p"/>
          </m:rPr>
          <w:rPr>
            <w:rFonts w:ascii="Cambria Math" w:hAnsi="Cambria Math"/>
          </w:rPr>
          <m:t xml:space="preserve">  </m:t>
        </m:r>
      </m:oMath>
    </w:p>
    <w:p w14:paraId="524CF7FF" w14:textId="77777777" w:rsidR="00714039" w:rsidRDefault="00714039" w:rsidP="00714039">
      <w:pPr>
        <w:pStyle w:val="BodyText"/>
        <w:ind w:left="0"/>
        <w:rPr>
          <w:lang w:eastAsia="en-GB"/>
        </w:rPr>
      </w:pPr>
      <m:oMathPara>
        <m:oMath>
          <m:r>
            <w:rPr>
              <w:rFonts w:ascii="Cambria Math" w:hAnsi="Cambria Math"/>
              <w:lang w:eastAsia="en-GB"/>
            </w:rPr>
            <m:t xml:space="preserve"> j=1, …, </m:t>
          </m:r>
          <m:sSub>
            <m:sSubPr>
              <m:ctrlPr>
                <w:rPr>
                  <w:rFonts w:ascii="Cambria Math" w:hAnsi="Cambria Math"/>
                  <w:i/>
                  <w:lang w:eastAsia="en-GB"/>
                </w:rPr>
              </m:ctrlPr>
            </m:sSubPr>
            <m:e>
              <m:r>
                <w:rPr>
                  <w:rFonts w:ascii="Cambria Math" w:hAnsi="Cambria Math"/>
                  <w:lang w:eastAsia="en-GB"/>
                </w:rPr>
                <m:t>ACLineLossBlockCount</m:t>
              </m:r>
            </m:e>
            <m:sub>
              <m:r>
                <w:rPr>
                  <w:rFonts w:ascii="Cambria Math" w:hAnsi="Cambria Math"/>
                  <w:lang w:eastAsia="en-GB"/>
                </w:rPr>
                <m:t>k</m:t>
              </m:r>
            </m:sub>
          </m:sSub>
          <m:r>
            <w:rPr>
              <w:rFonts w:ascii="Cambria Math" w:hAnsi="Cambria Math"/>
              <w:lang w:eastAsia="en-GB"/>
            </w:rPr>
            <m:t xml:space="preserve">  ∀q∈DIRECTEDACLINES</m:t>
          </m:r>
        </m:oMath>
      </m:oMathPara>
    </w:p>
    <w:p w14:paraId="6DD2D092" w14:textId="77777777" w:rsidR="00714039" w:rsidRDefault="00714039" w:rsidP="00714039">
      <w:pPr>
        <w:pStyle w:val="BodyText"/>
        <w:rPr>
          <w:lang w:eastAsia="en-GB"/>
        </w:rPr>
      </w:pPr>
    </w:p>
    <w:p w14:paraId="4B985033" w14:textId="77777777" w:rsidR="00714039" w:rsidRDefault="00EA7BDF" w:rsidP="00EB6BED">
      <w:pPr>
        <w:pStyle w:val="Heading5"/>
      </w:pPr>
      <m:oMath>
        <m:sSubSup>
          <m:sSubSupPr>
            <m:ctrlPr>
              <w:rPr>
                <w:rFonts w:ascii="Cambria Math" w:hAnsi="Cambria Math"/>
              </w:rPr>
            </m:ctrlPr>
          </m:sSubSupPr>
          <m:e>
            <m:r>
              <w:rPr>
                <w:rFonts w:ascii="Cambria Math" w:hAnsi="Cambria Math"/>
              </w:rPr>
              <m:t>ACLineFlow</m:t>
            </m:r>
          </m:e>
          <m:sub>
            <m:r>
              <w:rPr>
                <w:rFonts w:ascii="Cambria Math" w:hAnsi="Cambria Math"/>
              </w:rPr>
              <m:t>q</m:t>
            </m:r>
          </m:sub>
          <m:sup>
            <m:r>
              <w:rPr>
                <w:rFonts w:ascii="Cambria Math" w:hAnsi="Cambria Math"/>
              </w:rPr>
              <m:t>Directed</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ACLineLossBlockCount</m:t>
                </m:r>
              </m:e>
              <m:sub>
                <m:r>
                  <w:rPr>
                    <w:rFonts w:ascii="Cambria Math" w:hAnsi="Cambria Math"/>
                  </w:rPr>
                  <m:t>k</m:t>
                </m:r>
              </m:sub>
            </m:sSub>
          </m:sup>
          <m:e>
            <m:sSubSup>
              <m:sSubSupPr>
                <m:ctrlPr>
                  <w:rPr>
                    <w:rFonts w:ascii="Cambria Math" w:hAnsi="Cambria Math"/>
                  </w:rPr>
                </m:ctrlPr>
              </m:sSubSupPr>
              <m:e>
                <m:r>
                  <w:rPr>
                    <w:rFonts w:ascii="Cambria Math" w:hAnsi="Cambria Math"/>
                  </w:rPr>
                  <m:t>ACLineFlowBlock</m:t>
                </m:r>
              </m:e>
              <m:sub>
                <m:r>
                  <w:rPr>
                    <w:rFonts w:ascii="Cambria Math" w:hAnsi="Cambria Math"/>
                  </w:rPr>
                  <m:t>q</m:t>
                </m:r>
                <m:r>
                  <m:rPr>
                    <m:sty m:val="p"/>
                  </m:rPr>
                  <w:rPr>
                    <w:rFonts w:ascii="Cambria Math" w:hAnsi="Cambria Math"/>
                  </w:rPr>
                  <m:t>,</m:t>
                </m:r>
                <m:r>
                  <w:rPr>
                    <w:rFonts w:ascii="Cambria Math" w:hAnsi="Cambria Math"/>
                  </w:rPr>
                  <m:t>j</m:t>
                </m:r>
              </m:sub>
              <m:sup>
                <m:r>
                  <w:rPr>
                    <w:rFonts w:ascii="Cambria Math" w:hAnsi="Cambria Math"/>
                  </w:rPr>
                  <m:t>Directed</m:t>
                </m:r>
              </m:sup>
            </m:sSubSup>
            <m:r>
              <m:rPr>
                <m:sty m:val="p"/>
              </m:rPr>
              <w:rPr>
                <w:rFonts w:ascii="Cambria Math" w:hAnsi="Cambria Math"/>
              </w:rPr>
              <m:t xml:space="preserve">   </m:t>
            </m:r>
          </m:e>
        </m:nary>
      </m:oMath>
    </w:p>
    <w:p w14:paraId="2D498261" w14:textId="77777777" w:rsidR="00714039" w:rsidRDefault="00714039" w:rsidP="00714039">
      <w:pPr>
        <w:pStyle w:val="BodyText"/>
        <w:tabs>
          <w:tab w:val="left" w:pos="1701"/>
        </w:tabs>
        <w:ind w:left="0"/>
        <w:rPr>
          <w:lang w:eastAsia="en-GB"/>
        </w:rPr>
      </w:pPr>
      <m:oMathPara>
        <m:oMath>
          <m:r>
            <w:rPr>
              <w:rFonts w:ascii="Cambria Math" w:hAnsi="Cambria Math"/>
              <w:lang w:eastAsia="en-GB"/>
            </w:rPr>
            <m:t>∀q∈DIRECTEDACLINES</m:t>
          </m:r>
        </m:oMath>
      </m:oMathPara>
    </w:p>
    <w:p w14:paraId="781B9282" w14:textId="77777777" w:rsidR="00714039" w:rsidRDefault="00714039" w:rsidP="00714039">
      <w:pPr>
        <w:pStyle w:val="BodyText"/>
        <w:rPr>
          <w:lang w:eastAsia="en-GB"/>
        </w:rPr>
      </w:pPr>
    </w:p>
    <w:p w14:paraId="54D08C2C" w14:textId="77777777" w:rsidR="00714039" w:rsidRDefault="00EA7BDF" w:rsidP="00EB6BED">
      <w:pPr>
        <w:pStyle w:val="Heading5"/>
      </w:pPr>
      <m:oMath>
        <m:sSubSup>
          <m:sSubSupPr>
            <m:ctrlPr>
              <w:rPr>
                <w:rFonts w:ascii="Cambria Math" w:hAnsi="Cambria Math"/>
              </w:rPr>
            </m:ctrlPr>
          </m:sSubSupPr>
          <m:e>
            <m:r>
              <w:rPr>
                <w:rFonts w:ascii="Cambria Math" w:hAnsi="Cambria Math"/>
              </w:rPr>
              <m:t>ACLineLossesBlock</m:t>
            </m:r>
          </m:e>
          <m:sub>
            <m:r>
              <w:rPr>
                <w:rFonts w:ascii="Cambria Math" w:hAnsi="Cambria Math"/>
              </w:rPr>
              <m:t>q</m:t>
            </m:r>
            <m:r>
              <m:rPr>
                <m:sty m:val="p"/>
              </m:rPr>
              <w:rPr>
                <w:rFonts w:ascii="Cambria Math" w:hAnsi="Cambria Math"/>
              </w:rPr>
              <m:t>,</m:t>
            </m:r>
            <m:r>
              <w:rPr>
                <w:rFonts w:ascii="Cambria Math" w:hAnsi="Cambria Math"/>
              </w:rPr>
              <m:t>j</m:t>
            </m:r>
          </m:sub>
          <m:sup>
            <m:r>
              <w:rPr>
                <w:rFonts w:ascii="Cambria Math" w:hAnsi="Cambria Math"/>
              </w:rPr>
              <m:t>Directed</m:t>
            </m:r>
          </m:sup>
        </m:sSubSup>
        <m:r>
          <m:rPr>
            <m:sty m:val="p"/>
          </m:rPr>
          <w:rPr>
            <w:rFonts w:ascii="Cambria Math" w:hAnsi="Cambria Math"/>
          </w:rPr>
          <m:t>=</m:t>
        </m:r>
        <m:sSubSup>
          <m:sSubSupPr>
            <m:ctrlPr>
              <w:rPr>
                <w:rFonts w:ascii="Cambria Math" w:hAnsi="Cambria Math"/>
              </w:rPr>
            </m:ctrlPr>
          </m:sSubSupPr>
          <m:e>
            <m:r>
              <w:rPr>
                <w:rFonts w:ascii="Cambria Math" w:hAnsi="Cambria Math"/>
              </w:rPr>
              <m:t>ACLineFlowBlock</m:t>
            </m:r>
          </m:e>
          <m:sub>
            <m:r>
              <w:rPr>
                <w:rFonts w:ascii="Cambria Math" w:hAnsi="Cambria Math"/>
              </w:rPr>
              <m:t>q</m:t>
            </m:r>
            <m:r>
              <m:rPr>
                <m:sty m:val="p"/>
              </m:rPr>
              <w:rPr>
                <w:rFonts w:ascii="Cambria Math" w:hAnsi="Cambria Math"/>
              </w:rPr>
              <m:t>,</m:t>
            </m:r>
            <m:r>
              <w:rPr>
                <w:rFonts w:ascii="Cambria Math" w:hAnsi="Cambria Math"/>
              </w:rPr>
              <m:t>j</m:t>
            </m:r>
          </m:sub>
          <m:sup>
            <m:r>
              <w:rPr>
                <w:rFonts w:ascii="Cambria Math" w:hAnsi="Cambria Math"/>
              </w:rPr>
              <m:t>Directed</m:t>
            </m:r>
          </m:sup>
        </m:sSubSup>
        <m:r>
          <m:rPr>
            <m:sty m:val="p"/>
          </m:rPr>
          <w:rPr>
            <w:rFonts w:ascii="Cambria Math" w:hAnsi="Cambria Math"/>
          </w:rPr>
          <m:t>×</m:t>
        </m:r>
        <m:sSub>
          <m:sSubPr>
            <m:ctrlPr>
              <w:rPr>
                <w:rFonts w:ascii="Cambria Math" w:hAnsi="Cambria Math"/>
              </w:rPr>
            </m:ctrlPr>
          </m:sSubPr>
          <m:e>
            <m:r>
              <w:rPr>
                <w:rFonts w:ascii="Cambria Math" w:hAnsi="Cambria Math"/>
              </w:rPr>
              <m:t>ACLineLossBlockFactor</m:t>
            </m:r>
          </m:e>
          <m:sub>
            <m:r>
              <w:rPr>
                <w:rFonts w:ascii="Cambria Math" w:hAnsi="Cambria Math"/>
              </w:rPr>
              <m:t>k</m:t>
            </m:r>
            <m:d>
              <m:dPr>
                <m:ctrlPr>
                  <w:rPr>
                    <w:rFonts w:ascii="Cambria Math" w:hAnsi="Cambria Math"/>
                  </w:rPr>
                </m:ctrlPr>
              </m:dPr>
              <m:e>
                <m:r>
                  <w:rPr>
                    <w:rFonts w:ascii="Cambria Math" w:hAnsi="Cambria Math"/>
                  </w:rPr>
                  <m:t>q</m:t>
                </m:r>
              </m:e>
            </m:d>
            <m:r>
              <m:rPr>
                <m:sty m:val="p"/>
              </m:rPr>
              <w:rPr>
                <w:rFonts w:ascii="Cambria Math" w:hAnsi="Cambria Math"/>
              </w:rPr>
              <m:t>,</m:t>
            </m:r>
            <m:r>
              <w:rPr>
                <w:rFonts w:ascii="Cambria Math" w:hAnsi="Cambria Math"/>
              </w:rPr>
              <m:t>j</m:t>
            </m:r>
          </m:sub>
        </m:sSub>
        <m:r>
          <m:rPr>
            <m:sty m:val="p"/>
          </m:rPr>
          <w:rPr>
            <w:rFonts w:ascii="Cambria Math" w:hAnsi="Cambria Math"/>
          </w:rPr>
          <m:t xml:space="preserve">    </m:t>
        </m:r>
      </m:oMath>
    </w:p>
    <w:p w14:paraId="5F9E5311" w14:textId="125C4CDD" w:rsidR="00714039" w:rsidRDefault="00714039" w:rsidP="00714039">
      <w:pPr>
        <w:pStyle w:val="BodyText"/>
        <w:spacing w:after="360"/>
        <w:rPr>
          <w:lang w:eastAsia="en-GB"/>
        </w:rPr>
      </w:pPr>
      <m:oMathPara>
        <m:oMath>
          <m:r>
            <w:rPr>
              <w:rFonts w:ascii="Cambria Math" w:hAnsi="Cambria Math"/>
              <w:lang w:eastAsia="en-GB"/>
            </w:rPr>
            <m:t xml:space="preserve"> j=1, …, </m:t>
          </m:r>
          <m:sSub>
            <m:sSubPr>
              <m:ctrlPr>
                <w:rPr>
                  <w:rFonts w:ascii="Cambria Math" w:hAnsi="Cambria Math"/>
                  <w:i/>
                  <w:lang w:eastAsia="en-GB"/>
                </w:rPr>
              </m:ctrlPr>
            </m:sSubPr>
            <m:e>
              <m:r>
                <w:rPr>
                  <w:rFonts w:ascii="Cambria Math" w:hAnsi="Cambria Math"/>
                  <w:lang w:eastAsia="en-GB"/>
                </w:rPr>
                <m:t>ACLineLossBlockCount</m:t>
              </m:r>
            </m:e>
            <m:sub>
              <m:r>
                <w:rPr>
                  <w:rFonts w:ascii="Cambria Math" w:hAnsi="Cambria Math"/>
                  <w:lang w:eastAsia="en-GB"/>
                </w:rPr>
                <m:t>k</m:t>
              </m:r>
            </m:sub>
          </m:sSub>
          <m:r>
            <w:rPr>
              <w:rFonts w:ascii="Cambria Math" w:hAnsi="Cambria Math"/>
              <w:lang w:eastAsia="en-GB"/>
            </w:rPr>
            <m:t xml:space="preserve">   ∀q∈DIRECTEDACLINES</m:t>
          </m:r>
        </m:oMath>
      </m:oMathPara>
    </w:p>
    <w:bookmarkStart w:id="199" w:name="_Ref108681046"/>
    <w:p w14:paraId="57E5A045" w14:textId="77777777" w:rsidR="00714039" w:rsidRDefault="00EA7BDF" w:rsidP="00EB6BED">
      <w:pPr>
        <w:pStyle w:val="Heading5"/>
      </w:pPr>
      <m:oMath>
        <m:sSubSup>
          <m:sSubSupPr>
            <m:ctrlPr>
              <w:rPr>
                <w:rFonts w:ascii="Cambria Math" w:hAnsi="Cambria Math"/>
              </w:rPr>
            </m:ctrlPr>
          </m:sSubSupPr>
          <m:e>
            <m:r>
              <w:rPr>
                <w:rFonts w:ascii="Cambria Math" w:hAnsi="Cambria Math"/>
              </w:rPr>
              <m:t>ACLineLosses</m:t>
            </m:r>
          </m:e>
          <m:sub>
            <m:r>
              <w:rPr>
                <w:rFonts w:ascii="Cambria Math" w:hAnsi="Cambria Math"/>
              </w:rPr>
              <m:t>q</m:t>
            </m:r>
          </m:sub>
          <m:sup>
            <m:r>
              <w:rPr>
                <w:rFonts w:ascii="Cambria Math" w:hAnsi="Cambria Math"/>
              </w:rPr>
              <m:t>Directed</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ACLineLossBlockCount</m:t>
                </m:r>
              </m:e>
              <m:sub>
                <m:r>
                  <w:rPr>
                    <w:rFonts w:ascii="Cambria Math" w:hAnsi="Cambria Math"/>
                  </w:rPr>
                  <m:t>k</m:t>
                </m:r>
              </m:sub>
            </m:sSub>
          </m:sup>
          <m:e>
            <m:sSubSup>
              <m:sSubSupPr>
                <m:ctrlPr>
                  <w:rPr>
                    <w:rFonts w:ascii="Cambria Math" w:hAnsi="Cambria Math"/>
                  </w:rPr>
                </m:ctrlPr>
              </m:sSubSupPr>
              <m:e>
                <m:r>
                  <w:rPr>
                    <w:rFonts w:ascii="Cambria Math" w:hAnsi="Cambria Math"/>
                  </w:rPr>
                  <m:t>ACLineLossesBlock</m:t>
                </m:r>
              </m:e>
              <m:sub>
                <m:r>
                  <w:rPr>
                    <w:rFonts w:ascii="Cambria Math" w:hAnsi="Cambria Math"/>
                  </w:rPr>
                  <m:t>q</m:t>
                </m:r>
                <m:r>
                  <m:rPr>
                    <m:sty m:val="p"/>
                  </m:rPr>
                  <w:rPr>
                    <w:rFonts w:ascii="Cambria Math" w:hAnsi="Cambria Math"/>
                  </w:rPr>
                  <m:t>,</m:t>
                </m:r>
                <m:r>
                  <w:rPr>
                    <w:rFonts w:ascii="Cambria Math" w:hAnsi="Cambria Math"/>
                  </w:rPr>
                  <m:t>j</m:t>
                </m:r>
              </m:sub>
              <m:sup>
                <m:r>
                  <w:rPr>
                    <w:rFonts w:ascii="Cambria Math" w:hAnsi="Cambria Math"/>
                  </w:rPr>
                  <m:t>Directed</m:t>
                </m:r>
              </m:sup>
            </m:sSubSup>
          </m:e>
        </m:nary>
      </m:oMath>
      <w:bookmarkEnd w:id="199"/>
    </w:p>
    <w:p w14:paraId="1F4262E4" w14:textId="77777777" w:rsidR="00714039" w:rsidRDefault="00714039" w:rsidP="00714039">
      <w:pPr>
        <w:pStyle w:val="BodyText"/>
        <w:rPr>
          <w:lang w:eastAsia="en-GB"/>
        </w:rPr>
      </w:pPr>
      <m:oMathPara>
        <m:oMath>
          <m:r>
            <w:rPr>
              <w:rFonts w:ascii="Cambria Math" w:hAnsi="Cambria Math"/>
              <w:lang w:eastAsia="en-GB"/>
            </w:rPr>
            <m:t xml:space="preserve"> ∀q∈DIRECTEDACLINES</m:t>
          </m:r>
        </m:oMath>
      </m:oMathPara>
    </w:p>
    <w:p w14:paraId="50D886EA" w14:textId="77777777" w:rsidR="00714039" w:rsidRDefault="00EA7BDF" w:rsidP="00EB6BED">
      <w:pPr>
        <w:pStyle w:val="Heading5"/>
      </w:pPr>
      <m:oMath>
        <m:sSub>
          <m:sSubPr>
            <m:ctrlPr>
              <w:rPr>
                <w:rFonts w:ascii="Cambria Math" w:hAnsi="Cambria Math"/>
              </w:rPr>
            </m:ctrlPr>
          </m:sSubPr>
          <m:e>
            <m:r>
              <w:rPr>
                <w:rFonts w:ascii="Cambria Math" w:hAnsi="Cambria Math"/>
              </w:rPr>
              <m:t>ACNodeAngle</m:t>
            </m:r>
          </m:e>
          <m:sub>
            <m:r>
              <w:rPr>
                <w:rFonts w:ascii="Cambria Math" w:hAnsi="Cambria Math"/>
              </w:rPr>
              <m:t>n</m:t>
            </m:r>
          </m:sub>
        </m:sSub>
        <m:r>
          <m:rPr>
            <m:sty m:val="p"/>
          </m:rPr>
          <w:rPr>
            <w:rFonts w:ascii="Cambria Math" w:hAnsi="Cambria Math"/>
          </w:rPr>
          <m:t>=0  ∀</m:t>
        </m:r>
        <m:r>
          <w:rPr>
            <w:rFonts w:ascii="Cambria Math" w:hAnsi="Cambria Math"/>
          </w:rPr>
          <m:t>n</m:t>
        </m:r>
        <m:r>
          <m:rPr>
            <m:sty m:val="p"/>
          </m:rPr>
          <w:rPr>
            <w:rFonts w:ascii="Cambria Math" w:hAnsi="Cambria Math"/>
          </w:rPr>
          <m:t>∈</m:t>
        </m:r>
        <m:r>
          <w:rPr>
            <w:rFonts w:ascii="Cambria Math" w:hAnsi="Cambria Math"/>
          </w:rPr>
          <m:t>REFERENCENODES</m:t>
        </m:r>
      </m:oMath>
    </w:p>
    <w:p w14:paraId="1DBCA0CB" w14:textId="77777777" w:rsidR="00714039" w:rsidRPr="00511198" w:rsidRDefault="00714039" w:rsidP="00714039">
      <w:pPr>
        <w:pStyle w:val="Heading2"/>
        <w:tabs>
          <w:tab w:val="clear" w:pos="1440"/>
        </w:tabs>
        <w:ind w:left="851" w:hanging="851"/>
        <w:jc w:val="left"/>
      </w:pPr>
      <w:bookmarkStart w:id="200" w:name="_Toc189139659"/>
      <w:r w:rsidRPr="00511198">
        <w:t>Risk and Reserve</w:t>
      </w:r>
      <w:bookmarkEnd w:id="200"/>
    </w:p>
    <w:p w14:paraId="687140CB" w14:textId="77777777" w:rsidR="00714039" w:rsidRDefault="00714039" w:rsidP="00C46AB9">
      <w:pPr>
        <w:pStyle w:val="Heading3"/>
      </w:pPr>
      <w:bookmarkStart w:id="201" w:name="_Toc189139660"/>
      <w:r>
        <w:t>Risk</w:t>
      </w:r>
      <w:bookmarkEnd w:id="201"/>
    </w:p>
    <w:p w14:paraId="5BCF9CA9" w14:textId="77777777" w:rsidR="00714039" w:rsidRDefault="00EA7BDF" w:rsidP="00901A24">
      <w:pPr>
        <w:pStyle w:val="Heading5"/>
      </w:pPr>
      <m:oMath>
        <m:sSub>
          <m:sSubPr>
            <m:ctrlPr>
              <w:rPr>
                <w:rFonts w:ascii="Cambria Math" w:hAnsi="Cambria Math"/>
              </w:rPr>
            </m:ctrlPr>
          </m:sSubPr>
          <m:e>
            <m:r>
              <w:rPr>
                <w:rFonts w:ascii="Cambria Math" w:hAnsi="Cambria Math"/>
              </w:rPr>
              <m:t>RiskOffset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Rampup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NetFreeReserve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 xml:space="preserve">  </m:t>
        </m:r>
      </m:oMath>
      <w:r w:rsidR="00714039">
        <w:t xml:space="preserve"> </w:t>
      </w:r>
    </w:p>
    <w:p w14:paraId="46B9F555" w14:textId="77777777" w:rsidR="00714039" w:rsidRPr="00FD1A20" w:rsidRDefault="00714039" w:rsidP="00C53CA1">
      <w:pPr>
        <w:pStyle w:val="BodyText"/>
        <w:spacing w:after="200"/>
        <w:rPr>
          <w:lang w:val="en-AU" w:eastAsia="en-GB"/>
        </w:rPr>
      </w:pPr>
      <m:oMathPara>
        <m:oMath>
          <m:r>
            <w:rPr>
              <w:rFonts w:ascii="Cambria Math" w:hAnsi="Cambria Math"/>
              <w:lang w:val="en-AU" w:eastAsia="en-GB"/>
            </w:rPr>
            <m:t>∀c∈RESERVECLASSES  ∀i∈ISLANDS  rc=</m:t>
          </m:r>
          <m:sSub>
            <m:sSubPr>
              <m:ctrlPr>
                <w:rPr>
                  <w:rFonts w:ascii="Cambria Math" w:hAnsi="Cambria Math"/>
                  <w:i/>
                  <w:lang w:val="en-AU" w:eastAsia="en-GB"/>
                </w:rPr>
              </m:ctrlPr>
            </m:sSubPr>
            <m:e>
              <m:r>
                <w:rPr>
                  <w:rFonts w:ascii="Cambria Math" w:hAnsi="Cambria Math"/>
                  <w:lang w:val="en-AU" w:eastAsia="en-GB"/>
                </w:rPr>
                <m:t>DCCE</m:t>
              </m:r>
            </m:e>
            <m:sub>
              <m:r>
                <w:rPr>
                  <w:rFonts w:ascii="Cambria Math" w:hAnsi="Cambria Math"/>
                  <w:lang w:val="en-AU" w:eastAsia="en-GB"/>
                </w:rPr>
                <m:t>i</m:t>
              </m:r>
            </m:sub>
          </m:sSub>
        </m:oMath>
      </m:oMathPara>
    </w:p>
    <w:p w14:paraId="670593F8" w14:textId="77777777" w:rsidR="00714039" w:rsidRDefault="00714039" w:rsidP="00901A24">
      <w:pPr>
        <w:pStyle w:val="Heading5"/>
      </w:pPr>
      <w:r>
        <w:tab/>
      </w:r>
      <m:oMath>
        <m:sSub>
          <m:sSubPr>
            <m:ctrlPr>
              <w:rPr>
                <w:rFonts w:ascii="Cambria Math" w:hAnsi="Cambria Math"/>
              </w:rPr>
            </m:ctrlPr>
          </m:sSubPr>
          <m:e>
            <m:r>
              <w:rPr>
                <w:rFonts w:ascii="Cambria Math" w:hAnsi="Cambria Math"/>
              </w:rPr>
              <m:t>Rampup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RampupMax</m:t>
            </m:r>
          </m:e>
          <m:sub>
            <m:r>
              <w:rPr>
                <w:rFonts w:ascii="Cambria Math" w:hAnsi="Cambria Math"/>
              </w:rPr>
              <m:t>i</m:t>
            </m:r>
          </m:sub>
        </m:sSub>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ISLANDS</m:t>
        </m:r>
      </m:oMath>
    </w:p>
    <w:p w14:paraId="5C0A85FB" w14:textId="77777777" w:rsidR="00714039" w:rsidRPr="00D404B4" w:rsidRDefault="00EA7BDF" w:rsidP="00901A24">
      <w:pPr>
        <w:pStyle w:val="Heading5"/>
      </w:pPr>
      <m:oMath>
        <m:sSub>
          <m:sSubPr>
            <m:ctrlPr>
              <w:rPr>
                <w:rFonts w:ascii="Cambria Math" w:hAnsi="Cambria Math"/>
              </w:rPr>
            </m:ctrlPr>
          </m:sSubPr>
          <m:e>
            <m:r>
              <w:rPr>
                <w:rFonts w:ascii="Cambria Math" w:hAnsi="Cambria Math"/>
              </w:rPr>
              <m:t>RiskOffset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NetFreeReserve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oMath>
    </w:p>
    <w:p w14:paraId="1AC2D5D0" w14:textId="77777777" w:rsidR="00714039" w:rsidRPr="00FD1A20" w:rsidRDefault="00714039" w:rsidP="00C53CA1">
      <w:pPr>
        <w:pStyle w:val="BodyText"/>
        <w:spacing w:after="200"/>
        <w:rPr>
          <w:lang w:val="en-AU" w:eastAsia="en-GB"/>
        </w:rPr>
      </w:pPr>
      <m:oMathPara>
        <m:oMath>
          <m:r>
            <w:rPr>
              <w:rFonts w:ascii="Cambria Math" w:hAnsi="Cambria Math"/>
              <w:lang w:val="en-AU" w:eastAsia="en-GB"/>
            </w:rPr>
            <m:t>∀c∈RESERVECLASSES  ∀i∈ISLANDS  rc=</m:t>
          </m:r>
          <m:sSub>
            <m:sSubPr>
              <m:ctrlPr>
                <w:rPr>
                  <w:rFonts w:ascii="Cambria Math" w:hAnsi="Cambria Math"/>
                  <w:i/>
                  <w:lang w:val="en-AU" w:eastAsia="en-GB"/>
                </w:rPr>
              </m:ctrlPr>
            </m:sSubPr>
            <m:e>
              <m:r>
                <w:rPr>
                  <w:rFonts w:ascii="Cambria Math" w:hAnsi="Cambria Math"/>
                  <w:lang w:val="en-AU" w:eastAsia="en-GB"/>
                </w:rPr>
                <m:t>DCECE</m:t>
              </m:r>
            </m:e>
            <m:sub>
              <m:r>
                <w:rPr>
                  <w:rFonts w:ascii="Cambria Math" w:hAnsi="Cambria Math"/>
                  <w:lang w:val="en-AU" w:eastAsia="en-GB"/>
                </w:rPr>
                <m:t>i</m:t>
              </m:r>
            </m:sub>
          </m:sSub>
        </m:oMath>
      </m:oMathPara>
    </w:p>
    <w:p w14:paraId="3F91480E" w14:textId="77777777" w:rsidR="00714039" w:rsidRPr="00D404B4" w:rsidRDefault="00EA7BDF" w:rsidP="00901A24">
      <w:pPr>
        <w:pStyle w:val="Heading5"/>
      </w:pPr>
      <m:oMath>
        <m:sSub>
          <m:sSubPr>
            <m:ctrlPr>
              <w:rPr>
                <w:rFonts w:ascii="Cambria Math" w:hAnsi="Cambria Math"/>
              </w:rPr>
            </m:ctrlPr>
          </m:sSubPr>
          <m:e>
            <m:r>
              <w:rPr>
                <w:rFonts w:ascii="Cambria Math" w:hAnsi="Cambria Math"/>
              </w:rPr>
              <m:t>HVDCRec</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n</m:t>
            </m:r>
            <m:d>
              <m:dPr>
                <m:ctrlPr>
                  <w:rPr>
                    <w:rFonts w:ascii="Cambria Math" w:hAnsi="Cambria Math"/>
                  </w:rPr>
                </m:ctrlPr>
              </m:dPr>
              <m:e>
                <m:r>
                  <w:rPr>
                    <w:rFonts w:ascii="Cambria Math" w:hAnsi="Cambria Math"/>
                  </w:rPr>
                  <m:t>i</m:t>
                </m:r>
              </m:e>
            </m:d>
          </m:sub>
          <m:sup/>
          <m:e>
            <m:d>
              <m:dPr>
                <m:ctrlPr>
                  <w:rPr>
                    <w:rFonts w:ascii="Cambria Math" w:hAnsi="Cambria Math"/>
                  </w:rPr>
                </m:ctrlPr>
              </m:dPr>
              <m:e>
                <m:f>
                  <m:fPr>
                    <m:type m:val="noBar"/>
                    <m:ctrlPr>
                      <w:rPr>
                        <w:rFonts w:ascii="Cambria Math" w:hAnsi="Cambria Math"/>
                      </w:rPr>
                    </m:ctrlPr>
                  </m:fPr>
                  <m:num>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l</m:t>
                            </m:r>
                            <m:r>
                              <m:rPr>
                                <m:sty m:val="p"/>
                              </m:rPr>
                              <w:rPr>
                                <w:rFonts w:ascii="Cambria Math" w:hAnsi="Cambria Math"/>
                              </w:rPr>
                              <m:t>∈</m:t>
                            </m:r>
                            <m:r>
                              <w:rPr>
                                <w:rFonts w:ascii="Cambria Math" w:hAnsi="Cambria Math"/>
                              </w:rPr>
                              <m:t>S</m:t>
                            </m:r>
                          </m:e>
                          <m:sub>
                            <m:r>
                              <w:rPr>
                                <w:rFonts w:ascii="Cambria Math" w:hAnsi="Cambria Math"/>
                              </w:rPr>
                              <m:t>HVDC</m:t>
                            </m:r>
                          </m:sub>
                        </m:sSub>
                        <m:d>
                          <m:dPr>
                            <m:ctrlPr>
                              <w:rPr>
                                <w:rFonts w:ascii="Cambria Math" w:hAnsi="Cambria Math"/>
                              </w:rPr>
                            </m:ctrlPr>
                          </m:dPr>
                          <m:e>
                            <m:r>
                              <w:rPr>
                                <w:rFonts w:ascii="Cambria Math" w:hAnsi="Cambria Math"/>
                              </w:rPr>
                              <m:t>n</m:t>
                            </m:r>
                          </m:e>
                        </m:d>
                      </m:sub>
                      <m:sup/>
                      <m:e>
                        <m:sSub>
                          <m:sSubPr>
                            <m:ctrlPr>
                              <w:rPr>
                                <w:rFonts w:ascii="Cambria Math" w:hAnsi="Cambria Math"/>
                              </w:rPr>
                            </m:ctrlPr>
                          </m:sSubPr>
                          <m:e>
                            <m:r>
                              <w:rPr>
                                <w:rFonts w:ascii="Cambria Math" w:hAnsi="Cambria Math"/>
                              </w:rPr>
                              <m:t>HVDCLinkFlow</m:t>
                            </m:r>
                          </m:e>
                          <m:sub>
                            <m:r>
                              <w:rPr>
                                <w:rFonts w:ascii="Cambria Math" w:hAnsi="Cambria Math"/>
                              </w:rPr>
                              <m:t>l</m:t>
                            </m:r>
                          </m:sub>
                        </m:sSub>
                      </m:e>
                    </m:nary>
                    <m:r>
                      <m:rPr>
                        <m:sty m:val="p"/>
                      </m:rPr>
                      <w:rPr>
                        <w:rFonts w:ascii="Cambria Math" w:hAnsi="Cambria Math"/>
                      </w:rPr>
                      <m:t xml:space="preserve">                                         </m:t>
                    </m:r>
                  </m:num>
                  <m:den>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l</m:t>
                            </m:r>
                            <m:r>
                              <m:rPr>
                                <m:sty m:val="p"/>
                              </m:rPr>
                              <w:rPr>
                                <w:rFonts w:ascii="Cambria Math" w:hAnsi="Cambria Math"/>
                              </w:rPr>
                              <m:t>∈</m:t>
                            </m:r>
                            <m:r>
                              <w:rPr>
                                <w:rFonts w:ascii="Cambria Math" w:hAnsi="Cambria Math"/>
                              </w:rPr>
                              <m:t>R</m:t>
                            </m:r>
                          </m:e>
                          <m:sub>
                            <m:r>
                              <w:rPr>
                                <w:rFonts w:ascii="Cambria Math" w:hAnsi="Cambria Math"/>
                              </w:rPr>
                              <m:t>HVDC</m:t>
                            </m:r>
                          </m:sub>
                        </m:sSub>
                        <m:d>
                          <m:dPr>
                            <m:ctrlPr>
                              <w:rPr>
                                <w:rFonts w:ascii="Cambria Math" w:hAnsi="Cambria Math"/>
                              </w:rPr>
                            </m:ctrlPr>
                          </m:dPr>
                          <m:e>
                            <m:r>
                              <w:rPr>
                                <w:rFonts w:ascii="Cambria Math" w:hAnsi="Cambria Math"/>
                              </w:rPr>
                              <m:t>n</m:t>
                            </m:r>
                          </m:e>
                        </m:d>
                      </m:sub>
                      <m:sup/>
                      <m:e>
                        <m:d>
                          <m:dPr>
                            <m:begChr m:val="〖"/>
                            <m:ctrlPr>
                              <w:rPr>
                                <w:rFonts w:ascii="Cambria Math" w:hAnsi="Cambria Math"/>
                              </w:rPr>
                            </m:ctrlPr>
                          </m:dPr>
                          <m:e>
                            <m:sSub>
                              <m:sSubPr>
                                <m:ctrlPr>
                                  <w:rPr>
                                    <w:rFonts w:ascii="Cambria Math" w:hAnsi="Cambria Math"/>
                                  </w:rPr>
                                </m:ctrlPr>
                              </m:sSubPr>
                              <m:e>
                                <m:d>
                                  <m:dPr>
                                    <m:endChr m:val="〗"/>
                                    <m:ctrlPr>
                                      <w:rPr>
                                        <w:rFonts w:ascii="Cambria Math" w:hAnsi="Cambria Math"/>
                                      </w:rPr>
                                    </m:ctrlPr>
                                  </m:dPr>
                                  <m:e>
                                    <m:r>
                                      <w:rPr>
                                        <w:rFonts w:ascii="Cambria Math" w:hAnsi="Cambria Math"/>
                                      </w:rPr>
                                      <m:t>HVDCLinkFlow</m:t>
                                    </m:r>
                                  </m:e>
                                </m:d>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HVDCLinkLoss</m:t>
                                </m:r>
                              </m:e>
                              <m:sub>
                                <m:r>
                                  <w:rPr>
                                    <w:rFonts w:ascii="Cambria Math" w:hAnsi="Cambria Math"/>
                                  </w:rPr>
                                  <m:t>l</m:t>
                                </m:r>
                              </m:sub>
                            </m:sSub>
                          </m:e>
                        </m:d>
                      </m:e>
                    </m:nary>
                  </m:den>
                </m:f>
              </m:e>
            </m:d>
          </m:e>
        </m:nary>
      </m:oMath>
    </w:p>
    <w:p w14:paraId="43862378" w14:textId="1250B479" w:rsidR="00CF2F33" w:rsidRPr="004C0BFD" w:rsidRDefault="00714039">
      <w:pPr>
        <w:pStyle w:val="BodyText"/>
        <w:rPr>
          <w:lang w:val="en-AU" w:eastAsia="en-GB"/>
        </w:rPr>
      </w:pPr>
      <m:oMathPara>
        <m:oMath>
          <m:r>
            <w:rPr>
              <w:rFonts w:ascii="Cambria Math" w:hAnsi="Cambria Math"/>
              <w:lang w:val="en-AU" w:eastAsia="en-GB"/>
            </w:rPr>
            <m:t>∀i∈ISLANDS</m:t>
          </m:r>
        </m:oMath>
      </m:oMathPara>
    </w:p>
    <w:p w14:paraId="3D283743" w14:textId="77777777" w:rsidR="004C0BFD" w:rsidRDefault="004C0BFD">
      <w:pPr>
        <w:pStyle w:val="BodyText"/>
        <w:rPr>
          <w:lang w:val="en-AU" w:eastAsia="en-GB"/>
        </w:rPr>
      </w:pPr>
    </w:p>
    <w:p w14:paraId="0C0B7908" w14:textId="794C20C7" w:rsidR="00CF2F33" w:rsidRDefault="00EA7BDF" w:rsidP="00901A24">
      <w:pPr>
        <w:pStyle w:val="Heading5"/>
      </w:pPr>
      <m:oMath>
        <m:sSub>
          <m:sSubPr>
            <m:ctrlPr>
              <w:rPr>
                <w:rFonts w:ascii="Cambria Math" w:hAnsi="Cambria Math"/>
              </w:rPr>
            </m:ctrlPr>
          </m:sSubPr>
          <m:e>
            <m:r>
              <w:rPr>
                <w:rFonts w:ascii="Cambria Math" w:hAnsi="Cambria Math"/>
              </w:rPr>
              <m:t>IslandRisk</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IslandRiskAdjustmentFactor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HVDCRec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RiskOffset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ModulationRisk</m:t>
                </m:r>
              </m:e>
              <m:sub>
                <m:r>
                  <w:rPr>
                    <w:rFonts w:ascii="Cambria Math" w:hAnsi="Cambria Math"/>
                  </w:rPr>
                  <m:t>i</m:t>
                </m:r>
                <m:r>
                  <m:rPr>
                    <m:sty m:val="p"/>
                  </m:rPr>
                  <w:rPr>
                    <w:rFonts w:ascii="Cambria Math" w:hAnsi="Cambria Math"/>
                  </w:rPr>
                  <m:t>,</m:t>
                </m:r>
                <m:r>
                  <w:rPr>
                    <w:rFonts w:ascii="Cambria Math" w:hAnsi="Cambria Math"/>
                  </w:rPr>
                  <m:t>rc</m:t>
                </m:r>
              </m:sub>
            </m:sSub>
          </m:e>
        </m:d>
        <m:r>
          <m:rPr>
            <m:sty m:val="p"/>
          </m:rPr>
          <w:rPr>
            <w:rFonts w:ascii="Cambria Math" w:hAnsi="Cambria Math"/>
          </w:rPr>
          <m:t xml:space="preserve"> </m:t>
        </m:r>
      </m:oMath>
    </w:p>
    <w:p w14:paraId="2F2ED17E" w14:textId="22F4A84C" w:rsidR="00CF2F33" w:rsidRPr="00776083" w:rsidRDefault="00776083" w:rsidP="00CF2F33">
      <w:pPr>
        <w:pStyle w:val="BodyText"/>
        <w:rPr>
          <w:i/>
          <w:lang w:val="en-AU" w:eastAsia="en-GB"/>
        </w:rPr>
      </w:pPr>
      <m:oMathPara>
        <m:oMath>
          <m:r>
            <w:rPr>
              <w:rFonts w:ascii="Cambria Math" w:hAnsi="Cambria Math"/>
              <w:lang w:val="en-AU" w:eastAsia="en-GB"/>
            </w:rPr>
            <m:t>∀c∈RESERVECLASSES  ∀i∈ISLANDS  rc∈{DCC</m:t>
          </m:r>
          <m:sSub>
            <m:sSubPr>
              <m:ctrlPr>
                <w:rPr>
                  <w:rFonts w:ascii="Cambria Math" w:hAnsi="Cambria Math"/>
                  <w:i/>
                  <w:lang w:val="en-AU" w:eastAsia="en-GB"/>
                </w:rPr>
              </m:ctrlPr>
            </m:sSubPr>
            <m:e>
              <m:r>
                <w:rPr>
                  <w:rFonts w:ascii="Cambria Math" w:hAnsi="Cambria Math"/>
                  <w:lang w:val="en-AU" w:eastAsia="en-GB"/>
                </w:rPr>
                <m:t>E</m:t>
              </m:r>
            </m:e>
            <m:sub>
              <m:r>
                <w:rPr>
                  <w:rFonts w:ascii="Cambria Math" w:hAnsi="Cambria Math"/>
                  <w:lang w:val="en-AU" w:eastAsia="en-GB"/>
                </w:rPr>
                <m:t>i</m:t>
              </m:r>
            </m:sub>
          </m:sSub>
          <m:r>
            <w:rPr>
              <w:rFonts w:ascii="Cambria Math" w:hAnsi="Cambria Math"/>
              <w:lang w:val="en-AU" w:eastAsia="en-GB"/>
            </w:rPr>
            <m:t>,DCEC</m:t>
          </m:r>
          <m:sSub>
            <m:sSubPr>
              <m:ctrlPr>
                <w:rPr>
                  <w:rFonts w:ascii="Cambria Math" w:hAnsi="Cambria Math"/>
                  <w:i/>
                  <w:lang w:val="en-AU" w:eastAsia="en-GB"/>
                </w:rPr>
              </m:ctrlPr>
            </m:sSubPr>
            <m:e>
              <m:r>
                <w:rPr>
                  <w:rFonts w:ascii="Cambria Math" w:hAnsi="Cambria Math"/>
                  <w:lang w:val="en-AU" w:eastAsia="en-GB"/>
                </w:rPr>
                <m:t>E</m:t>
              </m:r>
            </m:e>
            <m:sub>
              <m:r>
                <w:rPr>
                  <w:rFonts w:ascii="Cambria Math" w:hAnsi="Cambria Math"/>
                  <w:lang w:val="en-AU" w:eastAsia="en-GB"/>
                </w:rPr>
                <m:t>i</m:t>
              </m:r>
            </m:sub>
          </m:sSub>
          <m:r>
            <w:rPr>
              <w:rFonts w:ascii="Cambria Math" w:hAnsi="Cambria Math"/>
              <w:lang w:val="en-AU" w:eastAsia="en-GB"/>
            </w:rPr>
            <m:t>}</m:t>
          </m:r>
        </m:oMath>
      </m:oMathPara>
    </w:p>
    <w:p w14:paraId="13E8B9C1" w14:textId="77777777" w:rsidR="00CF2F33" w:rsidRPr="00C53CA1" w:rsidRDefault="00CF2F33" w:rsidP="00C53CA1">
      <w:pPr>
        <w:rPr>
          <w:lang w:val="en-AU"/>
        </w:rPr>
      </w:pPr>
    </w:p>
    <w:p w14:paraId="622ACAFF" w14:textId="264F7E91" w:rsidR="00CF2F33" w:rsidRPr="00EE66B9" w:rsidRDefault="00EA7BDF" w:rsidP="00901A24">
      <w:pPr>
        <w:pStyle w:val="Heading5"/>
      </w:pPr>
      <m:oMath>
        <m:sSub>
          <m:sSubPr>
            <m:ctrlPr>
              <w:rPr>
                <w:rFonts w:ascii="Cambria Math" w:hAnsi="Cambria Math"/>
              </w:rPr>
            </m:ctrlPr>
          </m:sSubPr>
          <m:e>
            <m:r>
              <w:rPr>
                <w:rFonts w:ascii="Cambria Math" w:hAnsi="Cambria Math"/>
              </w:rPr>
              <m:t>IslandRisk</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IslandRiskAdjustmentFactor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d>
          <m:dPr>
            <m:endChr m:val=""/>
            <m:ctrlPr>
              <w:rPr>
                <w:rFonts w:ascii="Cambria Math" w:hAnsi="Cambria Math"/>
              </w:rPr>
            </m:ctrlPr>
          </m:dPr>
          <m:e>
            <m:sSub>
              <m:sSubPr>
                <m:ctrlPr>
                  <w:rPr>
                    <w:rFonts w:ascii="Cambria Math" w:hAnsi="Cambria Math"/>
                  </w:rPr>
                </m:ctrlPr>
              </m:sSubPr>
              <m:e>
                <m:r>
                  <w:rPr>
                    <w:rFonts w:ascii="Cambria Math" w:hAnsi="Cambria Math"/>
                  </w:rPr>
                  <m:t>Generation</m:t>
                </m:r>
              </m:e>
              <m:sub>
                <m:r>
                  <w:rPr>
                    <w:rFonts w:ascii="Cambria Math" w:hAnsi="Cambria Math"/>
                  </w:rPr>
                  <m:t>g</m:t>
                </m:r>
              </m:sub>
            </m:sSub>
          </m:e>
        </m:d>
        <m:r>
          <m:rPr>
            <m:sty m:val="p"/>
          </m:rPr>
          <w:rPr>
            <w:rFonts w:ascii="Cambria Math" w:hAnsi="Cambria Math"/>
          </w:rPr>
          <m:t>-</m:t>
        </m:r>
        <m:d>
          <m:dPr>
            <m:begChr m:val=""/>
            <m:ctrlPr>
              <w:del w:id="202" w:author="David Bullen" w:date="2025-02-25T15:45:00Z" w16du:dateUtc="2025-02-25T02:45:00Z">
                <w:rPr>
                  <w:rFonts w:ascii="Cambria Math" w:hAnsi="Cambria Math"/>
                </w:rPr>
              </w:del>
            </m:ctrlPr>
          </m:dPr>
          <m:e>
            <m:sSub>
              <m:sSubPr>
                <m:ctrlPr>
                  <w:del w:id="203" w:author="David Bullen" w:date="2025-02-25T15:45:00Z" w16du:dateUtc="2025-02-25T02:45:00Z">
                    <w:rPr>
                      <w:rFonts w:ascii="Cambria Math" w:hAnsi="Cambria Math"/>
                    </w:rPr>
                  </w:del>
                </m:ctrlPr>
              </m:sSubPr>
              <m:e>
                <m:r>
                  <w:del w:id="204" w:author="David Bullen" w:date="2025-02-25T15:45:00Z" w16du:dateUtc="2025-02-25T02:45:00Z">
                    <w:rPr>
                      <w:rFonts w:ascii="Cambria Math" w:hAnsi="Cambria Math"/>
                    </w:rPr>
                    <m:t>-</m:t>
                  </w:del>
                </m:r>
                <m:r>
                  <w:del w:id="205" w:author="David Bullen" w:date="2025-02-25T15:45:00Z" w16du:dateUtc="2025-02-25T02:45:00Z">
                    <w:rPr>
                      <w:rFonts w:ascii="Cambria Math" w:hAnsi="Cambria Math"/>
                    </w:rPr>
                    <m:t>ACSecondaryRiskM</m:t>
                  </w:del>
                </m:r>
                <m:sSub>
                  <m:sSubPr>
                    <m:ctrlPr>
                      <w:del w:id="206" w:author="David Bullen" w:date="2025-02-25T15:45:00Z" w16du:dateUtc="2025-02-25T02:45:00Z">
                        <w:rPr>
                          <w:rFonts w:ascii="Cambria Math" w:hAnsi="Cambria Math"/>
                          <w:i/>
                        </w:rPr>
                      </w:del>
                    </m:ctrlPr>
                  </m:sSubPr>
                  <m:e>
                    <m:r>
                      <w:del w:id="207" w:author="David Bullen" w:date="2025-02-25T15:45:00Z" w16du:dateUtc="2025-02-25T02:45:00Z">
                        <w:rPr>
                          <w:rFonts w:ascii="Cambria Math" w:hAnsi="Cambria Math"/>
                        </w:rPr>
                        <m:t>W</m:t>
                      </w:del>
                    </m:r>
                  </m:e>
                  <m:sub>
                    <m:r>
                      <w:del w:id="208" w:author="David Bullen" w:date="2025-02-25T15:45:00Z" w16du:dateUtc="2025-02-25T02:45:00Z">
                        <w:rPr>
                          <w:rFonts w:ascii="Cambria Math" w:hAnsi="Cambria Math"/>
                        </w:rPr>
                        <m:t>g</m:t>
                      </w:del>
                    </m:r>
                    <m:r>
                      <w:del w:id="209" w:author="David Bullen" w:date="2025-02-25T15:45:00Z" w16du:dateUtc="2025-02-25T02:45:00Z">
                        <w:rPr>
                          <w:rFonts w:ascii="Cambria Math" w:hAnsi="Cambria Math"/>
                        </w:rPr>
                        <m:t>,</m:t>
                      </w:del>
                    </m:r>
                    <m:r>
                      <w:del w:id="210" w:author="David Bullen" w:date="2025-02-25T15:45:00Z" w16du:dateUtc="2025-02-25T02:45:00Z">
                        <w:rPr>
                          <w:rFonts w:ascii="Cambria Math" w:hAnsi="Cambria Math"/>
                        </w:rPr>
                        <m:t>c</m:t>
                      </w:del>
                    </m:r>
                  </m:sub>
                </m:sSub>
                <m:r>
                  <w:del w:id="211" w:author="David Bullen" w:date="2025-02-25T15:45:00Z" w16du:dateUtc="2025-02-25T02:45:00Z">
                    <w:rPr>
                      <w:rFonts w:ascii="Cambria Math" w:hAnsi="Cambria Math"/>
                    </w:rPr>
                    <m:t>-</m:t>
                  </w:del>
                </m:r>
                <m:r>
                  <w:del w:id="212" w:author="David Bullen" w:date="2025-02-25T15:45:00Z" w16du:dateUtc="2025-02-25T02:45:00Z">
                    <w:rPr>
                      <w:rFonts w:ascii="Cambria Math" w:hAnsi="Cambria Math"/>
                    </w:rPr>
                    <m:t>RiskOffsetParameter</m:t>
                  </w:del>
                </m:r>
              </m:e>
              <m:sub>
                <m:r>
                  <w:del w:id="213" w:author="David Bullen" w:date="2025-02-25T15:45:00Z" w16du:dateUtc="2025-02-25T02:45:00Z">
                    <w:rPr>
                      <w:rFonts w:ascii="Cambria Math" w:hAnsi="Cambria Math"/>
                    </w:rPr>
                    <m:t>i</m:t>
                  </w:del>
                </m:r>
                <m:r>
                  <w:del w:id="214" w:author="David Bullen" w:date="2025-02-25T15:45:00Z" w16du:dateUtc="2025-02-25T02:45:00Z">
                    <m:rPr>
                      <m:sty m:val="p"/>
                    </m:rPr>
                    <w:rPr>
                      <w:rFonts w:ascii="Cambria Math" w:hAnsi="Cambria Math"/>
                    </w:rPr>
                    <m:t>,</m:t>
                  </w:del>
                </m:r>
                <m:r>
                  <w:del w:id="215" w:author="David Bullen" w:date="2025-02-25T15:45:00Z" w16du:dateUtc="2025-02-25T02:45:00Z">
                    <w:rPr>
                      <w:rFonts w:ascii="Cambria Math" w:hAnsi="Cambria Math"/>
                    </w:rPr>
                    <m:t>c</m:t>
                  </w:del>
                </m:r>
                <m:r>
                  <w:del w:id="216" w:author="David Bullen" w:date="2025-02-25T15:45:00Z" w16du:dateUtc="2025-02-25T02:45:00Z">
                    <m:rPr>
                      <m:sty m:val="p"/>
                    </m:rPr>
                    <w:rPr>
                      <w:rFonts w:ascii="Cambria Math" w:hAnsi="Cambria Math"/>
                    </w:rPr>
                    <m:t>,</m:t>
                  </w:del>
                </m:r>
                <m:r>
                  <w:del w:id="217" w:author="David Bullen" w:date="2025-02-25T15:45:00Z" w16du:dateUtc="2025-02-25T02:45:00Z">
                    <w:rPr>
                      <w:rFonts w:ascii="Cambria Math" w:hAnsi="Cambria Math"/>
                    </w:rPr>
                    <m:t>rc</m:t>
                  </w:del>
                </m:r>
              </m:sub>
            </m:sSub>
            <m:r>
              <w:del w:id="218" w:author="David Bullen" w:date="2025-02-25T15:45:00Z" w16du:dateUtc="2025-02-25T02:45:00Z">
                <m:rPr>
                  <m:sty m:val="p"/>
                </m:rPr>
                <w:rPr>
                  <w:rFonts w:ascii="Cambria Math" w:hAnsi="Cambria Math"/>
                </w:rPr>
                <m:t>+</m:t>
              </w:del>
            </m:r>
            <m:sSub>
              <m:sSubPr>
                <m:ctrlPr>
                  <w:del w:id="219" w:author="David Bullen" w:date="2025-02-25T15:45:00Z" w16du:dateUtc="2025-02-25T02:45:00Z">
                    <w:rPr>
                      <w:rFonts w:ascii="Cambria Math" w:hAnsi="Cambria Math"/>
                    </w:rPr>
                  </w:del>
                </m:ctrlPr>
              </m:sSubPr>
              <m:e>
                <m:r>
                  <w:del w:id="220" w:author="David Bullen" w:date="2025-02-25T15:45:00Z" w16du:dateUtc="2025-02-25T02:45:00Z">
                    <w:rPr>
                      <w:rFonts w:ascii="Cambria Math" w:hAnsi="Cambria Math"/>
                    </w:rPr>
                    <m:t>FKBand</m:t>
                  </w:del>
                </m:r>
              </m:e>
              <m:sub>
                <m:r>
                  <w:del w:id="221" w:author="David Bullen" w:date="2025-02-25T15:45:00Z" w16du:dateUtc="2025-02-25T02:45:00Z">
                    <w:rPr>
                      <w:rFonts w:ascii="Cambria Math" w:hAnsi="Cambria Math"/>
                    </w:rPr>
                    <m:t>g</m:t>
                  </w:del>
                </m:r>
              </m:sub>
            </m:sSub>
            <m:r>
              <w:del w:id="222" w:author="David Bullen" w:date="2025-02-25T15:45:00Z" w16du:dateUtc="2025-02-25T02:45:00Z">
                <m:rPr>
                  <m:sty m:val="p"/>
                </m:rPr>
                <w:rPr>
                  <w:rFonts w:ascii="Cambria Math" w:hAnsi="Cambria Math"/>
                </w:rPr>
                <m:t>+</m:t>
              </w:del>
            </m:r>
            <m:nary>
              <m:naryPr>
                <m:chr m:val="∑"/>
                <m:limLoc m:val="undOvr"/>
                <m:supHide m:val="1"/>
                <m:ctrlPr>
                  <w:del w:id="223" w:author="David Bullen" w:date="2025-02-25T15:45:00Z" w16du:dateUtc="2025-02-25T02:45:00Z">
                    <w:rPr>
                      <w:rFonts w:ascii="Cambria Math" w:hAnsi="Cambria Math"/>
                    </w:rPr>
                  </w:del>
                </m:ctrlPr>
              </m:naryPr>
              <m:sub>
                <m:sSub>
                  <m:sSubPr>
                    <m:ctrlPr>
                      <w:del w:id="224" w:author="David Bullen" w:date="2025-02-25T15:45:00Z" w16du:dateUtc="2025-02-25T02:45:00Z">
                        <w:rPr>
                          <w:rFonts w:ascii="Cambria Math" w:hAnsi="Cambria Math"/>
                        </w:rPr>
                      </w:del>
                    </m:ctrlPr>
                  </m:sSubPr>
                  <m:e>
                    <m:r>
                      <w:del w:id="225" w:author="David Bullen" w:date="2025-02-25T15:45:00Z" w16du:dateUtc="2025-02-25T02:45:00Z">
                        <w:rPr>
                          <w:rFonts w:ascii="Cambria Math" w:hAnsi="Cambria Math"/>
                        </w:rPr>
                        <m:t>r</m:t>
                      </w:del>
                    </m:r>
                    <m:r>
                      <w:del w:id="226" w:author="David Bullen" w:date="2025-02-25T15:45:00Z" w16du:dateUtc="2025-02-25T02:45:00Z">
                        <m:rPr>
                          <m:sty m:val="p"/>
                        </m:rPr>
                        <w:rPr>
                          <w:rFonts w:ascii="Cambria Math" w:hAnsi="Cambria Math"/>
                        </w:rPr>
                        <m:t>∈</m:t>
                      </w:del>
                    </m:r>
                    <m:r>
                      <w:del w:id="227" w:author="David Bullen" w:date="2025-02-25T15:45:00Z" w16du:dateUtc="2025-02-25T02:45:00Z">
                        <w:rPr>
                          <w:rFonts w:ascii="Cambria Math" w:hAnsi="Cambria Math"/>
                        </w:rPr>
                        <m:t>RESERVEOFFERS</m:t>
                      </w:del>
                    </m:r>
                  </m:e>
                  <m:sub>
                    <m:r>
                      <w:del w:id="228" w:author="David Bullen" w:date="2025-02-25T15:45:00Z" w16du:dateUtc="2025-02-25T02:45:00Z">
                        <w:rPr>
                          <w:rFonts w:ascii="Cambria Math" w:hAnsi="Cambria Math"/>
                        </w:rPr>
                        <m:t>g</m:t>
                      </w:del>
                    </m:r>
                    <m:r>
                      <w:del w:id="229" w:author="David Bullen" w:date="2025-02-25T15:45:00Z" w16du:dateUtc="2025-02-25T02:45:00Z">
                        <m:rPr>
                          <m:sty m:val="p"/>
                        </m:rPr>
                        <w:rPr>
                          <w:rFonts w:ascii="Cambria Math" w:hAnsi="Cambria Math"/>
                        </w:rPr>
                        <m:t>,</m:t>
                      </w:del>
                    </m:r>
                    <m:r>
                      <w:del w:id="230" w:author="David Bullen" w:date="2025-02-25T15:45:00Z" w16du:dateUtc="2025-02-25T02:45:00Z">
                        <w:rPr>
                          <w:rFonts w:ascii="Cambria Math" w:hAnsi="Cambria Math"/>
                        </w:rPr>
                        <m:t>c</m:t>
                      </w:del>
                    </m:r>
                  </m:sub>
                </m:sSub>
              </m:sub>
              <m:sup/>
              <m:e>
                <m:sSub>
                  <m:sSubPr>
                    <m:ctrlPr>
                      <w:del w:id="231" w:author="David Bullen" w:date="2025-02-25T15:45:00Z" w16du:dateUtc="2025-02-25T02:45:00Z">
                        <w:rPr>
                          <w:rFonts w:ascii="Cambria Math" w:hAnsi="Cambria Math"/>
                        </w:rPr>
                      </w:del>
                    </m:ctrlPr>
                  </m:sSubPr>
                  <m:e>
                    <m:r>
                      <w:del w:id="232" w:author="David Bullen" w:date="2025-02-25T15:45:00Z" w16du:dateUtc="2025-02-25T02:45:00Z">
                        <w:rPr>
                          <w:rFonts w:ascii="Cambria Math" w:hAnsi="Cambria Math"/>
                        </w:rPr>
                        <m:t>Reserve</m:t>
                      </w:del>
                    </m:r>
                  </m:e>
                  <m:sub>
                    <m:r>
                      <w:del w:id="233" w:author="David Bullen" w:date="2025-02-25T15:45:00Z" w16du:dateUtc="2025-02-25T02:45:00Z">
                        <w:rPr>
                          <w:rFonts w:ascii="Cambria Math" w:hAnsi="Cambria Math"/>
                        </w:rPr>
                        <m:t>r</m:t>
                      </w:del>
                    </m:r>
                  </m:sub>
                </m:sSub>
              </m:e>
            </m:nary>
          </m:e>
        </m:d>
        <m:d>
          <m:dPr>
            <m:begChr m:val=""/>
            <m:ctrlPr>
              <w:ins w:id="234" w:author="David Bullen" w:date="2025-02-25T15:45:00Z" w16du:dateUtc="2025-02-25T02:45:00Z">
                <w:rPr>
                  <w:rFonts w:ascii="Cambria Math" w:hAnsi="Cambria Math"/>
                </w:rPr>
              </w:ins>
            </m:ctrlPr>
          </m:dPr>
          <m:e>
            <m:sSub>
              <m:sSubPr>
                <m:ctrlPr>
                  <w:ins w:id="235" w:author="David Bullen" w:date="2025-02-25T15:45:00Z" w16du:dateUtc="2025-02-25T02:45:00Z">
                    <w:rPr>
                      <w:rFonts w:ascii="Cambria Math" w:hAnsi="Cambria Math"/>
                    </w:rPr>
                  </w:ins>
                </m:ctrlPr>
              </m:sSubPr>
              <m:e>
                <m:r>
                  <w:ins w:id="236" w:author="David Bullen" w:date="2025-02-25T15:45:00Z" w16du:dateUtc="2025-02-25T02:45:00Z">
                    <w:rPr>
                      <w:rFonts w:ascii="Cambria Math" w:hAnsi="Cambria Math"/>
                    </w:rPr>
                    <m:t>-</m:t>
                  </w:ins>
                </m:r>
                <m:r>
                  <w:ins w:id="237" w:author="David Bullen" w:date="2025-02-25T15:45:00Z" w16du:dateUtc="2025-02-25T02:45:00Z">
                    <w:rPr>
                      <w:rFonts w:ascii="Cambria Math" w:hAnsi="Cambria Math"/>
                    </w:rPr>
                    <m:t>ACSecondaryRiskM</m:t>
                  </w:ins>
                </m:r>
                <m:sSub>
                  <m:sSubPr>
                    <m:ctrlPr>
                      <w:ins w:id="238" w:author="David Bullen" w:date="2025-02-25T15:45:00Z" w16du:dateUtc="2025-02-25T02:45:00Z">
                        <w:rPr>
                          <w:rFonts w:ascii="Cambria Math" w:hAnsi="Cambria Math"/>
                          <w:i/>
                        </w:rPr>
                      </w:ins>
                    </m:ctrlPr>
                  </m:sSubPr>
                  <m:e>
                    <m:r>
                      <w:ins w:id="239" w:author="David Bullen" w:date="2025-02-25T15:45:00Z" w16du:dateUtc="2025-02-25T02:45:00Z">
                        <w:rPr>
                          <w:rFonts w:ascii="Cambria Math" w:hAnsi="Cambria Math"/>
                        </w:rPr>
                        <m:t>W</m:t>
                      </w:ins>
                    </m:r>
                  </m:e>
                  <m:sub>
                    <m:r>
                      <w:ins w:id="240" w:author="David Bullen" w:date="2025-02-25T15:45:00Z" w16du:dateUtc="2025-02-25T02:45:00Z">
                        <w:rPr>
                          <w:rFonts w:ascii="Cambria Math" w:hAnsi="Cambria Math"/>
                        </w:rPr>
                        <m:t>g</m:t>
                      </w:ins>
                    </m:r>
                    <m:r>
                      <w:ins w:id="241" w:author="David Bullen" w:date="2025-02-25T15:45:00Z" w16du:dateUtc="2025-02-25T02:45:00Z">
                        <w:rPr>
                          <w:rFonts w:ascii="Cambria Math" w:hAnsi="Cambria Math"/>
                        </w:rPr>
                        <m:t>,</m:t>
                      </w:ins>
                    </m:r>
                    <m:r>
                      <w:ins w:id="242" w:author="David Bullen" w:date="2025-02-25T15:45:00Z" w16du:dateUtc="2025-02-25T02:45:00Z">
                        <w:rPr>
                          <w:rFonts w:ascii="Cambria Math" w:hAnsi="Cambria Math"/>
                        </w:rPr>
                        <m:t>rc</m:t>
                      </w:ins>
                    </m:r>
                  </m:sub>
                </m:sSub>
                <m:r>
                  <w:ins w:id="243" w:author="David Bullen" w:date="2025-02-25T15:45:00Z" w16du:dateUtc="2025-02-25T02:45:00Z">
                    <w:rPr>
                      <w:rFonts w:ascii="Cambria Math" w:hAnsi="Cambria Math"/>
                    </w:rPr>
                    <m:t>-</m:t>
                  </w:ins>
                </m:r>
                <m:r>
                  <w:ins w:id="244" w:author="David Bullen" w:date="2025-02-25T15:45:00Z" w16du:dateUtc="2025-02-25T02:45:00Z">
                    <w:rPr>
                      <w:rFonts w:ascii="Cambria Math" w:hAnsi="Cambria Math"/>
                    </w:rPr>
                    <m:t>RiskOffsetParameter</m:t>
                  </w:ins>
                </m:r>
              </m:e>
              <m:sub>
                <m:r>
                  <w:ins w:id="245" w:author="David Bullen" w:date="2025-02-25T15:45:00Z" w16du:dateUtc="2025-02-25T02:45:00Z">
                    <w:rPr>
                      <w:rFonts w:ascii="Cambria Math" w:hAnsi="Cambria Math"/>
                    </w:rPr>
                    <m:t>i</m:t>
                  </w:ins>
                </m:r>
                <m:r>
                  <w:ins w:id="246" w:author="David Bullen" w:date="2025-02-25T15:45:00Z" w16du:dateUtc="2025-02-25T02:45:00Z">
                    <m:rPr>
                      <m:sty m:val="p"/>
                    </m:rPr>
                    <w:rPr>
                      <w:rFonts w:ascii="Cambria Math" w:hAnsi="Cambria Math"/>
                    </w:rPr>
                    <m:t>,</m:t>
                  </w:ins>
                </m:r>
                <m:r>
                  <w:ins w:id="247" w:author="David Bullen" w:date="2025-02-25T15:45:00Z" w16du:dateUtc="2025-02-25T02:45:00Z">
                    <w:rPr>
                      <w:rFonts w:ascii="Cambria Math" w:hAnsi="Cambria Math"/>
                    </w:rPr>
                    <m:t>c</m:t>
                  </w:ins>
                </m:r>
                <m:r>
                  <w:ins w:id="248" w:author="David Bullen" w:date="2025-02-25T15:45:00Z" w16du:dateUtc="2025-02-25T02:45:00Z">
                    <m:rPr>
                      <m:sty m:val="p"/>
                    </m:rPr>
                    <w:rPr>
                      <w:rFonts w:ascii="Cambria Math" w:hAnsi="Cambria Math"/>
                    </w:rPr>
                    <m:t>,</m:t>
                  </w:ins>
                </m:r>
                <m:r>
                  <w:ins w:id="249" w:author="David Bullen" w:date="2025-02-25T15:45:00Z" w16du:dateUtc="2025-02-25T02:45:00Z">
                    <w:rPr>
                      <w:rFonts w:ascii="Cambria Math" w:hAnsi="Cambria Math"/>
                    </w:rPr>
                    <m:t>rc</m:t>
                  </w:ins>
                </m:r>
              </m:sub>
            </m:sSub>
            <m:r>
              <w:ins w:id="250" w:author="David Bullen" w:date="2025-02-25T15:45:00Z" w16du:dateUtc="2025-02-25T02:45:00Z">
                <m:rPr>
                  <m:sty m:val="p"/>
                </m:rPr>
                <w:rPr>
                  <w:rFonts w:ascii="Cambria Math" w:hAnsi="Cambria Math"/>
                </w:rPr>
                <m:t>+</m:t>
              </w:ins>
            </m:r>
            <m:sSub>
              <m:sSubPr>
                <m:ctrlPr>
                  <w:ins w:id="251" w:author="David Bullen" w:date="2025-02-25T15:45:00Z" w16du:dateUtc="2025-02-25T02:45:00Z">
                    <w:rPr>
                      <w:rFonts w:ascii="Cambria Math" w:hAnsi="Cambria Math"/>
                    </w:rPr>
                  </w:ins>
                </m:ctrlPr>
              </m:sSubPr>
              <m:e>
                <m:r>
                  <w:ins w:id="252" w:author="David Bullen" w:date="2025-02-25T15:45:00Z" w16du:dateUtc="2025-02-25T02:45:00Z">
                    <w:rPr>
                      <w:rFonts w:ascii="Cambria Math" w:hAnsi="Cambria Math"/>
                    </w:rPr>
                    <m:t>FKBand</m:t>
                  </w:ins>
                </m:r>
              </m:e>
              <m:sub>
                <m:r>
                  <w:ins w:id="253" w:author="David Bullen" w:date="2025-02-25T15:45:00Z" w16du:dateUtc="2025-02-25T02:45:00Z">
                    <w:rPr>
                      <w:rFonts w:ascii="Cambria Math" w:hAnsi="Cambria Math"/>
                    </w:rPr>
                    <m:t>g</m:t>
                  </w:ins>
                </m:r>
              </m:sub>
            </m:sSub>
            <m:r>
              <w:ins w:id="254" w:author="David Bullen" w:date="2025-02-25T15:45:00Z" w16du:dateUtc="2025-02-25T02:45:00Z">
                <m:rPr>
                  <m:sty m:val="p"/>
                </m:rPr>
                <w:rPr>
                  <w:rFonts w:ascii="Cambria Math" w:hAnsi="Cambria Math"/>
                </w:rPr>
                <m:t>+</m:t>
              </w:ins>
            </m:r>
            <m:nary>
              <m:naryPr>
                <m:chr m:val="∑"/>
                <m:limLoc m:val="undOvr"/>
                <m:supHide m:val="1"/>
                <m:ctrlPr>
                  <w:ins w:id="255" w:author="David Bullen" w:date="2025-02-25T15:45:00Z" w16du:dateUtc="2025-02-25T02:45:00Z">
                    <w:rPr>
                      <w:rFonts w:ascii="Cambria Math" w:hAnsi="Cambria Math"/>
                    </w:rPr>
                  </w:ins>
                </m:ctrlPr>
              </m:naryPr>
              <m:sub>
                <w:bookmarkStart w:id="256" w:name="_Hlk188964009"/>
                <m:sSub>
                  <m:sSubPr>
                    <m:ctrlPr>
                      <w:ins w:id="257" w:author="David Bullen" w:date="2025-02-25T15:45:00Z" w16du:dateUtc="2025-02-25T02:45:00Z">
                        <w:rPr>
                          <w:rFonts w:ascii="Cambria Math" w:hAnsi="Cambria Math"/>
                        </w:rPr>
                      </w:ins>
                    </m:ctrlPr>
                  </m:sSubPr>
                  <m:e>
                    <m:r>
                      <w:ins w:id="258" w:author="David Bullen" w:date="2025-02-25T15:45:00Z" w16du:dateUtc="2025-02-25T02:45:00Z">
                        <w:rPr>
                          <w:rFonts w:ascii="Cambria Math" w:hAnsi="Cambria Math"/>
                        </w:rPr>
                        <m:t>r</m:t>
                      </w:ins>
                    </m:r>
                    <m:r>
                      <w:ins w:id="259" w:author="David Bullen" w:date="2025-02-25T15:45:00Z" w16du:dateUtc="2025-02-25T02:45:00Z">
                        <m:rPr>
                          <m:sty m:val="p"/>
                        </m:rPr>
                        <w:rPr>
                          <w:rFonts w:ascii="Cambria Math" w:hAnsi="Cambria Math"/>
                        </w:rPr>
                        <m:t>∈</m:t>
                      </w:ins>
                    </m:r>
                    <m:r>
                      <w:ins w:id="260" w:author="David Bullen" w:date="2025-02-25T15:45:00Z" w16du:dateUtc="2025-02-25T02:45:00Z">
                        <w:rPr>
                          <w:rFonts w:ascii="Cambria Math" w:hAnsi="Cambria Math"/>
                        </w:rPr>
                        <m:t>RESERVEOFFERS</m:t>
                      </w:ins>
                    </m:r>
                  </m:e>
                  <m:sub>
                    <m:r>
                      <w:ins w:id="261" w:author="David Bullen" w:date="2025-02-25T15:45:00Z" w16du:dateUtc="2025-02-25T02:45:00Z">
                        <w:rPr>
                          <w:rFonts w:ascii="Cambria Math" w:hAnsi="Cambria Math"/>
                        </w:rPr>
                        <m:t>g</m:t>
                      </w:ins>
                    </m:r>
                    <m:r>
                      <w:ins w:id="262" w:author="David Bullen" w:date="2025-02-25T15:45:00Z" w16du:dateUtc="2025-02-25T02:45:00Z">
                        <m:rPr>
                          <m:sty m:val="p"/>
                        </m:rPr>
                        <w:rPr>
                          <w:rFonts w:ascii="Cambria Math" w:hAnsi="Cambria Math"/>
                        </w:rPr>
                        <m:t>,</m:t>
                      </w:ins>
                    </m:r>
                    <m:r>
                      <w:ins w:id="263" w:author="David Bullen" w:date="2025-02-25T15:45:00Z" w16du:dateUtc="2025-02-25T02:45:00Z">
                        <w:rPr>
                          <w:rFonts w:ascii="Cambria Math" w:hAnsi="Cambria Math"/>
                        </w:rPr>
                        <m:t>c</m:t>
                      </w:ins>
                    </m:r>
                  </m:sub>
                </m:sSub>
                <w:bookmarkEnd w:id="256"/>
              </m:sub>
              <m:sup/>
              <m:e>
                <m:sSub>
                  <m:sSubPr>
                    <m:ctrlPr>
                      <w:ins w:id="264" w:author="David Bullen" w:date="2025-02-25T15:45:00Z" w16du:dateUtc="2025-02-25T02:45:00Z">
                        <w:rPr>
                          <w:rFonts w:ascii="Cambria Math" w:hAnsi="Cambria Math"/>
                        </w:rPr>
                      </w:ins>
                    </m:ctrlPr>
                  </m:sSubPr>
                  <m:e>
                    <m:r>
                      <w:ins w:id="265" w:author="David Bullen" w:date="2025-02-25T15:45:00Z" w16du:dateUtc="2025-02-25T02:45:00Z">
                        <w:rPr>
                          <w:rFonts w:ascii="Cambria Math" w:hAnsi="Cambria Math"/>
                        </w:rPr>
                        <m:t>Reserve</m:t>
                      </w:ins>
                    </m:r>
                  </m:e>
                  <m:sub>
                    <m:r>
                      <w:ins w:id="266" w:author="David Bullen" w:date="2025-02-25T15:45:00Z" w16du:dateUtc="2025-02-25T02:45:00Z">
                        <w:rPr>
                          <w:rFonts w:ascii="Cambria Math" w:hAnsi="Cambria Math"/>
                        </w:rPr>
                        <m:t>r</m:t>
                      </w:ins>
                    </m:r>
                  </m:sub>
                </m:sSub>
              </m:e>
            </m:nary>
          </m:e>
        </m:d>
        <m:r>
          <m:rPr>
            <m:sty m:val="p"/>
          </m:rPr>
          <w:rPr>
            <w:rFonts w:ascii="Cambria Math" w:hAnsi="Cambria Math"/>
          </w:rPr>
          <m:t>-</m:t>
        </m:r>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areEffective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oMath>
    </w:p>
    <w:p w14:paraId="1EBA8715" w14:textId="77777777" w:rsidR="00CF2F33" w:rsidRPr="00D404B4" w:rsidRDefault="00CF2F33" w:rsidP="00CF2F33">
      <w:pPr>
        <w:pStyle w:val="BodyText"/>
        <w:spacing w:before="0" w:after="0"/>
        <w:rPr>
          <w:lang w:val="en-AU" w:eastAsia="en-GB"/>
        </w:rPr>
      </w:pPr>
      <m:oMathPara>
        <m:oMath>
          <m:r>
            <w:rPr>
              <w:rFonts w:ascii="Cambria Math" w:hAnsi="Cambria Math"/>
              <w:lang w:val="en-AU" w:eastAsia="en-GB"/>
            </w:rPr>
            <m:t>∀g∈</m:t>
          </m:r>
          <m:sSub>
            <m:sSubPr>
              <m:ctrlPr>
                <w:rPr>
                  <w:rFonts w:ascii="Cambria Math" w:hAnsi="Cambria Math"/>
                  <w:i/>
                  <w:lang w:val="en-AU" w:eastAsia="en-GB"/>
                </w:rPr>
              </m:ctrlPr>
            </m:sSubPr>
            <m:e>
              <m:r>
                <w:rPr>
                  <w:rFonts w:ascii="Cambria Math" w:hAnsi="Cambria Math"/>
                  <w:lang w:val="en-AU" w:eastAsia="en-GB"/>
                </w:rPr>
                <m:t>ISLANDRISKGENERATORS</m:t>
              </m:r>
            </m:e>
            <m:sub>
              <m:r>
                <w:rPr>
                  <w:rFonts w:ascii="Cambria Math" w:hAnsi="Cambria Math"/>
                  <w:lang w:val="en-AU" w:eastAsia="en-GB"/>
                </w:rPr>
                <m:t xml:space="preserve">i </m:t>
              </m:r>
            </m:sub>
          </m:sSub>
          <m:r>
            <w:rPr>
              <w:rFonts w:ascii="Cambria Math" w:hAnsi="Cambria Math"/>
              <w:lang w:val="en-AU" w:eastAsia="en-GB"/>
            </w:rPr>
            <m:t xml:space="preserve">  </m:t>
          </m:r>
          <w:bookmarkStart w:id="267" w:name="_Hlk188964163"/>
          <m:r>
            <w:rPr>
              <w:rFonts w:ascii="Cambria Math" w:hAnsi="Cambria Math"/>
              <w:lang w:val="en-AU" w:eastAsia="en-GB"/>
            </w:rPr>
            <m:t>∀c∈RESERVECLASS</m:t>
          </m:r>
          <w:bookmarkEnd w:id="267"/>
          <m:r>
            <w:rPr>
              <w:rFonts w:ascii="Cambria Math" w:hAnsi="Cambria Math"/>
              <w:lang w:val="en-AU" w:eastAsia="en-GB"/>
            </w:rPr>
            <m:t xml:space="preserve">  </m:t>
          </m:r>
        </m:oMath>
      </m:oMathPara>
    </w:p>
    <w:p w14:paraId="74DD006D" w14:textId="67DCBB1B" w:rsidR="00CF2F33" w:rsidRPr="00C53CA1" w:rsidRDefault="00CD5A7C" w:rsidP="00C53CA1">
      <w:pPr>
        <w:pStyle w:val="BodyText"/>
        <w:spacing w:before="0" w:after="0"/>
        <w:rPr>
          <w:lang w:val="en-AU" w:eastAsia="en-GB"/>
        </w:rPr>
      </w:pPr>
      <m:oMathPara>
        <m:oMath>
          <m:r>
            <w:rPr>
              <w:rFonts w:ascii="Cambria Math" w:hAnsi="Cambria Math"/>
              <w:lang w:val="en-AU" w:eastAsia="en-GB"/>
            </w:rPr>
            <m:t>∀i∈ISLANDS  rc={</m:t>
          </m:r>
          <m:r>
            <w:rPr>
              <w:rFonts w:ascii="Cambria Math" w:hAnsi="Cambria Math"/>
            </w:rPr>
            <m:t>ACCERISK</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lang w:val="en-AU" w:eastAsia="en-GB"/>
            </w:rPr>
            <m:t>,ACECERISK</m:t>
          </m:r>
          <m:sSub>
            <m:sSubPr>
              <m:ctrlPr>
                <w:rPr>
                  <w:rFonts w:ascii="Cambria Math" w:hAnsi="Cambria Math"/>
                  <w:i/>
                  <w:lang w:val="en-AU" w:eastAsia="en-GB"/>
                </w:rPr>
              </m:ctrlPr>
            </m:sSubPr>
            <m:e>
              <m:r>
                <w:rPr>
                  <w:rFonts w:ascii="Cambria Math" w:hAnsi="Cambria Math"/>
                  <w:lang w:val="en-AU" w:eastAsia="en-GB"/>
                </w:rPr>
                <m:t>S</m:t>
              </m:r>
            </m:e>
            <m:sub>
              <m:r>
                <w:rPr>
                  <w:rFonts w:ascii="Cambria Math" w:hAnsi="Cambria Math"/>
                  <w:lang w:val="en-AU" w:eastAsia="en-GB"/>
                </w:rPr>
                <m:t>i</m:t>
              </m:r>
            </m:sub>
          </m:sSub>
          <m:r>
            <w:rPr>
              <w:rFonts w:ascii="Cambria Math" w:hAnsi="Cambria Math"/>
              <w:lang w:val="en-AU" w:eastAsia="en-GB"/>
            </w:rPr>
            <m:t>}</m:t>
          </m:r>
        </m:oMath>
      </m:oMathPara>
    </w:p>
    <w:p w14:paraId="4ACF6739" w14:textId="77777777" w:rsidR="00CF2F33" w:rsidRDefault="00CF2F33" w:rsidP="00C53CA1"/>
    <w:p w14:paraId="11B7C0A3" w14:textId="7A652084" w:rsidR="00825328" w:rsidRPr="00C23504" w:rsidRDefault="00EA7BDF" w:rsidP="00901A24">
      <w:pPr>
        <w:pStyle w:val="Heading5"/>
      </w:pPr>
      <m:oMath>
        <m:sSub>
          <m:sSubPr>
            <m:ctrlPr>
              <w:rPr>
                <w:rFonts w:ascii="Cambria Math" w:hAnsi="Cambria Math"/>
              </w:rPr>
            </m:ctrlPr>
          </m:sSubPr>
          <m:e>
            <m:r>
              <w:rPr>
                <w:rFonts w:ascii="Cambria Math" w:hAnsi="Cambria Math"/>
              </w:rPr>
              <m:t>IslandRisk</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IslandRiskAdjustmentFactor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d>
          <m:dPr>
            <m:ctrlPr>
              <w:rPr>
                <w:rFonts w:ascii="Cambria Math" w:hAnsi="Cambria Math"/>
              </w:rPr>
            </m:ctrlPr>
          </m:dPr>
          <m:e>
            <m:r>
              <w:rPr>
                <w:rFonts w:ascii="Cambria Math" w:hAnsi="Cambria Math"/>
              </w:rPr>
              <m:t>IslandMinimumRis</m:t>
            </m:r>
            <m:sSub>
              <m:sSubPr>
                <m:ctrlPr>
                  <w:rPr>
                    <w:rFonts w:ascii="Cambria Math" w:hAnsi="Cambria Math"/>
                  </w:rPr>
                </m:ctrlPr>
              </m:sSubPr>
              <m:e>
                <m:r>
                  <w:rPr>
                    <w:rFonts w:ascii="Cambria Math" w:hAnsi="Cambria Math"/>
                  </w:rPr>
                  <m:t>k</m:t>
                </m:r>
              </m:e>
              <m:sub>
                <m:r>
                  <w:rPr>
                    <w:rFonts w:ascii="Cambria Math" w:hAnsi="Cambria Math"/>
                  </w:rPr>
                  <m:t>i</m:t>
                </m:r>
                <m:r>
                  <m:rPr>
                    <m:sty m:val="p"/>
                  </m:rPr>
                  <w:rPr>
                    <w:rFonts w:ascii="Cambria Math" w:hAnsi="Cambria Math"/>
                  </w:rPr>
                  <m:t>,</m:t>
                </m:r>
                <m:r>
                  <w:rPr>
                    <w:rFonts w:ascii="Cambria Math" w:hAnsi="Cambria Math"/>
                  </w:rPr>
                  <m:t>rc</m:t>
                </m:r>
              </m:sub>
            </m:sSub>
            <m:r>
              <m:rPr>
                <m:sty m:val="p"/>
              </m:rPr>
              <w:rPr>
                <w:rFonts w:ascii="Cambria Math" w:hAnsi="Cambria Math"/>
              </w:rPr>
              <m:t>-</m:t>
            </m:r>
            <m:r>
              <w:rPr>
                <w:rFonts w:ascii="Cambria Math" w:hAnsi="Cambria Math"/>
              </w:rPr>
              <m:t>RiskOffsetParamete</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e>
        </m:d>
        <m:r>
          <m:rPr>
            <m:sty m:val="p"/>
          </m:rPr>
          <w:rPr>
            <w:rFonts w:ascii="Cambria Math" w:hAnsi="Cambria Math"/>
          </w:rPr>
          <m:t>-</m:t>
        </m:r>
        <m:r>
          <w:rPr>
            <w:rFonts w:ascii="Cambria Math" w:hAnsi="Cambria Math"/>
          </w:rPr>
          <m:t>ResS</m:t>
        </m:r>
        <m:r>
          <w:rPr>
            <w:rFonts w:ascii="Cambria Math" w:hAnsi="Cambria Math"/>
          </w:rPr>
          <m:t>h</m:t>
        </m:r>
        <m:r>
          <w:rPr>
            <w:rFonts w:ascii="Cambria Math" w:hAnsi="Cambria Math"/>
          </w:rPr>
          <m:t>areEffectiv</m:t>
        </m:r>
        <m:sSub>
          <m:sSubPr>
            <m:ctrlPr>
              <w:rPr>
                <w:rFonts w:ascii="Cambria Math" w:hAnsi="Cambria Math"/>
              </w:rPr>
            </m:ctrlPr>
          </m:sSub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oMath>
    </w:p>
    <w:p w14:paraId="5165F944" w14:textId="3DA1ED90" w:rsidR="00825328" w:rsidRPr="00441B02" w:rsidRDefault="00CD5A7C" w:rsidP="00825328">
      <w:pPr>
        <w:pStyle w:val="BodyText"/>
        <w:spacing w:before="0" w:after="0"/>
        <w:rPr>
          <w:lang w:val="en-AU" w:eastAsia="en-GB"/>
        </w:rPr>
      </w:pPr>
      <m:oMathPara>
        <m:oMath>
          <m:r>
            <m:rPr>
              <m:sty m:val="p"/>
            </m:rPr>
            <w:rPr>
              <w:rFonts w:ascii="Cambria Math" w:hAnsi="Cambria Math"/>
              <w:lang w:val="en-AU"/>
            </w:rPr>
            <m:t>∀</m:t>
          </m:r>
          <m:r>
            <w:rPr>
              <w:rFonts w:ascii="Cambria Math" w:hAnsi="Cambria Math"/>
              <w:lang w:val="en-AU"/>
            </w:rPr>
            <m:t>c</m:t>
          </m:r>
          <m:r>
            <m:rPr>
              <m:sty m:val="p"/>
            </m:rPr>
            <w:rPr>
              <w:rFonts w:ascii="Cambria Math" w:hAnsi="Cambria Math"/>
              <w:lang w:val="en-AU"/>
            </w:rPr>
            <m:t>∈</m:t>
          </m:r>
          <m:r>
            <w:rPr>
              <w:rFonts w:ascii="Cambria Math" w:hAnsi="Cambria Math"/>
              <w:lang w:val="en-AU"/>
            </w:rPr>
            <m:t xml:space="preserve">RESERVECLASS  </m:t>
          </m:r>
          <m:r>
            <m:rPr>
              <m:sty m:val="p"/>
            </m:rPr>
            <w:rPr>
              <w:rFonts w:ascii="Cambria Math" w:hAnsi="Cambria Math"/>
              <w:lang w:val="en-AU"/>
            </w:rPr>
            <m:t>∀</m:t>
          </m:r>
          <m:r>
            <w:rPr>
              <w:rFonts w:ascii="Cambria Math" w:hAnsi="Cambria Math"/>
              <w:lang w:val="en-AU"/>
            </w:rPr>
            <m:t>i</m:t>
          </m:r>
          <m:r>
            <m:rPr>
              <m:sty m:val="p"/>
            </m:rPr>
            <w:rPr>
              <w:rFonts w:ascii="Cambria Math" w:hAnsi="Cambria Math"/>
              <w:lang w:val="en-AU"/>
            </w:rPr>
            <m:t>∈</m:t>
          </m:r>
          <m:r>
            <w:rPr>
              <w:rFonts w:ascii="Cambria Math" w:hAnsi="Cambria Math"/>
              <w:lang w:val="en-AU"/>
            </w:rPr>
            <m:t xml:space="preserve">ISLANDS  </m:t>
          </m:r>
          <m:r>
            <w:rPr>
              <w:rFonts w:ascii="Cambria Math" w:hAnsi="Cambria Math"/>
              <w:lang w:val="en-AU" w:eastAsia="en-GB"/>
            </w:rPr>
            <m:t>rc∈{ManualC</m:t>
          </m:r>
          <m:sSub>
            <m:sSubPr>
              <m:ctrlPr>
                <w:rPr>
                  <w:rFonts w:ascii="Cambria Math" w:hAnsi="Cambria Math"/>
                  <w:i/>
                  <w:lang w:val="en-AU" w:eastAsia="en-GB"/>
                </w:rPr>
              </m:ctrlPr>
            </m:sSubPr>
            <m:e>
              <m:r>
                <w:rPr>
                  <w:rFonts w:ascii="Cambria Math" w:hAnsi="Cambria Math"/>
                  <w:lang w:val="en-AU" w:eastAsia="en-GB"/>
                </w:rPr>
                <m:t>E</m:t>
              </m:r>
            </m:e>
            <m:sub>
              <m:r>
                <w:rPr>
                  <w:rFonts w:ascii="Cambria Math" w:hAnsi="Cambria Math"/>
                  <w:lang w:val="en-AU" w:eastAsia="en-GB"/>
                </w:rPr>
                <m:t>i</m:t>
              </m:r>
            </m:sub>
          </m:sSub>
          <m:r>
            <w:rPr>
              <w:rFonts w:ascii="Cambria Math" w:hAnsi="Cambria Math"/>
              <w:lang w:val="en-AU" w:eastAsia="en-GB"/>
            </w:rPr>
            <m:t>,ManualEC</m:t>
          </m:r>
          <m:sSub>
            <m:sSubPr>
              <m:ctrlPr>
                <w:rPr>
                  <w:rFonts w:ascii="Cambria Math" w:hAnsi="Cambria Math"/>
                  <w:i/>
                  <w:lang w:val="en-AU" w:eastAsia="en-GB"/>
                </w:rPr>
              </m:ctrlPr>
            </m:sSubPr>
            <m:e>
              <m:r>
                <w:rPr>
                  <w:rFonts w:ascii="Cambria Math" w:hAnsi="Cambria Math"/>
                  <w:lang w:val="en-AU" w:eastAsia="en-GB"/>
                </w:rPr>
                <m:t>E</m:t>
              </m:r>
            </m:e>
            <m:sub>
              <m:r>
                <w:rPr>
                  <w:rFonts w:ascii="Cambria Math" w:hAnsi="Cambria Math"/>
                  <w:lang w:val="en-AU" w:eastAsia="en-GB"/>
                </w:rPr>
                <m:t>i</m:t>
              </m:r>
            </m:sub>
          </m:sSub>
          <m:r>
            <w:rPr>
              <w:rFonts w:ascii="Cambria Math" w:hAnsi="Cambria Math"/>
              <w:lang w:val="en-AU" w:eastAsia="en-GB"/>
            </w:rPr>
            <m:t>}</m:t>
          </m:r>
        </m:oMath>
      </m:oMathPara>
    </w:p>
    <w:p w14:paraId="5CC42DCD" w14:textId="77777777" w:rsidR="00BD5B60" w:rsidRDefault="00BD5B60" w:rsidP="00825328">
      <w:pPr>
        <w:pStyle w:val="BodyText"/>
        <w:spacing w:before="0" w:after="0"/>
        <w:rPr>
          <w:lang w:val="en-AU"/>
        </w:rPr>
      </w:pPr>
    </w:p>
    <w:p w14:paraId="56699FA6" w14:textId="69F73321" w:rsidR="00BD5B60" w:rsidRPr="00BD5B60" w:rsidRDefault="00EA7BDF" w:rsidP="00BD5B60">
      <w:pPr>
        <w:pStyle w:val="Heading5"/>
        <w:jc w:val="left"/>
      </w:pPr>
      <m:oMath>
        <m:sSub>
          <m:sSubPr>
            <m:ctrlPr>
              <w:rPr>
                <w:rFonts w:ascii="Cambria Math" w:hAnsi="Cambria Math"/>
              </w:rPr>
            </m:ctrlPr>
          </m:sSubPr>
          <m:e>
            <m:r>
              <w:rPr>
                <w:rFonts w:ascii="Cambria Math" w:hAnsi="Cambria Math"/>
              </w:rPr>
              <m:t>HVDCSent</m:t>
            </m:r>
          </m:e>
          <m:sub>
            <m:r>
              <w:rPr>
                <w:rFonts w:ascii="Cambria Math" w:hAnsi="Cambria Math"/>
              </w:rPr>
              <m:t>i</m:t>
            </m:r>
          </m:sub>
        </m:sSub>
        <m:r>
          <w:rPr>
            <w:rFonts w:ascii="Cambria Math" w:hAnsi="Cambria Math"/>
          </w:rPr>
          <m:t>≤</m:t>
        </m:r>
        <m:r>
          <w:rPr>
            <w:rFonts w:ascii="Cambria Math" w:hAnsi="Cambria Math"/>
          </w:rPr>
          <m:t>M</m:t>
        </m:r>
        <m:r>
          <w:rPr>
            <w:rFonts w:ascii="Cambria Math" w:hAnsi="Cambria Math"/>
          </w:rPr>
          <m:t>×(1-</m:t>
        </m:r>
        <m:r>
          <w:rPr>
            <w:rFonts w:ascii="Cambria Math" w:hAnsi="Cambria Math"/>
          </w:rPr>
          <m:t>HVD</m:t>
        </m:r>
        <m:sSub>
          <m:sSubPr>
            <m:ctrlPr>
              <w:rPr>
                <w:rFonts w:ascii="Cambria Math" w:hAnsi="Cambria Math"/>
                <w:i/>
              </w:rPr>
            </m:ctrlPr>
          </m:sSubPr>
          <m:e>
            <m:r>
              <w:rPr>
                <w:rFonts w:ascii="Cambria Math" w:hAnsi="Cambria Math"/>
              </w:rPr>
              <m:t>CSentMustZero</m:t>
            </m:r>
          </m:e>
          <m:sub>
            <m:r>
              <w:rPr>
                <w:rFonts w:ascii="Cambria Math" w:hAnsi="Cambria Math"/>
              </w:rPr>
              <m:t>i</m:t>
            </m:r>
          </m:sub>
        </m:sSub>
        <m:r>
          <w:rPr>
            <w:rFonts w:ascii="Cambria Math" w:hAnsi="Cambria Math"/>
          </w:rPr>
          <m:t>)</m:t>
        </m:r>
      </m:oMath>
    </w:p>
    <w:p w14:paraId="09401D40" w14:textId="7BAED55F" w:rsidR="00BD5B60" w:rsidRPr="00BD5B60" w:rsidRDefault="00BD5B60" w:rsidP="00BD5B60">
      <w:pPr>
        <w:pStyle w:val="BodyText"/>
        <w:rPr>
          <w:lang w:val="en-AU"/>
        </w:rPr>
      </w:pPr>
      <m:oMathPara>
        <m:oMathParaPr>
          <m:jc m:val="left"/>
        </m:oMathParaPr>
        <m:oMath>
          <m:r>
            <m:rPr>
              <m:sty m:val="p"/>
            </m:rPr>
            <w:rPr>
              <w:rFonts w:ascii="Cambria Math" w:hAnsi="Cambria Math"/>
              <w:lang w:val="en-AU"/>
            </w:rPr>
            <m:t>∀</m:t>
          </m:r>
          <m:r>
            <w:rPr>
              <w:rFonts w:ascii="Cambria Math" w:hAnsi="Cambria Math"/>
              <w:lang w:val="en-AU"/>
            </w:rPr>
            <m:t>i</m:t>
          </m:r>
          <m:r>
            <m:rPr>
              <m:sty m:val="p"/>
            </m:rPr>
            <w:rPr>
              <w:rFonts w:ascii="Cambria Math" w:hAnsi="Cambria Math"/>
              <w:lang w:val="en-AU"/>
            </w:rPr>
            <m:t>∈</m:t>
          </m:r>
          <m:r>
            <w:rPr>
              <w:rFonts w:ascii="Cambria Math" w:hAnsi="Cambria Math"/>
              <w:lang w:val="en-AU"/>
            </w:rPr>
            <m:t>ISLANDS</m:t>
          </m:r>
        </m:oMath>
      </m:oMathPara>
    </w:p>
    <w:p w14:paraId="7A4B9641" w14:textId="77777777" w:rsidR="00BD5B60" w:rsidRPr="00BD5B60" w:rsidRDefault="00BD5B60" w:rsidP="00BD5B60">
      <w:pPr>
        <w:pStyle w:val="BodyText"/>
        <w:rPr>
          <w:lang w:val="en-AU"/>
        </w:rPr>
      </w:pPr>
    </w:p>
    <w:p w14:paraId="5FBDB17F" w14:textId="5838E2A0" w:rsidR="00827C4A" w:rsidRDefault="00EA7BDF" w:rsidP="00085434">
      <w:pPr>
        <w:pStyle w:val="Heading5"/>
        <w:spacing w:before="0" w:after="0"/>
        <w:ind w:right="46"/>
      </w:pPr>
      <m:oMath>
        <m:sSub>
          <m:sSubPr>
            <m:ctrlPr>
              <w:rPr>
                <w:rFonts w:ascii="Cambria Math" w:hAnsi="Cambria Math"/>
              </w:rPr>
            </m:ctrlPr>
          </m:sSubPr>
          <m:e>
            <m:r>
              <w:rPr>
                <w:rFonts w:ascii="Cambria Math" w:hAnsi="Cambria Math"/>
              </w:rPr>
              <m:t>IslandRisk</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IslandRiskAdjustmentFactor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d>
          <m:dPr>
            <m:endChr m:val=""/>
            <m:ctrlPr>
              <w:rPr>
                <w:rFonts w:ascii="Cambria Math" w:hAnsi="Cambria Math"/>
              </w:rPr>
            </m:ctrlPr>
          </m:dPr>
          <m:e>
            <m:sSub>
              <m:sSubPr>
                <m:ctrlPr>
                  <w:rPr>
                    <w:rFonts w:ascii="Cambria Math" w:hAnsi="Cambria Math"/>
                  </w:rPr>
                </m:ctrlPr>
              </m:sSubPr>
              <m:e>
                <m:r>
                  <w:rPr>
                    <w:rFonts w:ascii="Cambria Math" w:hAnsi="Cambria Math"/>
                  </w:rPr>
                  <m:t>Generation</m:t>
                </m:r>
              </m:e>
              <m:sub>
                <m:r>
                  <w:rPr>
                    <w:rFonts w:ascii="Cambria Math" w:hAnsi="Cambria Math"/>
                  </w:rPr>
                  <m:t>g</m:t>
                </m:r>
              </m:sub>
            </m:sSub>
          </m:e>
        </m:d>
        <m:r>
          <m:rPr>
            <m:sty m:val="p"/>
          </m:rPr>
          <w:rPr>
            <w:rFonts w:ascii="Cambria Math" w:hAnsi="Cambria Math"/>
          </w:rPr>
          <m:t>-</m:t>
        </m:r>
        <m:d>
          <m:dPr>
            <m:begChr m:val=""/>
            <m:ctrlPr>
              <w:rPr>
                <w:rFonts w:ascii="Cambria Math" w:hAnsi="Cambria Math"/>
              </w:rPr>
            </m:ctrlPr>
          </m:dPr>
          <m:e>
            <m:sSub>
              <m:sSubPr>
                <m:ctrlPr>
                  <w:rPr>
                    <w:rFonts w:ascii="Cambria Math" w:hAnsi="Cambria Math"/>
                  </w:rPr>
                </m:ctrlPr>
              </m:sSubPr>
              <m:e>
                <m:r>
                  <w:rPr>
                    <w:rFonts w:ascii="Cambria Math" w:hAnsi="Cambria Math"/>
                  </w:rPr>
                  <m:t>RiskOffsetParameter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HVDCRec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ModulationRisk</m:t>
                </m:r>
              </m:e>
              <m:sub>
                <m:r>
                  <w:rPr>
                    <w:rFonts w:ascii="Cambria Math" w:hAnsi="Cambria Math"/>
                  </w:rPr>
                  <m:t>i</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HVDCSecondaryRiskSubtractor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FKBand</m:t>
                </m:r>
              </m:e>
              <m:sub>
                <m:r>
                  <w:rPr>
                    <w:rFonts w:ascii="Cambria Math" w:hAnsi="Cambria Math"/>
                  </w:rPr>
                  <m:t>g</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r>
                      <m:rPr>
                        <m:sty m:val="p"/>
                      </m:rPr>
                      <w:rPr>
                        <w:rFonts w:ascii="Cambria Math" w:hAnsi="Cambria Math"/>
                      </w:rPr>
                      <m:t>∈</m:t>
                    </m:r>
                    <m:r>
                      <w:rPr>
                        <w:rFonts w:ascii="Cambria Math" w:hAnsi="Cambria Math"/>
                      </w:rPr>
                      <m:t>RESERVEOFFERS</m:t>
                    </m:r>
                  </m:e>
                  <m:sub>
                    <m:r>
                      <w:rPr>
                        <w:rFonts w:ascii="Cambria Math" w:hAnsi="Cambria Math"/>
                      </w:rPr>
                      <m:t>g</m:t>
                    </m:r>
                    <m:r>
                      <m:rPr>
                        <m:sty m:val="p"/>
                      </m:rPr>
                      <w:rPr>
                        <w:rFonts w:ascii="Cambria Math" w:hAnsi="Cambria Math"/>
                      </w:rPr>
                      <m:t>,</m:t>
                    </m:r>
                    <m:r>
                      <w:rPr>
                        <w:rFonts w:ascii="Cambria Math" w:hAnsi="Cambria Math"/>
                      </w:rPr>
                      <m:t>c</m:t>
                    </m:r>
                  </m:sub>
                </m:sSub>
              </m:sub>
              <m:sup/>
              <m:e>
                <m:sSub>
                  <m:sSubPr>
                    <m:ctrlPr>
                      <w:rPr>
                        <w:rFonts w:ascii="Cambria Math" w:hAnsi="Cambria Math"/>
                      </w:rPr>
                    </m:ctrlPr>
                  </m:sSubPr>
                  <m:e>
                    <m:r>
                      <w:rPr>
                        <w:rFonts w:ascii="Cambria Math" w:hAnsi="Cambria Math"/>
                      </w:rPr>
                      <m:t>Reserve</m:t>
                    </m:r>
                  </m:e>
                  <m:sub>
                    <m:r>
                      <w:rPr>
                        <w:rFonts w:ascii="Cambria Math" w:hAnsi="Cambria Math"/>
                      </w:rPr>
                      <m:t>r</m:t>
                    </m:r>
                  </m:sub>
                </m:sSub>
              </m:e>
            </m:nary>
          </m:e>
        </m:d>
      </m:oMath>
    </w:p>
    <w:p w14:paraId="195AF7B5" w14:textId="75FE9BFA" w:rsidR="00085434" w:rsidRPr="00085434" w:rsidRDefault="00085434" w:rsidP="00085434">
      <w:pPr>
        <w:pStyle w:val="BodyText"/>
        <w:spacing w:before="0" w:after="0"/>
        <w:rPr>
          <w:lang w:val="en-AU"/>
        </w:rPr>
      </w:pPr>
      <m:oMath>
        <m:r>
          <w:rPr>
            <w:rFonts w:ascii="Cambria Math" w:hAnsi="Cambria Math"/>
          </w:rPr>
          <m:t>- M×HVD</m:t>
        </m:r>
        <m:sSub>
          <m:sSubPr>
            <m:ctrlPr>
              <w:rPr>
                <w:rFonts w:ascii="Cambria Math" w:hAnsi="Cambria Math"/>
                <w:i/>
              </w:rPr>
            </m:ctrlPr>
          </m:sSubPr>
          <m:e>
            <m:r>
              <w:rPr>
                <w:rFonts w:ascii="Cambria Math" w:hAnsi="Cambria Math"/>
              </w:rPr>
              <m:t>CSentMustZero</m:t>
            </m:r>
          </m:e>
          <m:sub>
            <m:r>
              <w:rPr>
                <w:rFonts w:ascii="Cambria Math" w:hAnsi="Cambria Math"/>
              </w:rPr>
              <m:t>j</m:t>
            </m:r>
          </m:sub>
        </m:sSub>
      </m:oMath>
      <w:r>
        <w:t xml:space="preserve"> </w:t>
      </w:r>
    </w:p>
    <w:p w14:paraId="7602AE2D" w14:textId="571687AB" w:rsidR="00CF2F33" w:rsidRPr="00FE2640" w:rsidRDefault="00CF2F33" w:rsidP="0001798D">
      <w:pPr>
        <w:pStyle w:val="EqnNum"/>
        <w:tabs>
          <w:tab w:val="clear" w:pos="1701"/>
        </w:tabs>
        <w:spacing w:after="0"/>
        <w:ind w:firstLine="0"/>
      </w:pPr>
      <m:oMathPara>
        <m:oMath>
          <m:r>
            <m:t>∀g∈</m:t>
          </m:r>
          <m:sSub>
            <m:sSubPr>
              <m:ctrlPr/>
            </m:sSubPr>
            <m:e>
              <m:r>
                <m:t>ISLANDRISKGENERATORS</m:t>
              </m:r>
            </m:e>
            <m:sub>
              <m:r>
                <m:t xml:space="preserve">i </m:t>
              </m:r>
            </m:sub>
          </m:sSub>
          <m:r>
            <m:t xml:space="preserve">  ∀c∈RESERVECLASS</m:t>
          </m:r>
        </m:oMath>
      </m:oMathPara>
    </w:p>
    <w:p w14:paraId="5FE0FC31" w14:textId="54395273" w:rsidR="00CF2F33" w:rsidRPr="00FE2640" w:rsidRDefault="008E55D4" w:rsidP="0001798D">
      <w:pPr>
        <w:pStyle w:val="EqnUnder"/>
        <w:spacing w:before="0"/>
      </w:pPr>
      <m:oMathPara>
        <m:oMath>
          <m:r>
            <m:t>∀i,j∈ISLANDS and i≠j   rc∈</m:t>
          </m:r>
          <m:sSub>
            <m:sSubPr>
              <m:ctrlPr/>
            </m:sSubPr>
            <m:e>
              <m:r>
                <m:t>{HVDCSECRISKSACCE</m:t>
              </m:r>
            </m:e>
            <m:sub>
              <m:r>
                <m:t>i</m:t>
              </m:r>
            </m:sub>
          </m:sSub>
          <m:r>
            <m:t>,</m:t>
          </m:r>
          <m:sSub>
            <m:sSubPr>
              <m:ctrlPr/>
            </m:sSubPr>
            <m:e>
              <m:r>
                <m:t>HVDCSECRISKSACECE</m:t>
              </m:r>
            </m:e>
            <m:sub>
              <m:r>
                <m:t>i</m:t>
              </m:r>
            </m:sub>
          </m:sSub>
          <m:r>
            <m:t>}</m:t>
          </m:r>
        </m:oMath>
      </m:oMathPara>
    </w:p>
    <w:p w14:paraId="20E2D0A7" w14:textId="77777777" w:rsidR="00CF2F33" w:rsidRDefault="00CF2F33" w:rsidP="00C53CA1"/>
    <w:p w14:paraId="386B675E" w14:textId="53BACFA7" w:rsidR="00847707" w:rsidRDefault="00EA7BDF" w:rsidP="00085434">
      <w:pPr>
        <w:pStyle w:val="Heading5"/>
        <w:spacing w:after="0"/>
      </w:pPr>
      <m:oMath>
        <m:sSub>
          <m:sSubPr>
            <m:ctrlPr>
              <w:rPr>
                <w:rFonts w:ascii="Cambria Math" w:hAnsi="Cambria Math"/>
              </w:rPr>
            </m:ctrlPr>
          </m:sSubPr>
          <m:e>
            <m:r>
              <w:rPr>
                <w:rFonts w:ascii="Cambria Math" w:hAnsi="Cambria Math"/>
              </w:rPr>
              <m:t>IslandRisk</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IslandRiskAdjustmentFactor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d>
          <m:dPr>
            <m:endChr m:val=""/>
            <m:ctrlPr>
              <w:rPr>
                <w:rFonts w:ascii="Cambria Math" w:hAnsi="Cambria Math"/>
              </w:rPr>
            </m:ctrlPr>
          </m:dPr>
          <m:e>
            <m:sSub>
              <m:sSubPr>
                <m:ctrlPr>
                  <w:rPr>
                    <w:rFonts w:ascii="Cambria Math" w:hAnsi="Cambria Math"/>
                  </w:rPr>
                </m:ctrlPr>
              </m:sSubPr>
              <m:e>
                <m:r>
                  <w:rPr>
                    <w:rFonts w:ascii="Cambria Math" w:hAnsi="Cambria Math"/>
                  </w:rPr>
                  <m:t>IslandMinimumRisk</m:t>
                </m:r>
              </m:e>
              <m:sub>
                <m:r>
                  <w:rPr>
                    <w:rFonts w:ascii="Cambria Math" w:hAnsi="Cambria Math"/>
                  </w:rPr>
                  <m:t>i</m:t>
                </m:r>
                <m:r>
                  <m:rPr>
                    <m:sty m:val="p"/>
                  </m:rPr>
                  <w:rPr>
                    <w:rFonts w:ascii="Cambria Math" w:hAnsi="Cambria Math"/>
                  </w:rPr>
                  <m:t>,</m:t>
                </m:r>
                <m:r>
                  <w:rPr>
                    <w:rFonts w:ascii="Cambria Math" w:hAnsi="Cambria Math"/>
                  </w:rPr>
                  <m:t>rc</m:t>
                </m:r>
              </m:sub>
            </m:sSub>
          </m:e>
        </m:d>
        <m:r>
          <m:rPr>
            <m:sty m:val="p"/>
          </m:rPr>
          <w:rPr>
            <w:rFonts w:ascii="Cambria Math" w:hAnsi="Cambria Math"/>
          </w:rPr>
          <m:t>-</m:t>
        </m:r>
        <m:d>
          <m:dPr>
            <m:begChr m:val=""/>
            <m:ctrlPr>
              <w:rPr>
                <w:rFonts w:ascii="Cambria Math" w:hAnsi="Cambria Math"/>
              </w:rPr>
            </m:ctrlPr>
          </m:dPr>
          <m:e>
            <m:sSub>
              <m:sSubPr>
                <m:ctrlPr>
                  <w:rPr>
                    <w:rFonts w:ascii="Cambria Math" w:hAnsi="Cambria Math"/>
                  </w:rPr>
                </m:ctrlPr>
              </m:sSubPr>
              <m:e>
                <m:r>
                  <w:rPr>
                    <w:rFonts w:ascii="Cambria Math" w:hAnsi="Cambria Math"/>
                  </w:rPr>
                  <m:t>RiskOffsetParameter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HVDCRec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ModulationRisk</m:t>
                </m:r>
              </m:e>
              <m:sub>
                <m:r>
                  <w:rPr>
                    <w:rFonts w:ascii="Cambria Math" w:hAnsi="Cambria Math"/>
                  </w:rPr>
                  <m:t>i</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HVDCSecondaryRiskSubtractor</m:t>
                </m:r>
              </m:e>
              <m:sub>
                <m:r>
                  <w:rPr>
                    <w:rFonts w:ascii="Cambria Math" w:hAnsi="Cambria Math"/>
                  </w:rPr>
                  <m:t>i</m:t>
                </m:r>
              </m:sub>
            </m:sSub>
          </m:e>
        </m:d>
      </m:oMath>
    </w:p>
    <w:p w14:paraId="2F3AE411" w14:textId="0F22A0EB" w:rsidR="00085434" w:rsidRPr="00085434" w:rsidRDefault="00085434" w:rsidP="009E0DF2">
      <w:pPr>
        <w:pStyle w:val="BodyText"/>
        <w:spacing w:before="60" w:after="0"/>
        <w:rPr>
          <w:lang w:val="en-AU"/>
        </w:rPr>
      </w:pPr>
      <m:oMath>
        <m:r>
          <w:rPr>
            <w:rFonts w:ascii="Cambria Math" w:hAnsi="Cambria Math"/>
          </w:rPr>
          <m:t>- M×HVD</m:t>
        </m:r>
        <m:sSub>
          <m:sSubPr>
            <m:ctrlPr>
              <w:rPr>
                <w:rFonts w:ascii="Cambria Math" w:hAnsi="Cambria Math"/>
                <w:i/>
              </w:rPr>
            </m:ctrlPr>
          </m:sSubPr>
          <m:e>
            <m:r>
              <w:rPr>
                <w:rFonts w:ascii="Cambria Math" w:hAnsi="Cambria Math"/>
              </w:rPr>
              <m:t>CSentMustZero</m:t>
            </m:r>
          </m:e>
          <m:sub>
            <m:r>
              <w:rPr>
                <w:rFonts w:ascii="Cambria Math" w:hAnsi="Cambria Math"/>
              </w:rPr>
              <m:t>j</m:t>
            </m:r>
          </m:sub>
        </m:sSub>
      </m:oMath>
      <w:r>
        <w:t xml:space="preserve"> </w:t>
      </w:r>
    </w:p>
    <w:p w14:paraId="1A8E484B" w14:textId="56082075" w:rsidR="00441B02" w:rsidRPr="00441B02" w:rsidRDefault="00847707" w:rsidP="0001798D">
      <w:pPr>
        <w:pStyle w:val="EqnUnder"/>
        <w:spacing w:before="120" w:after="0"/>
        <w:rPr>
          <w:rFonts w:cs="Times New Roman"/>
        </w:rPr>
      </w:pPr>
      <m:oMathPara>
        <m:oMathParaPr>
          <m:jc m:val="center"/>
        </m:oMathParaPr>
        <m:oMath>
          <m:r>
            <m:t xml:space="preserve">∀c∈RESERVECLASS   ∀i,j∈ISLANDS and i≠j </m:t>
          </m:r>
        </m:oMath>
      </m:oMathPara>
    </w:p>
    <w:p w14:paraId="0B694CAE" w14:textId="6FC3F8EC" w:rsidR="00847707" w:rsidRPr="00441B02" w:rsidRDefault="00CD5A7C" w:rsidP="0001798D">
      <w:pPr>
        <w:pStyle w:val="EqnUnder"/>
        <w:spacing w:before="0"/>
      </w:pPr>
      <m:oMathPara>
        <m:oMathParaPr>
          <m:jc m:val="center"/>
        </m:oMathParaPr>
        <m:oMath>
          <m:r>
            <m:t>rc∈</m:t>
          </m:r>
          <m:sSub>
            <m:sSubPr>
              <m:ctrlPr/>
            </m:sSubPr>
            <m:e>
              <m:r>
                <m:t>{HVDCSECRISKSMANUALCE</m:t>
              </m:r>
            </m:e>
            <m:sub>
              <m:r>
                <m:t>i</m:t>
              </m:r>
            </m:sub>
          </m:sSub>
          <m:r>
            <m:t>,</m:t>
          </m:r>
          <m:sSub>
            <m:sSubPr>
              <m:ctrlPr/>
            </m:sSubPr>
            <m:e>
              <m:r>
                <m:t>HVDCSECRISKSMANUALECE</m:t>
              </m:r>
            </m:e>
            <m:sub>
              <m:r>
                <m:t>i</m:t>
              </m:r>
            </m:sub>
          </m:sSub>
          <m:r>
            <m:t>}</m:t>
          </m:r>
        </m:oMath>
      </m:oMathPara>
    </w:p>
    <w:p w14:paraId="42E8D3D0" w14:textId="77777777" w:rsidR="00714039" w:rsidRDefault="00714039" w:rsidP="00714039">
      <w:pPr>
        <w:rPr>
          <w:lang w:val="en-AU"/>
        </w:rPr>
      </w:pPr>
    </w:p>
    <w:p w14:paraId="7912B2C4" w14:textId="52B753B2" w:rsidR="00CF2F33" w:rsidRPr="00391F2D" w:rsidRDefault="00EA7BDF" w:rsidP="00901A24">
      <w:pPr>
        <w:pStyle w:val="Heading5"/>
      </w:pPr>
      <m:oMath>
        <m:sSub>
          <m:sSubPr>
            <m:ctrlPr>
              <w:rPr>
                <w:rFonts w:ascii="Cambria Math" w:hAnsi="Cambria Math"/>
              </w:rPr>
            </m:ctrlPr>
          </m:sSubPr>
          <m:e>
            <m:r>
              <w:rPr>
                <w:rFonts w:ascii="Cambria Math" w:hAnsi="Cambria Math"/>
              </w:rPr>
              <m:t>IslandRisk</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IslandRiskAdjustmentFactor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d>
          <m:dPr>
            <m:endChr m:val=""/>
            <m:ctrlPr>
              <w:rPr>
                <w:rFonts w:ascii="Cambria Math" w:hAnsi="Cambria Math"/>
              </w:rPr>
            </m:ctrlPr>
          </m:dPr>
          <m:e>
            <m:nary>
              <m:naryPr>
                <m:chr m:val="∑"/>
                <m:limLoc m:val="subSup"/>
                <m:supHide m:val="1"/>
                <m:ctrlPr>
                  <w:rPr>
                    <w:rFonts w:ascii="Cambria Math" w:hAnsi="Cambria Math"/>
                  </w:rPr>
                </m:ctrlPr>
              </m:naryPr>
              <m:sub>
                <m:sSub>
                  <m:sSubPr>
                    <m:ctrlPr>
                      <w:rPr>
                        <w:rFonts w:ascii="Cambria Math" w:hAnsi="Cambria Math"/>
                      </w:rPr>
                    </m:ctrlPr>
                  </m:sSubPr>
                  <m:e>
                    <m:r>
                      <w:rPr>
                        <w:rFonts w:ascii="Cambria Math" w:hAnsi="Cambria Math"/>
                      </w:rPr>
                      <m:t>g</m:t>
                    </m:r>
                    <m:r>
                      <m:rPr>
                        <m:sty m:val="p"/>
                      </m:rPr>
                      <w:rPr>
                        <w:rFonts w:ascii="Cambria Math" w:hAnsi="Cambria Math"/>
                      </w:rPr>
                      <m:t>∈</m:t>
                    </m:r>
                    <m:r>
                      <w:rPr>
                        <w:rFonts w:ascii="Cambria Math" w:hAnsi="Cambria Math"/>
                      </w:rPr>
                      <m:t>OFFERS</m:t>
                    </m:r>
                  </m:e>
                  <m:sub>
                    <m:r>
                      <w:rPr>
                        <w:rFonts w:ascii="Cambria Math" w:hAnsi="Cambria Math"/>
                      </w:rPr>
                      <m:t>rg</m:t>
                    </m:r>
                  </m:sub>
                </m:sSub>
              </m:sub>
              <m:sup/>
              <m:e>
                <m:d>
                  <m:dPr>
                    <m:ctrlPr>
                      <w:rPr>
                        <w:rFonts w:ascii="Cambria Math" w:hAnsi="Cambria Math"/>
                      </w:rPr>
                    </m:ctrlPr>
                  </m:dPr>
                  <m:e>
                    <m:sSub>
                      <m:sSubPr>
                        <m:ctrlPr>
                          <w:rPr>
                            <w:rFonts w:ascii="Cambria Math" w:hAnsi="Cambria Math"/>
                          </w:rPr>
                        </m:ctrlPr>
                      </m:sSubPr>
                      <m:e>
                        <m:r>
                          <w:rPr>
                            <w:rFonts w:ascii="Cambria Math" w:hAnsi="Cambria Math"/>
                          </w:rPr>
                          <m:t>Generation</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FKBand</m:t>
                        </m:r>
                      </m:e>
                      <m:sub>
                        <m:r>
                          <w:rPr>
                            <w:rFonts w:ascii="Cambria Math" w:hAnsi="Cambria Math"/>
                          </w:rPr>
                          <m:t>g</m:t>
                        </m:r>
                      </m:sub>
                    </m:sSub>
                  </m:e>
                </m:d>
              </m:e>
            </m:nary>
          </m:e>
        </m:d>
        <m:r>
          <m:rPr>
            <m:sty m:val="p"/>
          </m:rPr>
          <w:rPr>
            <w:rFonts w:ascii="Cambria Math" w:hAnsi="Cambria Math"/>
          </w:rPr>
          <m:t>+</m:t>
        </m:r>
        <m:nary>
          <m:naryPr>
            <m:chr m:val="∑"/>
            <m:limLoc m:val="subSup"/>
            <m:supHide m:val="1"/>
            <m:ctrlPr>
              <w:rPr>
                <w:rFonts w:ascii="Cambria Math" w:hAnsi="Cambria Math"/>
              </w:rPr>
            </m:ctrlPr>
          </m:naryPr>
          <m:sub>
            <m:sSub>
              <m:sSubPr>
                <m:ctrlPr>
                  <w:rPr>
                    <w:rFonts w:ascii="Cambria Math" w:hAnsi="Cambria Math"/>
                  </w:rPr>
                </m:ctrlPr>
              </m:sSubPr>
              <m:e>
                <m:r>
                  <w:rPr>
                    <w:rFonts w:ascii="Cambria Math" w:hAnsi="Cambria Math"/>
                  </w:rPr>
                  <m:t>r</m:t>
                </m:r>
                <m:r>
                  <m:rPr>
                    <m:sty m:val="p"/>
                  </m:rPr>
                  <w:rPr>
                    <w:rFonts w:ascii="Cambria Math" w:hAnsi="Cambria Math"/>
                  </w:rPr>
                  <m:t>∈</m:t>
                </m:r>
                <m:r>
                  <w:rPr>
                    <w:rFonts w:ascii="Cambria Math" w:hAnsi="Cambria Math"/>
                  </w:rPr>
                  <m:t>RESERVEOFFERS</m:t>
                </m:r>
              </m:e>
              <m:sub>
                <m:r>
                  <w:rPr>
                    <w:rFonts w:ascii="Cambria Math" w:hAnsi="Cambria Math"/>
                  </w:rPr>
                  <m:t>rg</m:t>
                </m:r>
                <m:r>
                  <m:rPr>
                    <m:sty m:val="p"/>
                  </m:rPr>
                  <w:rPr>
                    <w:rFonts w:ascii="Cambria Math" w:hAnsi="Cambria Math"/>
                  </w:rPr>
                  <m:t>,</m:t>
                </m:r>
                <m:r>
                  <w:rPr>
                    <w:rFonts w:ascii="Cambria Math" w:hAnsi="Cambria Math"/>
                  </w:rPr>
                  <m:t>c</m:t>
                </m:r>
              </m:sub>
            </m:sSub>
          </m:sub>
          <m:sup/>
          <m:e>
            <m:sSub>
              <m:sSubPr>
                <m:ctrlPr>
                  <w:rPr>
                    <w:rFonts w:ascii="Cambria Math" w:hAnsi="Cambria Math"/>
                  </w:rPr>
                </m:ctrlPr>
              </m:sSubPr>
              <m:e>
                <m:r>
                  <w:rPr>
                    <w:rFonts w:ascii="Cambria Math" w:hAnsi="Cambria Math"/>
                  </w:rPr>
                  <m:t>Reserve</m:t>
                </m:r>
              </m:e>
              <m:sub>
                <m:r>
                  <w:rPr>
                    <w:rFonts w:ascii="Cambria Math" w:hAnsi="Cambria Math"/>
                  </w:rPr>
                  <m:t>r</m:t>
                </m:r>
              </m:sub>
            </m:sSub>
          </m:e>
        </m:nary>
        <m:r>
          <m:rPr>
            <m:sty m:val="p"/>
          </m:rPr>
          <w:rPr>
            <w:rFonts w:ascii="Cambria Math" w:hAnsi="Cambria Math"/>
          </w:rPr>
          <m:t>-</m:t>
        </m:r>
        <m:r>
          <w:rPr>
            <w:rFonts w:ascii="Cambria Math" w:hAnsi="Cambria Math"/>
          </w:rPr>
          <m:t>ACSecondaryRiskM</m:t>
        </m:r>
        <m:sSub>
          <m:sSubPr>
            <m:ctrlPr>
              <w:del w:id="268" w:author="David Bullen" w:date="2025-02-25T15:45:00Z" w16du:dateUtc="2025-02-25T02:45:00Z">
                <w:rPr>
                  <w:rFonts w:ascii="Cambria Math" w:hAnsi="Cambria Math"/>
                  <w:i/>
                </w:rPr>
              </w:del>
            </m:ctrlPr>
          </m:sSubPr>
          <m:e>
            <m:r>
              <w:del w:id="269" w:author="David Bullen" w:date="2025-02-25T15:45:00Z" w16du:dateUtc="2025-02-25T02:45:00Z">
                <w:rPr>
                  <w:rFonts w:ascii="Cambria Math" w:hAnsi="Cambria Math"/>
                </w:rPr>
                <m:t>W</m:t>
              </w:del>
            </m:r>
          </m:e>
          <m:sub>
            <m:r>
              <w:del w:id="270" w:author="David Bullen" w:date="2025-02-25T15:45:00Z" w16du:dateUtc="2025-02-25T02:45:00Z">
                <w:rPr>
                  <w:rFonts w:ascii="Cambria Math" w:hAnsi="Cambria Math"/>
                </w:rPr>
                <m:t>rg</m:t>
              </w:del>
            </m:r>
            <m:r>
              <w:del w:id="271" w:author="David Bullen" w:date="2025-02-25T15:45:00Z" w16du:dateUtc="2025-02-25T02:45:00Z">
                <w:rPr>
                  <w:rFonts w:ascii="Cambria Math" w:hAnsi="Cambria Math"/>
                </w:rPr>
                <m:t>,</m:t>
              </w:del>
            </m:r>
            <m:r>
              <w:del w:id="272" w:author="David Bullen" w:date="2025-02-25T15:45:00Z" w16du:dateUtc="2025-02-25T02:45:00Z">
                <w:rPr>
                  <w:rFonts w:ascii="Cambria Math" w:hAnsi="Cambria Math"/>
                </w:rPr>
                <m:t>c</m:t>
              </w:del>
            </m:r>
          </m:sub>
        </m:sSub>
        <m:sSub>
          <m:sSubPr>
            <m:ctrlPr>
              <w:ins w:id="273" w:author="David Bullen" w:date="2025-02-25T15:45:00Z" w16du:dateUtc="2025-02-25T02:45:00Z">
                <w:rPr>
                  <w:rFonts w:ascii="Cambria Math" w:hAnsi="Cambria Math"/>
                  <w:i/>
                </w:rPr>
              </w:ins>
            </m:ctrlPr>
          </m:sSubPr>
          <m:e>
            <m:r>
              <w:ins w:id="274" w:author="David Bullen" w:date="2025-02-25T15:45:00Z" w16du:dateUtc="2025-02-25T02:45:00Z">
                <w:rPr>
                  <w:rFonts w:ascii="Cambria Math" w:hAnsi="Cambria Math"/>
                </w:rPr>
                <m:t>W</m:t>
              </w:ins>
            </m:r>
          </m:e>
          <m:sub>
            <m:r>
              <w:ins w:id="275" w:author="David Bullen" w:date="2025-02-25T15:45:00Z" w16du:dateUtc="2025-02-25T02:45:00Z">
                <w:rPr>
                  <w:rFonts w:ascii="Cambria Math" w:hAnsi="Cambria Math"/>
                </w:rPr>
                <m:t>rg</m:t>
              </w:ins>
            </m:r>
            <m:r>
              <w:ins w:id="276" w:author="David Bullen" w:date="2025-02-25T15:45:00Z" w16du:dateUtc="2025-02-25T02:45:00Z">
                <w:rPr>
                  <w:rFonts w:ascii="Cambria Math" w:hAnsi="Cambria Math"/>
                </w:rPr>
                <m:t>,</m:t>
              </w:ins>
            </m:r>
            <m:r>
              <w:ins w:id="277" w:author="David Bullen" w:date="2025-02-25T15:45:00Z" w16du:dateUtc="2025-02-25T02:45:00Z">
                <w:rPr>
                  <w:rFonts w:ascii="Cambria Math" w:hAnsi="Cambria Math"/>
                </w:rPr>
                <m:t>rc</m:t>
              </w:ins>
            </m:r>
          </m:sub>
        </m:sSub>
        <m:r>
          <w:rPr>
            <w:rFonts w:ascii="Cambria Math" w:hAnsi="Cambria Math"/>
          </w:rPr>
          <m:t>-</m:t>
        </m:r>
        <m:d>
          <m:dPr>
            <m:begChr m:val=""/>
            <m:ctrlPr>
              <w:rPr>
                <w:rFonts w:ascii="Cambria Math" w:hAnsi="Cambria Math"/>
              </w:rPr>
            </m:ctrlPr>
          </m:dPr>
          <m:e>
            <m:sSub>
              <m:sSubPr>
                <m:ctrlPr>
                  <w:rPr>
                    <w:rFonts w:ascii="Cambria Math" w:hAnsi="Cambria Math"/>
                  </w:rPr>
                </m:ctrlPr>
              </m:sSubPr>
              <m:e>
                <m:r>
                  <w:rPr>
                    <w:rFonts w:ascii="Cambria Math" w:hAnsi="Cambria Math"/>
                  </w:rPr>
                  <m:t>RiskOffsetParameter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e>
        </m:d>
        <m:r>
          <m:rPr>
            <m:sty m:val="p"/>
          </m:rPr>
          <w:rPr>
            <w:rFonts w:ascii="Cambria Math" w:hAnsi="Cambria Math"/>
          </w:rPr>
          <m:t>-</m:t>
        </m:r>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areEffective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oMath>
    </w:p>
    <w:p w14:paraId="653E8E88" w14:textId="6AA9F744" w:rsidR="00441B02" w:rsidRPr="00441B02" w:rsidRDefault="00BE3681" w:rsidP="00CF2F33">
      <w:pPr>
        <w:pStyle w:val="EqnUnder"/>
        <w:rPr>
          <w:rFonts w:cs="Times New Roman"/>
          <w:i w:val="0"/>
        </w:rPr>
      </w:pPr>
      <m:oMathPara>
        <m:oMathParaPr>
          <m:jc m:val="center"/>
        </m:oMathParaPr>
        <m:oMath>
          <m:r>
            <m:t>∀i∈ISLANDS   ∀rg∈</m:t>
          </m:r>
          <m:sSub>
            <m:sSubPr>
              <m:ctrlPr/>
            </m:sSubPr>
            <m:e>
              <m:r>
                <m:t>RISKGROUPS</m:t>
              </m:r>
            </m:e>
            <m:sub>
              <m:r>
                <m:t>i</m:t>
              </m:r>
            </m:sub>
          </m:sSub>
          <m:r>
            <m:t xml:space="preserve">   ∀c∈RESERVECLASS   </m:t>
          </m:r>
        </m:oMath>
      </m:oMathPara>
    </w:p>
    <w:p w14:paraId="5D611218" w14:textId="4242C570" w:rsidR="00CF2F33" w:rsidRPr="00BB2BC6" w:rsidRDefault="00CD5A7C" w:rsidP="00CF2F33">
      <w:pPr>
        <w:pStyle w:val="EqnUnder"/>
      </w:pPr>
      <m:oMathPara>
        <m:oMathParaPr>
          <m:jc m:val="center"/>
        </m:oMathParaPr>
        <m:oMath>
          <m:r>
            <m:t>rc∈</m:t>
          </m:r>
          <m:sSub>
            <m:sSubPr>
              <m:ctrlPr/>
            </m:sSubPr>
            <m:e>
              <m:r>
                <m:t>{ACCERISKGROUPS</m:t>
              </m:r>
            </m:e>
            <m:sub>
              <m:r>
                <m:t>i</m:t>
              </m:r>
            </m:sub>
          </m:sSub>
          <m:r>
            <m:t>,</m:t>
          </m:r>
          <m:sSub>
            <m:sSubPr>
              <m:ctrlPr/>
            </m:sSubPr>
            <m:e>
              <m:r>
                <m:t>ACECERISKGROUPS</m:t>
              </m:r>
            </m:e>
            <m:sub>
              <m:r>
                <m:t>i</m:t>
              </m:r>
            </m:sub>
          </m:sSub>
          <m:r>
            <m:t>}</m:t>
          </m:r>
        </m:oMath>
      </m:oMathPara>
    </w:p>
    <w:p w14:paraId="3D45BDE0" w14:textId="77777777" w:rsidR="00BB2BC6" w:rsidRDefault="00BB2BC6" w:rsidP="00BB2BC6">
      <w:pPr>
        <w:rPr>
          <w:lang w:val="en-AU"/>
        </w:rPr>
      </w:pPr>
    </w:p>
    <w:p w14:paraId="37921663" w14:textId="5E12B764" w:rsidR="00BB2BC6" w:rsidRPr="00391F2D" w:rsidRDefault="00EA7BDF" w:rsidP="00BB2BC6">
      <w:pPr>
        <w:pStyle w:val="Heading5"/>
      </w:pPr>
      <m:oMath>
        <m:sSub>
          <m:sSubPr>
            <m:ctrlPr>
              <w:rPr>
                <w:rFonts w:ascii="Cambria Math" w:hAnsi="Cambria Math"/>
              </w:rPr>
            </m:ctrlPr>
          </m:sSubPr>
          <m:e>
            <m:r>
              <w:rPr>
                <w:rFonts w:ascii="Cambria Math" w:hAnsi="Cambria Math"/>
              </w:rPr>
              <m:t>IslandRisk</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sSub>
          <m:sSubPr>
            <m:ctrlPr>
              <w:rPr>
                <w:rFonts w:ascii="Cambria Math" w:hAnsi="Cambria Math"/>
              </w:rPr>
            </m:ctrlPr>
          </m:sSubPr>
          <m:e>
            <m:r>
              <w:rPr>
                <w:rFonts w:ascii="Cambria Math" w:hAnsi="Cambria Math"/>
              </w:rPr>
              <m:t>IslandRiskAdjustmentFactor</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d>
          <m:dPr>
            <m:endChr m:val=""/>
            <m:ctrlPr>
              <w:rPr>
                <w:rFonts w:ascii="Cambria Math" w:hAnsi="Cambria Math"/>
              </w:rPr>
            </m:ctrlPr>
          </m:dPr>
          <m:e>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k</m:t>
                    </m:r>
                    <m:r>
                      <w:rPr>
                        <w:rFonts w:ascii="Cambria Math" w:hAnsi="Cambria Math"/>
                      </w:rPr>
                      <m:t>∈</m:t>
                    </m:r>
                    <m:r>
                      <w:rPr>
                        <w:rFonts w:ascii="Cambria Math" w:hAnsi="Cambria Math"/>
                      </w:rPr>
                      <m:t>ACLINES</m:t>
                    </m:r>
                  </m:e>
                  <m:sub>
                    <m:r>
                      <w:rPr>
                        <w:rFonts w:ascii="Cambria Math" w:hAnsi="Cambria Math"/>
                      </w:rPr>
                      <m:t>lr</m:t>
                    </m:r>
                  </m:sub>
                </m:sSub>
              </m:sub>
              <m:sup/>
              <m:e>
                <m:sSub>
                  <m:sSubPr>
                    <m:ctrlPr>
                      <w:rPr>
                        <w:rFonts w:ascii="Cambria Math" w:hAnsi="Cambria Math"/>
                        <w:i/>
                      </w:rPr>
                    </m:ctrlPr>
                  </m:sSubPr>
                  <m:e>
                    <m:r>
                      <w:rPr>
                        <w:rFonts w:ascii="Cambria Math" w:hAnsi="Cambria Math"/>
                      </w:rPr>
                      <m:t>ACLineFlow</m:t>
                    </m:r>
                    <m:ctrlPr>
                      <w:rPr>
                        <w:rFonts w:ascii="Cambria Math" w:hAnsi="Cambria Math"/>
                        <w:iCs w:val="0"/>
                      </w:rPr>
                    </m:ctrlPr>
                  </m:e>
                  <m:sub>
                    <m:r>
                      <w:rPr>
                        <w:rFonts w:ascii="Cambria Math" w:hAnsi="Cambria Math"/>
                      </w:rPr>
                      <m:t>k</m:t>
                    </m:r>
                    <m:ctrlPr>
                      <w:rPr>
                        <w:rFonts w:ascii="Cambria Math" w:hAnsi="Cambria Math"/>
                        <w:iCs w:val="0"/>
                      </w:rPr>
                    </m:ctrlPr>
                  </m:sub>
                </m:sSub>
              </m:e>
            </m:nary>
            <m:r>
              <w:rPr>
                <w:rFonts w:ascii="Cambria Math" w:hAnsi="Cambria Math"/>
              </w:rPr>
              <m:t>×</m:t>
            </m:r>
            <m:r>
              <w:rPr>
                <w:rFonts w:ascii="Cambria Math" w:hAnsi="Cambria Math"/>
              </w:rPr>
              <m:t>DirectionalRiskFacto</m:t>
            </m:r>
            <m:sSub>
              <m:sSubPr>
                <m:ctrlPr>
                  <w:rPr>
                    <w:rFonts w:ascii="Cambria Math" w:hAnsi="Cambria Math"/>
                    <w:i/>
                  </w:rPr>
                </m:ctrlPr>
              </m:sSubPr>
              <m:e>
                <m:r>
                  <w:rPr>
                    <w:rFonts w:ascii="Cambria Math" w:hAnsi="Cambria Math"/>
                  </w:rPr>
                  <m:t>r</m:t>
                </m:r>
              </m:e>
              <m:sub>
                <m:r>
                  <w:rPr>
                    <w:rFonts w:ascii="Cambria Math" w:hAnsi="Cambria Math"/>
                  </w:rPr>
                  <m:t>lr</m:t>
                </m:r>
                <m:r>
                  <w:rPr>
                    <w:rFonts w:ascii="Cambria Math" w:hAnsi="Cambria Math"/>
                  </w:rPr>
                  <m:t>,</m:t>
                </m:r>
                <m:r>
                  <w:rPr>
                    <w:rFonts w:ascii="Cambria Math" w:hAnsi="Cambria Math"/>
                  </w:rPr>
                  <m:t>k</m:t>
                </m:r>
              </m:sub>
            </m:sSub>
            <m:r>
              <w:rPr>
                <w:rFonts w:ascii="Cambria Math" w:hAnsi="Cambria Math"/>
              </w:rPr>
              <m:t>+</m:t>
            </m:r>
            <m:nary>
              <m:naryPr>
                <m:chr m:val="∑"/>
                <m:limLoc m:val="subSup"/>
                <m:supHide m:val="1"/>
                <m:ctrlPr>
                  <w:rPr>
                    <w:rFonts w:ascii="Cambria Math" w:hAnsi="Cambria Math"/>
                  </w:rPr>
                </m:ctrlPr>
              </m:naryPr>
              <m:sub>
                <m:sSub>
                  <m:sSubPr>
                    <m:ctrlPr>
                      <w:rPr>
                        <w:rFonts w:ascii="Cambria Math" w:hAnsi="Cambria Math"/>
                      </w:rPr>
                    </m:ctrlPr>
                  </m:sSubPr>
                  <m:e>
                    <m:r>
                      <w:rPr>
                        <w:rFonts w:ascii="Cambria Math" w:hAnsi="Cambria Math"/>
                      </w:rPr>
                      <m:t>r</m:t>
                    </m:r>
                    <m:r>
                      <m:rPr>
                        <m:sty m:val="p"/>
                      </m:rPr>
                      <w:rPr>
                        <w:rFonts w:ascii="Cambria Math" w:hAnsi="Cambria Math"/>
                      </w:rPr>
                      <m:t>∈</m:t>
                    </m:r>
                    <m:r>
                      <w:rPr>
                        <w:rFonts w:ascii="Cambria Math" w:hAnsi="Cambria Math"/>
                      </w:rPr>
                      <m:t>RESERVEOFFERS</m:t>
                    </m:r>
                  </m:e>
                  <m:sub>
                    <m:r>
                      <w:rPr>
                        <w:rFonts w:ascii="Cambria Math" w:hAnsi="Cambria Math"/>
                      </w:rPr>
                      <m:t>lr</m:t>
                    </m:r>
                    <m:r>
                      <m:rPr>
                        <m:sty m:val="p"/>
                      </m:rPr>
                      <w:rPr>
                        <w:rFonts w:ascii="Cambria Math" w:hAnsi="Cambria Math"/>
                      </w:rPr>
                      <m:t>,</m:t>
                    </m:r>
                    <m:r>
                      <w:rPr>
                        <w:rFonts w:ascii="Cambria Math" w:hAnsi="Cambria Math"/>
                      </w:rPr>
                      <m:t>c</m:t>
                    </m:r>
                  </m:sub>
                </m:sSub>
              </m:sub>
              <m:sup/>
              <m:e>
                <m:sSub>
                  <m:sSubPr>
                    <m:ctrlPr>
                      <w:rPr>
                        <w:rFonts w:ascii="Cambria Math" w:hAnsi="Cambria Math"/>
                      </w:rPr>
                    </m:ctrlPr>
                  </m:sSubPr>
                  <m:e>
                    <m:r>
                      <w:rPr>
                        <w:rFonts w:ascii="Cambria Math" w:hAnsi="Cambria Math"/>
                      </w:rPr>
                      <m:t>Reserve</m:t>
                    </m:r>
                  </m:e>
                  <m:sub>
                    <m:r>
                      <w:rPr>
                        <w:rFonts w:ascii="Cambria Math" w:hAnsi="Cambria Math"/>
                      </w:rPr>
                      <m:t>r</m:t>
                    </m:r>
                  </m:sub>
                </m:sSub>
              </m:e>
            </m:nary>
          </m:e>
        </m:d>
        <m:r>
          <m:rPr>
            <m:sty m:val="p"/>
          </m:rPr>
          <w:rPr>
            <w:rFonts w:ascii="Cambria Math" w:hAnsi="Cambria Math"/>
          </w:rPr>
          <m:t>-</m:t>
        </m:r>
        <m:r>
          <w:rPr>
            <w:rFonts w:ascii="Cambria Math" w:hAnsi="Cambria Math"/>
          </w:rPr>
          <m:t>ACSecondaryRiskM</m:t>
        </m:r>
        <m:sSub>
          <m:sSubPr>
            <m:ctrlPr>
              <w:del w:id="278" w:author="David Bullen" w:date="2025-02-25T15:45:00Z" w16du:dateUtc="2025-02-25T02:45:00Z">
                <w:rPr>
                  <w:rFonts w:ascii="Cambria Math" w:hAnsi="Cambria Math"/>
                  <w:i/>
                </w:rPr>
              </w:del>
            </m:ctrlPr>
          </m:sSubPr>
          <m:e>
            <m:r>
              <w:del w:id="279" w:author="David Bullen" w:date="2025-02-25T15:45:00Z" w16du:dateUtc="2025-02-25T02:45:00Z">
                <w:rPr>
                  <w:rFonts w:ascii="Cambria Math" w:hAnsi="Cambria Math"/>
                </w:rPr>
                <m:t>W</m:t>
              </w:del>
            </m:r>
          </m:e>
          <m:sub>
            <m:r>
              <w:del w:id="280" w:author="David Bullen" w:date="2025-02-25T15:45:00Z" w16du:dateUtc="2025-02-25T02:45:00Z">
                <w:rPr>
                  <w:rFonts w:ascii="Cambria Math" w:hAnsi="Cambria Math"/>
                </w:rPr>
                <m:t>lr</m:t>
              </w:del>
            </m:r>
            <m:r>
              <w:del w:id="281" w:author="David Bullen" w:date="2025-02-25T15:45:00Z" w16du:dateUtc="2025-02-25T02:45:00Z">
                <w:rPr>
                  <w:rFonts w:ascii="Cambria Math" w:hAnsi="Cambria Math"/>
                </w:rPr>
                <m:t>,</m:t>
              </w:del>
            </m:r>
            <m:r>
              <w:del w:id="282" w:author="David Bullen" w:date="2025-02-25T15:45:00Z" w16du:dateUtc="2025-02-25T02:45:00Z">
                <w:rPr>
                  <w:rFonts w:ascii="Cambria Math" w:hAnsi="Cambria Math"/>
                </w:rPr>
                <m:t>c</m:t>
              </w:del>
            </m:r>
          </m:sub>
        </m:sSub>
        <m:r>
          <w:del w:id="283" w:author="David Bullen" w:date="2025-02-25T15:45:00Z" w16du:dateUtc="2025-02-25T02:45:00Z">
            <w:rPr>
              <w:rFonts w:ascii="Cambria Math" w:hAnsi="Cambria Math"/>
            </w:rPr>
            <m:t>-</m:t>
          </w:del>
        </m:r>
        <m:d>
          <m:dPr>
            <m:begChr m:val=""/>
            <m:ctrlPr>
              <w:del w:id="284" w:author="David Bullen" w:date="2025-02-25T15:45:00Z" w16du:dateUtc="2025-02-25T02:45:00Z">
                <w:rPr>
                  <w:rFonts w:ascii="Cambria Math" w:hAnsi="Cambria Math"/>
                </w:rPr>
              </w:del>
            </m:ctrlPr>
          </m:dPr>
          <m:e>
            <m:sSub>
              <m:sSubPr>
                <m:ctrlPr>
                  <w:del w:id="285" w:author="David Bullen" w:date="2025-02-25T15:45:00Z" w16du:dateUtc="2025-02-25T02:45:00Z">
                    <w:rPr>
                      <w:rFonts w:ascii="Cambria Math" w:hAnsi="Cambria Math"/>
                    </w:rPr>
                  </w:del>
                </m:ctrlPr>
              </m:sSubPr>
              <m:e>
                <m:r>
                  <w:del w:id="286" w:author="David Bullen" w:date="2025-02-25T15:45:00Z" w16du:dateUtc="2025-02-25T02:45:00Z">
                    <w:rPr>
                      <w:rFonts w:ascii="Cambria Math" w:hAnsi="Cambria Math"/>
                    </w:rPr>
                    <m:t>RiskOffsetParameter</m:t>
                  </w:del>
                </m:r>
              </m:e>
              <m:sub>
                <m:r>
                  <w:del w:id="287" w:author="David Bullen" w:date="2025-02-25T15:45:00Z" w16du:dateUtc="2025-02-25T02:45:00Z">
                    <w:rPr>
                      <w:rFonts w:ascii="Cambria Math" w:hAnsi="Cambria Math"/>
                    </w:rPr>
                    <m:t>i</m:t>
                  </w:del>
                </m:r>
                <m:r>
                  <w:del w:id="288" w:author="David Bullen" w:date="2025-02-25T15:45:00Z" w16du:dateUtc="2025-02-25T02:45:00Z">
                    <m:rPr>
                      <m:sty m:val="p"/>
                    </m:rPr>
                    <w:rPr>
                      <w:rFonts w:ascii="Cambria Math" w:hAnsi="Cambria Math"/>
                    </w:rPr>
                    <m:t>,</m:t>
                  </w:del>
                </m:r>
                <m:r>
                  <w:del w:id="289" w:author="David Bullen" w:date="2025-02-25T15:45:00Z" w16du:dateUtc="2025-02-25T02:45:00Z">
                    <w:rPr>
                      <w:rFonts w:ascii="Cambria Math" w:hAnsi="Cambria Math"/>
                    </w:rPr>
                    <m:t>c</m:t>
                  </w:del>
                </m:r>
                <m:r>
                  <w:del w:id="290" w:author="David Bullen" w:date="2025-02-25T15:45:00Z" w16du:dateUtc="2025-02-25T02:45:00Z">
                    <m:rPr>
                      <m:sty m:val="p"/>
                    </m:rPr>
                    <w:rPr>
                      <w:rFonts w:ascii="Cambria Math" w:hAnsi="Cambria Math"/>
                    </w:rPr>
                    <m:t>,</m:t>
                  </w:del>
                </m:r>
                <m:r>
                  <w:del w:id="291" w:author="David Bullen" w:date="2025-02-25T15:45:00Z" w16du:dateUtc="2025-02-25T02:45:00Z">
                    <w:rPr>
                      <w:rFonts w:ascii="Cambria Math" w:hAnsi="Cambria Math"/>
                    </w:rPr>
                    <m:t>rc</m:t>
                  </w:del>
                </m:r>
              </m:sub>
            </m:sSub>
          </m:e>
        </m:d>
        <m:sSub>
          <m:sSubPr>
            <m:ctrlPr>
              <w:ins w:id="292" w:author="David Bullen" w:date="2025-02-25T15:45:00Z" w16du:dateUtc="2025-02-25T02:45:00Z">
                <w:rPr>
                  <w:rFonts w:ascii="Cambria Math" w:hAnsi="Cambria Math"/>
                  <w:i/>
                </w:rPr>
              </w:ins>
            </m:ctrlPr>
          </m:sSubPr>
          <m:e>
            <m:r>
              <w:ins w:id="293" w:author="David Bullen" w:date="2025-02-25T15:45:00Z" w16du:dateUtc="2025-02-25T02:45:00Z">
                <w:rPr>
                  <w:rFonts w:ascii="Cambria Math" w:hAnsi="Cambria Math"/>
                </w:rPr>
                <m:t>W</m:t>
              </w:ins>
            </m:r>
          </m:e>
          <m:sub>
            <m:r>
              <w:ins w:id="294" w:author="David Bullen" w:date="2025-02-25T15:45:00Z" w16du:dateUtc="2025-02-25T02:45:00Z">
                <w:rPr>
                  <w:rFonts w:ascii="Cambria Math" w:hAnsi="Cambria Math"/>
                </w:rPr>
                <m:t>lr</m:t>
              </w:ins>
            </m:r>
            <m:r>
              <w:ins w:id="295" w:author="David Bullen" w:date="2025-02-25T15:45:00Z" w16du:dateUtc="2025-02-25T02:45:00Z">
                <w:rPr>
                  <w:rFonts w:ascii="Cambria Math" w:hAnsi="Cambria Math"/>
                </w:rPr>
                <m:t>,</m:t>
              </w:ins>
            </m:r>
            <m:r>
              <w:ins w:id="296" w:author="David Bullen" w:date="2025-02-25T15:45:00Z" w16du:dateUtc="2025-02-25T02:45:00Z">
                <w:rPr>
                  <w:rFonts w:ascii="Cambria Math" w:hAnsi="Cambria Math"/>
                </w:rPr>
                <m:t>rc</m:t>
              </w:ins>
            </m:r>
          </m:sub>
        </m:sSub>
        <m:r>
          <w:ins w:id="297" w:author="David Bullen" w:date="2025-02-25T15:45:00Z" w16du:dateUtc="2025-02-25T02:45:00Z">
            <w:rPr>
              <w:rFonts w:ascii="Cambria Math" w:hAnsi="Cambria Math"/>
            </w:rPr>
            <m:t>-</m:t>
          </w:ins>
        </m:r>
        <m:d>
          <m:dPr>
            <m:begChr m:val=""/>
            <m:ctrlPr>
              <w:ins w:id="298" w:author="David Bullen" w:date="2025-02-25T15:45:00Z" w16du:dateUtc="2025-02-25T02:45:00Z">
                <w:rPr>
                  <w:rFonts w:ascii="Cambria Math" w:hAnsi="Cambria Math"/>
                </w:rPr>
              </w:ins>
            </m:ctrlPr>
          </m:dPr>
          <m:e>
            <m:sSub>
              <m:sSubPr>
                <m:ctrlPr>
                  <w:ins w:id="299" w:author="David Bullen" w:date="2025-02-25T15:45:00Z" w16du:dateUtc="2025-02-25T02:45:00Z">
                    <w:rPr>
                      <w:rFonts w:ascii="Cambria Math" w:hAnsi="Cambria Math"/>
                    </w:rPr>
                  </w:ins>
                </m:ctrlPr>
              </m:sSubPr>
              <m:e>
                <m:r>
                  <w:ins w:id="300" w:author="David Bullen" w:date="2025-02-25T15:45:00Z" w16du:dateUtc="2025-02-25T02:45:00Z">
                    <w:rPr>
                      <w:rFonts w:ascii="Cambria Math" w:hAnsi="Cambria Math"/>
                    </w:rPr>
                    <m:t>RiskOffsetParameter</m:t>
                  </w:ins>
                </m:r>
              </m:e>
              <m:sub>
                <m:r>
                  <w:ins w:id="301" w:author="David Bullen" w:date="2025-02-25T15:45:00Z" w16du:dateUtc="2025-02-25T02:45:00Z">
                    <w:rPr>
                      <w:rFonts w:ascii="Cambria Math" w:hAnsi="Cambria Math"/>
                    </w:rPr>
                    <m:t>i</m:t>
                  </w:ins>
                </m:r>
                <m:r>
                  <w:ins w:id="302" w:author="David Bullen" w:date="2025-02-25T15:45:00Z" w16du:dateUtc="2025-02-25T02:45:00Z">
                    <m:rPr>
                      <m:sty m:val="p"/>
                    </m:rPr>
                    <w:rPr>
                      <w:rFonts w:ascii="Cambria Math" w:hAnsi="Cambria Math"/>
                    </w:rPr>
                    <m:t>,</m:t>
                  </w:ins>
                </m:r>
                <m:r>
                  <w:ins w:id="303" w:author="David Bullen" w:date="2025-02-25T15:45:00Z" w16du:dateUtc="2025-02-25T02:45:00Z">
                    <w:rPr>
                      <w:rFonts w:ascii="Cambria Math" w:hAnsi="Cambria Math"/>
                    </w:rPr>
                    <m:t>c</m:t>
                  </w:ins>
                </m:r>
                <m:r>
                  <w:ins w:id="304" w:author="David Bullen" w:date="2025-02-25T15:45:00Z" w16du:dateUtc="2025-02-25T02:45:00Z">
                    <m:rPr>
                      <m:sty m:val="p"/>
                    </m:rPr>
                    <w:rPr>
                      <w:rFonts w:ascii="Cambria Math" w:hAnsi="Cambria Math"/>
                    </w:rPr>
                    <m:t>,</m:t>
                  </w:ins>
                </m:r>
                <m:r>
                  <w:ins w:id="305" w:author="David Bullen" w:date="2025-02-25T15:45:00Z" w16du:dateUtc="2025-02-25T02:45:00Z">
                    <w:rPr>
                      <w:rFonts w:ascii="Cambria Math" w:hAnsi="Cambria Math"/>
                    </w:rPr>
                    <m:t>rc</m:t>
                  </w:ins>
                </m:r>
              </m:sub>
            </m:sSub>
          </m:e>
        </m:d>
        <m:r>
          <m:rPr>
            <m:sty m:val="p"/>
          </m:rPr>
          <w:rPr>
            <w:rFonts w:ascii="Cambria Math" w:hAnsi="Cambria Math"/>
          </w:rPr>
          <m:t>-</m:t>
        </m:r>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areEffective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oMath>
    </w:p>
    <w:p w14:paraId="7A71AFE6" w14:textId="18287B2B" w:rsidR="00BB2BC6" w:rsidRPr="00441B02" w:rsidRDefault="00BE3681" w:rsidP="00BB2BC6">
      <w:pPr>
        <w:pStyle w:val="EqnUnder"/>
        <w:rPr>
          <w:rFonts w:cs="Times New Roman"/>
          <w:i w:val="0"/>
        </w:rPr>
      </w:pPr>
      <m:oMathPara>
        <m:oMathParaPr>
          <m:jc m:val="center"/>
        </m:oMathParaPr>
        <m:oMath>
          <m:r>
            <m:t>∀i∈ISLANDS   ∀lr∈</m:t>
          </m:r>
          <m:sSub>
            <m:sSubPr>
              <m:ctrlPr/>
            </m:sSubPr>
            <m:e>
              <m:r>
                <m:t>LINKRISKS</m:t>
              </m:r>
            </m:e>
            <m:sub>
              <m:r>
                <m:t>i</m:t>
              </m:r>
            </m:sub>
          </m:sSub>
          <m:r>
            <m:t xml:space="preserve">   ∀c∈RESERVECLASS</m:t>
          </m:r>
        </m:oMath>
      </m:oMathPara>
    </w:p>
    <w:p w14:paraId="767605E2" w14:textId="48EC6690" w:rsidR="00BB2BC6" w:rsidRPr="00441B02" w:rsidRDefault="00BB2BC6" w:rsidP="00BB2BC6">
      <w:pPr>
        <w:pStyle w:val="EqnUnder"/>
      </w:pPr>
      <m:oMathPara>
        <m:oMathParaPr>
          <m:jc m:val="center"/>
        </m:oMathParaPr>
        <m:oMath>
          <m:r>
            <m:t>rc∈</m:t>
          </m:r>
          <m:sSub>
            <m:sSubPr>
              <m:ctrlPr/>
            </m:sSubPr>
            <m:e>
              <m:r>
                <m:t>{ACCELINKRISKS</m:t>
              </m:r>
            </m:e>
            <m:sub>
              <m:r>
                <m:t>i</m:t>
              </m:r>
            </m:sub>
          </m:sSub>
          <m:r>
            <m:t>,</m:t>
          </m:r>
          <m:sSub>
            <m:sSubPr>
              <m:ctrlPr/>
            </m:sSubPr>
            <m:e>
              <m:r>
                <m:t>ACECELINKRISKS</m:t>
              </m:r>
            </m:e>
            <m:sub>
              <m:r>
                <m:t>i</m:t>
              </m:r>
            </m:sub>
          </m:sSub>
          <m:r>
            <m:t>}</m:t>
          </m:r>
        </m:oMath>
      </m:oMathPara>
    </w:p>
    <w:p w14:paraId="05FE6C32" w14:textId="77777777" w:rsidR="00714039" w:rsidRPr="004D260D" w:rsidRDefault="00714039" w:rsidP="00C46AB9">
      <w:pPr>
        <w:pStyle w:val="Heading3"/>
      </w:pPr>
      <w:bookmarkStart w:id="306" w:name="_Toc189139661"/>
      <w:r w:rsidRPr="00E33D75">
        <w:t xml:space="preserve">Reserve </w:t>
      </w:r>
      <w:r w:rsidRPr="004D260D">
        <w:t>sharing</w:t>
      </w:r>
      <w:bookmarkEnd w:id="306"/>
    </w:p>
    <w:p w14:paraId="0C897B5B" w14:textId="77777777" w:rsidR="00B17A61" w:rsidRPr="00D404B4" w:rsidRDefault="00EA7BDF" w:rsidP="00901A24">
      <w:pPr>
        <w:pStyle w:val="Heading5"/>
      </w:pPr>
      <m:oMath>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areEffective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rd</m:t>
            </m:r>
          </m:sub>
          <m:sup/>
          <m:e>
            <m:sSub>
              <m:sSubPr>
                <m:ctrlPr>
                  <w:rPr>
                    <w:rFonts w:ascii="Cambria Math" w:hAnsi="Cambria Math"/>
                  </w:rPr>
                </m:ctrlPr>
              </m:sSubPr>
              <m:e>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areReceivedEffectiveness</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r>
                  <w:rPr>
                    <w:rFonts w:ascii="Cambria Math" w:hAnsi="Cambria Math"/>
                  </w:rPr>
                  <m:t>ResS</m:t>
                </m:r>
                <m:r>
                  <w:rPr>
                    <w:rFonts w:ascii="Cambria Math" w:hAnsi="Cambria Math"/>
                  </w:rPr>
                  <m:t>h</m:t>
                </m:r>
                <m:r>
                  <w:rPr>
                    <w:rFonts w:ascii="Cambria Math" w:hAnsi="Cambria Math"/>
                  </w:rPr>
                  <m:t>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e>
        </m:nary>
      </m:oMath>
    </w:p>
    <w:p w14:paraId="114E0696" w14:textId="77777777" w:rsidR="00714039" w:rsidRPr="00001E74" w:rsidRDefault="00714039" w:rsidP="00714039">
      <w:pPr>
        <w:pStyle w:val="BodyText"/>
        <w:rPr>
          <w:lang w:val="en-AU" w:eastAsia="en-GB"/>
        </w:rPr>
      </w:pPr>
      <m:oMathPara>
        <m:oMath>
          <m:r>
            <w:rPr>
              <w:rFonts w:ascii="Cambria Math" w:hAnsi="Cambria Math"/>
              <w:lang w:val="en-AU" w:eastAsia="en-GB"/>
            </w:rPr>
            <m:t xml:space="preserve">∀i∈ISLANDS,  ∀c∈RESERVECLASS  </m:t>
          </m:r>
        </m:oMath>
      </m:oMathPara>
    </w:p>
    <w:p w14:paraId="795F68A1" w14:textId="77777777" w:rsidR="00714039" w:rsidRPr="00001E74" w:rsidRDefault="00714039" w:rsidP="00714039">
      <w:pPr>
        <w:pStyle w:val="BodyText"/>
        <w:ind w:left="0"/>
        <w:rPr>
          <w:sz w:val="24"/>
          <w:lang w:val="en-AU" w:eastAsia="en-GB"/>
        </w:rPr>
      </w:pPr>
      <m:oMathPara>
        <m:oMathParaPr>
          <m:jc m:val="center"/>
        </m:oMathParaPr>
        <m:oMath>
          <m:r>
            <w:rPr>
              <w:rFonts w:ascii="Cambria Math" w:hAnsi="Cambria Math"/>
              <w:lang w:val="en-AU" w:eastAsia="en-GB"/>
            </w:rPr>
            <m:t xml:space="preserve"> ∀rc∈</m:t>
          </m:r>
          <m:d>
            <m:dPr>
              <m:begChr m:val="{"/>
              <m:endChr m:val="}"/>
              <m:ctrlPr>
                <w:rPr>
                  <w:rFonts w:ascii="Cambria Math" w:hAnsi="Cambria Math"/>
                  <w:i/>
                  <w:color w:val="2E454D" w:themeColor="background1" w:themeShade="40"/>
                  <w:szCs w:val="22"/>
                  <w:lang w:eastAsia="en-GB"/>
                </w:rPr>
              </m:ctrlPr>
            </m:dPr>
            <m:e>
              <m:f>
                <m:fPr>
                  <m:type m:val="noBar"/>
                  <m:ctrlPr>
                    <w:rPr>
                      <w:rFonts w:ascii="Cambria Math" w:hAnsi="Cambria Math"/>
                      <w:i/>
                      <w:color w:val="2E454D" w:themeColor="background1" w:themeShade="40"/>
                      <w:szCs w:val="22"/>
                      <w:lang w:eastAsia="en-GB"/>
                    </w:rPr>
                  </m:ctrlPr>
                </m:fPr>
                <m:num>
                  <m:sSub>
                    <m:sSubPr>
                      <m:ctrlPr>
                        <w:rPr>
                          <w:rFonts w:ascii="Cambria Math" w:hAnsi="Cambria Math"/>
                          <w:i/>
                          <w:color w:val="2E454D" w:themeColor="background1" w:themeShade="40"/>
                          <w:szCs w:val="22"/>
                          <w:lang w:eastAsia="en-GB"/>
                        </w:rPr>
                      </m:ctrlPr>
                    </m:sSubPr>
                    <m:e>
                      <m:r>
                        <w:rPr>
                          <w:rFonts w:ascii="Cambria Math" w:hAnsi="Cambria Math"/>
                        </w:rPr>
                        <m:t>ACCERISKS</m:t>
                      </m: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ACECERISKS</m:t>
                      </m:r>
                      <m:ctrlPr>
                        <w:rPr>
                          <w:rFonts w:ascii="Cambria Math" w:hAnsi="Cambria Math"/>
                          <w:i/>
                        </w:rPr>
                      </m:ctrlP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ManualCE</m:t>
                      </m:r>
                      <m:ctrlPr>
                        <w:rPr>
                          <w:rFonts w:ascii="Cambria Math" w:hAnsi="Cambria Math"/>
                          <w:i/>
                        </w:rPr>
                      </m:ctrlP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ManualECE</m:t>
                      </m:r>
                      <m:ctrlPr>
                        <w:rPr>
                          <w:rFonts w:ascii="Cambria Math" w:hAnsi="Cambria Math"/>
                          <w:i/>
                        </w:rPr>
                      </m:ctrlPr>
                    </m:e>
                    <m:sub>
                      <m:r>
                        <w:rPr>
                          <w:rFonts w:ascii="Cambria Math" w:hAnsi="Cambria Math"/>
                        </w:rPr>
                        <m:t>i</m:t>
                      </m:r>
                    </m:sub>
                  </m:sSub>
                </m:num>
                <m:den>
                  <m:sSub>
                    <m:sSubPr>
                      <m:ctrlPr>
                        <w:rPr>
                          <w:rFonts w:ascii="Cambria Math" w:hAnsi="Cambria Math"/>
                          <w:i/>
                          <w:color w:val="2E454D" w:themeColor="background1" w:themeShade="40"/>
                          <w:szCs w:val="22"/>
                          <w:lang w:eastAsia="en-GB"/>
                        </w:rPr>
                      </m:ctrlPr>
                    </m:sSubPr>
                    <m:e>
                      <m:r>
                        <w:rPr>
                          <w:rFonts w:ascii="Cambria Math" w:hAnsi="Cambria Math"/>
                        </w:rPr>
                        <m:t>ACCERISKGROUPS</m:t>
                      </m:r>
                    </m:e>
                    <m:sub>
                      <m:r>
                        <w:rPr>
                          <w:rFonts w:ascii="Cambria Math" w:hAnsi="Cambria Math"/>
                        </w:rPr>
                        <m:t>i</m:t>
                      </m:r>
                    </m:sub>
                  </m:sSub>
                  <m:r>
                    <w:rPr>
                      <w:rFonts w:ascii="Cambria Math" w:hAnsi="Cambria Math"/>
                    </w:rPr>
                    <m:t>,</m:t>
                  </m:r>
                  <m:sSub>
                    <m:sSubPr>
                      <m:ctrlPr>
                        <w:rPr>
                          <w:rFonts w:ascii="Cambria Math" w:hAnsi="Cambria Math"/>
                          <w:i/>
                          <w:color w:val="2E454D" w:themeColor="background1" w:themeShade="40"/>
                          <w:szCs w:val="22"/>
                          <w:lang w:eastAsia="en-GB"/>
                        </w:rPr>
                      </m:ctrlPr>
                    </m:sSubPr>
                    <m:e>
                      <m:r>
                        <w:rPr>
                          <w:rFonts w:ascii="Cambria Math" w:hAnsi="Cambria Math"/>
                        </w:rPr>
                        <m:t>ACECERISKGROUPS</m:t>
                      </m:r>
                      <m:ctrlPr>
                        <w:rPr>
                          <w:rFonts w:ascii="Cambria Math" w:hAnsi="Cambria Math"/>
                          <w:i/>
                        </w:rPr>
                      </m:ctrlPr>
                    </m:e>
                    <m:sub>
                      <m:r>
                        <w:rPr>
                          <w:rFonts w:ascii="Cambria Math" w:hAnsi="Cambria Math"/>
                        </w:rPr>
                        <m:t>i</m:t>
                      </m:r>
                    </m:sub>
                  </m:sSub>
                </m:den>
              </m:f>
            </m:e>
          </m:d>
        </m:oMath>
      </m:oMathPara>
    </w:p>
    <w:p w14:paraId="5C3DD4E8" w14:textId="77777777" w:rsidR="00714039" w:rsidRDefault="00714039" w:rsidP="00714039">
      <w:pPr>
        <w:pStyle w:val="BodyText"/>
        <w:ind w:left="0"/>
        <w:rPr>
          <w:lang w:val="en-AU" w:eastAsia="en-GB"/>
        </w:rPr>
      </w:pPr>
    </w:p>
    <w:p w14:paraId="4B1DC230" w14:textId="77777777" w:rsidR="00714039" w:rsidRPr="00D404B4" w:rsidRDefault="00EA7BDF" w:rsidP="00901A24">
      <w:pPr>
        <w:pStyle w:val="Heading5"/>
      </w:pPr>
      <m:oMath>
        <m:sSub>
          <m:sSubPr>
            <m:ctrlPr>
              <w:rPr>
                <w:rFonts w:ascii="Cambria Math" w:hAnsi="Cambria Math"/>
              </w:rPr>
            </m:ctrlPr>
          </m:sSubPr>
          <m:e>
            <m:r>
              <w:rPr>
                <w:rFonts w:ascii="Cambria Math" w:hAnsi="Cambria Math"/>
              </w:rPr>
              <m:t>S</m:t>
            </m:r>
            <m:r>
              <w:rPr>
                <w:rFonts w:ascii="Cambria Math" w:hAnsi="Cambria Math"/>
              </w:rPr>
              <m:t>h</m:t>
            </m:r>
            <m:r>
              <w:rPr>
                <w:rFonts w:ascii="Cambria Math" w:hAnsi="Cambria Math"/>
              </w:rPr>
              <m:t>aredIslandReserve</m:t>
            </m:r>
          </m:e>
          <m:sub>
            <m:r>
              <w:rPr>
                <w:rFonts w:ascii="Cambria Math" w:hAnsi="Cambria Math"/>
              </w:rPr>
              <m:t>i</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IslandReserve</m:t>
            </m:r>
          </m:e>
          <m:sub>
            <m:r>
              <w:rPr>
                <w:rFonts w:ascii="Cambria Math" w:hAnsi="Cambria Math"/>
              </w:rPr>
              <m:t>i</m:t>
            </m:r>
            <m:r>
              <m:rPr>
                <m:sty m:val="p"/>
              </m:rPr>
              <w:rPr>
                <w:rFonts w:ascii="Cambria Math" w:hAnsi="Cambria Math"/>
              </w:rPr>
              <m:t>,</m:t>
            </m:r>
            <m:r>
              <w:rPr>
                <w:rFonts w:ascii="Cambria Math" w:hAnsi="Cambria Math"/>
              </w:rPr>
              <m:t>c</m:t>
            </m:r>
          </m:sub>
        </m:sSub>
      </m:oMath>
    </w:p>
    <w:p w14:paraId="4FAF9995" w14:textId="77777777" w:rsidR="00714039" w:rsidRPr="00001E74" w:rsidRDefault="00714039" w:rsidP="00714039">
      <w:pPr>
        <w:pStyle w:val="BodyText"/>
        <w:rPr>
          <w:lang w:val="en-AU" w:eastAsia="en-GB"/>
        </w:rPr>
      </w:pPr>
      <m:oMathPara>
        <m:oMath>
          <m:r>
            <w:rPr>
              <w:rFonts w:ascii="Cambria Math" w:hAnsi="Cambria Math"/>
              <w:lang w:val="en-AU" w:eastAsia="en-GB"/>
            </w:rPr>
            <m:t xml:space="preserve">∀i∈ISLANDS,  ∀c∈RESERVECLASS  </m:t>
          </m:r>
        </m:oMath>
      </m:oMathPara>
    </w:p>
    <w:p w14:paraId="1EA3C36B" w14:textId="77777777" w:rsidR="00714039" w:rsidRDefault="00714039" w:rsidP="00714039">
      <w:pPr>
        <w:pStyle w:val="BodyText"/>
        <w:ind w:left="0"/>
        <w:rPr>
          <w:lang w:val="en-AU" w:eastAsia="en-GB"/>
        </w:rPr>
      </w:pPr>
    </w:p>
    <w:p w14:paraId="0B8CB4FE" w14:textId="77777777" w:rsidR="00714039" w:rsidRPr="00D404B4" w:rsidRDefault="00EA7BDF" w:rsidP="00901A24">
      <w:pPr>
        <w:pStyle w:val="Heading5"/>
      </w:pPr>
      <m:oMath>
        <m:sSub>
          <m:sSubPr>
            <m:ctrlPr>
              <w:rPr>
                <w:rFonts w:ascii="Cambria Math" w:hAnsi="Cambria Math"/>
              </w:rPr>
            </m:ctrlPr>
          </m:sSubPr>
          <m:e>
            <m:r>
              <w:rPr>
                <w:rFonts w:ascii="Cambria Math" w:hAnsi="Cambria Math"/>
              </w:rPr>
              <m:t>S</m:t>
            </m:r>
            <m:r>
              <w:rPr>
                <w:rFonts w:ascii="Cambria Math" w:hAnsi="Cambria Math"/>
              </w:rPr>
              <m:t>h</m:t>
            </m:r>
            <m:r>
              <w:rPr>
                <w:rFonts w:ascii="Cambria Math" w:hAnsi="Cambria Math"/>
              </w:rPr>
              <m:t>aredNFR</m:t>
            </m:r>
          </m:e>
          <m:sub>
            <m:r>
              <w:rPr>
                <w:rFonts w:ascii="Cambria Math" w:hAnsi="Cambria Math"/>
              </w:rPr>
              <m:t>i</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S</m:t>
            </m:r>
            <m:r>
              <w:rPr>
                <w:rFonts w:ascii="Cambria Math" w:hAnsi="Cambria Math"/>
              </w:rPr>
              <m:t>h</m:t>
            </m:r>
            <m:r>
              <w:rPr>
                <w:rFonts w:ascii="Cambria Math" w:hAnsi="Cambria Math"/>
              </w:rPr>
              <m:t>aredNFRMax</m:t>
            </m:r>
          </m:e>
          <m:sub>
            <m:r>
              <w:rPr>
                <w:rFonts w:ascii="Cambria Math" w:hAnsi="Cambria Math"/>
              </w:rPr>
              <m:t>i</m:t>
            </m:r>
            <m:r>
              <m:rPr>
                <m:sty m:val="p"/>
              </m:rPr>
              <w:rPr>
                <w:rFonts w:ascii="Cambria Math" w:hAnsi="Cambria Math"/>
              </w:rPr>
              <m:t>,</m:t>
            </m:r>
            <m:r>
              <w:rPr>
                <w:rFonts w:ascii="Cambria Math" w:hAnsi="Cambria Math"/>
              </w:rPr>
              <m:t>c</m:t>
            </m:r>
          </m:sub>
        </m:sSub>
      </m:oMath>
    </w:p>
    <w:p w14:paraId="300834F0" w14:textId="77777777" w:rsidR="00714039" w:rsidRPr="00B858BF" w:rsidRDefault="00714039" w:rsidP="00714039">
      <w:pPr>
        <w:pStyle w:val="BodyText"/>
        <w:rPr>
          <w:lang w:val="en-AU" w:eastAsia="en-GB"/>
        </w:rPr>
      </w:pPr>
      <m:oMathPara>
        <m:oMath>
          <m:r>
            <w:rPr>
              <w:rFonts w:ascii="Cambria Math" w:hAnsi="Cambria Math"/>
              <w:lang w:val="en-AU" w:eastAsia="en-GB"/>
            </w:rPr>
            <m:t xml:space="preserve">∀i∈ISLANDS,  ∀c∈RESERVECLASS  </m:t>
          </m:r>
        </m:oMath>
      </m:oMathPara>
    </w:p>
    <w:p w14:paraId="45E3ABA9" w14:textId="77777777" w:rsidR="00714039" w:rsidRPr="00B858BF" w:rsidRDefault="00714039" w:rsidP="00714039">
      <w:pPr>
        <w:pStyle w:val="BodyText"/>
        <w:ind w:left="0"/>
        <w:rPr>
          <w:sz w:val="18"/>
        </w:rPr>
      </w:pPr>
    </w:p>
    <w:p w14:paraId="4A3D4F61" w14:textId="77777777" w:rsidR="00714039" w:rsidRPr="00D404B4" w:rsidRDefault="00EA7BDF" w:rsidP="00901A24">
      <w:pPr>
        <w:pStyle w:val="Heading5"/>
      </w:pPr>
      <m:oMath>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areSent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S</m:t>
            </m:r>
            <m:r>
              <w:rPr>
                <w:rFonts w:ascii="Cambria Math" w:hAnsi="Cambria Math"/>
              </w:rPr>
              <m:t>h</m:t>
            </m:r>
            <m:r>
              <w:rPr>
                <w:rFonts w:ascii="Cambria Math" w:hAnsi="Cambria Math"/>
              </w:rPr>
              <m:t>aredIslandReserve</m:t>
            </m:r>
          </m:e>
          <m:sub>
            <m:r>
              <w:rPr>
                <w:rFonts w:ascii="Cambria Math" w:hAnsi="Cambria Math"/>
              </w:rPr>
              <m:t>i</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S</m:t>
            </m:r>
            <m:r>
              <w:rPr>
                <w:rFonts w:ascii="Cambria Math" w:hAnsi="Cambria Math"/>
              </w:rPr>
              <m:t>h</m:t>
            </m:r>
            <m:r>
              <w:rPr>
                <w:rFonts w:ascii="Cambria Math" w:hAnsi="Cambria Math"/>
              </w:rPr>
              <m:t>aredNFR</m:t>
            </m:r>
          </m:e>
          <m:sub>
            <m:r>
              <w:rPr>
                <w:rFonts w:ascii="Cambria Math" w:hAnsi="Cambria Math"/>
              </w:rPr>
              <m:t>i</m:t>
            </m:r>
            <m:r>
              <m:rPr>
                <m:sty m:val="p"/>
              </m:rPr>
              <w:rPr>
                <w:rFonts w:ascii="Cambria Math" w:hAnsi="Cambria Math"/>
              </w:rPr>
              <m:t>,</m:t>
            </m:r>
            <m:r>
              <w:rPr>
                <w:rFonts w:ascii="Cambria Math" w:hAnsi="Cambria Math"/>
              </w:rPr>
              <m:t>c</m:t>
            </m:r>
          </m:sub>
        </m:sSub>
      </m:oMath>
    </w:p>
    <w:p w14:paraId="2D1B260A" w14:textId="77777777" w:rsidR="00714039" w:rsidRPr="00231AAA" w:rsidRDefault="00714039" w:rsidP="00714039">
      <w:pPr>
        <w:pStyle w:val="BodyText"/>
        <w:rPr>
          <w:lang w:val="en-AU" w:eastAsia="en-GB"/>
        </w:rPr>
      </w:pPr>
      <m:oMathPara>
        <m:oMath>
          <m:r>
            <w:rPr>
              <w:rFonts w:ascii="Cambria Math" w:hAnsi="Cambria Math"/>
              <w:lang w:val="en-AU" w:eastAsia="en-GB"/>
            </w:rPr>
            <m:t xml:space="preserve">∀i∈ISLANDS,  ∀c∈RESERVECLASS,  ∀rd∈RESERVEDIRECTIONS  </m:t>
          </m:r>
        </m:oMath>
      </m:oMathPara>
    </w:p>
    <w:p w14:paraId="058F1365" w14:textId="77777777" w:rsidR="00714039" w:rsidRDefault="00714039" w:rsidP="00714039">
      <w:pPr>
        <w:pStyle w:val="BodyText"/>
        <w:rPr>
          <w:lang w:val="en-AU" w:eastAsia="en-GB"/>
        </w:rPr>
      </w:pPr>
    </w:p>
    <w:p w14:paraId="5CE7C149" w14:textId="77777777" w:rsidR="00714039" w:rsidRPr="00D404B4" w:rsidRDefault="00EA7BDF" w:rsidP="00901A24">
      <w:pPr>
        <w:pStyle w:val="Heading5"/>
      </w:pPr>
      <m:oMath>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areSent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areMaxLessMR</m:t>
            </m:r>
          </m:e>
          <m:sub>
            <m:r>
              <w:rPr>
                <w:rFonts w:ascii="Cambria Math" w:hAnsi="Cambria Math"/>
              </w:rPr>
              <m:t>i</m:t>
            </m:r>
            <m:r>
              <m:rPr>
                <m:sty m:val="p"/>
              </m:rPr>
              <w:rPr>
                <w:rFonts w:ascii="Cambria Math" w:hAnsi="Cambria Math"/>
              </w:rPr>
              <m:t>,</m:t>
            </m:r>
            <m:r>
              <w:rPr>
                <w:rFonts w:ascii="Cambria Math" w:hAnsi="Cambria Math"/>
              </w:rPr>
              <m:t>rd</m:t>
            </m:r>
          </m:sub>
        </m:sSub>
      </m:oMath>
    </w:p>
    <w:p w14:paraId="41EF052E" w14:textId="77777777" w:rsidR="00714039" w:rsidRPr="00B858BF" w:rsidRDefault="00714039" w:rsidP="00714039">
      <w:pPr>
        <w:pStyle w:val="BodyText"/>
        <w:rPr>
          <w:lang w:val="en-AU" w:eastAsia="en-GB"/>
        </w:rPr>
      </w:pPr>
      <m:oMathPara>
        <m:oMath>
          <m:r>
            <w:rPr>
              <w:rFonts w:ascii="Cambria Math" w:hAnsi="Cambria Math"/>
              <w:lang w:val="en-AU" w:eastAsia="en-GB"/>
            </w:rPr>
            <m:t xml:space="preserve">∀i∈ISLANDS,  ∀c∈RESERVECLASS,  ∀rd∈RESERVEDIRECTIONS  </m:t>
          </m:r>
        </m:oMath>
      </m:oMathPara>
    </w:p>
    <w:p w14:paraId="09A692A0" w14:textId="77777777" w:rsidR="00714039" w:rsidRDefault="00714039" w:rsidP="00714039">
      <w:pPr>
        <w:pStyle w:val="BodyText"/>
        <w:ind w:left="0"/>
        <w:rPr>
          <w:lang w:val="en-AU" w:eastAsia="en-GB"/>
        </w:rPr>
      </w:pPr>
    </w:p>
    <w:p w14:paraId="5653C097" w14:textId="77777777" w:rsidR="00714039" w:rsidRPr="00D404B4" w:rsidRDefault="00EA7BDF" w:rsidP="00901A24">
      <w:pPr>
        <w:pStyle w:val="Heading5"/>
      </w:pPr>
      <m:oMath>
        <m:sSub>
          <m:sSubPr>
            <m:ctrlPr>
              <w:rPr>
                <w:rFonts w:ascii="Cambria Math" w:hAnsi="Cambria Math"/>
              </w:rPr>
            </m:ctrlPr>
          </m:sSubPr>
          <m:e>
            <m:r>
              <w:rPr>
                <w:rFonts w:ascii="Cambria Math" w:hAnsi="Cambria Math"/>
              </w:rPr>
              <m:t>HVDCSent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areSent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HVDCMaxLessMR</m:t>
            </m:r>
          </m:e>
          <m:sub>
            <m:r>
              <w:rPr>
                <w:rFonts w:ascii="Cambria Math" w:hAnsi="Cambria Math"/>
              </w:rPr>
              <m:t>i</m:t>
            </m:r>
          </m:sub>
        </m:sSub>
      </m:oMath>
    </w:p>
    <w:p w14:paraId="66105119" w14:textId="77777777" w:rsidR="00714039" w:rsidRPr="00B858BF"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FORWARD</m:t>
              </m:r>
            </m:e>
          </m:d>
        </m:oMath>
      </m:oMathPara>
    </w:p>
    <w:p w14:paraId="1B0409AC" w14:textId="77777777" w:rsidR="00714039" w:rsidRDefault="00714039" w:rsidP="00714039">
      <w:pPr>
        <w:pStyle w:val="BodyText"/>
        <w:ind w:left="0"/>
        <w:rPr>
          <w:lang w:val="en-AU" w:eastAsia="en-GB"/>
        </w:rPr>
      </w:pPr>
    </w:p>
    <w:p w14:paraId="04F3B9F2" w14:textId="77777777" w:rsidR="00714039" w:rsidRPr="00D404B4" w:rsidRDefault="00EA7BDF" w:rsidP="00901A24">
      <w:pPr>
        <w:pStyle w:val="Heading5"/>
      </w:pPr>
      <m:oMath>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areSent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1-</m:t>
                </m:r>
                <m:r>
                  <w:rPr>
                    <w:rFonts w:ascii="Cambria Math" w:hAnsi="Cambria Math"/>
                  </w:rPr>
                  <m:t>IsSendingHVDC</m:t>
                </m:r>
              </m:e>
              <m:sub>
                <m:r>
                  <w:rPr>
                    <w:rFonts w:ascii="Cambria Math" w:hAnsi="Cambria Math"/>
                  </w:rPr>
                  <m:t>i</m:t>
                </m:r>
              </m:sub>
            </m:sSub>
          </m:e>
        </m:d>
      </m:oMath>
    </w:p>
    <w:p w14:paraId="15311DB5" w14:textId="77777777" w:rsidR="00714039"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REVERSE</m:t>
              </m:r>
            </m:e>
          </m:d>
          <m:r>
            <w:rPr>
              <w:rFonts w:ascii="Cambria Math" w:hAnsi="Cambria Math"/>
              <w:lang w:val="en-AU" w:eastAsia="en-GB"/>
            </w:rPr>
            <m:t xml:space="preserve">  </m:t>
          </m:r>
        </m:oMath>
      </m:oMathPara>
    </w:p>
    <w:p w14:paraId="184D635A" w14:textId="77777777" w:rsidR="00714039" w:rsidRDefault="00714039" w:rsidP="00714039">
      <w:pPr>
        <w:pStyle w:val="BodyText"/>
        <w:ind w:left="0"/>
        <w:rPr>
          <w:lang w:val="en-AU" w:eastAsia="en-GB"/>
        </w:rPr>
      </w:pPr>
    </w:p>
    <w:p w14:paraId="6BE928D1" w14:textId="77777777" w:rsidR="00714039" w:rsidRPr="00D404B4" w:rsidRDefault="00EA7BDF" w:rsidP="00901A24">
      <w:pPr>
        <w:pStyle w:val="Heading5"/>
      </w:pPr>
      <m:oMath>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areMaxLessMR</m:t>
            </m:r>
          </m:e>
          <m:sub>
            <m:r>
              <w:rPr>
                <w:rFonts w:ascii="Cambria Math" w:hAnsi="Cambria Math"/>
              </w:rPr>
              <m:t>i</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IsSendingHVDC</m:t>
            </m:r>
          </m:e>
          <m:sub>
            <m:r>
              <w:rPr>
                <w:rFonts w:ascii="Cambria Math" w:hAnsi="Cambria Math"/>
              </w:rPr>
              <m:t>i</m:t>
            </m:r>
          </m:sub>
        </m:sSub>
      </m:oMath>
    </w:p>
    <w:p w14:paraId="6ACFD1CF" w14:textId="77777777" w:rsidR="00714039" w:rsidRPr="00B858BF"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REVERSE</m:t>
              </m:r>
            </m:e>
          </m:d>
          <m:r>
            <w:rPr>
              <w:rFonts w:ascii="Cambria Math" w:hAnsi="Cambria Math"/>
              <w:lang w:val="en-AU" w:eastAsia="en-GB"/>
            </w:rPr>
            <m:t xml:space="preserve">  </m:t>
          </m:r>
        </m:oMath>
      </m:oMathPara>
    </w:p>
    <w:p w14:paraId="41B0E404" w14:textId="77777777" w:rsidR="00714039" w:rsidRDefault="00714039" w:rsidP="00714039">
      <w:pPr>
        <w:pStyle w:val="BodyText"/>
        <w:ind w:left="0"/>
        <w:rPr>
          <w:lang w:val="en-AU" w:eastAsia="en-GB"/>
        </w:rPr>
      </w:pPr>
    </w:p>
    <w:p w14:paraId="3A2843FF" w14:textId="77777777" w:rsidR="00714039" w:rsidRPr="00D404B4" w:rsidRDefault="00EA7BDF" w:rsidP="00901A24">
      <w:pPr>
        <w:pStyle w:val="Heading5"/>
      </w:pPr>
      <m:oMath>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1-</m:t>
                </m:r>
                <m:r>
                  <w:rPr>
                    <w:rFonts w:ascii="Cambria Math" w:hAnsi="Cambria Math"/>
                  </w:rPr>
                  <m:t>IsSendingHVDC</m:t>
                </m:r>
              </m:e>
              <m:sub>
                <m:r>
                  <w:rPr>
                    <w:rFonts w:ascii="Cambria Math" w:hAnsi="Cambria Math"/>
                  </w:rPr>
                  <m:t>i</m:t>
                </m:r>
              </m:sub>
            </m:sSub>
          </m:e>
        </m:d>
      </m:oMath>
    </w:p>
    <w:p w14:paraId="35C55F9C" w14:textId="77777777" w:rsidR="00714039" w:rsidRPr="00B858BF"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FORWARD</m:t>
              </m:r>
            </m:e>
          </m:d>
          <m:r>
            <w:rPr>
              <w:rFonts w:ascii="Cambria Math" w:hAnsi="Cambria Math"/>
              <w:lang w:val="en-AU" w:eastAsia="en-GB"/>
            </w:rPr>
            <m:t xml:space="preserve">  </m:t>
          </m:r>
        </m:oMath>
      </m:oMathPara>
    </w:p>
    <w:p w14:paraId="6FF1B292" w14:textId="77777777" w:rsidR="00714039" w:rsidRDefault="00714039" w:rsidP="00714039">
      <w:pPr>
        <w:pStyle w:val="BodyText"/>
        <w:ind w:left="0"/>
        <w:rPr>
          <w:lang w:val="en-AU" w:eastAsia="en-GB"/>
        </w:rPr>
      </w:pPr>
    </w:p>
    <w:p w14:paraId="265C6F25" w14:textId="77777777" w:rsidR="00714039" w:rsidRPr="00D404B4" w:rsidRDefault="00EA7BDF" w:rsidP="00901A24">
      <w:pPr>
        <w:pStyle w:val="Heading5"/>
      </w:pPr>
      <m:oMath>
        <m:sSub>
          <m:sSubPr>
            <m:ctrlPr>
              <w:rPr>
                <w:rFonts w:ascii="Cambria Math" w:hAnsi="Cambria Math"/>
              </w:rPr>
            </m:ctrlPr>
          </m:sSubPr>
          <m:e>
            <m:r>
              <w:rPr>
                <w:rFonts w:ascii="Cambria Math" w:hAnsi="Cambria Math"/>
              </w:rPr>
              <m:t>HVDCSent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r>
          <w:rPr>
            <w:rFonts w:ascii="Cambria Math" w:hAnsi="Cambria Math"/>
          </w:rPr>
          <m:t>MonopoleMinPlusMR</m:t>
        </m:r>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1-</m:t>
                </m:r>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e>
        </m:d>
      </m:oMath>
    </w:p>
    <w:p w14:paraId="4320ABB1" w14:textId="77777777" w:rsidR="00714039" w:rsidRPr="009D64B4"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REVERSE</m:t>
              </m:r>
            </m:e>
          </m:d>
          <m:r>
            <w:rPr>
              <w:rFonts w:ascii="Cambria Math" w:hAnsi="Cambria Math"/>
              <w:lang w:val="en-AU" w:eastAsia="en-GB"/>
            </w:rPr>
            <m:t xml:space="preserve">  </m:t>
          </m:r>
        </m:oMath>
      </m:oMathPara>
    </w:p>
    <w:p w14:paraId="5767898E" w14:textId="77777777" w:rsidR="00714039" w:rsidRPr="00B858BF" w:rsidRDefault="00714039" w:rsidP="00714039">
      <w:pPr>
        <w:pStyle w:val="BodyText"/>
        <w:rPr>
          <w:lang w:val="en-AU" w:eastAsia="en-GB"/>
        </w:rPr>
      </w:pPr>
      <m:oMathPara>
        <m:oMath>
          <m:r>
            <w:rPr>
              <w:rFonts w:ascii="Cambria Math" w:hAnsi="Cambria Math"/>
              <w:lang w:val="en-AU" w:eastAsia="en-GB"/>
            </w:rPr>
            <m:t>∀rrz∈</m:t>
          </m:r>
          <m:d>
            <m:dPr>
              <m:begChr m:val="{"/>
              <m:endChr m:val="}"/>
              <m:ctrlPr>
                <w:rPr>
                  <w:rFonts w:ascii="Cambria Math" w:hAnsi="Cambria Math"/>
                  <w:i/>
                  <w:lang w:val="en-AU" w:eastAsia="en-GB"/>
                </w:rPr>
              </m:ctrlPr>
            </m:dPr>
            <m:e>
              <m:r>
                <w:rPr>
                  <w:rFonts w:ascii="Cambria Math" w:hAnsi="Cambria Math"/>
                  <w:lang w:val="en-AU" w:eastAsia="en-GB"/>
                </w:rPr>
                <m:t>REVERSEZONE</m:t>
              </m:r>
            </m:e>
          </m:d>
        </m:oMath>
      </m:oMathPara>
    </w:p>
    <w:p w14:paraId="3A14E7C6" w14:textId="77777777" w:rsidR="00714039" w:rsidRDefault="00714039" w:rsidP="00714039">
      <w:pPr>
        <w:pStyle w:val="BodyText"/>
        <w:ind w:left="0"/>
        <w:rPr>
          <w:lang w:val="en-AU" w:eastAsia="en-GB"/>
        </w:rPr>
      </w:pPr>
    </w:p>
    <w:p w14:paraId="4F0C72F1" w14:textId="77777777" w:rsidR="00714039" w:rsidRPr="00D404B4" w:rsidRDefault="00EA7BDF" w:rsidP="00901A24">
      <w:pPr>
        <w:pStyle w:val="Heading5"/>
      </w:pPr>
      <m:oMath>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1-</m:t>
                </m:r>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e>
        </m:d>
      </m:oMath>
    </w:p>
    <w:p w14:paraId="2BA2637D" w14:textId="77777777" w:rsidR="00714039" w:rsidRPr="009D64B4"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REVERSE</m:t>
              </m:r>
            </m:e>
          </m:d>
          <m:r>
            <w:rPr>
              <w:rFonts w:ascii="Cambria Math" w:hAnsi="Cambria Math"/>
              <w:lang w:val="en-AU" w:eastAsia="en-GB"/>
            </w:rPr>
            <m:t xml:space="preserve">   </m:t>
          </m:r>
        </m:oMath>
      </m:oMathPara>
    </w:p>
    <w:p w14:paraId="0FCF8762" w14:textId="77777777" w:rsidR="00714039" w:rsidRPr="00B858BF" w:rsidRDefault="00714039" w:rsidP="00714039">
      <w:pPr>
        <w:pStyle w:val="BodyText"/>
        <w:rPr>
          <w:lang w:val="en-AU" w:eastAsia="en-GB"/>
        </w:rPr>
      </w:pPr>
      <m:oMathPara>
        <m:oMath>
          <m:r>
            <w:rPr>
              <w:rFonts w:ascii="Cambria Math" w:hAnsi="Cambria Math"/>
              <w:lang w:val="en-AU" w:eastAsia="en-GB"/>
            </w:rPr>
            <m:t>∀rrz∈</m:t>
          </m:r>
          <m:d>
            <m:dPr>
              <m:begChr m:val="{"/>
              <m:endChr m:val="}"/>
              <m:ctrlPr>
                <w:rPr>
                  <w:rFonts w:ascii="Cambria Math" w:hAnsi="Cambria Math"/>
                  <w:i/>
                  <w:lang w:val="en-AU" w:eastAsia="en-GB"/>
                </w:rPr>
              </m:ctrlPr>
            </m:dPr>
            <m:e>
              <m:r>
                <w:rPr>
                  <w:rFonts w:ascii="Cambria Math" w:hAnsi="Cambria Math"/>
                  <w:lang w:val="en-AU" w:eastAsia="en-GB"/>
                </w:rPr>
                <m:t>NOREVERSEZONE</m:t>
              </m:r>
            </m:e>
          </m:d>
        </m:oMath>
      </m:oMathPara>
    </w:p>
    <w:p w14:paraId="27896D54" w14:textId="77777777" w:rsidR="00714039" w:rsidRDefault="00714039" w:rsidP="00714039">
      <w:pPr>
        <w:pStyle w:val="BodyText"/>
        <w:ind w:left="0"/>
        <w:rPr>
          <w:lang w:val="en-AU" w:eastAsia="en-GB"/>
        </w:rPr>
      </w:pPr>
    </w:p>
    <w:p w14:paraId="5E34083B" w14:textId="77777777" w:rsidR="00714039" w:rsidRPr="00D404B4" w:rsidRDefault="00EA7BDF" w:rsidP="00901A24">
      <w:pPr>
        <w:pStyle w:val="Heading5"/>
      </w:pPr>
      <m:oMath>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ISLANDS</m:t>
            </m:r>
          </m:sub>
          <m:sup/>
          <m:e>
            <m:nary>
              <m:naryPr>
                <m:chr m:val="∑"/>
                <m:limLoc m:val="subSup"/>
                <m:supHide m:val="1"/>
                <m:ctrlPr>
                  <w:rPr>
                    <w:rFonts w:ascii="Cambria Math" w:hAnsi="Cambria Math"/>
                  </w:rPr>
                </m:ctrlPr>
              </m:naryPr>
              <m:sub>
                <m:r>
                  <w:rPr>
                    <w:rFonts w:ascii="Cambria Math" w:hAnsi="Cambria Math"/>
                  </w:rPr>
                  <m:t>rrz</m:t>
                </m:r>
              </m:sub>
              <m:sup/>
              <m:e>
                <m:sSub>
                  <m:sSubPr>
                    <m:ctrlPr>
                      <w:rPr>
                        <w:rFonts w:ascii="Cambria Math" w:hAnsi="Cambria Math"/>
                      </w:rPr>
                    </m:ctrlPr>
                  </m:sSubPr>
                  <m:e>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e>
            </m:nary>
          </m:e>
        </m:nary>
        <m:r>
          <m:rPr>
            <m:sty m:val="p"/>
          </m:rPr>
          <w:rPr>
            <w:rFonts w:ascii="Cambria Math" w:hAnsi="Cambria Math"/>
          </w:rPr>
          <m:t>=1</m:t>
        </m:r>
      </m:oMath>
    </w:p>
    <w:p w14:paraId="0D2C9BAC" w14:textId="77777777" w:rsidR="00714039" w:rsidRPr="00B858BF" w:rsidRDefault="00714039" w:rsidP="00714039">
      <w:pPr>
        <w:pStyle w:val="BodyText"/>
        <w:rPr>
          <w:lang w:val="en-AU" w:eastAsia="en-GB"/>
        </w:rPr>
      </w:pPr>
      <m:oMathPara>
        <m:oMath>
          <m:r>
            <w:rPr>
              <w:rFonts w:ascii="Cambria Math" w:hAnsi="Cambria Math"/>
              <w:lang w:val="en-AU" w:eastAsia="en-GB"/>
            </w:rPr>
            <m:t xml:space="preserve">∀c∈RESERVECLASS </m:t>
          </m:r>
        </m:oMath>
      </m:oMathPara>
    </w:p>
    <w:p w14:paraId="035CDFF8" w14:textId="77777777" w:rsidR="00714039" w:rsidRDefault="00714039" w:rsidP="00714039">
      <w:pPr>
        <w:pStyle w:val="BodyText"/>
        <w:ind w:left="0"/>
        <w:rPr>
          <w:lang w:val="en-AU" w:eastAsia="en-GB"/>
        </w:rPr>
      </w:pPr>
    </w:p>
    <w:p w14:paraId="1D08CF57" w14:textId="77777777" w:rsidR="00714039" w:rsidRPr="00D404B4" w:rsidRDefault="00EA7BDF" w:rsidP="00901A24">
      <w:pPr>
        <w:pStyle w:val="Heading5"/>
      </w:pPr>
      <m:oMath>
        <m:sSub>
          <m:sSubPr>
            <m:ctrlPr>
              <w:rPr>
                <w:rFonts w:ascii="Cambria Math" w:hAnsi="Cambria Math"/>
              </w:rPr>
            </m:ctrlPr>
          </m:sSubPr>
          <m:e>
            <m:r>
              <w:rPr>
                <w:rFonts w:ascii="Cambria Math" w:hAnsi="Cambria Math"/>
              </w:rPr>
              <m:t>HVDCSent</m:t>
            </m:r>
          </m:e>
          <m:sub>
            <m:r>
              <w:rPr>
                <w:rFonts w:ascii="Cambria Math" w:hAnsi="Cambria Math"/>
              </w:rPr>
              <m:t>i</m:t>
            </m:r>
          </m:sub>
        </m:sSub>
        <m:r>
          <m:rPr>
            <m:sty m:val="p"/>
          </m:rPr>
          <w:rPr>
            <w:rFonts w:ascii="Cambria Math" w:hAnsi="Cambria Math"/>
          </w:rPr>
          <m:t>≤</m:t>
        </m:r>
        <m:r>
          <w:rPr>
            <w:rFonts w:ascii="Cambria Math" w:hAnsi="Cambria Math"/>
          </w:rPr>
          <m:t>M</m:t>
        </m:r>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rrz</m:t>
            </m:r>
          </m:sub>
          <m:sup/>
          <m:e>
            <m:sSub>
              <m:sSubPr>
                <m:ctrlPr>
                  <w:rPr>
                    <w:rFonts w:ascii="Cambria Math" w:hAnsi="Cambria Math"/>
                  </w:rPr>
                </m:ctrlPr>
              </m:sSubPr>
              <m:e>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e>
        </m:nary>
      </m:oMath>
    </w:p>
    <w:p w14:paraId="7606F074" w14:textId="77777777" w:rsidR="00714039" w:rsidRPr="00AB2B13" w:rsidRDefault="00714039" w:rsidP="00714039">
      <w:pPr>
        <w:pStyle w:val="BodyText"/>
        <w:rPr>
          <w:lang w:val="en-AU" w:eastAsia="en-GB"/>
        </w:rPr>
      </w:pPr>
      <m:oMathPara>
        <m:oMath>
          <m:r>
            <w:rPr>
              <w:rFonts w:ascii="Cambria Math" w:hAnsi="Cambria Math"/>
              <w:lang w:val="en-AU" w:eastAsia="en-GB"/>
            </w:rPr>
            <m:t>∀i∈ISLANDS,  ∀c∈RESERVECLASS</m:t>
          </m:r>
        </m:oMath>
      </m:oMathPara>
    </w:p>
    <w:p w14:paraId="034386A8" w14:textId="77777777" w:rsidR="00714039" w:rsidRDefault="00714039" w:rsidP="00714039">
      <w:pPr>
        <w:pStyle w:val="BodyText"/>
        <w:rPr>
          <w:lang w:val="en-AU" w:eastAsia="en-GB"/>
        </w:rPr>
      </w:pPr>
    </w:p>
    <w:p w14:paraId="50919FE4" w14:textId="77777777" w:rsidR="00714039" w:rsidRPr="00D404B4" w:rsidRDefault="00EA7BDF" w:rsidP="00901A24">
      <w:pPr>
        <w:pStyle w:val="Heading5"/>
      </w:pPr>
      <m:oMath>
        <m:sSub>
          <m:sSubPr>
            <m:ctrlPr>
              <w:rPr>
                <w:rFonts w:ascii="Cambria Math" w:hAnsi="Cambria Math"/>
              </w:rPr>
            </m:ctrlPr>
          </m:sSubPr>
          <m:e>
            <m:r>
              <w:rPr>
                <w:rFonts w:ascii="Cambria Math" w:hAnsi="Cambria Math"/>
              </w:rPr>
              <m:t>HVDCSent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RoundPowerZoneExit</m:t>
            </m:r>
          </m:e>
          <m:sub>
            <m:r>
              <w:rPr>
                <w:rFonts w:ascii="Cambria Math" w:hAnsi="Cambria Math"/>
              </w:rPr>
              <m:t>c</m:t>
            </m:r>
          </m:sub>
        </m:sSub>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e>
        </m:d>
      </m:oMath>
    </w:p>
    <w:p w14:paraId="7DAFC4E5" w14:textId="77777777" w:rsidR="00714039" w:rsidRDefault="00714039" w:rsidP="00714039">
      <w:pPr>
        <w:pStyle w:val="BodyText"/>
        <w:rPr>
          <w:lang w:val="en-AU" w:eastAsia="en-GB"/>
        </w:rPr>
      </w:pPr>
      <m:oMathPara>
        <m:oMath>
          <m:r>
            <w:rPr>
              <w:rFonts w:ascii="Cambria Math" w:hAnsi="Cambria Math"/>
              <w:lang w:val="en-AU" w:eastAsia="en-GB"/>
            </w:rPr>
            <m:t>∀i∈ISLANDS,  ∀c∈RESERVECLASS,  ∀rrz∈</m:t>
          </m:r>
          <m:d>
            <m:dPr>
              <m:begChr m:val="{"/>
              <m:endChr m:val="}"/>
              <m:ctrlPr>
                <w:rPr>
                  <w:rFonts w:ascii="Cambria Math" w:hAnsi="Cambria Math"/>
                  <w:i/>
                  <w:lang w:val="en-AU" w:eastAsia="en-GB"/>
                </w:rPr>
              </m:ctrlPr>
            </m:dPr>
            <m:e>
              <m:r>
                <w:rPr>
                  <w:rFonts w:ascii="Cambria Math" w:hAnsi="Cambria Math"/>
                  <w:lang w:val="en-AU" w:eastAsia="en-GB"/>
                </w:rPr>
                <m:t>ROUNDPOWERZONE</m:t>
              </m:r>
            </m:e>
          </m:d>
        </m:oMath>
      </m:oMathPara>
    </w:p>
    <w:p w14:paraId="5B217894" w14:textId="77777777" w:rsidR="00714039" w:rsidRDefault="00714039" w:rsidP="00714039">
      <w:pPr>
        <w:pStyle w:val="BodyText"/>
        <w:rPr>
          <w:lang w:val="en-AU" w:eastAsia="en-GB"/>
        </w:rPr>
      </w:pPr>
    </w:p>
    <w:p w14:paraId="2E1BBB7B" w14:textId="77777777" w:rsidR="00714039" w:rsidRPr="00D404B4" w:rsidRDefault="00EA7BDF" w:rsidP="00901A24">
      <w:pPr>
        <w:pStyle w:val="Heading5"/>
      </w:pPr>
      <m:oMath>
        <m:sSub>
          <m:sSubPr>
            <m:ctrlPr>
              <w:rPr>
                <w:rFonts w:ascii="Cambria Math" w:hAnsi="Cambria Math"/>
              </w:rPr>
            </m:ctrlPr>
          </m:sSubPr>
          <m:e>
            <m:r>
              <w:rPr>
                <w:rFonts w:ascii="Cambria Math" w:hAnsi="Cambria Math"/>
              </w:rPr>
              <m:t>IsSendingHVDC</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rrz</m:t>
            </m:r>
          </m:sub>
          <m:sup/>
          <m:e>
            <m:sSub>
              <m:sSubPr>
                <m:ctrlPr>
                  <w:rPr>
                    <w:rFonts w:ascii="Cambria Math" w:hAnsi="Cambria Math"/>
                  </w:rPr>
                </m:ctrlPr>
              </m:sSubPr>
              <m:e>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e>
        </m:nary>
      </m:oMath>
    </w:p>
    <w:p w14:paraId="78F41EDE" w14:textId="77777777" w:rsidR="00714039" w:rsidRDefault="00714039" w:rsidP="00714039">
      <w:pPr>
        <w:pStyle w:val="BodyText"/>
        <w:rPr>
          <w:lang w:val="en-AU" w:eastAsia="en-GB"/>
        </w:rPr>
      </w:pPr>
      <m:oMathPara>
        <m:oMath>
          <m:r>
            <w:rPr>
              <w:rFonts w:ascii="Cambria Math" w:hAnsi="Cambria Math"/>
              <w:lang w:val="en-AU" w:eastAsia="en-GB"/>
            </w:rPr>
            <m:t>∀i∈ISLANDS,  ∀c∈RESERVECLASS</m:t>
          </m:r>
        </m:oMath>
      </m:oMathPara>
    </w:p>
    <w:p w14:paraId="48512BE6" w14:textId="77777777" w:rsidR="00714039" w:rsidRDefault="00714039" w:rsidP="00714039">
      <w:pPr>
        <w:pStyle w:val="BodyText"/>
        <w:rPr>
          <w:lang w:val="en-AU" w:eastAsia="en-GB"/>
        </w:rPr>
      </w:pPr>
    </w:p>
    <w:p w14:paraId="6D0DFD21" w14:textId="77777777" w:rsidR="00714039" w:rsidRPr="00D404B4" w:rsidRDefault="00EA7BDF" w:rsidP="00901A24">
      <w:pPr>
        <w:pStyle w:val="Heading5"/>
      </w:pPr>
      <m:oMath>
        <m:sSub>
          <m:sSubPr>
            <m:ctrlPr>
              <w:rPr>
                <w:rFonts w:ascii="Cambria Math" w:hAnsi="Cambria Math"/>
              </w:rPr>
            </m:ctrlPr>
          </m:sSubPr>
          <m:e>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RoundPowerDisabled</m:t>
                </m:r>
              </m:e>
              <m:sub>
                <m:r>
                  <w:rPr>
                    <w:rFonts w:ascii="Cambria Math" w:hAnsi="Cambria Math"/>
                  </w:rPr>
                  <m:t>c</m:t>
                </m:r>
              </m:sub>
            </m:sSub>
          </m:e>
        </m:d>
      </m:oMath>
    </w:p>
    <w:p w14:paraId="4CB4CE61" w14:textId="77777777" w:rsidR="00714039" w:rsidRPr="00B858BF" w:rsidRDefault="00714039" w:rsidP="00714039">
      <w:pPr>
        <w:pStyle w:val="BodyText"/>
        <w:rPr>
          <w:lang w:val="en-AU" w:eastAsia="en-GB"/>
        </w:rPr>
      </w:pPr>
      <m:oMathPara>
        <m:oMath>
          <m:r>
            <w:rPr>
              <w:rFonts w:ascii="Cambria Math" w:hAnsi="Cambria Math"/>
              <w:lang w:val="en-AU" w:eastAsia="en-GB"/>
            </w:rPr>
            <m:t>∀i∈ISLANDS,  ∀c∈RESERVECLASS,  ∀rrz∈</m:t>
          </m:r>
          <m:d>
            <m:dPr>
              <m:begChr m:val="{"/>
              <m:endChr m:val="}"/>
              <m:ctrlPr>
                <w:rPr>
                  <w:rFonts w:ascii="Cambria Math" w:hAnsi="Cambria Math"/>
                  <w:i/>
                  <w:lang w:val="en-AU" w:eastAsia="en-GB"/>
                </w:rPr>
              </m:ctrlPr>
            </m:dPr>
            <m:e>
              <m:r>
                <w:rPr>
                  <w:rFonts w:ascii="Cambria Math" w:hAnsi="Cambria Math"/>
                  <w:lang w:val="en-AU" w:eastAsia="en-GB"/>
                </w:rPr>
                <m:t>ROUNDPOWERZONE</m:t>
              </m:r>
            </m:e>
          </m:d>
          <m:r>
            <w:rPr>
              <w:rFonts w:ascii="Cambria Math" w:hAnsi="Cambria Math"/>
              <w:lang w:val="en-AU" w:eastAsia="en-GB"/>
            </w:rPr>
            <m:t xml:space="preserve">  </m:t>
          </m:r>
        </m:oMath>
      </m:oMathPara>
    </w:p>
    <w:p w14:paraId="4F5E2E96" w14:textId="77777777" w:rsidR="00714039" w:rsidRDefault="00714039" w:rsidP="00714039">
      <w:pPr>
        <w:pStyle w:val="BodyText"/>
        <w:rPr>
          <w:lang w:val="en-AU" w:eastAsia="en-GB"/>
        </w:rPr>
      </w:pPr>
    </w:p>
    <w:p w14:paraId="6B2E180A" w14:textId="77777777" w:rsidR="00714039" w:rsidRPr="00D404B4" w:rsidRDefault="00EA7BDF" w:rsidP="00901A24">
      <w:pPr>
        <w:pStyle w:val="Heading5"/>
      </w:pPr>
      <m:oMath>
        <m:sSub>
          <m:sSubPr>
            <m:ctrlPr>
              <w:rPr>
                <w:rFonts w:ascii="Cambria Math" w:hAnsi="Cambria Math"/>
              </w:rPr>
            </m:ctrlPr>
          </m:sSubPr>
          <m:e>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r>
          <m:rPr>
            <m:sty m:val="p"/>
          </m:rPr>
          <w:rPr>
            <w:rFonts w:ascii="Cambria Math" w:hAnsi="Cambria Math"/>
          </w:rPr>
          <m:t>≤</m:t>
        </m:r>
        <m:sSub>
          <m:sSubPr>
            <m:ctrlPr>
              <w:rPr>
                <w:rFonts w:ascii="Cambria Math" w:hAnsi="Cambria Math"/>
              </w:rPr>
            </m:ctrlPr>
          </m:sSubPr>
          <m:e>
            <m:r>
              <w:rPr>
                <w:rFonts w:ascii="Cambria Math" w:hAnsi="Cambria Math"/>
              </w:rPr>
              <m:t>RoundPowerDisabled</m:t>
            </m:r>
          </m:e>
          <m:sub>
            <m:r>
              <w:rPr>
                <w:rFonts w:ascii="Cambria Math" w:hAnsi="Cambria Math"/>
              </w:rPr>
              <m:t>c</m:t>
            </m:r>
          </m:sub>
        </m:sSub>
      </m:oMath>
    </w:p>
    <w:p w14:paraId="625D38E2" w14:textId="77777777" w:rsidR="00714039" w:rsidRPr="00B858BF" w:rsidRDefault="00714039" w:rsidP="00714039">
      <w:pPr>
        <w:pStyle w:val="BodyText"/>
        <w:rPr>
          <w:lang w:val="en-AU" w:eastAsia="en-GB"/>
        </w:rPr>
      </w:pPr>
      <m:oMathPara>
        <m:oMath>
          <m:r>
            <w:rPr>
              <w:rFonts w:ascii="Cambria Math" w:hAnsi="Cambria Math"/>
              <w:lang w:val="en-AU" w:eastAsia="en-GB"/>
            </w:rPr>
            <m:t>∀i∈ISLANDS,  ∀c∈</m:t>
          </m:r>
          <m:d>
            <m:dPr>
              <m:begChr m:val="{"/>
              <m:endChr m:val="}"/>
              <m:ctrlPr>
                <w:rPr>
                  <w:rFonts w:ascii="Cambria Math" w:hAnsi="Cambria Math"/>
                  <w:i/>
                  <w:lang w:val="en-AU" w:eastAsia="en-GB"/>
                </w:rPr>
              </m:ctrlPr>
            </m:dPr>
            <m:e>
              <m:r>
                <w:rPr>
                  <w:rFonts w:ascii="Cambria Math" w:hAnsi="Cambria Math"/>
                  <w:lang w:val="en-AU" w:eastAsia="en-GB"/>
                </w:rPr>
                <m:t>Sustained</m:t>
              </m:r>
            </m:e>
          </m:d>
          <m:r>
            <w:rPr>
              <w:rFonts w:ascii="Cambria Math" w:hAnsi="Cambria Math"/>
              <w:lang w:val="en-AU" w:eastAsia="en-GB"/>
            </w:rPr>
            <m:t>,  ∀rrz∈</m:t>
          </m:r>
          <m:d>
            <m:dPr>
              <m:begChr m:val="{"/>
              <m:endChr m:val="}"/>
              <m:ctrlPr>
                <w:rPr>
                  <w:rFonts w:ascii="Cambria Math" w:hAnsi="Cambria Math"/>
                  <w:i/>
                  <w:lang w:val="en-AU" w:eastAsia="en-GB"/>
                </w:rPr>
              </m:ctrlPr>
            </m:dPr>
            <m:e>
              <m:r>
                <w:rPr>
                  <w:rFonts w:ascii="Cambria Math" w:hAnsi="Cambria Math"/>
                  <w:lang w:val="en-AU" w:eastAsia="en-GB"/>
                </w:rPr>
                <m:t>NOREVERSEZONE</m:t>
              </m:r>
            </m:e>
          </m:d>
          <m:r>
            <w:rPr>
              <w:rFonts w:ascii="Cambria Math" w:hAnsi="Cambria Math"/>
              <w:lang w:val="en-AU" w:eastAsia="en-GB"/>
            </w:rPr>
            <m:t xml:space="preserve">  </m:t>
          </m:r>
        </m:oMath>
      </m:oMathPara>
    </w:p>
    <w:p w14:paraId="2D5C1CAE" w14:textId="77777777" w:rsidR="00714039" w:rsidRDefault="00714039" w:rsidP="00714039">
      <w:pPr>
        <w:pStyle w:val="BodyText"/>
        <w:rPr>
          <w:lang w:val="en-AU" w:eastAsia="en-GB"/>
        </w:rPr>
      </w:pPr>
    </w:p>
    <w:p w14:paraId="41C50C3D" w14:textId="77777777" w:rsidR="00714039" w:rsidRPr="00D404B4" w:rsidRDefault="00EA7BDF" w:rsidP="00901A24">
      <w:pPr>
        <w:pStyle w:val="Heading5"/>
      </w:pPr>
      <m:oMath>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areSent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r>
          <w:rPr>
            <w:rFonts w:ascii="Cambria Math" w:hAnsi="Cambria Math"/>
          </w:rPr>
          <m:t>M</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2-</m:t>
                </m:r>
                <m:r>
                  <w:rPr>
                    <w:rFonts w:ascii="Cambria Math" w:hAnsi="Cambria Math"/>
                  </w:rPr>
                  <m:t>InZone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rrz</m:t>
                </m:r>
              </m:sub>
            </m:sSub>
            <m:r>
              <m:rPr>
                <m:sty m:val="p"/>
              </m:rPr>
              <w:rPr>
                <w:rFonts w:ascii="Cambria Math" w:hAnsi="Cambria Math"/>
              </w:rPr>
              <m:t>-</m:t>
            </m:r>
            <m:sSub>
              <m:sSubPr>
                <m:ctrlPr>
                  <w:rPr>
                    <w:rFonts w:ascii="Cambria Math" w:hAnsi="Cambria Math"/>
                  </w:rPr>
                </m:ctrlPr>
              </m:sSubPr>
              <m:e>
                <m:r>
                  <w:rPr>
                    <w:rFonts w:ascii="Cambria Math" w:hAnsi="Cambria Math"/>
                  </w:rPr>
                  <m:t>RoundPowerDisabled</m:t>
                </m:r>
              </m:e>
              <m:sub>
                <m:r>
                  <w:rPr>
                    <w:rFonts w:ascii="Cambria Math" w:hAnsi="Cambria Math"/>
                  </w:rPr>
                  <m:t>c</m:t>
                </m:r>
              </m:sub>
            </m:sSub>
          </m:e>
        </m:d>
      </m:oMath>
    </w:p>
    <w:p w14:paraId="3F734F82" w14:textId="77777777" w:rsidR="00714039" w:rsidRPr="009D64B4"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FORWARD</m:t>
              </m:r>
            </m:e>
          </m:d>
          <m:r>
            <w:rPr>
              <w:rFonts w:ascii="Cambria Math" w:hAnsi="Cambria Math"/>
              <w:lang w:val="en-AU" w:eastAsia="en-GB"/>
            </w:rPr>
            <m:t xml:space="preserve">   </m:t>
          </m:r>
        </m:oMath>
      </m:oMathPara>
    </w:p>
    <w:p w14:paraId="45BE15C7" w14:textId="77777777" w:rsidR="00714039" w:rsidRPr="00B858BF" w:rsidRDefault="00714039" w:rsidP="00714039">
      <w:pPr>
        <w:pStyle w:val="BodyText"/>
        <w:spacing w:after="360"/>
        <w:rPr>
          <w:lang w:val="en-AU" w:eastAsia="en-GB"/>
        </w:rPr>
      </w:pPr>
      <m:oMathPara>
        <m:oMath>
          <m:r>
            <w:rPr>
              <w:rFonts w:ascii="Cambria Math" w:hAnsi="Cambria Math"/>
              <w:lang w:val="en-AU" w:eastAsia="en-GB"/>
            </w:rPr>
            <m:t>∀rrz∈</m:t>
          </m:r>
          <m:d>
            <m:dPr>
              <m:begChr m:val="{"/>
              <m:endChr m:val="}"/>
              <m:ctrlPr>
                <w:rPr>
                  <w:rFonts w:ascii="Cambria Math" w:hAnsi="Cambria Math"/>
                  <w:i/>
                  <w:lang w:val="en-AU" w:eastAsia="en-GB"/>
                </w:rPr>
              </m:ctrlPr>
            </m:dPr>
            <m:e>
              <m:r>
                <w:rPr>
                  <w:rFonts w:ascii="Cambria Math" w:hAnsi="Cambria Math"/>
                  <w:lang w:val="en-AU" w:eastAsia="en-GB"/>
                </w:rPr>
                <m:t>NOREVERSEZONE</m:t>
              </m:r>
            </m:e>
          </m:d>
        </m:oMath>
      </m:oMathPara>
    </w:p>
    <w:p w14:paraId="28564E2F" w14:textId="77777777" w:rsidR="00714039" w:rsidRPr="00D404B4" w:rsidRDefault="00EA7BDF" w:rsidP="00901A24">
      <w:pPr>
        <w:pStyle w:val="Heading5"/>
      </w:pPr>
      <m:oMath>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ISLANDS</m:t>
            </m:r>
          </m:sub>
          <m:sup/>
          <m:e>
            <m:sSub>
              <m:sSubPr>
                <m:ctrlPr>
                  <w:rPr>
                    <w:rFonts w:ascii="Cambria Math" w:hAnsi="Cambria Math"/>
                  </w:rPr>
                </m:ctrlPr>
              </m:sSubPr>
              <m:e>
                <m:r>
                  <w:rPr>
                    <w:rFonts w:ascii="Cambria Math" w:hAnsi="Cambria Math"/>
                  </w:rPr>
                  <m:t>IsSendingHVDC</m:t>
                </m:r>
              </m:e>
              <m:sub>
                <m:r>
                  <w:rPr>
                    <w:rFonts w:ascii="Cambria Math" w:hAnsi="Cambria Math"/>
                  </w:rPr>
                  <m:t>i</m:t>
                </m:r>
              </m:sub>
            </m:sSub>
          </m:e>
        </m:nary>
        <m:r>
          <m:rPr>
            <m:sty m:val="p"/>
          </m:rPr>
          <w:rPr>
            <w:rFonts w:ascii="Cambria Math" w:hAnsi="Cambria Math"/>
          </w:rPr>
          <m:t>=1</m:t>
        </m:r>
      </m:oMath>
    </w:p>
    <w:p w14:paraId="12022137" w14:textId="77777777" w:rsidR="00714039" w:rsidRDefault="00714039" w:rsidP="00714039">
      <w:pPr>
        <w:pStyle w:val="BodyText"/>
        <w:ind w:left="0"/>
        <w:rPr>
          <w:lang w:val="en-AU" w:eastAsia="en-GB"/>
        </w:rPr>
      </w:pPr>
    </w:p>
    <w:p w14:paraId="76C10109" w14:textId="77777777" w:rsidR="00714039" w:rsidRPr="00D404B4" w:rsidRDefault="00EA7BDF" w:rsidP="00901A24">
      <w:pPr>
        <w:pStyle w:val="Heading5"/>
      </w:pPr>
      <m:oMath>
        <m:sSub>
          <m:sSubPr>
            <m:ctrlPr>
              <w:rPr>
                <w:rFonts w:ascii="Cambria Math" w:hAnsi="Cambria Math"/>
              </w:rPr>
            </m:ctrlPr>
          </m:sSubPr>
          <m:e>
            <m:r>
              <w:rPr>
                <w:rFonts w:ascii="Cambria Math" w:hAnsi="Cambria Math"/>
              </w:rPr>
              <m:t>HVDCSent</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n</m:t>
            </m:r>
            <m:d>
              <m:dPr>
                <m:ctrlPr>
                  <w:rPr>
                    <w:rFonts w:ascii="Cambria Math" w:hAnsi="Cambria Math"/>
                  </w:rPr>
                </m:ctrlPr>
              </m:dPr>
              <m:e>
                <m:r>
                  <w:rPr>
                    <w:rFonts w:ascii="Cambria Math" w:hAnsi="Cambria Math"/>
                  </w:rPr>
                  <m:t>i</m:t>
                </m:r>
              </m:e>
            </m:d>
          </m:sub>
          <m:sup/>
          <m:e>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l</m:t>
                    </m:r>
                    <m:r>
                      <m:rPr>
                        <m:sty m:val="p"/>
                      </m:rPr>
                      <w:rPr>
                        <w:rFonts w:ascii="Cambria Math" w:hAnsi="Cambria Math"/>
                      </w:rPr>
                      <m:t>∈</m:t>
                    </m:r>
                    <m:r>
                      <w:rPr>
                        <w:rFonts w:ascii="Cambria Math" w:hAnsi="Cambria Math"/>
                      </w:rPr>
                      <m:t>S</m:t>
                    </m:r>
                  </m:e>
                  <m:sub>
                    <m:r>
                      <w:rPr>
                        <w:rFonts w:ascii="Cambria Math" w:hAnsi="Cambria Math"/>
                      </w:rPr>
                      <m:t>HVDC</m:t>
                    </m:r>
                  </m:sub>
                </m:sSub>
                <m:d>
                  <m:dPr>
                    <m:ctrlPr>
                      <w:rPr>
                        <w:rFonts w:ascii="Cambria Math" w:hAnsi="Cambria Math"/>
                      </w:rPr>
                    </m:ctrlPr>
                  </m:dPr>
                  <m:e>
                    <m:r>
                      <w:rPr>
                        <w:rFonts w:ascii="Cambria Math" w:hAnsi="Cambria Math"/>
                      </w:rPr>
                      <m:t>n</m:t>
                    </m:r>
                  </m:e>
                </m:d>
              </m:sub>
              <m:sup/>
              <m:e>
                <m:sSub>
                  <m:sSubPr>
                    <m:ctrlPr>
                      <w:rPr>
                        <w:rFonts w:ascii="Cambria Math" w:hAnsi="Cambria Math"/>
                      </w:rPr>
                    </m:ctrlPr>
                  </m:sSubPr>
                  <m:e>
                    <m:r>
                      <w:rPr>
                        <w:rFonts w:ascii="Cambria Math" w:hAnsi="Cambria Math"/>
                      </w:rPr>
                      <m:t>HVDCLinkFlow</m:t>
                    </m:r>
                  </m:e>
                  <m:sub>
                    <m:r>
                      <w:rPr>
                        <w:rFonts w:ascii="Cambria Math" w:hAnsi="Cambria Math"/>
                      </w:rPr>
                      <m:t>l</m:t>
                    </m:r>
                  </m:sub>
                </m:sSub>
              </m:e>
            </m:nary>
          </m:e>
        </m:nary>
      </m:oMath>
    </w:p>
    <w:p w14:paraId="6551B01A" w14:textId="77777777" w:rsidR="00714039" w:rsidRPr="00D404B4" w:rsidRDefault="00714039" w:rsidP="00714039">
      <w:pPr>
        <w:pStyle w:val="BodyText"/>
        <w:rPr>
          <w:lang w:val="en-AU" w:eastAsia="en-GB"/>
        </w:rPr>
      </w:pPr>
      <m:oMathPara>
        <m:oMath>
          <m:r>
            <w:rPr>
              <w:rFonts w:ascii="Cambria Math" w:hAnsi="Cambria Math"/>
              <w:lang w:val="en-AU" w:eastAsia="en-GB"/>
            </w:rPr>
            <m:t>∀i∈ISLANDS</m:t>
          </m:r>
        </m:oMath>
      </m:oMathPara>
    </w:p>
    <w:p w14:paraId="09DDBCC6" w14:textId="77777777" w:rsidR="00714039" w:rsidRDefault="00714039" w:rsidP="00714039">
      <w:pPr>
        <w:pStyle w:val="BodyText"/>
        <w:rPr>
          <w:lang w:val="en-AU" w:eastAsia="en-GB"/>
        </w:rPr>
      </w:pPr>
    </w:p>
    <w:p w14:paraId="1A9FBDEA" w14:textId="77777777" w:rsidR="00714039" w:rsidRPr="00D404B4" w:rsidRDefault="00EA7BDF" w:rsidP="00901A24">
      <w:pPr>
        <w:pStyle w:val="Heading5"/>
      </w:pPr>
      <m:oMath>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areSent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HVDCSentAfterResS</m:t>
            </m:r>
            <m:r>
              <w:rPr>
                <w:rFonts w:ascii="Cambria Math" w:hAnsi="Cambria Math"/>
              </w:rPr>
              <m:t>h</m:t>
            </m:r>
            <m:r>
              <w:rPr>
                <w:rFonts w:ascii="Cambria Math" w:hAnsi="Cambria Math"/>
              </w:rPr>
              <m:t>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HVDCSent</m:t>
            </m:r>
          </m:e>
          <m:sub>
            <m:r>
              <w:rPr>
                <w:rFonts w:ascii="Cambria Math" w:hAnsi="Cambria Math"/>
              </w:rPr>
              <m:t>i</m:t>
            </m:r>
          </m:sub>
        </m:sSub>
      </m:oMath>
    </w:p>
    <w:p w14:paraId="7D458682" w14:textId="77777777" w:rsidR="00714039" w:rsidRPr="00B858BF" w:rsidRDefault="00714039" w:rsidP="00714039">
      <w:pPr>
        <w:pStyle w:val="BodyText"/>
        <w:rPr>
          <w:lang w:val="en-AU" w:eastAsia="en-GB"/>
        </w:rPr>
      </w:pPr>
      <m:oMathPara>
        <m:oMath>
          <m:r>
            <w:rPr>
              <w:rFonts w:ascii="Cambria Math" w:hAnsi="Cambria Math"/>
              <w:lang w:val="en-AU" w:eastAsia="en-GB"/>
            </w:rPr>
            <m:t>∀i∈ISLANDS,  ∀c∈RESERVECLASS,  ∀rd∈</m:t>
          </m:r>
          <m:d>
            <m:dPr>
              <m:begChr m:val="{"/>
              <m:endChr m:val="}"/>
              <m:ctrlPr>
                <w:rPr>
                  <w:rFonts w:ascii="Cambria Math" w:hAnsi="Cambria Math"/>
                  <w:i/>
                  <w:lang w:val="en-AU" w:eastAsia="en-GB"/>
                </w:rPr>
              </m:ctrlPr>
            </m:dPr>
            <m:e>
              <m:r>
                <w:rPr>
                  <w:rFonts w:ascii="Cambria Math" w:hAnsi="Cambria Math"/>
                  <w:lang w:val="en-AU" w:eastAsia="en-GB"/>
                </w:rPr>
                <m:t>FORWARD</m:t>
              </m:r>
            </m:e>
          </m:d>
          <m:r>
            <w:rPr>
              <w:rFonts w:ascii="Cambria Math" w:hAnsi="Cambria Math"/>
              <w:lang w:val="en-AU" w:eastAsia="en-GB"/>
            </w:rPr>
            <m:t xml:space="preserve">  </m:t>
          </m:r>
        </m:oMath>
      </m:oMathPara>
    </w:p>
    <w:p w14:paraId="6F461485" w14:textId="77777777" w:rsidR="00714039" w:rsidRDefault="00714039" w:rsidP="00714039">
      <w:pPr>
        <w:pStyle w:val="BodyText"/>
        <w:rPr>
          <w:lang w:val="en-AU" w:eastAsia="en-GB"/>
        </w:rPr>
      </w:pPr>
    </w:p>
    <w:p w14:paraId="6E8E36B6" w14:textId="77777777" w:rsidR="00714039" w:rsidRPr="00D404B4" w:rsidRDefault="00EA7BDF" w:rsidP="00901A24">
      <w:pPr>
        <w:pStyle w:val="Heading5"/>
      </w:pPr>
      <m:oMath>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areSent</m:t>
            </m:r>
          </m:e>
          <m:sub>
            <m:r>
              <w:rPr>
                <w:rFonts w:ascii="Cambria Math" w:hAnsi="Cambria Math"/>
              </w:rPr>
              <m:t>j</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HVDCLossAfterResS</m:t>
            </m:r>
            <m:r>
              <w:rPr>
                <w:rFonts w:ascii="Cambria Math" w:hAnsi="Cambria Math"/>
              </w:rPr>
              <m:t>h</m:t>
            </m:r>
            <m:r>
              <w:rPr>
                <w:rFonts w:ascii="Cambria Math" w:hAnsi="Cambria Math"/>
              </w:rPr>
              <m:t>are</m:t>
            </m:r>
          </m:e>
          <m:sub>
            <m:r>
              <w:rPr>
                <w:rFonts w:ascii="Cambria Math" w:hAnsi="Cambria Math"/>
              </w:rPr>
              <m:t>j</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HVDCSentLoss</m:t>
            </m:r>
          </m:e>
          <m:sub>
            <m:r>
              <w:rPr>
                <w:rFonts w:ascii="Cambria Math" w:hAnsi="Cambria Math"/>
              </w:rPr>
              <m:t>j</m:t>
            </m:r>
          </m:sub>
        </m:sSub>
      </m:oMath>
    </w:p>
    <w:p w14:paraId="60D5E2D2" w14:textId="77777777" w:rsidR="00714039" w:rsidRPr="00B858BF" w:rsidRDefault="00714039" w:rsidP="00714039">
      <w:pPr>
        <w:pStyle w:val="BodyText"/>
        <w:rPr>
          <w:lang w:val="en-AU" w:eastAsia="en-GB"/>
        </w:rPr>
      </w:pPr>
      <m:oMathPara>
        <m:oMath>
          <m:r>
            <w:rPr>
              <w:rFonts w:ascii="Cambria Math" w:hAnsi="Cambria Math"/>
              <w:lang w:val="en-AU" w:eastAsia="en-GB"/>
            </w:rPr>
            <m:t>∀i,j∈ISLANDS and i≠j,  ∀c∈RESERVECLASS,  ∀rd∈</m:t>
          </m:r>
          <m:d>
            <m:dPr>
              <m:begChr m:val="{"/>
              <m:endChr m:val="}"/>
              <m:ctrlPr>
                <w:rPr>
                  <w:rFonts w:ascii="Cambria Math" w:hAnsi="Cambria Math"/>
                  <w:i/>
                  <w:lang w:val="en-AU" w:eastAsia="en-GB"/>
                </w:rPr>
              </m:ctrlPr>
            </m:dPr>
            <m:e>
              <m:r>
                <w:rPr>
                  <w:rFonts w:ascii="Cambria Math" w:hAnsi="Cambria Math"/>
                  <w:lang w:val="en-AU" w:eastAsia="en-GB"/>
                </w:rPr>
                <m:t>FORWARD</m:t>
              </m:r>
            </m:e>
          </m:d>
          <m:r>
            <w:rPr>
              <w:rFonts w:ascii="Cambria Math" w:hAnsi="Cambria Math"/>
              <w:lang w:val="en-AU" w:eastAsia="en-GB"/>
            </w:rPr>
            <m:t xml:space="preserve">  </m:t>
          </m:r>
        </m:oMath>
      </m:oMathPara>
    </w:p>
    <w:p w14:paraId="086B7220" w14:textId="77777777" w:rsidR="00714039" w:rsidRDefault="00714039" w:rsidP="00714039">
      <w:pPr>
        <w:pStyle w:val="BodyText"/>
        <w:rPr>
          <w:lang w:val="en-AU" w:eastAsia="en-GB"/>
        </w:rPr>
      </w:pPr>
    </w:p>
    <w:p w14:paraId="1D05F551" w14:textId="77777777" w:rsidR="00714039" w:rsidRPr="00D404B4" w:rsidRDefault="00EA7BDF" w:rsidP="00901A24">
      <w:pPr>
        <w:pStyle w:val="Heading5"/>
      </w:pPr>
      <m:oMath>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HVDCSent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HVDCSentAfterResS</m:t>
            </m:r>
            <m:r>
              <w:rPr>
                <w:rFonts w:ascii="Cambria Math" w:hAnsi="Cambria Math"/>
              </w:rPr>
              <m:t>h</m:t>
            </m:r>
            <m:r>
              <w:rPr>
                <w:rFonts w:ascii="Cambria Math" w:hAnsi="Cambria Math"/>
              </w:rPr>
              <m:t>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oMath>
    </w:p>
    <w:p w14:paraId="08A0E70A" w14:textId="77777777" w:rsidR="00714039" w:rsidRPr="00B858BF" w:rsidRDefault="00714039" w:rsidP="00714039">
      <w:pPr>
        <w:pStyle w:val="BodyText"/>
        <w:rPr>
          <w:lang w:val="en-AU" w:eastAsia="en-GB"/>
        </w:rPr>
      </w:pPr>
      <m:oMathPara>
        <m:oMath>
          <m:r>
            <w:rPr>
              <w:rFonts w:ascii="Cambria Math" w:hAnsi="Cambria Math"/>
              <w:lang w:val="en-AU" w:eastAsia="en-GB"/>
            </w:rPr>
            <m:t>∀i,j∈ISLANDS,  ∀c∈RESERVECLASS,  ∀rd∈</m:t>
          </m:r>
          <m:d>
            <m:dPr>
              <m:begChr m:val="{"/>
              <m:endChr m:val="}"/>
              <m:ctrlPr>
                <w:rPr>
                  <w:rFonts w:ascii="Cambria Math" w:hAnsi="Cambria Math"/>
                  <w:i/>
                  <w:lang w:val="en-AU" w:eastAsia="en-GB"/>
                </w:rPr>
              </m:ctrlPr>
            </m:dPr>
            <m:e>
              <m:r>
                <w:rPr>
                  <w:rFonts w:ascii="Cambria Math" w:hAnsi="Cambria Math"/>
                  <w:lang w:val="en-AU" w:eastAsia="en-GB"/>
                </w:rPr>
                <m:t>REVERSE</m:t>
              </m:r>
            </m:e>
          </m:d>
          <m:r>
            <w:rPr>
              <w:rFonts w:ascii="Cambria Math" w:hAnsi="Cambria Math"/>
              <w:lang w:val="en-AU" w:eastAsia="en-GB"/>
            </w:rPr>
            <m:t xml:space="preserve">  </m:t>
          </m:r>
        </m:oMath>
      </m:oMathPara>
    </w:p>
    <w:p w14:paraId="1FCC3078" w14:textId="77777777" w:rsidR="00714039" w:rsidRDefault="00714039" w:rsidP="00714039">
      <w:pPr>
        <w:pStyle w:val="BodyText"/>
        <w:rPr>
          <w:lang w:val="en-AU" w:eastAsia="en-GB"/>
        </w:rPr>
      </w:pPr>
    </w:p>
    <w:p w14:paraId="776C2A28" w14:textId="77777777" w:rsidR="00714039" w:rsidRPr="00D404B4" w:rsidRDefault="00EA7BDF" w:rsidP="00901A24">
      <w:pPr>
        <w:pStyle w:val="Heading5"/>
      </w:pPr>
      <m:oMath>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areReceived</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ResS</m:t>
            </m:r>
            <m:r>
              <w:rPr>
                <w:rFonts w:ascii="Cambria Math" w:hAnsi="Cambria Math"/>
              </w:rPr>
              <m:t>h</m:t>
            </m:r>
            <m:r>
              <w:rPr>
                <w:rFonts w:ascii="Cambria Math" w:hAnsi="Cambria Math"/>
              </w:rPr>
              <m:t>areSent</m:t>
            </m:r>
          </m:e>
          <m:sub>
            <m:r>
              <w:rPr>
                <w:rFonts w:ascii="Cambria Math" w:hAnsi="Cambria Math"/>
              </w:rPr>
              <m:t>j</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HVDCLossAfterResS</m:t>
            </m:r>
            <m:r>
              <w:rPr>
                <w:rFonts w:ascii="Cambria Math" w:hAnsi="Cambria Math"/>
              </w:rPr>
              <m:t>h</m:t>
            </m:r>
            <m:r>
              <w:rPr>
                <w:rFonts w:ascii="Cambria Math" w:hAnsi="Cambria Math"/>
              </w:rPr>
              <m:t>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HVDCSentLoss</m:t>
            </m:r>
          </m:e>
          <m:sub>
            <m:r>
              <w:rPr>
                <w:rFonts w:ascii="Cambria Math" w:hAnsi="Cambria Math"/>
              </w:rPr>
              <m:t>i</m:t>
            </m:r>
          </m:sub>
        </m:sSub>
      </m:oMath>
    </w:p>
    <w:p w14:paraId="0B9A3413" w14:textId="77777777" w:rsidR="00714039" w:rsidRDefault="00714039" w:rsidP="00714039">
      <w:pPr>
        <w:pStyle w:val="BodyText"/>
        <w:spacing w:after="360"/>
        <w:rPr>
          <w:lang w:val="en-AU" w:eastAsia="en-GB"/>
        </w:rPr>
      </w:pPr>
      <m:oMathPara>
        <m:oMath>
          <m:r>
            <w:rPr>
              <w:rFonts w:ascii="Cambria Math" w:hAnsi="Cambria Math"/>
              <w:lang w:val="en-AU" w:eastAsia="en-GB"/>
            </w:rPr>
            <m:t>∀i,j∈ISLANDS and i≠j,  ∀c∈RESERVECLASS,  ∀rd∈</m:t>
          </m:r>
          <m:d>
            <m:dPr>
              <m:begChr m:val="{"/>
              <m:endChr m:val="}"/>
              <m:ctrlPr>
                <w:rPr>
                  <w:rFonts w:ascii="Cambria Math" w:hAnsi="Cambria Math"/>
                  <w:i/>
                  <w:lang w:val="en-AU" w:eastAsia="en-GB"/>
                </w:rPr>
              </m:ctrlPr>
            </m:dPr>
            <m:e>
              <m:r>
                <w:rPr>
                  <w:rFonts w:ascii="Cambria Math" w:hAnsi="Cambria Math"/>
                  <w:lang w:val="en-AU" w:eastAsia="en-GB"/>
                </w:rPr>
                <m:t>REVERSE</m:t>
              </m:r>
            </m:e>
          </m:d>
          <m:r>
            <w:rPr>
              <w:rFonts w:ascii="Cambria Math" w:hAnsi="Cambria Math"/>
              <w:lang w:val="en-AU" w:eastAsia="en-GB"/>
            </w:rPr>
            <m:t xml:space="preserve">  </m:t>
          </m:r>
        </m:oMath>
      </m:oMathPara>
    </w:p>
    <w:p w14:paraId="35CC73FA" w14:textId="77777777" w:rsidR="00714039" w:rsidRPr="00D404B4" w:rsidRDefault="00EA7BDF" w:rsidP="00901A24">
      <w:pPr>
        <w:pStyle w:val="Heading5"/>
      </w:pPr>
      <m:oMath>
        <m:nary>
          <m:naryPr>
            <m:chr m:val="∑"/>
            <m:limLoc m:val="subSup"/>
            <m:supHide m:val="1"/>
            <m:ctrlPr>
              <w:rPr>
                <w:rFonts w:ascii="Cambria Math" w:hAnsi="Cambria Math"/>
              </w:rPr>
            </m:ctrlPr>
          </m:naryPr>
          <m:sub>
            <m:r>
              <w:rPr>
                <w:rFonts w:ascii="Cambria Math" w:hAnsi="Cambria Math"/>
              </w:rPr>
              <m:t>bp</m:t>
            </m:r>
          </m:sub>
          <m:sup/>
          <m:e>
            <m:sSub>
              <m:sSubPr>
                <m:ctrlPr>
                  <w:rPr>
                    <w:rFonts w:ascii="Cambria Math" w:hAnsi="Cambria Math"/>
                  </w:rPr>
                </m:ctrlPr>
              </m:sSubPr>
              <m:e>
                <m:r>
                  <w:rPr>
                    <w:rFonts w:ascii="Cambria Math" w:hAnsi="Cambria Math"/>
                  </w:rPr>
                  <m:t>LambdaHVDCSent</m:t>
                </m:r>
              </m:e>
              <m:sub>
                <m:r>
                  <w:rPr>
                    <w:rFonts w:ascii="Cambria Math" w:hAnsi="Cambria Math"/>
                  </w:rPr>
                  <m:t>i</m:t>
                </m:r>
                <m:r>
                  <m:rPr>
                    <m:sty m:val="p"/>
                  </m:rPr>
                  <w:rPr>
                    <w:rFonts w:ascii="Cambria Math" w:hAnsi="Cambria Math"/>
                  </w:rPr>
                  <m:t>,</m:t>
                </m:r>
                <m:r>
                  <w:rPr>
                    <w:rFonts w:ascii="Cambria Math" w:hAnsi="Cambria Math"/>
                  </w:rPr>
                  <m:t>bp</m:t>
                </m:r>
              </m:sub>
            </m:sSub>
          </m:e>
        </m:nary>
        <m:r>
          <m:rPr>
            <m:sty m:val="p"/>
          </m:rPr>
          <w:rPr>
            <w:rFonts w:ascii="Cambria Math" w:hAnsi="Cambria Math"/>
          </w:rPr>
          <m:t>=1</m:t>
        </m:r>
      </m:oMath>
    </w:p>
    <w:p w14:paraId="7F8A04B3" w14:textId="77777777" w:rsidR="00714039" w:rsidRDefault="00714039" w:rsidP="00714039">
      <w:pPr>
        <w:pStyle w:val="BodyText"/>
        <w:rPr>
          <w:lang w:val="en-AU" w:eastAsia="en-GB"/>
        </w:rPr>
      </w:pPr>
      <m:oMathPara>
        <m:oMath>
          <m:r>
            <w:rPr>
              <w:rFonts w:ascii="Cambria Math" w:hAnsi="Cambria Math"/>
              <w:lang w:val="en-AU" w:eastAsia="en-GB"/>
            </w:rPr>
            <m:t>∀i∈ISLANDS</m:t>
          </m:r>
        </m:oMath>
      </m:oMathPara>
    </w:p>
    <w:p w14:paraId="6CE340C9" w14:textId="77777777" w:rsidR="00714039" w:rsidRDefault="00714039" w:rsidP="00714039">
      <w:pPr>
        <w:pStyle w:val="BodyText"/>
        <w:rPr>
          <w:lang w:val="en-AU" w:eastAsia="en-GB"/>
        </w:rPr>
      </w:pPr>
    </w:p>
    <w:p w14:paraId="65393F4D" w14:textId="77777777" w:rsidR="00714039" w:rsidRPr="00D404B4" w:rsidRDefault="00EA7BDF" w:rsidP="00901A24">
      <w:pPr>
        <w:pStyle w:val="Heading5"/>
      </w:pPr>
      <m:oMath>
        <m:sSub>
          <m:sSubPr>
            <m:ctrlPr>
              <w:rPr>
                <w:rFonts w:ascii="Cambria Math" w:hAnsi="Cambria Math"/>
              </w:rPr>
            </m:ctrlPr>
          </m:sSubPr>
          <m:e>
            <m:r>
              <w:rPr>
                <w:rFonts w:ascii="Cambria Math" w:hAnsi="Cambria Math"/>
              </w:rPr>
              <m:t>HVDCSent</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bp</m:t>
            </m:r>
          </m:sub>
          <m:sup/>
          <m:e>
            <m:sSub>
              <m:sSubPr>
                <m:ctrlPr>
                  <w:rPr>
                    <w:rFonts w:ascii="Cambria Math" w:hAnsi="Cambria Math"/>
                  </w:rPr>
                </m:ctrlPr>
              </m:sSubPr>
              <m:e>
                <m:r>
                  <w:rPr>
                    <w:rFonts w:ascii="Cambria Math" w:hAnsi="Cambria Math"/>
                  </w:rPr>
                  <m:t>HVDCSentFlowBreakPoint</m:t>
                </m:r>
              </m:e>
              <m:sub>
                <m:r>
                  <w:rPr>
                    <w:rFonts w:ascii="Cambria Math" w:hAnsi="Cambria Math"/>
                  </w:rPr>
                  <m:t>i</m:t>
                </m:r>
                <m:r>
                  <m:rPr>
                    <m:sty m:val="p"/>
                  </m:rPr>
                  <w:rPr>
                    <w:rFonts w:ascii="Cambria Math" w:hAnsi="Cambria Math"/>
                  </w:rPr>
                  <m:t>,</m:t>
                </m:r>
                <m:r>
                  <w:rPr>
                    <w:rFonts w:ascii="Cambria Math" w:hAnsi="Cambria Math"/>
                  </w:rPr>
                  <m:t>bp</m:t>
                </m:r>
              </m:sub>
            </m:sSub>
            <m:r>
              <m:rPr>
                <m:sty m:val="p"/>
              </m:rPr>
              <w:rPr>
                <w:rFonts w:ascii="Cambria Math" w:hAnsi="Cambria Math"/>
              </w:rPr>
              <m:t>×</m:t>
            </m:r>
            <m:sSub>
              <m:sSubPr>
                <m:ctrlPr>
                  <w:rPr>
                    <w:rFonts w:ascii="Cambria Math" w:hAnsi="Cambria Math"/>
                  </w:rPr>
                </m:ctrlPr>
              </m:sSubPr>
              <m:e>
                <m:r>
                  <w:rPr>
                    <w:rFonts w:ascii="Cambria Math" w:hAnsi="Cambria Math"/>
                  </w:rPr>
                  <m:t>LambdaHVDCSent</m:t>
                </m:r>
              </m:e>
              <m:sub>
                <m:r>
                  <w:rPr>
                    <w:rFonts w:ascii="Cambria Math" w:hAnsi="Cambria Math"/>
                  </w:rPr>
                  <m:t>i</m:t>
                </m:r>
                <m:r>
                  <m:rPr>
                    <m:sty m:val="p"/>
                  </m:rPr>
                  <w:rPr>
                    <w:rFonts w:ascii="Cambria Math" w:hAnsi="Cambria Math"/>
                  </w:rPr>
                  <m:t>,</m:t>
                </m:r>
                <m:r>
                  <w:rPr>
                    <w:rFonts w:ascii="Cambria Math" w:hAnsi="Cambria Math"/>
                  </w:rPr>
                  <m:t>bp</m:t>
                </m:r>
              </m:sub>
            </m:sSub>
          </m:e>
        </m:nary>
      </m:oMath>
    </w:p>
    <w:p w14:paraId="603E568C" w14:textId="77777777" w:rsidR="00714039" w:rsidRDefault="00714039" w:rsidP="00714039">
      <w:pPr>
        <w:pStyle w:val="BodyText"/>
        <w:spacing w:after="360"/>
        <w:rPr>
          <w:lang w:val="en-AU" w:eastAsia="en-GB"/>
        </w:rPr>
      </w:pPr>
      <m:oMathPara>
        <m:oMath>
          <m:r>
            <w:rPr>
              <w:rFonts w:ascii="Cambria Math" w:hAnsi="Cambria Math"/>
              <w:lang w:val="en-AU" w:eastAsia="en-GB"/>
            </w:rPr>
            <m:t>∀i∈ISLANDS</m:t>
          </m:r>
        </m:oMath>
      </m:oMathPara>
    </w:p>
    <w:p w14:paraId="528B1013" w14:textId="77777777" w:rsidR="00714039" w:rsidRPr="00D404B4" w:rsidRDefault="00EA7BDF" w:rsidP="00901A24">
      <w:pPr>
        <w:pStyle w:val="Heading5"/>
      </w:pPr>
      <m:oMath>
        <m:sSub>
          <m:sSubPr>
            <m:ctrlPr>
              <w:rPr>
                <w:rFonts w:ascii="Cambria Math" w:hAnsi="Cambria Math"/>
              </w:rPr>
            </m:ctrlPr>
          </m:sSubPr>
          <m:e>
            <m:r>
              <w:rPr>
                <w:rFonts w:ascii="Cambria Math" w:hAnsi="Cambria Math"/>
              </w:rPr>
              <m:t>HVDCSentLoss</m:t>
            </m:r>
          </m:e>
          <m:sub>
            <m:r>
              <w:rPr>
                <w:rFonts w:ascii="Cambria Math" w:hAnsi="Cambria Math"/>
              </w:rPr>
              <m:t>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bp</m:t>
            </m:r>
          </m:sub>
          <m:sup/>
          <m:e>
            <m:sSub>
              <m:sSubPr>
                <m:ctrlPr>
                  <w:rPr>
                    <w:rFonts w:ascii="Cambria Math" w:hAnsi="Cambria Math"/>
                  </w:rPr>
                </m:ctrlPr>
              </m:sSubPr>
              <m:e>
                <m:r>
                  <w:rPr>
                    <w:rFonts w:ascii="Cambria Math" w:hAnsi="Cambria Math"/>
                  </w:rPr>
                  <m:t>HVDCSentLossBreakPoint</m:t>
                </m:r>
              </m:e>
              <m:sub>
                <m:r>
                  <w:rPr>
                    <w:rFonts w:ascii="Cambria Math" w:hAnsi="Cambria Math"/>
                  </w:rPr>
                  <m:t>i</m:t>
                </m:r>
                <m:r>
                  <m:rPr>
                    <m:sty m:val="p"/>
                  </m:rPr>
                  <w:rPr>
                    <w:rFonts w:ascii="Cambria Math" w:hAnsi="Cambria Math"/>
                  </w:rPr>
                  <m:t>,</m:t>
                </m:r>
                <m:r>
                  <w:rPr>
                    <w:rFonts w:ascii="Cambria Math" w:hAnsi="Cambria Math"/>
                  </w:rPr>
                  <m:t>bp</m:t>
                </m:r>
              </m:sub>
            </m:sSub>
            <m:r>
              <m:rPr>
                <m:sty m:val="p"/>
              </m:rPr>
              <w:rPr>
                <w:rFonts w:ascii="Cambria Math" w:hAnsi="Cambria Math"/>
              </w:rPr>
              <m:t>×</m:t>
            </m:r>
            <m:sSub>
              <m:sSubPr>
                <m:ctrlPr>
                  <w:rPr>
                    <w:rFonts w:ascii="Cambria Math" w:hAnsi="Cambria Math"/>
                  </w:rPr>
                </m:ctrlPr>
              </m:sSubPr>
              <m:e>
                <m:r>
                  <w:rPr>
                    <w:rFonts w:ascii="Cambria Math" w:hAnsi="Cambria Math"/>
                  </w:rPr>
                  <m:t>LambdaHVDCSent</m:t>
                </m:r>
              </m:e>
              <m:sub>
                <m:r>
                  <w:rPr>
                    <w:rFonts w:ascii="Cambria Math" w:hAnsi="Cambria Math"/>
                  </w:rPr>
                  <m:t>i</m:t>
                </m:r>
                <m:r>
                  <m:rPr>
                    <m:sty m:val="p"/>
                  </m:rPr>
                  <w:rPr>
                    <w:rFonts w:ascii="Cambria Math" w:hAnsi="Cambria Math"/>
                  </w:rPr>
                  <m:t>,</m:t>
                </m:r>
                <m:r>
                  <w:rPr>
                    <w:rFonts w:ascii="Cambria Math" w:hAnsi="Cambria Math"/>
                  </w:rPr>
                  <m:t>bp</m:t>
                </m:r>
              </m:sub>
            </m:sSub>
          </m:e>
        </m:nary>
      </m:oMath>
    </w:p>
    <w:p w14:paraId="3BF4933A" w14:textId="77777777" w:rsidR="00714039" w:rsidRDefault="00714039" w:rsidP="00714039">
      <w:pPr>
        <w:pStyle w:val="BodyText"/>
        <w:spacing w:after="360"/>
        <w:rPr>
          <w:lang w:val="en-AU" w:eastAsia="en-GB"/>
        </w:rPr>
      </w:pPr>
      <m:oMathPara>
        <m:oMath>
          <m:r>
            <w:rPr>
              <w:rFonts w:ascii="Cambria Math" w:hAnsi="Cambria Math"/>
              <w:lang w:val="en-AU" w:eastAsia="en-GB"/>
            </w:rPr>
            <m:t>∀i∈ISLANDS</m:t>
          </m:r>
        </m:oMath>
      </m:oMathPara>
    </w:p>
    <w:p w14:paraId="30C0E83F" w14:textId="77777777" w:rsidR="00714039" w:rsidRPr="00D404B4" w:rsidRDefault="00EA7BDF" w:rsidP="00901A24">
      <w:pPr>
        <w:pStyle w:val="Heading5"/>
      </w:pPr>
      <m:oMath>
        <m:nary>
          <m:naryPr>
            <m:chr m:val="∑"/>
            <m:limLoc m:val="subSup"/>
            <m:supHide m:val="1"/>
            <m:ctrlPr>
              <w:rPr>
                <w:rFonts w:ascii="Cambria Math" w:hAnsi="Cambria Math"/>
              </w:rPr>
            </m:ctrlPr>
          </m:naryPr>
          <m:sub>
            <m:r>
              <w:rPr>
                <w:rFonts w:ascii="Cambria Math" w:hAnsi="Cambria Math"/>
              </w:rPr>
              <m:t>rsbp</m:t>
            </m:r>
          </m:sub>
          <m:sup/>
          <m:e>
            <m:sSub>
              <m:sSubPr>
                <m:ctrlPr>
                  <w:rPr>
                    <w:rFonts w:ascii="Cambria Math" w:hAnsi="Cambria Math"/>
                  </w:rPr>
                </m:ctrlPr>
              </m:sSubPr>
              <m:e>
                <m:r>
                  <w:rPr>
                    <w:rFonts w:ascii="Cambria Math" w:hAnsi="Cambria Math"/>
                  </w:rPr>
                  <m:t>LambdaResS</m:t>
                </m:r>
                <m:r>
                  <w:rPr>
                    <w:rFonts w:ascii="Cambria Math" w:hAnsi="Cambria Math"/>
                  </w:rPr>
                  <m:t>h</m:t>
                </m:r>
                <m:r>
                  <w:rPr>
                    <w:rFonts w:ascii="Cambria Math" w:hAnsi="Cambria Math"/>
                  </w:rPr>
                  <m:t>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r>
                  <m:rPr>
                    <m:sty m:val="p"/>
                  </m:rPr>
                  <w:rPr>
                    <w:rFonts w:ascii="Cambria Math" w:hAnsi="Cambria Math"/>
                  </w:rPr>
                  <m:t>,</m:t>
                </m:r>
                <m:r>
                  <w:rPr>
                    <w:rFonts w:ascii="Cambria Math" w:hAnsi="Cambria Math"/>
                  </w:rPr>
                  <m:t>rsbp</m:t>
                </m:r>
              </m:sub>
            </m:sSub>
          </m:e>
        </m:nary>
        <m:r>
          <m:rPr>
            <m:sty m:val="p"/>
          </m:rPr>
          <w:rPr>
            <w:rFonts w:ascii="Cambria Math" w:hAnsi="Cambria Math"/>
          </w:rPr>
          <m:t>=1</m:t>
        </m:r>
      </m:oMath>
    </w:p>
    <w:p w14:paraId="739A79FF" w14:textId="77777777" w:rsidR="00714039" w:rsidRPr="00B858BF" w:rsidRDefault="00714039" w:rsidP="00714039">
      <w:pPr>
        <w:pStyle w:val="BodyText"/>
        <w:rPr>
          <w:lang w:val="en-AU" w:eastAsia="en-GB"/>
        </w:rPr>
      </w:pPr>
      <m:oMathPara>
        <m:oMath>
          <m:r>
            <w:rPr>
              <w:rFonts w:ascii="Cambria Math" w:hAnsi="Cambria Math"/>
              <w:lang w:val="en-AU" w:eastAsia="en-GB"/>
            </w:rPr>
            <m:t xml:space="preserve">∀i∈ISLANDS,  ∀c∈RESERVECLASS,  ∀rd∈RESERVEDIRECTIONS  </m:t>
          </m:r>
        </m:oMath>
      </m:oMathPara>
    </w:p>
    <w:p w14:paraId="084725EC" w14:textId="77777777" w:rsidR="00714039" w:rsidRDefault="00714039" w:rsidP="00714039">
      <w:pPr>
        <w:pStyle w:val="BodyText"/>
        <w:rPr>
          <w:lang w:val="en-AU" w:eastAsia="en-GB"/>
        </w:rPr>
      </w:pPr>
    </w:p>
    <w:p w14:paraId="2C8692FF" w14:textId="77777777" w:rsidR="00714039" w:rsidRPr="00D404B4" w:rsidRDefault="00EA7BDF" w:rsidP="00901A24">
      <w:pPr>
        <w:pStyle w:val="Heading5"/>
      </w:pPr>
      <m:oMath>
        <m:sSub>
          <m:sSubPr>
            <m:ctrlPr>
              <w:rPr>
                <w:rFonts w:ascii="Cambria Math" w:hAnsi="Cambria Math"/>
              </w:rPr>
            </m:ctrlPr>
          </m:sSubPr>
          <m:e>
            <m:r>
              <w:rPr>
                <w:rFonts w:ascii="Cambria Math" w:hAnsi="Cambria Math"/>
              </w:rPr>
              <m:t>HVDCSentAfterResS</m:t>
            </m:r>
            <m:r>
              <w:rPr>
                <w:rFonts w:ascii="Cambria Math" w:hAnsi="Cambria Math"/>
              </w:rPr>
              <m:t>h</m:t>
            </m:r>
            <m:r>
              <w:rPr>
                <w:rFonts w:ascii="Cambria Math" w:hAnsi="Cambria Math"/>
              </w:rPr>
              <m:t>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rsbp</m:t>
            </m:r>
          </m:sub>
          <m:sup/>
          <m:e>
            <m:sSub>
              <m:sSubPr>
                <m:ctrlPr>
                  <w:rPr>
                    <w:rFonts w:ascii="Cambria Math" w:hAnsi="Cambria Math"/>
                  </w:rPr>
                </m:ctrlPr>
              </m:sSubPr>
              <m:e>
                <m:r>
                  <w:rPr>
                    <w:rFonts w:ascii="Cambria Math" w:hAnsi="Cambria Math"/>
                  </w:rPr>
                  <m:t>HVDCAfterResS</m:t>
                </m:r>
                <m:r>
                  <w:rPr>
                    <w:rFonts w:ascii="Cambria Math" w:hAnsi="Cambria Math"/>
                  </w:rPr>
                  <m:t>h</m:t>
                </m:r>
                <m:r>
                  <w:rPr>
                    <w:rFonts w:ascii="Cambria Math" w:hAnsi="Cambria Math"/>
                  </w:rPr>
                  <m:t>areBreakPoint</m:t>
                </m:r>
              </m:e>
              <m:sub>
                <m:r>
                  <w:rPr>
                    <w:rFonts w:ascii="Cambria Math" w:hAnsi="Cambria Math"/>
                  </w:rPr>
                  <m:t>i</m:t>
                </m:r>
                <m:r>
                  <m:rPr>
                    <m:sty m:val="p"/>
                  </m:rPr>
                  <w:rPr>
                    <w:rFonts w:ascii="Cambria Math" w:hAnsi="Cambria Math"/>
                  </w:rPr>
                  <m:t>,</m:t>
                </m:r>
                <m:r>
                  <w:rPr>
                    <w:rFonts w:ascii="Cambria Math" w:hAnsi="Cambria Math"/>
                  </w:rPr>
                  <m:t>rsbp</m:t>
                </m:r>
              </m:sub>
            </m:sSub>
            <m:r>
              <m:rPr>
                <m:sty m:val="p"/>
              </m:rPr>
              <w:rPr>
                <w:rFonts w:ascii="Cambria Math" w:hAnsi="Cambria Math"/>
              </w:rPr>
              <m:t>×</m:t>
            </m:r>
            <m:sSub>
              <m:sSubPr>
                <m:ctrlPr>
                  <w:rPr>
                    <w:rFonts w:ascii="Cambria Math" w:hAnsi="Cambria Math"/>
                  </w:rPr>
                </m:ctrlPr>
              </m:sSubPr>
              <m:e>
                <m:r>
                  <w:rPr>
                    <w:rFonts w:ascii="Cambria Math" w:hAnsi="Cambria Math"/>
                  </w:rPr>
                  <m:t>LambdaResS</m:t>
                </m:r>
                <m:r>
                  <w:rPr>
                    <w:rFonts w:ascii="Cambria Math" w:hAnsi="Cambria Math"/>
                  </w:rPr>
                  <m:t>h</m:t>
                </m:r>
                <m:r>
                  <w:rPr>
                    <w:rFonts w:ascii="Cambria Math" w:hAnsi="Cambria Math"/>
                  </w:rPr>
                  <m:t>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r>
                  <m:rPr>
                    <m:sty m:val="p"/>
                  </m:rPr>
                  <w:rPr>
                    <w:rFonts w:ascii="Cambria Math" w:hAnsi="Cambria Math"/>
                  </w:rPr>
                  <m:t>,</m:t>
                </m:r>
                <m:r>
                  <w:rPr>
                    <w:rFonts w:ascii="Cambria Math" w:hAnsi="Cambria Math"/>
                  </w:rPr>
                  <m:t>rsbp</m:t>
                </m:r>
              </m:sub>
            </m:sSub>
          </m:e>
        </m:nary>
      </m:oMath>
    </w:p>
    <w:p w14:paraId="41C20652" w14:textId="77777777" w:rsidR="00714039" w:rsidRDefault="00714039" w:rsidP="00714039">
      <w:pPr>
        <w:pStyle w:val="BodyText"/>
        <w:rPr>
          <w:lang w:val="en-AU" w:eastAsia="en-GB"/>
        </w:rPr>
      </w:pPr>
      <m:oMathPara>
        <m:oMath>
          <m:r>
            <w:rPr>
              <w:rFonts w:ascii="Cambria Math" w:hAnsi="Cambria Math"/>
              <w:lang w:val="en-AU" w:eastAsia="en-GB"/>
            </w:rPr>
            <m:t>∀i∈ISLANDS,  ∀c∈RESERVECLASS,  ∀rd∈RESERVEDIRECTIONS</m:t>
          </m:r>
        </m:oMath>
      </m:oMathPara>
    </w:p>
    <w:p w14:paraId="4B794EC8" w14:textId="77777777" w:rsidR="00714039" w:rsidRDefault="00714039" w:rsidP="00714039">
      <w:pPr>
        <w:pStyle w:val="BodyText"/>
        <w:rPr>
          <w:lang w:val="en-AU" w:eastAsia="en-GB"/>
        </w:rPr>
      </w:pPr>
    </w:p>
    <w:p w14:paraId="07D02414" w14:textId="77777777" w:rsidR="00714039" w:rsidRPr="00D404B4" w:rsidRDefault="00EA7BDF" w:rsidP="00901A24">
      <w:pPr>
        <w:pStyle w:val="Heading5"/>
      </w:pPr>
      <m:oMath>
        <m:sSub>
          <m:sSubPr>
            <m:ctrlPr>
              <w:rPr>
                <w:rFonts w:ascii="Cambria Math" w:hAnsi="Cambria Math"/>
              </w:rPr>
            </m:ctrlPr>
          </m:sSubPr>
          <m:e>
            <m:r>
              <w:rPr>
                <w:rFonts w:ascii="Cambria Math" w:hAnsi="Cambria Math"/>
              </w:rPr>
              <m:t>HVDCLossAfterResS</m:t>
            </m:r>
            <m:r>
              <w:rPr>
                <w:rFonts w:ascii="Cambria Math" w:hAnsi="Cambria Math"/>
              </w:rPr>
              <m:t>h</m:t>
            </m:r>
            <m:r>
              <w:rPr>
                <w:rFonts w:ascii="Cambria Math" w:hAnsi="Cambria Math"/>
              </w:rPr>
              <m:t>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rsbp</m:t>
            </m:r>
          </m:sub>
          <m:sup/>
          <m:e>
            <m:sSub>
              <m:sSubPr>
                <m:ctrlPr>
                  <w:rPr>
                    <w:rFonts w:ascii="Cambria Math" w:hAnsi="Cambria Math"/>
                  </w:rPr>
                </m:ctrlPr>
              </m:sSubPr>
              <m:e>
                <m:r>
                  <w:rPr>
                    <w:rFonts w:ascii="Cambria Math" w:hAnsi="Cambria Math"/>
                  </w:rPr>
                  <m:t>HVDCAfterResS</m:t>
                </m:r>
                <m:r>
                  <w:rPr>
                    <w:rFonts w:ascii="Cambria Math" w:hAnsi="Cambria Math"/>
                  </w:rPr>
                  <m:t>h</m:t>
                </m:r>
                <m:r>
                  <w:rPr>
                    <w:rFonts w:ascii="Cambria Math" w:hAnsi="Cambria Math"/>
                  </w:rPr>
                  <m:t>areLossBreakPoint</m:t>
                </m:r>
              </m:e>
              <m:sub>
                <m:r>
                  <w:rPr>
                    <w:rFonts w:ascii="Cambria Math" w:hAnsi="Cambria Math"/>
                  </w:rPr>
                  <m:t>i</m:t>
                </m:r>
                <m:r>
                  <m:rPr>
                    <m:sty m:val="p"/>
                  </m:rPr>
                  <w:rPr>
                    <w:rFonts w:ascii="Cambria Math" w:hAnsi="Cambria Math"/>
                  </w:rPr>
                  <m:t>,</m:t>
                </m:r>
                <m:r>
                  <w:rPr>
                    <w:rFonts w:ascii="Cambria Math" w:hAnsi="Cambria Math"/>
                  </w:rPr>
                  <m:t>rsbp</m:t>
                </m:r>
              </m:sub>
            </m:sSub>
            <m:r>
              <m:rPr>
                <m:sty m:val="p"/>
              </m:rPr>
              <w:rPr>
                <w:rFonts w:ascii="Cambria Math" w:hAnsi="Cambria Math"/>
              </w:rPr>
              <m:t>×</m:t>
            </m:r>
            <m:sSub>
              <m:sSubPr>
                <m:ctrlPr>
                  <w:rPr>
                    <w:rFonts w:ascii="Cambria Math" w:hAnsi="Cambria Math"/>
                  </w:rPr>
                </m:ctrlPr>
              </m:sSubPr>
              <m:e>
                <m:r>
                  <w:rPr>
                    <w:rFonts w:ascii="Cambria Math" w:hAnsi="Cambria Math"/>
                  </w:rPr>
                  <m:t>LambdaResS</m:t>
                </m:r>
                <m:r>
                  <w:rPr>
                    <w:rFonts w:ascii="Cambria Math" w:hAnsi="Cambria Math"/>
                  </w:rPr>
                  <m:t>h</m:t>
                </m:r>
                <m:r>
                  <w:rPr>
                    <w:rFonts w:ascii="Cambria Math" w:hAnsi="Cambria Math"/>
                  </w:rPr>
                  <m:t>are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rd</m:t>
                </m:r>
                <m:r>
                  <m:rPr>
                    <m:sty m:val="p"/>
                  </m:rPr>
                  <w:rPr>
                    <w:rFonts w:ascii="Cambria Math" w:hAnsi="Cambria Math"/>
                  </w:rPr>
                  <m:t>,</m:t>
                </m:r>
                <m:r>
                  <w:rPr>
                    <w:rFonts w:ascii="Cambria Math" w:hAnsi="Cambria Math"/>
                  </w:rPr>
                  <m:t>rsbp</m:t>
                </m:r>
              </m:sub>
            </m:sSub>
          </m:e>
        </m:nary>
      </m:oMath>
    </w:p>
    <w:p w14:paraId="5704C970" w14:textId="77777777" w:rsidR="00714039" w:rsidRDefault="00714039" w:rsidP="00714039">
      <w:pPr>
        <w:pStyle w:val="BodyText"/>
        <w:rPr>
          <w:lang w:val="en-AU" w:eastAsia="en-GB"/>
        </w:rPr>
      </w:pPr>
      <m:oMathPara>
        <m:oMath>
          <m:r>
            <w:rPr>
              <w:rFonts w:ascii="Cambria Math" w:hAnsi="Cambria Math"/>
              <w:lang w:val="en-AU" w:eastAsia="en-GB"/>
            </w:rPr>
            <m:t>∀i∈ISLANDS,  ∀c∈RESERVECLASS,  ∀rd∈RESERVEDIRECTIONS</m:t>
          </m:r>
        </m:oMath>
      </m:oMathPara>
    </w:p>
    <w:p w14:paraId="6DB0B409" w14:textId="77777777" w:rsidR="00714039" w:rsidRDefault="00714039" w:rsidP="00714039">
      <w:pPr>
        <w:pStyle w:val="BodyText"/>
        <w:rPr>
          <w:lang w:val="en-AU" w:eastAsia="en-GB"/>
        </w:rPr>
      </w:pPr>
    </w:p>
    <w:p w14:paraId="2EF7C21E" w14:textId="77777777" w:rsidR="00714039" w:rsidRPr="00D404B4" w:rsidRDefault="00714039" w:rsidP="00901A24">
      <w:pPr>
        <w:pStyle w:val="Heading5"/>
      </w:pPr>
      <m:oMath>
        <m:r>
          <w:rPr>
            <w:rFonts w:ascii="Cambria Math" w:hAnsi="Cambria Math"/>
          </w:rPr>
          <m:t>ExcessResSharePenalty</m:t>
        </m:r>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up/>
          <m:e>
            <m:r>
              <w:rPr>
                <w:rFonts w:ascii="Cambria Math" w:hAnsi="Cambria Math"/>
              </w:rPr>
              <m:t>ExcessResShareEffectivePenaltyPrice</m:t>
            </m:r>
            <m:r>
              <m:rPr>
                <m:sty m:val="p"/>
              </m:rPr>
              <w:rPr>
                <w:rFonts w:ascii="Cambria Math" w:hAnsi="Cambria Math" w:hint="eastAsia"/>
              </w:rPr>
              <m:t>×</m:t>
            </m:r>
            <m:sSub>
              <m:sSubPr>
                <m:ctrlPr>
                  <w:rPr>
                    <w:rFonts w:ascii="Cambria Math" w:hAnsi="Cambria Math"/>
                  </w:rPr>
                </m:ctrlPr>
              </m:sSubPr>
              <m:e>
                <m:r>
                  <w:rPr>
                    <w:rFonts w:ascii="Cambria Math" w:hAnsi="Cambria Math"/>
                  </w:rPr>
                  <m:t>ResShareEffective</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rc</m:t>
                </m:r>
              </m:sub>
            </m:sSub>
          </m:e>
        </m:nary>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c</m:t>
            </m:r>
          </m:sub>
          <m:sup/>
          <m:e>
            <m:r>
              <w:rPr>
                <w:rFonts w:ascii="Cambria Math" w:hAnsi="Cambria Math"/>
              </w:rPr>
              <m:t>ExcessSharedNFRPenaltyPrice</m:t>
            </m:r>
            <m:r>
              <m:rPr>
                <m:sty m:val="p"/>
              </m:rPr>
              <w:rPr>
                <w:rFonts w:ascii="Cambria Math" w:hAnsi="Cambria Math" w:hint="eastAsia"/>
              </w:rPr>
              <m:t>×</m:t>
            </m:r>
            <m:sSub>
              <m:sSubPr>
                <m:ctrlPr>
                  <w:rPr>
                    <w:rFonts w:ascii="Cambria Math" w:hAnsi="Cambria Math"/>
                  </w:rPr>
                </m:ctrlPr>
              </m:sSubPr>
              <m:e>
                <m:r>
                  <w:rPr>
                    <w:rFonts w:ascii="Cambria Math" w:hAnsi="Cambria Math"/>
                  </w:rPr>
                  <m:t>SharedNFR</m:t>
                </m:r>
              </m:e>
              <m:sub>
                <m:r>
                  <w:rPr>
                    <w:rFonts w:ascii="Cambria Math" w:hAnsi="Cambria Math"/>
                  </w:rPr>
                  <m:t>i</m:t>
                </m:r>
                <m:r>
                  <m:rPr>
                    <m:sty m:val="p"/>
                  </m:rPr>
                  <w:rPr>
                    <w:rFonts w:ascii="Cambria Math" w:hAnsi="Cambria Math"/>
                  </w:rPr>
                  <m:t>,</m:t>
                </m:r>
                <m:r>
                  <w:rPr>
                    <w:rFonts w:ascii="Cambria Math" w:hAnsi="Cambria Math"/>
                  </w:rPr>
                  <m:t>c</m:t>
                </m:r>
              </m:sub>
            </m:sSub>
          </m:e>
        </m:nary>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c</m:t>
            </m:r>
          </m:sub>
          <m:sup/>
          <m:e>
            <m:r>
              <w:rPr>
                <w:rFonts w:ascii="Cambria Math" w:hAnsi="Cambria Math"/>
              </w:rPr>
              <m:t>ExcessSharedIslandResPenaltyPrice</m:t>
            </m:r>
            <m:r>
              <m:rPr>
                <m:sty m:val="p"/>
              </m:rPr>
              <w:rPr>
                <w:rFonts w:ascii="Cambria Math" w:hAnsi="Cambria Math" w:hint="eastAsia"/>
              </w:rPr>
              <m:t>×</m:t>
            </m:r>
            <m:sSub>
              <m:sSubPr>
                <m:ctrlPr>
                  <w:rPr>
                    <w:rFonts w:ascii="Cambria Math" w:hAnsi="Cambria Math"/>
                  </w:rPr>
                </m:ctrlPr>
              </m:sSubPr>
              <m:e>
                <m:r>
                  <w:rPr>
                    <w:rFonts w:ascii="Cambria Math" w:hAnsi="Cambria Math"/>
                  </w:rPr>
                  <m:t>SharedIslandReserve</m:t>
                </m:r>
              </m:e>
              <m:sub>
                <m:r>
                  <w:rPr>
                    <w:rFonts w:ascii="Cambria Math" w:hAnsi="Cambria Math"/>
                  </w:rPr>
                  <m:t>i</m:t>
                </m:r>
                <m:r>
                  <m:rPr>
                    <m:sty m:val="p"/>
                  </m:rPr>
                  <w:rPr>
                    <w:rFonts w:ascii="Cambria Math" w:hAnsi="Cambria Math"/>
                  </w:rPr>
                  <m:t>,</m:t>
                </m:r>
                <m:r>
                  <w:rPr>
                    <w:rFonts w:ascii="Cambria Math" w:hAnsi="Cambria Math"/>
                  </w:rPr>
                  <m:t>c</m:t>
                </m:r>
              </m:sub>
            </m:sSub>
          </m:e>
        </m:nary>
      </m:oMath>
    </w:p>
    <w:p w14:paraId="71DED4AF" w14:textId="77777777" w:rsidR="00714039" w:rsidRPr="00D404B4" w:rsidRDefault="00714039" w:rsidP="00C46AB9">
      <w:pPr>
        <w:pStyle w:val="Heading3"/>
      </w:pPr>
      <w:bookmarkStart w:id="307" w:name="_Toc189139662"/>
      <w:r w:rsidRPr="00901A24">
        <w:t>Reserve</w:t>
      </w:r>
      <w:bookmarkEnd w:id="307"/>
    </w:p>
    <w:p w14:paraId="0C922AF9" w14:textId="77777777" w:rsidR="00714039" w:rsidRPr="00D404B4" w:rsidRDefault="00EA7BDF" w:rsidP="00901A24">
      <w:pPr>
        <w:pStyle w:val="Heading5"/>
      </w:pPr>
      <m:oMath>
        <m:sSub>
          <m:sSubPr>
            <m:ctrlPr>
              <w:rPr>
                <w:rFonts w:ascii="Cambria Math" w:hAnsi="Cambria Math"/>
              </w:rPr>
            </m:ctrlPr>
          </m:sSubPr>
          <m:e>
            <m:r>
              <w:rPr>
                <w:rFonts w:ascii="Cambria Math" w:hAnsi="Cambria Math"/>
              </w:rPr>
              <m:t>ReserveBlock</m:t>
            </m:r>
          </m:e>
          <m:sub>
            <m:r>
              <w:rPr>
                <w:rFonts w:ascii="Cambria Math" w:hAnsi="Cambria Math"/>
              </w:rPr>
              <m:t>r</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ReserverOfferProportion</m:t>
            </m:r>
          </m:e>
          <m:sub>
            <m:r>
              <w:rPr>
                <w:rFonts w:ascii="Cambria Math" w:hAnsi="Cambria Math"/>
              </w:rPr>
              <m:t>r</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Generation</m:t>
            </m:r>
          </m:e>
          <m:sub>
            <m:r>
              <w:rPr>
                <w:rFonts w:ascii="Cambria Math" w:hAnsi="Cambria Math"/>
              </w:rPr>
              <m:t>g</m:t>
            </m:r>
            <m:d>
              <m:dPr>
                <m:ctrlPr>
                  <w:rPr>
                    <w:rFonts w:ascii="Cambria Math" w:hAnsi="Cambria Math"/>
                  </w:rPr>
                </m:ctrlPr>
              </m:dPr>
              <m:e>
                <m:r>
                  <w:rPr>
                    <w:rFonts w:ascii="Cambria Math" w:hAnsi="Cambria Math"/>
                  </w:rPr>
                  <m:t>r</m:t>
                </m:r>
              </m:e>
            </m:d>
          </m:sub>
        </m:sSub>
      </m:oMath>
    </w:p>
    <w:p w14:paraId="5E874D6D" w14:textId="49CD305F" w:rsidR="00714039" w:rsidRPr="00AD74E9" w:rsidRDefault="00714039" w:rsidP="00714039">
      <w:pPr>
        <w:pStyle w:val="BodyText"/>
      </w:pPr>
      <m:oMathPara>
        <m:oMath>
          <m:r>
            <w:rPr>
              <w:rFonts w:ascii="Cambria Math" w:hAnsi="Cambria Math"/>
            </w:rPr>
            <m:t xml:space="preserve">j=1, …, </m:t>
          </m:r>
          <m:sSub>
            <m:sSubPr>
              <m:ctrlPr>
                <w:rPr>
                  <w:rFonts w:ascii="Cambria Math" w:hAnsi="Cambria Math"/>
                  <w:i/>
                </w:rPr>
              </m:ctrlPr>
            </m:sSubPr>
            <m:e>
              <m:r>
                <w:rPr>
                  <w:rFonts w:ascii="Cambria Math" w:hAnsi="Cambria Math"/>
                </w:rPr>
                <m:t>ReserveOfferBlocks</m:t>
              </m:r>
            </m:e>
            <m:sub>
              <m:r>
                <w:rPr>
                  <w:rFonts w:ascii="Cambria Math" w:hAnsi="Cambria Math"/>
                </w:rPr>
                <m:t xml:space="preserve">r </m:t>
              </m:r>
            </m:sub>
          </m:sSub>
          <m:r>
            <w:rPr>
              <w:rFonts w:ascii="Cambria Math" w:hAnsi="Cambria Math"/>
            </w:rPr>
            <m:t xml:space="preserve">  ∀r∈</m:t>
          </m:r>
          <m:sSub>
            <m:sSubPr>
              <m:ctrlPr>
                <w:rPr>
                  <w:rFonts w:ascii="Cambria Math" w:hAnsi="Cambria Math"/>
                  <w:i/>
                </w:rPr>
              </m:ctrlPr>
            </m:sSubPr>
            <m:e>
              <m:r>
                <w:rPr>
                  <w:rFonts w:ascii="Cambria Math" w:hAnsi="Cambria Math"/>
                </w:rPr>
                <m:t>RESERVEOFFERS</m:t>
              </m:r>
            </m:e>
            <m:sub>
              <m:r>
                <w:rPr>
                  <w:rFonts w:ascii="Cambria Math" w:hAnsi="Cambria Math"/>
                </w:rPr>
                <m:t>PLSR</m:t>
              </m:r>
            </m:sub>
          </m:sSub>
        </m:oMath>
      </m:oMathPara>
    </w:p>
    <w:p w14:paraId="6ACA5DA9" w14:textId="7078078A" w:rsidR="00AD74E9" w:rsidRDefault="00AD74E9" w:rsidP="00714039">
      <w:pPr>
        <w:pStyle w:val="BodyText"/>
      </w:pPr>
    </w:p>
    <w:p w14:paraId="587E4597" w14:textId="77777777" w:rsidR="00714039" w:rsidRDefault="00EA7BDF" w:rsidP="00901A24">
      <w:pPr>
        <w:pStyle w:val="Heading5"/>
      </w:pPr>
      <m:oMath>
        <m:sSub>
          <m:sSubPr>
            <m:ctrlPr>
              <w:rPr>
                <w:rFonts w:ascii="Cambria Math" w:hAnsi="Cambria Math"/>
              </w:rPr>
            </m:ctrlPr>
          </m:sSubPr>
          <m:e>
            <m:r>
              <w:rPr>
                <w:rFonts w:ascii="Cambria Math" w:hAnsi="Cambria Math"/>
              </w:rPr>
              <m:t>ReserveBlock</m:t>
            </m:r>
          </m:e>
          <m:sub>
            <m:r>
              <w:rPr>
                <w:rFonts w:ascii="Cambria Math" w:hAnsi="Cambria Math"/>
              </w:rPr>
              <m:t>r</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ReserveOfferMaximum</m:t>
            </m:r>
          </m:e>
          <m:sub>
            <m:r>
              <w:rPr>
                <w:rFonts w:ascii="Cambria Math" w:hAnsi="Cambria Math"/>
              </w:rPr>
              <m:t>r</m:t>
            </m:r>
            <m:r>
              <m:rPr>
                <m:sty m:val="p"/>
              </m:rPr>
              <w:rPr>
                <w:rFonts w:ascii="Cambria Math" w:hAnsi="Cambria Math"/>
              </w:rPr>
              <m:t>,</m:t>
            </m:r>
            <m:r>
              <w:rPr>
                <w:rFonts w:ascii="Cambria Math" w:hAnsi="Cambria Math"/>
              </w:rPr>
              <m:t>j</m:t>
            </m:r>
          </m:sub>
        </m:sSub>
      </m:oMath>
    </w:p>
    <w:p w14:paraId="7F40A58B" w14:textId="382497D7" w:rsidR="00714039" w:rsidRPr="00E91EB3" w:rsidRDefault="00714039" w:rsidP="00714039">
      <w:pPr>
        <w:pStyle w:val="BodyText"/>
      </w:pPr>
      <m:oMathPara>
        <m:oMath>
          <m:r>
            <w:rPr>
              <w:rFonts w:ascii="Cambria Math" w:hAnsi="Cambria Math"/>
            </w:rPr>
            <m:t xml:space="preserve">j=1, …, </m:t>
          </m:r>
          <m:sSub>
            <m:sSubPr>
              <m:ctrlPr>
                <w:rPr>
                  <w:rFonts w:ascii="Cambria Math" w:hAnsi="Cambria Math"/>
                  <w:i/>
                </w:rPr>
              </m:ctrlPr>
            </m:sSubPr>
            <m:e>
              <m:r>
                <w:rPr>
                  <w:rFonts w:ascii="Cambria Math" w:hAnsi="Cambria Math"/>
                </w:rPr>
                <m:t>ReserveOfferBlocks</m:t>
              </m:r>
            </m:e>
            <m:sub>
              <m:r>
                <w:rPr>
                  <w:rFonts w:ascii="Cambria Math" w:hAnsi="Cambria Math"/>
                </w:rPr>
                <m:t xml:space="preserve">r </m:t>
              </m:r>
            </m:sub>
          </m:sSub>
          <m:r>
            <w:rPr>
              <w:rFonts w:ascii="Cambria Math" w:hAnsi="Cambria Math"/>
            </w:rPr>
            <m:t xml:space="preserve">  ∀r∈RESERVEOFFERS</m:t>
          </m:r>
        </m:oMath>
      </m:oMathPara>
    </w:p>
    <w:p w14:paraId="36509CFD" w14:textId="4DA36350" w:rsidR="00E91EB3" w:rsidRDefault="00E91EB3" w:rsidP="00714039">
      <w:pPr>
        <w:pStyle w:val="BodyText"/>
      </w:pPr>
    </w:p>
    <w:p w14:paraId="017068B2" w14:textId="534FBEFD" w:rsidR="00E91EB3" w:rsidRDefault="00EA7BDF" w:rsidP="00E91EB3">
      <w:pPr>
        <w:pStyle w:val="Heading5"/>
      </w:pPr>
      <m:oMath>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RESERVEOFFERBLOCKS</m:t>
            </m:r>
          </m:sub>
          <m:sup/>
          <m:e>
            <m:sSub>
              <m:sSubPr>
                <m:ctrlPr>
                  <w:rPr>
                    <w:rFonts w:ascii="Cambria Math" w:hAnsi="Cambria Math"/>
                  </w:rPr>
                </m:ctrlPr>
              </m:sSubPr>
              <m:e>
                <m:r>
                  <w:rPr>
                    <w:rFonts w:ascii="Cambria Math" w:hAnsi="Cambria Math"/>
                  </w:rPr>
                  <m:t>ReserveBlock</m:t>
                </m:r>
              </m:e>
              <m:sub>
                <m:r>
                  <w:rPr>
                    <w:rFonts w:ascii="Cambria Math" w:hAnsi="Cambria Math"/>
                  </w:rPr>
                  <m:t>r</m:t>
                </m:r>
                <m:r>
                  <m:rPr>
                    <m:sty m:val="p"/>
                  </m:rPr>
                  <w:rPr>
                    <w:rFonts w:ascii="Cambria Math" w:hAnsi="Cambria Math"/>
                  </w:rPr>
                  <m:t>,</m:t>
                </m:r>
                <m:r>
                  <w:rPr>
                    <w:rFonts w:ascii="Cambria Math" w:hAnsi="Cambria Math"/>
                  </w:rPr>
                  <m:t>j</m:t>
                </m:r>
              </m:sub>
            </m:sSub>
          </m:e>
        </m:nary>
        <m:r>
          <m:rPr>
            <m:sty m:val="p"/>
          </m:rPr>
          <w:rPr>
            <w:rFonts w:ascii="Cambria Math" w:hAnsi="Cambria Math"/>
          </w:rPr>
          <m:t>≤</m:t>
        </m:r>
        <m:sSub>
          <m:sSubPr>
            <m:ctrlPr>
              <w:rPr>
                <w:rFonts w:ascii="Cambria Math" w:hAnsi="Cambria Math"/>
              </w:rPr>
            </m:ctrlPr>
          </m:sSubPr>
          <m:e>
            <m:r>
              <w:rPr>
                <w:rFonts w:ascii="Cambria Math" w:hAnsi="Cambria Math"/>
              </w:rPr>
              <m:t>Demand</m:t>
            </m:r>
          </m:e>
          <m:sub>
            <m:r>
              <w:rPr>
                <w:rFonts w:ascii="Cambria Math" w:hAnsi="Cambria Math"/>
              </w:rPr>
              <m:t>db</m:t>
            </m:r>
            <m:r>
              <w:rPr>
                <w:rFonts w:ascii="Cambria Math" w:hAnsi="Cambria Math"/>
              </w:rPr>
              <m:t>(</m:t>
            </m:r>
            <m:r>
              <w:rPr>
                <w:rFonts w:ascii="Cambria Math" w:hAnsi="Cambria Math"/>
              </w:rPr>
              <m:t>r</m:t>
            </m:r>
            <m:r>
              <w:rPr>
                <w:rFonts w:ascii="Cambria Math" w:hAnsi="Cambria Math"/>
              </w:rPr>
              <m:t>)</m:t>
            </m:r>
          </m:sub>
        </m:sSub>
      </m:oMath>
    </w:p>
    <w:p w14:paraId="48DFBD45" w14:textId="0FB608FB" w:rsidR="00155509" w:rsidRPr="00155509" w:rsidRDefault="00D315CC" w:rsidP="00155509">
      <w:pPr>
        <w:pStyle w:val="BodyText"/>
        <w:rPr>
          <w:lang w:val="en-AU"/>
        </w:rPr>
      </w:pPr>
      <m:oMathPara>
        <m:oMath>
          <m:r>
            <w:rPr>
              <w:rFonts w:ascii="Cambria Math" w:hAnsi="Cambria Math"/>
            </w:rPr>
            <m:t xml:space="preserve"> ∀db∈DISPATCHABLEBIDS   ∀r∈</m:t>
          </m:r>
          <m:sSub>
            <m:sSubPr>
              <m:ctrlPr>
                <w:rPr>
                  <w:rFonts w:ascii="Cambria Math" w:hAnsi="Cambria Math"/>
                  <w:i/>
                </w:rPr>
              </m:ctrlPr>
            </m:sSubPr>
            <m:e>
              <m:r>
                <w:rPr>
                  <w:rFonts w:ascii="Cambria Math" w:hAnsi="Cambria Math"/>
                </w:rPr>
                <m:t>RESERVEOFFERS</m:t>
              </m:r>
            </m:e>
            <m:sub>
              <m:r>
                <w:rPr>
                  <w:rFonts w:ascii="Cambria Math" w:hAnsi="Cambria Math"/>
                </w:rPr>
                <m:t>IL</m:t>
              </m:r>
            </m:sub>
          </m:sSub>
          <m:r>
            <w:rPr>
              <w:rFonts w:ascii="Cambria Math" w:hAnsi="Cambria Math"/>
              <w:lang w:eastAsia="en-GB"/>
            </w:rPr>
            <m:t xml:space="preserve">  </m:t>
          </m:r>
        </m:oMath>
      </m:oMathPara>
    </w:p>
    <w:p w14:paraId="2FC5FD9A" w14:textId="599EC4A7" w:rsidR="00AD74E9" w:rsidRDefault="00AD74E9" w:rsidP="00714039">
      <w:pPr>
        <w:pStyle w:val="BodyText"/>
      </w:pPr>
    </w:p>
    <w:p w14:paraId="375759FC" w14:textId="77777777" w:rsidR="00714039" w:rsidRPr="00D404B4" w:rsidRDefault="00EA7BDF" w:rsidP="00901A24">
      <w:pPr>
        <w:pStyle w:val="Heading5"/>
      </w:pPr>
      <m:oMath>
        <m:sSub>
          <m:sSubPr>
            <m:ctrlPr>
              <w:rPr>
                <w:rFonts w:ascii="Cambria Math" w:hAnsi="Cambria Math"/>
              </w:rPr>
            </m:ctrlPr>
          </m:sSubPr>
          <m:e>
            <m:r>
              <w:rPr>
                <w:rFonts w:ascii="Cambria Math" w:hAnsi="Cambria Math"/>
              </w:rPr>
              <m:t>Reserve</m:t>
            </m:r>
          </m:e>
          <m:sub>
            <m:r>
              <w:rPr>
                <w:rFonts w:ascii="Cambria Math" w:hAnsi="Cambria Math"/>
              </w:rPr>
              <m:t>r</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ReserveOfferBlocks</m:t>
                </m:r>
              </m:e>
              <m:sub>
                <m:r>
                  <w:rPr>
                    <w:rFonts w:ascii="Cambria Math" w:hAnsi="Cambria Math"/>
                  </w:rPr>
                  <m:t>r</m:t>
                </m:r>
              </m:sub>
            </m:sSub>
          </m:sup>
          <m:e>
            <m:sSub>
              <m:sSubPr>
                <m:ctrlPr>
                  <w:rPr>
                    <w:rFonts w:ascii="Cambria Math" w:hAnsi="Cambria Math"/>
                  </w:rPr>
                </m:ctrlPr>
              </m:sSubPr>
              <m:e>
                <m:r>
                  <w:rPr>
                    <w:rFonts w:ascii="Cambria Math" w:hAnsi="Cambria Math"/>
                  </w:rPr>
                  <m:t>ReserveBlock</m:t>
                </m:r>
              </m:e>
              <m:sub>
                <m:r>
                  <w:rPr>
                    <w:rFonts w:ascii="Cambria Math" w:hAnsi="Cambria Math"/>
                  </w:rPr>
                  <m:t>r</m:t>
                </m:r>
                <m:r>
                  <m:rPr>
                    <m:sty m:val="p"/>
                  </m:rPr>
                  <w:rPr>
                    <w:rFonts w:ascii="Cambria Math" w:hAnsi="Cambria Math"/>
                  </w:rPr>
                  <m:t>,</m:t>
                </m:r>
                <m:r>
                  <w:rPr>
                    <w:rFonts w:ascii="Cambria Math" w:hAnsi="Cambria Math"/>
                  </w:rPr>
                  <m:t>j</m:t>
                </m:r>
              </m:sub>
            </m:sSub>
          </m:e>
        </m:nary>
      </m:oMath>
    </w:p>
    <w:p w14:paraId="2D23FBFA" w14:textId="75515730" w:rsidR="00714039" w:rsidRPr="005D28C7" w:rsidRDefault="00714039" w:rsidP="00714039">
      <w:pPr>
        <w:pStyle w:val="BodyText"/>
      </w:pPr>
      <m:oMathPara>
        <m:oMath>
          <m:r>
            <w:rPr>
              <w:rFonts w:ascii="Cambria Math" w:hAnsi="Cambria Math"/>
            </w:rPr>
            <m:t>∀r∈RESERVEOFFERS</m:t>
          </m:r>
        </m:oMath>
      </m:oMathPara>
    </w:p>
    <w:p w14:paraId="58868115" w14:textId="77777777" w:rsidR="00714039" w:rsidRDefault="00714039" w:rsidP="00714039">
      <w:pPr>
        <w:pStyle w:val="BodyText"/>
      </w:pPr>
    </w:p>
    <w:p w14:paraId="3B12E59C" w14:textId="77777777" w:rsidR="00714039" w:rsidRDefault="00EA7BDF" w:rsidP="00901A24">
      <w:pPr>
        <w:pStyle w:val="Heading5"/>
      </w:pPr>
      <m:oMath>
        <m:sSub>
          <m:sSubPr>
            <m:ctrlPr>
              <w:rPr>
                <w:rFonts w:ascii="Cambria Math" w:hAnsi="Cambria Math"/>
              </w:rPr>
            </m:ctrlPr>
          </m:sSubPr>
          <m:e>
            <m:r>
              <w:rPr>
                <w:rFonts w:ascii="Cambria Math" w:hAnsi="Cambria Math"/>
              </w:rPr>
              <m:t>Generation</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ReserveMaximumFactor</m:t>
            </m:r>
          </m:e>
          <m:sub>
            <m:r>
              <w:rPr>
                <w:rFonts w:ascii="Cambria Math" w:hAnsi="Cambria Math"/>
              </w:rPr>
              <m:t>g</m:t>
            </m:r>
            <m:r>
              <m:rPr>
                <m:sty m:val="p"/>
              </m:rPr>
              <w:rPr>
                <w:rFonts w:ascii="Cambria Math" w:hAnsi="Cambria Math"/>
              </w:rPr>
              <m:t>,</m:t>
            </m:r>
            <m:r>
              <w:rPr>
                <w:rFonts w:ascii="Cambria Math" w:hAnsi="Cambria Math"/>
              </w:rPr>
              <m:t>c</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r>
                  <m:rPr>
                    <m:sty m:val="p"/>
                  </m:rPr>
                  <w:rPr>
                    <w:rFonts w:ascii="Cambria Math" w:hAnsi="Cambria Math"/>
                  </w:rPr>
                  <m:t>∈</m:t>
                </m:r>
                <m:r>
                  <w:rPr>
                    <w:rFonts w:ascii="Cambria Math" w:hAnsi="Cambria Math"/>
                  </w:rPr>
                  <m:t>RESERVEOFFERS</m:t>
                </m:r>
              </m:e>
              <m:sub>
                <m:r>
                  <w:rPr>
                    <w:rFonts w:ascii="Cambria Math" w:hAnsi="Cambria Math"/>
                  </w:rPr>
                  <m:t>g</m:t>
                </m:r>
                <m:r>
                  <m:rPr>
                    <m:sty m:val="p"/>
                  </m:rPr>
                  <w:rPr>
                    <w:rFonts w:ascii="Cambria Math" w:hAnsi="Cambria Math"/>
                  </w:rPr>
                  <m:t>,</m:t>
                </m:r>
                <m:r>
                  <w:rPr>
                    <w:rFonts w:ascii="Cambria Math" w:hAnsi="Cambria Math"/>
                  </w:rPr>
                  <m:t>c</m:t>
                </m:r>
              </m:sub>
            </m:sSub>
          </m:sub>
          <m:sup/>
          <m:e>
            <m:sSub>
              <m:sSubPr>
                <m:ctrlPr>
                  <w:rPr>
                    <w:rFonts w:ascii="Cambria Math" w:hAnsi="Cambria Math"/>
                  </w:rPr>
                </m:ctrlPr>
              </m:sSubPr>
              <m:e>
                <m:r>
                  <w:rPr>
                    <w:rFonts w:ascii="Cambria Math" w:hAnsi="Cambria Math"/>
                  </w:rPr>
                  <m:t>Reserve</m:t>
                </m:r>
              </m:e>
              <m:sub>
                <m:r>
                  <w:rPr>
                    <w:rFonts w:ascii="Cambria Math" w:hAnsi="Cambria Math"/>
                  </w:rPr>
                  <m:t>r</m:t>
                </m:r>
              </m:sub>
            </m:sSub>
          </m:e>
        </m:nary>
        <m:r>
          <m:rPr>
            <m:sty m:val="p"/>
          </m:rPr>
          <w:rPr>
            <w:rFonts w:ascii="Cambria Math" w:hAnsi="Cambria Math"/>
          </w:rPr>
          <m:t>≤</m:t>
        </m:r>
        <m:sSub>
          <m:sSubPr>
            <m:ctrlPr>
              <w:rPr>
                <w:rFonts w:ascii="Cambria Math" w:hAnsi="Cambria Math"/>
              </w:rPr>
            </m:ctrlPr>
          </m:sSubPr>
          <m:e>
            <m:r>
              <w:rPr>
                <w:rFonts w:ascii="Cambria Math" w:hAnsi="Cambria Math"/>
              </w:rPr>
              <m:t>ReserveGenerationMaximum</m:t>
            </m:r>
          </m:e>
          <m:sub>
            <m:r>
              <w:rPr>
                <w:rFonts w:ascii="Cambria Math" w:hAnsi="Cambria Math"/>
              </w:rPr>
              <m:t>g</m:t>
            </m:r>
          </m:sub>
        </m:sSub>
      </m:oMath>
    </w:p>
    <w:p w14:paraId="5EFF697C" w14:textId="77777777" w:rsidR="00714039" w:rsidRDefault="00714039" w:rsidP="00714039">
      <w:pPr>
        <w:pStyle w:val="BodyText"/>
      </w:pPr>
      <m:oMathPara>
        <m:oMath>
          <m:r>
            <w:rPr>
              <w:rFonts w:ascii="Cambria Math" w:hAnsi="Cambria Math"/>
            </w:rPr>
            <m:t>∀g∈OFFERS   ∀c∈RESERVECLASSES</m:t>
          </m:r>
        </m:oMath>
      </m:oMathPara>
    </w:p>
    <w:p w14:paraId="4347FE0F" w14:textId="77777777" w:rsidR="003849D3" w:rsidRDefault="003849D3" w:rsidP="00C46AB9">
      <w:pPr>
        <w:pStyle w:val="Heading3"/>
      </w:pPr>
      <w:bookmarkStart w:id="308" w:name="_Toc189139663"/>
      <w:r>
        <w:t>Reserve Scarcity</w:t>
      </w:r>
      <w:bookmarkEnd w:id="308"/>
    </w:p>
    <w:p w14:paraId="3BEA5240" w14:textId="11C0CB58" w:rsidR="003849D3" w:rsidRPr="00D404B4" w:rsidRDefault="00EA7BDF" w:rsidP="00901A24">
      <w:pPr>
        <w:pStyle w:val="Heading5"/>
      </w:pPr>
      <m:oMath>
        <m:sSub>
          <m:sSubPr>
            <m:ctrlPr>
              <w:rPr>
                <w:rFonts w:ascii="Cambria Math" w:hAnsi="Cambria Math"/>
              </w:rPr>
            </m:ctrlPr>
          </m:sSubPr>
          <m:e>
            <m:r>
              <w:rPr>
                <w:rFonts w:ascii="Cambria Math" w:hAnsi="Cambria Math"/>
              </w:rPr>
              <m:t>ReserveScarcityCleared</m:t>
            </m:r>
          </m:e>
          <m:sub>
            <m:r>
              <w:rPr>
                <w:rFonts w:ascii="Cambria Math" w:hAnsi="Cambria Math"/>
              </w:rPr>
              <m:t>c</m:t>
            </m:r>
            <m:r>
              <m:rPr>
                <m:sty m:val="p"/>
              </m:rPr>
              <w:rPr>
                <w:rFonts w:ascii="Cambria Math" w:hAnsi="Cambria Math"/>
              </w:rPr>
              <m:t xml:space="preserve">,rc, </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ReserveScarcityLimit</m:t>
            </m:r>
          </m:e>
          <m:sub>
            <m:r>
              <w:rPr>
                <w:rFonts w:ascii="Cambria Math" w:hAnsi="Cambria Math"/>
              </w:rPr>
              <m:t>i</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j</m:t>
            </m:r>
          </m:sub>
        </m:sSub>
      </m:oMath>
    </w:p>
    <w:p w14:paraId="6D64FB5C" w14:textId="57226F2C" w:rsidR="003849D3" w:rsidRDefault="003849D3" w:rsidP="003849D3">
      <w:pPr>
        <w:pStyle w:val="BodyText"/>
        <w:tabs>
          <w:tab w:val="left" w:pos="851"/>
        </w:tabs>
        <w:ind w:left="851" w:hanging="851"/>
        <w:jc w:val="center"/>
      </w:pPr>
      <m:oMathPara>
        <m:oMath>
          <m:r>
            <m:rPr>
              <m:sty m:val="p"/>
            </m:rPr>
            <w:rPr>
              <w:rFonts w:ascii="Cambria Math" w:hAnsi="Cambria Math"/>
            </w:rPr>
            <m:t>∀c</m:t>
          </m:r>
          <m:r>
            <w:rPr>
              <w:rFonts w:ascii="Cambria Math" w:hAnsi="Cambria Math"/>
            </w:rPr>
            <m:t>∈RESERVECLASSES     ∀rc∈RISKCLASSE</m:t>
          </m:r>
          <m:sSub>
            <m:sSubPr>
              <m:ctrlPr>
                <w:rPr>
                  <w:rFonts w:ascii="Cambria Math" w:hAnsi="Cambria Math"/>
                </w:rPr>
              </m:ctrlPr>
            </m:sSubPr>
            <m:e>
              <m:r>
                <w:rPr>
                  <w:rFonts w:ascii="Cambria Math" w:hAnsi="Cambria Math"/>
                </w:rPr>
                <m:t>S</m:t>
              </m:r>
            </m:e>
            <m:sub>
              <m:r>
                <w:rPr>
                  <w:rFonts w:ascii="Cambria Math" w:hAnsi="Cambria Math"/>
                </w:rPr>
                <m:t>i,CE</m:t>
              </m:r>
            </m:sub>
          </m:sSub>
        </m:oMath>
      </m:oMathPara>
    </w:p>
    <w:p w14:paraId="2762420F" w14:textId="3ECE83F9" w:rsidR="003849D3" w:rsidRPr="00D404B4" w:rsidRDefault="003849D3" w:rsidP="003849D3">
      <w:pPr>
        <w:pStyle w:val="BodyText"/>
        <w:tabs>
          <w:tab w:val="left" w:pos="851"/>
        </w:tabs>
        <w:ind w:left="851" w:hanging="851"/>
        <w:jc w:val="center"/>
      </w:pPr>
      <m:oMathPara>
        <m:oMath>
          <m:r>
            <w:rPr>
              <w:rFonts w:ascii="Cambria Math" w:hAnsi="Cambria Math"/>
              <w:lang w:eastAsia="en-GB"/>
            </w:rPr>
            <m:t>j=1,…</m:t>
          </m:r>
          <m:sSub>
            <m:sSubPr>
              <m:ctrlPr>
                <w:rPr>
                  <w:rFonts w:ascii="Cambria Math" w:hAnsi="Cambria Math"/>
                  <w:i/>
                  <w:lang w:eastAsia="en-GB"/>
                </w:rPr>
              </m:ctrlPr>
            </m:sSubPr>
            <m:e>
              <m:r>
                <w:rPr>
                  <w:rFonts w:ascii="Cambria Math" w:hAnsi="Cambria Math"/>
                  <w:lang w:eastAsia="en-GB"/>
                </w:rPr>
                <m:t>ReserveScarcityBlockCount</m:t>
              </m:r>
            </m:e>
            <m:sub>
              <m:r>
                <w:rPr>
                  <w:rFonts w:ascii="Cambria Math" w:hAnsi="Cambria Math"/>
                  <w:lang w:eastAsia="en-GB"/>
                </w:rPr>
                <m:t>i,c</m:t>
              </m:r>
            </m:sub>
          </m:sSub>
        </m:oMath>
      </m:oMathPara>
    </w:p>
    <w:p w14:paraId="7F8D06FF" w14:textId="77777777" w:rsidR="003849D3" w:rsidRPr="00D404B4" w:rsidRDefault="003849D3" w:rsidP="003849D3">
      <w:pPr>
        <w:pStyle w:val="BodyText"/>
        <w:tabs>
          <w:tab w:val="left" w:pos="851"/>
        </w:tabs>
        <w:ind w:left="851" w:hanging="851"/>
        <w:rPr>
          <w:lang w:eastAsia="en-GB"/>
        </w:rPr>
      </w:pPr>
    </w:p>
    <w:p w14:paraId="605264C3" w14:textId="340AA5EB" w:rsidR="003849D3" w:rsidRPr="00776083" w:rsidRDefault="003849D3" w:rsidP="00901A24">
      <w:pPr>
        <w:pStyle w:val="Heading5"/>
      </w:pPr>
      <w:r w:rsidRPr="00D404B4">
        <w:t xml:space="preserve">   </w:t>
      </w:r>
      <w:r w:rsidRPr="00D404B4">
        <w:tab/>
      </w:r>
      <w:r w:rsidRPr="00776083">
        <w:t xml:space="preserve"> </w:t>
      </w:r>
      <m:oMath>
        <m:sSub>
          <m:sSubPr>
            <m:ctrlPr>
              <w:rPr>
                <w:rFonts w:ascii="Cambria Math" w:hAnsi="Cambria Math"/>
              </w:rPr>
            </m:ctrlPr>
          </m:sSubPr>
          <m:e>
            <m:r>
              <w:rPr>
                <w:rFonts w:ascii="Cambria Math" w:hAnsi="Cambria Math"/>
              </w:rPr>
              <m:t>ReserveShortfall</m:t>
            </m:r>
          </m:e>
          <m:sub>
            <m:r>
              <w:rPr>
                <w:rFonts w:ascii="Cambria Math" w:hAnsi="Cambria Math"/>
              </w:rPr>
              <m:t>c</m:t>
            </m:r>
            <m:r>
              <m:rPr>
                <m:sty m:val="p"/>
              </m:rPr>
              <w:rPr>
                <w:rFonts w:ascii="Cambria Math" w:hAnsi="Cambria Math"/>
              </w:rPr>
              <m:t>,</m:t>
            </m:r>
            <m:r>
              <w:rPr>
                <w:rFonts w:ascii="Cambria Math" w:hAnsi="Cambria Math"/>
              </w:rPr>
              <m:t>rc</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ReserveScarcityBlockCoun</m:t>
            </m:r>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m:t>
                </m:r>
                <m:r>
                  <w:rPr>
                    <w:rFonts w:ascii="Cambria Math" w:hAnsi="Cambria Math"/>
                  </w:rPr>
                  <m:t>c</m:t>
                </m:r>
              </m:sub>
            </m:sSub>
          </m:sup>
          <m:e>
            <m:sSub>
              <m:sSubPr>
                <m:ctrlPr>
                  <w:rPr>
                    <w:rFonts w:ascii="Cambria Math" w:hAnsi="Cambria Math"/>
                  </w:rPr>
                </m:ctrlPr>
              </m:sSubPr>
              <m:e>
                <m:r>
                  <w:rPr>
                    <w:rFonts w:ascii="Cambria Math" w:hAnsi="Cambria Math"/>
                  </w:rPr>
                  <m:t>ReserveScarcityCleared</m:t>
                </m:r>
              </m:e>
              <m:sub>
                <m:r>
                  <w:rPr>
                    <w:rFonts w:ascii="Cambria Math" w:hAnsi="Cambria Math"/>
                  </w:rPr>
                  <m:t>c,rc</m:t>
                </m:r>
                <m:r>
                  <m:rPr>
                    <m:sty m:val="p"/>
                  </m:rPr>
                  <w:rPr>
                    <w:rFonts w:ascii="Cambria Math" w:hAnsi="Cambria Math"/>
                  </w:rPr>
                  <m:t xml:space="preserve">, </m:t>
                </m:r>
                <m:r>
                  <w:rPr>
                    <w:rFonts w:ascii="Cambria Math" w:hAnsi="Cambria Math"/>
                  </w:rPr>
                  <m:t>j</m:t>
                </m:r>
              </m:sub>
            </m:sSub>
          </m:e>
        </m:nary>
        <m:r>
          <m:rPr>
            <m:sty m:val="p"/>
          </m:rPr>
          <w:rPr>
            <w:rFonts w:ascii="Cambria Math" w:hAnsi="Cambria Math"/>
          </w:rPr>
          <m:t xml:space="preserve">  </m:t>
        </m:r>
      </m:oMath>
    </w:p>
    <w:p w14:paraId="1E6FD4EB" w14:textId="3F5A431E" w:rsidR="003849D3" w:rsidRDefault="003849D3" w:rsidP="003849D3">
      <w:pPr>
        <w:pStyle w:val="BodyText"/>
        <w:tabs>
          <w:tab w:val="left" w:pos="851"/>
        </w:tabs>
        <w:ind w:left="851" w:hanging="851"/>
        <w:rPr>
          <w:lang w:eastAsia="en-GB"/>
        </w:rPr>
      </w:pPr>
      <w:r w:rsidRPr="00D404B4">
        <w:rPr>
          <w:lang w:eastAsia="en-GB"/>
        </w:rPr>
        <w:tab/>
      </w:r>
      <w:r w:rsidRPr="00D404B4">
        <w:rPr>
          <w:lang w:eastAsia="en-GB"/>
        </w:rPr>
        <w:tab/>
      </w:r>
      <m:oMath>
        <m:r>
          <m:rPr>
            <m:sty m:val="p"/>
          </m:rPr>
          <w:rPr>
            <w:rFonts w:ascii="Cambria Math" w:hAnsi="Cambria Math"/>
          </w:rPr>
          <m:t>∀c</m:t>
        </m:r>
        <m:r>
          <w:rPr>
            <w:rFonts w:ascii="Cambria Math" w:hAnsi="Cambria Math"/>
          </w:rPr>
          <m:t>∈RESERVECLASSES     ∀rc∈RISKCLASSE</m:t>
        </m:r>
        <m:sSub>
          <m:sSubPr>
            <m:ctrlPr>
              <w:rPr>
                <w:rFonts w:ascii="Cambria Math" w:hAnsi="Cambria Math"/>
              </w:rPr>
            </m:ctrlPr>
          </m:sSubPr>
          <m:e>
            <m:r>
              <w:rPr>
                <w:rFonts w:ascii="Cambria Math" w:hAnsi="Cambria Math"/>
              </w:rPr>
              <m:t>S</m:t>
            </m:r>
          </m:e>
          <m:sub>
            <m:r>
              <w:rPr>
                <w:rFonts w:ascii="Cambria Math" w:hAnsi="Cambria Math"/>
              </w:rPr>
              <m:t>i,CE</m:t>
            </m:r>
          </m:sub>
        </m:sSub>
      </m:oMath>
    </w:p>
    <w:p w14:paraId="077EB5C2" w14:textId="604A5370" w:rsidR="00714039" w:rsidRDefault="004C0BFD" w:rsidP="00C46AB9">
      <w:pPr>
        <w:pStyle w:val="Heading3"/>
      </w:pPr>
      <w:bookmarkStart w:id="309" w:name="_Ref114049654"/>
      <w:bookmarkStart w:id="310" w:name="_Toc189139664"/>
      <w:r>
        <w:t>Reserve covers Risk</w:t>
      </w:r>
      <w:bookmarkEnd w:id="309"/>
      <w:bookmarkEnd w:id="310"/>
    </w:p>
    <w:bookmarkStart w:id="311" w:name="_Ref114050012"/>
    <w:p w14:paraId="61D3D3F6" w14:textId="77777777" w:rsidR="00B67532" w:rsidRDefault="00EA7BDF" w:rsidP="00901A24">
      <w:pPr>
        <w:pStyle w:val="Heading5"/>
      </w:pPr>
      <m:oMath>
        <m:sSub>
          <m:sSubPr>
            <m:ctrlPr>
              <w:rPr>
                <w:rFonts w:ascii="Cambria Math" w:hAnsi="Cambria Math"/>
              </w:rPr>
            </m:ctrlPr>
          </m:sSubPr>
          <m:e>
            <m:r>
              <w:rPr>
                <w:rFonts w:ascii="Cambria Math" w:hAnsi="Cambria Math"/>
              </w:rPr>
              <m:t>IslandReserve</m:t>
            </m:r>
          </m:e>
          <m:sub>
            <m:r>
              <w:rPr>
                <w:rFonts w:ascii="Cambria Math" w:hAnsi="Cambria Math"/>
              </w:rPr>
              <m:t>i</m:t>
            </m:r>
            <m:r>
              <m:rPr>
                <m:sty m:val="p"/>
              </m:rPr>
              <w:rPr>
                <w:rFonts w:ascii="Cambria Math" w:hAnsi="Cambria Math"/>
              </w:rPr>
              <m:t>,</m:t>
            </m:r>
            <m:r>
              <w:rPr>
                <w:rFonts w:ascii="Cambria Math" w:hAnsi="Cambria Math"/>
              </w:rPr>
              <m:t>c</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r>
                  <m:rPr>
                    <m:sty m:val="p"/>
                  </m:rPr>
                  <w:rPr>
                    <w:rFonts w:ascii="Cambria Math" w:hAnsi="Cambria Math"/>
                  </w:rPr>
                  <m:t>∈</m:t>
                </m:r>
                <m:r>
                  <w:rPr>
                    <w:rFonts w:ascii="Cambria Math" w:hAnsi="Cambria Math"/>
                  </w:rPr>
                  <m:t>RESERVEOFFERS</m:t>
                </m:r>
              </m:e>
              <m:sub>
                <m:r>
                  <w:rPr>
                    <w:rFonts w:ascii="Cambria Math" w:hAnsi="Cambria Math"/>
                  </w:rPr>
                  <m:t>i</m:t>
                </m:r>
                <m:r>
                  <m:rPr>
                    <m:sty m:val="p"/>
                  </m:rPr>
                  <w:rPr>
                    <w:rFonts w:ascii="Cambria Math" w:hAnsi="Cambria Math"/>
                  </w:rPr>
                  <m:t>,</m:t>
                </m:r>
                <m:r>
                  <w:rPr>
                    <w:rFonts w:ascii="Cambria Math" w:hAnsi="Cambria Math"/>
                  </w:rPr>
                  <m:t>c</m:t>
                </m:r>
              </m:sub>
            </m:sSub>
          </m:sub>
          <m:sup/>
          <m:e>
            <m:sSub>
              <m:sSubPr>
                <m:ctrlPr>
                  <w:rPr>
                    <w:rFonts w:ascii="Cambria Math" w:hAnsi="Cambria Math"/>
                  </w:rPr>
                </m:ctrlPr>
              </m:sSubPr>
              <m:e>
                <m:r>
                  <w:rPr>
                    <w:rFonts w:ascii="Cambria Math" w:hAnsi="Cambria Math"/>
                  </w:rPr>
                  <m:t>Reserve</m:t>
                </m:r>
              </m:e>
              <m:sub>
                <m:r>
                  <w:rPr>
                    <w:rFonts w:ascii="Cambria Math" w:hAnsi="Cambria Math"/>
                  </w:rPr>
                  <m:t>r</m:t>
                </m:r>
              </m:sub>
            </m:sSub>
          </m:e>
        </m:nary>
      </m:oMath>
      <w:bookmarkEnd w:id="311"/>
    </w:p>
    <w:p w14:paraId="16776E78" w14:textId="77777777" w:rsidR="00B67532" w:rsidRDefault="00B67532" w:rsidP="00B67532">
      <w:pPr>
        <w:pStyle w:val="BodyText"/>
      </w:pPr>
      <m:oMathPara>
        <m:oMath>
          <m:r>
            <w:rPr>
              <w:rFonts w:ascii="Cambria Math" w:hAnsi="Cambria Math"/>
            </w:rPr>
            <m:t>∀c∈RESERVECLASSES   ∀i∈ISLANDS</m:t>
          </m:r>
        </m:oMath>
      </m:oMathPara>
    </w:p>
    <w:p w14:paraId="2C01F2FE" w14:textId="77777777" w:rsidR="00B67532" w:rsidRPr="00B67532" w:rsidRDefault="00B67532" w:rsidP="00B67532">
      <w:pPr>
        <w:pStyle w:val="BodyText"/>
        <w:rPr>
          <w:lang w:val="en-AU" w:eastAsia="en-GB"/>
        </w:rPr>
      </w:pPr>
    </w:p>
    <w:p w14:paraId="2FE048D5" w14:textId="7E56008A" w:rsidR="007222B4" w:rsidRPr="007222B4" w:rsidRDefault="00EA7BDF" w:rsidP="00901A24">
      <w:pPr>
        <w:pStyle w:val="Heading5"/>
      </w:pPr>
      <m:oMath>
        <m:sSub>
          <m:sSubPr>
            <m:ctrlPr>
              <w:rPr>
                <w:rFonts w:ascii="Cambria Math" w:hAnsi="Cambria Math"/>
              </w:rPr>
            </m:ctrlPr>
          </m:sSubPr>
          <m:e>
            <m:r>
              <w:rPr>
                <w:rFonts w:ascii="Cambria Math" w:hAnsi="Cambria Math"/>
              </w:rPr>
              <m:t>IslandReserve</m:t>
            </m:r>
          </m:e>
          <m:sub>
            <m:r>
              <w:rPr>
                <w:rFonts w:ascii="Cambria Math" w:hAnsi="Cambria Math"/>
              </w:rPr>
              <m:t>i</m:t>
            </m:r>
            <m:r>
              <m:rPr>
                <m:sty m:val="p"/>
              </m:rPr>
              <w:rPr>
                <w:rFonts w:ascii="Cambria Math" w:hAnsi="Cambria Math"/>
              </w:rPr>
              <m:t>,</m:t>
            </m:r>
            <m:r>
              <w:rPr>
                <w:rFonts w:ascii="Cambria Math" w:hAnsi="Cambria Math"/>
              </w:rPr>
              <m:t>c</m:t>
            </m:r>
          </m:sub>
        </m:sSub>
        <m:sSub>
          <m:sSubPr>
            <m:ctrlPr>
              <w:rPr>
                <w:rStyle w:val="EqnNumChar"/>
                <w:i w:val="0"/>
              </w:rPr>
            </m:ctrlPr>
          </m:sSubPr>
          <m:e>
            <m:r>
              <m:rPr>
                <m:sty m:val="p"/>
              </m:rPr>
              <w:rPr>
                <w:rStyle w:val="EqnNumChar"/>
              </w:rPr>
              <m:t>≥</m:t>
            </m:r>
            <m:r>
              <w:rPr>
                <w:rStyle w:val="EqnNumChar"/>
              </w:rPr>
              <m:t>IslandRisk</m:t>
            </m:r>
          </m:e>
          <m:sub>
            <m:r>
              <w:rPr>
                <w:rStyle w:val="EqnNumChar"/>
              </w:rPr>
              <m:t>i</m:t>
            </m:r>
            <m:r>
              <m:rPr>
                <m:sty m:val="p"/>
              </m:rPr>
              <w:rPr>
                <w:rStyle w:val="EqnNumChar"/>
              </w:rPr>
              <m:t>,</m:t>
            </m:r>
            <m:r>
              <w:rPr>
                <w:rStyle w:val="EqnNumChar"/>
              </w:rPr>
              <m:t>c</m:t>
            </m:r>
            <m:r>
              <m:rPr>
                <m:sty m:val="p"/>
              </m:rPr>
              <w:rPr>
                <w:rStyle w:val="EqnNumChar"/>
              </w:rPr>
              <m:t>,</m:t>
            </m:r>
            <m:r>
              <w:rPr>
                <w:rStyle w:val="EqnNumChar"/>
              </w:rPr>
              <m:t>rc</m:t>
            </m:r>
          </m:sub>
        </m:sSub>
        <m:r>
          <m:rPr>
            <m:sty m:val="p"/>
          </m:rPr>
          <w:rPr>
            <w:rStyle w:val="EqnNumChar"/>
          </w:rPr>
          <m:t xml:space="preserve"> - </m:t>
        </m:r>
        <m:sSub>
          <m:sSubPr>
            <m:ctrlPr>
              <w:rPr>
                <w:rStyle w:val="EqnNumChar"/>
                <w:i w:val="0"/>
              </w:rPr>
            </m:ctrlPr>
          </m:sSubPr>
          <m:e>
            <m:r>
              <w:rPr>
                <w:rStyle w:val="EqnNumChar"/>
              </w:rPr>
              <m:t>ReserveS</m:t>
            </m:r>
            <m:r>
              <w:rPr>
                <w:rStyle w:val="EqnNumChar"/>
              </w:rPr>
              <m:t>h</m:t>
            </m:r>
            <m:r>
              <w:rPr>
                <w:rStyle w:val="EqnNumChar"/>
              </w:rPr>
              <m:t>ortfall</m:t>
            </m:r>
          </m:e>
          <m:sub>
            <m:r>
              <w:rPr>
                <w:rStyle w:val="EqnNumChar"/>
              </w:rPr>
              <m:t>c</m:t>
            </m:r>
            <m:r>
              <m:rPr>
                <m:sty m:val="p"/>
              </m:rPr>
              <w:rPr>
                <w:rStyle w:val="EqnNumChar"/>
              </w:rPr>
              <m:t>,rc</m:t>
            </m:r>
          </m:sub>
        </m:sSub>
      </m:oMath>
    </w:p>
    <w:p w14:paraId="3A0612AF" w14:textId="5C53B772" w:rsidR="00714039" w:rsidRPr="004C1B27" w:rsidRDefault="009014FD" w:rsidP="004C1B27">
      <w:pPr>
        <w:pStyle w:val="BodyText"/>
        <w:spacing w:before="0" w:after="0"/>
        <w:ind w:left="709"/>
        <w:contextualSpacing/>
      </w:pPr>
      <m:oMathPara>
        <m:oMath>
          <m:r>
            <m:rPr>
              <m:sty m:val="p"/>
            </m:rPr>
            <w:rPr>
              <w:rFonts w:ascii="Cambria Math" w:hAnsi="Cambria Math"/>
            </w:rPr>
            <m:t>∀i∈ISLANDS  ∀c</m:t>
          </m:r>
          <m:r>
            <w:rPr>
              <w:rFonts w:ascii="Cambria Math" w:hAnsi="Cambria Math"/>
            </w:rPr>
            <m:t>∈RESERVECLASSES   ∀rc∈RISKCLASSE</m:t>
          </m:r>
          <m:sSub>
            <m:sSubPr>
              <m:ctrlPr>
                <w:rPr>
                  <w:rFonts w:ascii="Cambria Math" w:hAnsi="Cambria Math"/>
                </w:rPr>
              </m:ctrlPr>
            </m:sSubPr>
            <m:e>
              <m:r>
                <w:rPr>
                  <w:rFonts w:ascii="Cambria Math" w:hAnsi="Cambria Math"/>
                </w:rPr>
                <m:t>S</m:t>
              </m:r>
            </m:e>
            <m:sub>
              <m:r>
                <w:rPr>
                  <w:rFonts w:ascii="Cambria Math" w:hAnsi="Cambria Math"/>
                </w:rPr>
                <m:t>i,CE</m:t>
              </m:r>
            </m:sub>
          </m:sSub>
          <m:r>
            <w:rPr>
              <w:rFonts w:ascii="Cambria Math" w:hAnsi="Cambria Math"/>
            </w:rPr>
            <m:t xml:space="preserve">  </m:t>
          </m:r>
        </m:oMath>
      </m:oMathPara>
    </w:p>
    <w:p w14:paraId="12B18455" w14:textId="77777777" w:rsidR="004C1B27" w:rsidRDefault="004C1B27" w:rsidP="004C1B27">
      <w:pPr>
        <w:pStyle w:val="BodyText"/>
        <w:spacing w:before="0" w:after="0"/>
        <w:ind w:left="709"/>
        <w:contextualSpacing/>
      </w:pPr>
    </w:p>
    <w:p w14:paraId="5DD00362" w14:textId="22B90D22" w:rsidR="004C0BFD" w:rsidRPr="004C0BFD" w:rsidRDefault="00EA7BDF" w:rsidP="00901A24">
      <w:pPr>
        <w:pStyle w:val="Heading5"/>
        <w:rPr>
          <w:rStyle w:val="EqnNumChar"/>
          <w:rFonts w:ascii="Arial" w:hAnsi="Arial"/>
          <w:i w:val="0"/>
          <w:iCs w:val="0"/>
        </w:rPr>
      </w:pPr>
      <m:oMath>
        <m:sSub>
          <m:sSubPr>
            <m:ctrlPr>
              <w:rPr>
                <w:rFonts w:ascii="Cambria Math" w:hAnsi="Cambria Math"/>
              </w:rPr>
            </m:ctrlPr>
          </m:sSubPr>
          <m:e>
            <m:r>
              <w:rPr>
                <w:rFonts w:ascii="Cambria Math" w:hAnsi="Cambria Math"/>
              </w:rPr>
              <m:t>IslandReserve</m:t>
            </m:r>
          </m:e>
          <m:sub>
            <m:r>
              <w:rPr>
                <w:rFonts w:ascii="Cambria Math" w:hAnsi="Cambria Math"/>
              </w:rPr>
              <m:t>i</m:t>
            </m:r>
            <m:r>
              <m:rPr>
                <m:sty m:val="p"/>
              </m:rPr>
              <w:rPr>
                <w:rFonts w:ascii="Cambria Math" w:hAnsi="Cambria Math"/>
              </w:rPr>
              <m:t>,</m:t>
            </m:r>
            <m:r>
              <w:rPr>
                <w:rFonts w:ascii="Cambria Math" w:hAnsi="Cambria Math"/>
              </w:rPr>
              <m:t>c</m:t>
            </m:r>
          </m:sub>
        </m:sSub>
        <m:sSub>
          <m:sSubPr>
            <m:ctrlPr>
              <w:rPr>
                <w:rStyle w:val="EqnNumChar"/>
                <w:i w:val="0"/>
              </w:rPr>
            </m:ctrlPr>
          </m:sSubPr>
          <m:e>
            <m:r>
              <m:rPr>
                <m:sty m:val="p"/>
              </m:rPr>
              <w:rPr>
                <w:rStyle w:val="EqnNumChar"/>
              </w:rPr>
              <m:t>≥</m:t>
            </m:r>
            <m:r>
              <w:rPr>
                <w:rStyle w:val="EqnNumChar"/>
              </w:rPr>
              <m:t>IslandRisk</m:t>
            </m:r>
          </m:e>
          <m:sub>
            <m:r>
              <w:rPr>
                <w:rStyle w:val="EqnNumChar"/>
              </w:rPr>
              <m:t>i</m:t>
            </m:r>
            <m:r>
              <m:rPr>
                <m:sty m:val="p"/>
              </m:rPr>
              <w:rPr>
                <w:rStyle w:val="EqnNumChar"/>
              </w:rPr>
              <m:t>,c,</m:t>
            </m:r>
            <m:r>
              <w:rPr>
                <w:rStyle w:val="EqnNumChar"/>
              </w:rPr>
              <m:t>rc</m:t>
            </m:r>
          </m:sub>
        </m:sSub>
        <m:r>
          <m:rPr>
            <m:sty m:val="p"/>
          </m:rPr>
          <w:rPr>
            <w:rStyle w:val="EqnNumChar"/>
          </w:rPr>
          <m:t xml:space="preserve">- </m:t>
        </m:r>
        <m:sSub>
          <m:sSubPr>
            <m:ctrlPr>
              <w:rPr>
                <w:rStyle w:val="EqnNumChar"/>
                <w:i w:val="0"/>
              </w:rPr>
            </m:ctrlPr>
          </m:sSubPr>
          <m:e>
            <m:r>
              <m:rPr>
                <m:sty m:val="p"/>
              </m:rPr>
              <w:rPr>
                <w:rStyle w:val="EqnNumChar"/>
              </w:rPr>
              <m:t>ECE</m:t>
            </m:r>
            <m:r>
              <w:rPr>
                <w:rStyle w:val="EqnNumChar"/>
              </w:rPr>
              <m:t>ReserveDeficit</m:t>
            </m:r>
          </m:e>
          <m:sub>
            <m:r>
              <m:rPr>
                <m:sty m:val="p"/>
              </m:rPr>
              <w:rPr>
                <w:rStyle w:val="EqnNumChar"/>
              </w:rPr>
              <m:t>i,</m:t>
            </m:r>
            <m:r>
              <w:rPr>
                <w:rStyle w:val="EqnNumChar"/>
              </w:rPr>
              <m:t>c</m:t>
            </m:r>
          </m:sub>
        </m:sSub>
      </m:oMath>
    </w:p>
    <w:p w14:paraId="7BEBF91B" w14:textId="5ECEFAF0" w:rsidR="004C0BFD" w:rsidRPr="004C0BFD" w:rsidRDefault="004C0BFD" w:rsidP="00776083">
      <w:pPr>
        <w:pStyle w:val="BodyText"/>
      </w:pPr>
      <m:oMathPara>
        <m:oMath>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ISLANDS</m:t>
          </m:r>
          <m:r>
            <m:rPr>
              <m:sty m:val="p"/>
            </m:rPr>
            <w:rPr>
              <w:rFonts w:ascii="Cambria Math" w:hAnsi="Cambria Math"/>
            </w:rPr>
            <m:t xml:space="preserve">    </m:t>
          </m:r>
          <m:r>
            <w:rPr>
              <w:rFonts w:ascii="Cambria Math" w:hAnsi="Cambria Math"/>
            </w:rPr>
            <m:t xml:space="preserve"> </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RESERVECLASSES  ∀rc∈RISKCLASSE</m:t>
          </m:r>
          <m:sSub>
            <m:sSubPr>
              <m:ctrlPr>
                <w:rPr>
                  <w:rFonts w:ascii="Cambria Math" w:hAnsi="Cambria Math"/>
                </w:rPr>
              </m:ctrlPr>
            </m:sSubPr>
            <m:e>
              <m:r>
                <w:rPr>
                  <w:rFonts w:ascii="Cambria Math" w:hAnsi="Cambria Math"/>
                </w:rPr>
                <m:t>S</m:t>
              </m:r>
            </m:e>
            <m:sub>
              <m:r>
                <w:rPr>
                  <w:rFonts w:ascii="Cambria Math" w:hAnsi="Cambria Math"/>
                </w:rPr>
                <m:t>i,</m:t>
              </m:r>
              <m:r>
                <w:rPr>
                  <w:rFonts w:ascii="Cambria Math"/>
                </w:rPr>
                <m:t>E</m:t>
              </m:r>
              <m:r>
                <w:rPr>
                  <w:rFonts w:ascii="Cambria Math" w:hAnsi="Cambria Math"/>
                </w:rPr>
                <m:t>CE</m:t>
              </m:r>
            </m:sub>
          </m:sSub>
        </m:oMath>
      </m:oMathPara>
    </w:p>
    <w:p w14:paraId="2016C324" w14:textId="77777777" w:rsidR="00BD6B93" w:rsidRDefault="00BD6B93" w:rsidP="00714039">
      <w:pPr>
        <w:pStyle w:val="BodyText"/>
      </w:pPr>
    </w:p>
    <w:p w14:paraId="48EA2F3A" w14:textId="77777777" w:rsidR="00714039" w:rsidRPr="00511198" w:rsidRDefault="00714039" w:rsidP="00714039">
      <w:pPr>
        <w:pStyle w:val="Heading2"/>
        <w:tabs>
          <w:tab w:val="clear" w:pos="1440"/>
        </w:tabs>
        <w:ind w:left="851" w:hanging="851"/>
        <w:jc w:val="left"/>
      </w:pPr>
      <w:bookmarkStart w:id="312" w:name="_Ref109026908"/>
      <w:bookmarkStart w:id="313" w:name="_Toc189139665"/>
      <w:r w:rsidRPr="00511198">
        <w:t>Security</w:t>
      </w:r>
      <w:bookmarkEnd w:id="312"/>
      <w:bookmarkEnd w:id="313"/>
    </w:p>
    <w:p w14:paraId="5B22AD45" w14:textId="77777777" w:rsidR="00714039" w:rsidRDefault="00EA7BDF" w:rsidP="00155721">
      <w:pPr>
        <w:pStyle w:val="Heading5"/>
      </w:pPr>
      <m:oMath>
        <m:sSub>
          <m:sSubPr>
            <m:ctrlPr>
              <w:rPr>
                <w:rFonts w:ascii="Cambria Math" w:hAnsi="Cambria Math"/>
              </w:rPr>
            </m:ctrlPr>
          </m:sSubPr>
          <m:e>
            <m:r>
              <w:rPr>
                <w:rFonts w:ascii="Cambria Math" w:hAnsi="Cambria Math"/>
              </w:rPr>
              <m:t>Generation</m:t>
            </m:r>
          </m:e>
          <m:sub>
            <m:r>
              <w:rPr>
                <w:rFonts w:ascii="Cambria Math" w:hAnsi="Cambria Math"/>
              </w:rPr>
              <m:t>g</m:t>
            </m:r>
            <m:d>
              <m:dPr>
                <m:ctrlPr>
                  <w:rPr>
                    <w:rFonts w:ascii="Cambria Math" w:hAnsi="Cambria Math"/>
                  </w:rPr>
                </m:ctrlPr>
              </m:dPr>
              <m:e>
                <m:r>
                  <w:rPr>
                    <w:rFonts w:ascii="Cambria Math" w:hAnsi="Cambria Math"/>
                  </w:rPr>
                  <m:t>v</m:t>
                </m:r>
              </m:e>
            </m:d>
          </m:sub>
        </m:sSub>
        <m:r>
          <m:rPr>
            <m:sty m:val="p"/>
          </m:rPr>
          <w:rPr>
            <w:rFonts w:ascii="Cambria Math" w:hAnsi="Cambria Math"/>
          </w:rPr>
          <m:t>≤</m:t>
        </m:r>
        <m:sSub>
          <m:sSubPr>
            <m:ctrlPr>
              <w:rPr>
                <w:rFonts w:ascii="Cambria Math" w:hAnsi="Cambria Math"/>
              </w:rPr>
            </m:ctrlPr>
          </m:sSubPr>
          <m:e>
            <m:r>
              <w:rPr>
                <w:rFonts w:ascii="Cambria Math" w:hAnsi="Cambria Math"/>
              </w:rPr>
              <m:t>SecurityGenerationMaximum</m:t>
            </m:r>
          </m:e>
          <m:sub>
            <m:r>
              <w:rPr>
                <w:rFonts w:ascii="Cambria Math" w:hAnsi="Cambria Math"/>
              </w:rPr>
              <m:t>v</m:t>
            </m:r>
          </m:sub>
        </m:sSub>
      </m:oMath>
    </w:p>
    <w:p w14:paraId="5C5E0ACE" w14:textId="77777777" w:rsidR="00714039" w:rsidRDefault="00714039" w:rsidP="00714039">
      <w:pPr>
        <w:pStyle w:val="BodyText"/>
        <w:rPr>
          <w:lang w:eastAsia="en-GB"/>
        </w:rPr>
      </w:pPr>
      <m:oMathPara>
        <m:oMath>
          <m:r>
            <w:rPr>
              <w:rFonts w:ascii="Cambria Math" w:hAnsi="Cambria Math"/>
              <w:lang w:eastAsia="en-GB"/>
            </w:rPr>
            <m:t>∀v∈</m:t>
          </m:r>
          <m:sSub>
            <m:sSubPr>
              <m:ctrlPr>
                <w:rPr>
                  <w:rFonts w:ascii="Cambria Math" w:hAnsi="Cambria Math"/>
                  <w:i/>
                  <w:lang w:eastAsia="en-GB"/>
                </w:rPr>
              </m:ctrlPr>
            </m:sSubPr>
            <m:e>
              <m:r>
                <w:rPr>
                  <w:rFonts w:ascii="Cambria Math" w:hAnsi="Cambria Math"/>
                  <w:lang w:eastAsia="en-GB"/>
                </w:rPr>
                <m:t>SECURITY</m:t>
              </m:r>
            </m:e>
            <m:sub>
              <m:r>
                <w:rPr>
                  <w:rFonts w:ascii="Cambria Math" w:hAnsi="Cambria Math"/>
                  <w:lang w:eastAsia="en-GB"/>
                </w:rPr>
                <m:t>GenerationMaximum</m:t>
              </m:r>
            </m:sub>
          </m:sSub>
        </m:oMath>
      </m:oMathPara>
    </w:p>
    <w:p w14:paraId="1ED15967" w14:textId="77777777" w:rsidR="00714039" w:rsidRDefault="00714039" w:rsidP="00714039">
      <w:pPr>
        <w:pStyle w:val="BodyText"/>
        <w:rPr>
          <w:lang w:eastAsia="en-GB"/>
        </w:rPr>
      </w:pPr>
    </w:p>
    <w:p w14:paraId="605F92B7" w14:textId="77777777" w:rsidR="00714039" w:rsidRDefault="00EA7BDF" w:rsidP="00155721">
      <w:pPr>
        <w:pStyle w:val="Heading5"/>
      </w:pPr>
      <m:oMath>
        <m:sSub>
          <m:sSubPr>
            <m:ctrlPr>
              <w:rPr>
                <w:rFonts w:ascii="Cambria Math" w:hAnsi="Cambria Math"/>
              </w:rPr>
            </m:ctrlPr>
          </m:sSubPr>
          <m:e>
            <m:r>
              <w:rPr>
                <w:rFonts w:ascii="Cambria Math" w:hAnsi="Cambria Math"/>
              </w:rPr>
              <m:t>Generation</m:t>
            </m:r>
          </m:e>
          <m:sub>
            <m:r>
              <w:rPr>
                <w:rFonts w:ascii="Cambria Math" w:hAnsi="Cambria Math"/>
              </w:rPr>
              <m:t>g</m:t>
            </m:r>
            <m:d>
              <m:dPr>
                <m:ctrlPr>
                  <w:rPr>
                    <w:rFonts w:ascii="Cambria Math" w:hAnsi="Cambria Math"/>
                  </w:rPr>
                </m:ctrlPr>
              </m:dPr>
              <m:e>
                <m:r>
                  <w:rPr>
                    <w:rFonts w:ascii="Cambria Math" w:hAnsi="Cambria Math"/>
                  </w:rPr>
                  <m:t>v</m:t>
                </m:r>
              </m:e>
            </m:d>
          </m:sub>
        </m:sSub>
        <m:r>
          <m:rPr>
            <m:sty m:val="p"/>
          </m:rPr>
          <w:rPr>
            <w:rFonts w:ascii="Cambria Math" w:hAnsi="Cambria Math"/>
          </w:rPr>
          <m:t>≥</m:t>
        </m:r>
        <m:sSub>
          <m:sSubPr>
            <m:ctrlPr>
              <w:rPr>
                <w:rFonts w:ascii="Cambria Math" w:hAnsi="Cambria Math"/>
              </w:rPr>
            </m:ctrlPr>
          </m:sSubPr>
          <m:e>
            <m:r>
              <w:rPr>
                <w:rFonts w:ascii="Cambria Math" w:hAnsi="Cambria Math"/>
              </w:rPr>
              <m:t>SecurityGenerationMinimum</m:t>
            </m:r>
          </m:e>
          <m:sub>
            <m:r>
              <w:rPr>
                <w:rFonts w:ascii="Cambria Math" w:hAnsi="Cambria Math"/>
              </w:rPr>
              <m:t>v</m:t>
            </m:r>
          </m:sub>
        </m:sSub>
      </m:oMath>
    </w:p>
    <w:p w14:paraId="4D8C6F90" w14:textId="77777777" w:rsidR="00714039" w:rsidRDefault="00714039" w:rsidP="00714039">
      <w:pPr>
        <w:pStyle w:val="BodyText"/>
        <w:rPr>
          <w:lang w:eastAsia="en-GB"/>
        </w:rPr>
      </w:pPr>
      <m:oMathPara>
        <m:oMath>
          <m:r>
            <w:rPr>
              <w:rFonts w:ascii="Cambria Math" w:hAnsi="Cambria Math"/>
              <w:lang w:eastAsia="en-GB"/>
            </w:rPr>
            <m:t>∀v∈</m:t>
          </m:r>
          <m:sSub>
            <m:sSubPr>
              <m:ctrlPr>
                <w:rPr>
                  <w:rFonts w:ascii="Cambria Math" w:hAnsi="Cambria Math"/>
                  <w:i/>
                  <w:lang w:eastAsia="en-GB"/>
                </w:rPr>
              </m:ctrlPr>
            </m:sSubPr>
            <m:e>
              <m:r>
                <w:rPr>
                  <w:rFonts w:ascii="Cambria Math" w:hAnsi="Cambria Math"/>
                  <w:lang w:eastAsia="en-GB"/>
                </w:rPr>
                <m:t>SECURITY</m:t>
              </m:r>
            </m:e>
            <m:sub>
              <m:r>
                <w:rPr>
                  <w:rFonts w:ascii="Cambria Math" w:hAnsi="Cambria Math"/>
                  <w:lang w:eastAsia="en-GB"/>
                </w:rPr>
                <m:t>GenerationMinimum</m:t>
              </m:r>
            </m:sub>
          </m:sSub>
        </m:oMath>
      </m:oMathPara>
    </w:p>
    <w:p w14:paraId="1FA0D589" w14:textId="77777777" w:rsidR="00714039" w:rsidRDefault="00714039" w:rsidP="00714039">
      <w:pPr>
        <w:pStyle w:val="BodyText"/>
        <w:rPr>
          <w:lang w:eastAsia="en-GB"/>
        </w:rPr>
      </w:pPr>
    </w:p>
    <w:p w14:paraId="782CA3A9" w14:textId="77777777" w:rsidR="00714039" w:rsidRDefault="00EA7BDF" w:rsidP="00155721">
      <w:pPr>
        <w:pStyle w:val="Heading5"/>
      </w:pPr>
      <m:oMath>
        <m:sSubSup>
          <m:sSubSupPr>
            <m:ctrlPr>
              <w:rPr>
                <w:rFonts w:ascii="Cambria Math" w:hAnsi="Cambria Math"/>
              </w:rPr>
            </m:ctrlPr>
          </m:sSubSupPr>
          <m:e>
            <m:r>
              <w:rPr>
                <w:rFonts w:ascii="Cambria Math" w:hAnsi="Cambria Math"/>
              </w:rPr>
              <m:t>ACLineFlow</m:t>
            </m:r>
          </m:e>
          <m:sub>
            <m:r>
              <w:rPr>
                <w:rFonts w:ascii="Cambria Math" w:hAnsi="Cambria Math"/>
              </w:rPr>
              <m:t>q</m:t>
            </m:r>
            <m:d>
              <m:dPr>
                <m:ctrlPr>
                  <w:rPr>
                    <w:rFonts w:ascii="Cambria Math" w:hAnsi="Cambria Math"/>
                  </w:rPr>
                </m:ctrlPr>
              </m:dPr>
              <m:e>
                <m:r>
                  <w:rPr>
                    <w:rFonts w:ascii="Cambria Math" w:hAnsi="Cambria Math"/>
                  </w:rPr>
                  <m:t>v</m:t>
                </m:r>
              </m:e>
            </m:d>
          </m:sub>
          <m:sup>
            <m:r>
              <w:rPr>
                <w:rFonts w:ascii="Cambria Math" w:hAnsi="Cambria Math"/>
              </w:rPr>
              <m:t>Directed</m:t>
            </m:r>
          </m:sup>
        </m:sSubSup>
        <m:r>
          <m:rPr>
            <m:sty m:val="p"/>
          </m:rPr>
          <w:rPr>
            <w:rFonts w:ascii="Cambria Math" w:hAnsi="Cambria Math"/>
          </w:rPr>
          <m:t>≤</m:t>
        </m:r>
        <m:sSub>
          <m:sSubPr>
            <m:ctrlPr>
              <w:rPr>
                <w:rFonts w:ascii="Cambria Math" w:hAnsi="Cambria Math"/>
              </w:rPr>
            </m:ctrlPr>
          </m:sSubPr>
          <m:e>
            <m:r>
              <w:rPr>
                <w:rFonts w:ascii="Cambria Math" w:hAnsi="Cambria Math"/>
              </w:rPr>
              <m:t>SecurityACLineCapacity</m:t>
            </m:r>
          </m:e>
          <m:sub>
            <m:r>
              <w:rPr>
                <w:rFonts w:ascii="Cambria Math" w:hAnsi="Cambria Math"/>
              </w:rPr>
              <m:t>v</m:t>
            </m:r>
          </m:sub>
        </m:sSub>
      </m:oMath>
    </w:p>
    <w:p w14:paraId="638F81C1" w14:textId="77777777" w:rsidR="00714039" w:rsidRDefault="00714039" w:rsidP="00714039">
      <w:pPr>
        <w:pStyle w:val="BodyText"/>
        <w:rPr>
          <w:lang w:eastAsia="en-GB"/>
        </w:rPr>
      </w:pPr>
      <m:oMathPara>
        <m:oMath>
          <m:r>
            <w:rPr>
              <w:rFonts w:ascii="Cambria Math" w:hAnsi="Cambria Math"/>
              <w:lang w:eastAsia="en-GB"/>
            </w:rPr>
            <m:t>∀v∈</m:t>
          </m:r>
          <m:sSub>
            <m:sSubPr>
              <m:ctrlPr>
                <w:rPr>
                  <w:rFonts w:ascii="Cambria Math" w:hAnsi="Cambria Math"/>
                  <w:i/>
                  <w:lang w:eastAsia="en-GB"/>
                </w:rPr>
              </m:ctrlPr>
            </m:sSubPr>
            <m:e>
              <m:r>
                <w:rPr>
                  <w:rFonts w:ascii="Cambria Math" w:hAnsi="Cambria Math"/>
                  <w:lang w:eastAsia="en-GB"/>
                </w:rPr>
                <m:t>SECURITY</m:t>
              </m:r>
            </m:e>
            <m:sub>
              <m:r>
                <w:rPr>
                  <w:rFonts w:ascii="Cambria Math" w:hAnsi="Cambria Math"/>
                  <w:lang w:eastAsia="en-GB"/>
                </w:rPr>
                <m:t>ACLineCapacity</m:t>
              </m:r>
            </m:sub>
          </m:sSub>
        </m:oMath>
      </m:oMathPara>
    </w:p>
    <w:p w14:paraId="1371B098" w14:textId="77777777" w:rsidR="00714039" w:rsidRDefault="00714039" w:rsidP="00714039">
      <w:pPr>
        <w:pStyle w:val="BodyText"/>
        <w:ind w:left="0"/>
        <w:rPr>
          <w:lang w:eastAsia="en-GB"/>
        </w:rPr>
      </w:pPr>
    </w:p>
    <w:p w14:paraId="0B9064C7" w14:textId="77777777" w:rsidR="00714039" w:rsidRDefault="00EA7BDF" w:rsidP="00155721">
      <w:pPr>
        <w:pStyle w:val="Heading5"/>
      </w:pPr>
      <m:oMath>
        <m:sSub>
          <m:sSubPr>
            <m:ctrlPr>
              <w:rPr>
                <w:rFonts w:ascii="Cambria Math" w:hAnsi="Cambria Math"/>
              </w:rPr>
            </m:ctrlPr>
          </m:sSubPr>
          <m:e>
            <m:r>
              <w:rPr>
                <w:rFonts w:ascii="Cambria Math" w:hAnsi="Cambria Math"/>
              </w:rPr>
              <m:t>HVDCLinkFlow</m:t>
            </m:r>
          </m:e>
          <m:sub>
            <m:r>
              <w:rPr>
                <w:rFonts w:ascii="Cambria Math" w:hAnsi="Cambria Math"/>
              </w:rPr>
              <m:t>l</m:t>
            </m:r>
            <m:d>
              <m:dPr>
                <m:ctrlPr>
                  <w:rPr>
                    <w:rFonts w:ascii="Cambria Math" w:hAnsi="Cambria Math"/>
                  </w:rPr>
                </m:ctrlPr>
              </m:dPr>
              <m:e>
                <m:r>
                  <w:rPr>
                    <w:rFonts w:ascii="Cambria Math" w:hAnsi="Cambria Math"/>
                  </w:rPr>
                  <m:t>v</m:t>
                </m:r>
              </m:e>
            </m:d>
          </m:sub>
        </m:sSub>
        <m:r>
          <m:rPr>
            <m:sty m:val="p"/>
          </m:rPr>
          <w:rPr>
            <w:rFonts w:ascii="Cambria Math" w:hAnsi="Cambria Math"/>
          </w:rPr>
          <m:t>≤</m:t>
        </m:r>
        <m:sSub>
          <m:sSubPr>
            <m:ctrlPr>
              <w:rPr>
                <w:rFonts w:ascii="Cambria Math" w:hAnsi="Cambria Math"/>
              </w:rPr>
            </m:ctrlPr>
          </m:sSubPr>
          <m:e>
            <m:r>
              <w:rPr>
                <w:rFonts w:ascii="Cambria Math" w:hAnsi="Cambria Math"/>
              </w:rPr>
              <m:t>SecurityHVDCLinkCapacity</m:t>
            </m:r>
          </m:e>
          <m:sub>
            <m:r>
              <w:rPr>
                <w:rFonts w:ascii="Cambria Math" w:hAnsi="Cambria Math"/>
              </w:rPr>
              <m:t>v</m:t>
            </m:r>
          </m:sub>
        </m:sSub>
      </m:oMath>
    </w:p>
    <w:p w14:paraId="3D76EA8E" w14:textId="77777777" w:rsidR="00714039" w:rsidRDefault="00714039" w:rsidP="00714039">
      <w:pPr>
        <w:pStyle w:val="BodyText"/>
        <w:rPr>
          <w:lang w:eastAsia="en-GB"/>
        </w:rPr>
      </w:pPr>
      <m:oMathPara>
        <m:oMath>
          <m:r>
            <w:rPr>
              <w:rFonts w:ascii="Cambria Math" w:hAnsi="Cambria Math"/>
              <w:lang w:eastAsia="en-GB"/>
            </w:rPr>
            <m:t>∀v∈</m:t>
          </m:r>
          <m:sSub>
            <m:sSubPr>
              <m:ctrlPr>
                <w:rPr>
                  <w:rFonts w:ascii="Cambria Math" w:hAnsi="Cambria Math"/>
                  <w:i/>
                  <w:lang w:eastAsia="en-GB"/>
                </w:rPr>
              </m:ctrlPr>
            </m:sSubPr>
            <m:e>
              <m:r>
                <w:rPr>
                  <w:rFonts w:ascii="Cambria Math" w:hAnsi="Cambria Math"/>
                  <w:lang w:eastAsia="en-GB"/>
                </w:rPr>
                <m:t>SECURITY</m:t>
              </m:r>
            </m:e>
            <m:sub>
              <m:r>
                <w:rPr>
                  <w:rFonts w:ascii="Cambria Math" w:hAnsi="Cambria Math"/>
                  <w:lang w:eastAsia="en-GB"/>
                </w:rPr>
                <m:t>HVDCLinkCapacity</m:t>
              </m:r>
            </m:sub>
          </m:sSub>
        </m:oMath>
      </m:oMathPara>
    </w:p>
    <w:p w14:paraId="16110F46" w14:textId="77777777" w:rsidR="00714039" w:rsidRDefault="00714039" w:rsidP="00714039">
      <w:pPr>
        <w:pStyle w:val="BodyText"/>
        <w:rPr>
          <w:lang w:eastAsia="en-GB"/>
        </w:rPr>
      </w:pPr>
    </w:p>
    <w:p w14:paraId="2783A10F" w14:textId="77777777" w:rsidR="00714039" w:rsidRDefault="00EA7BDF" w:rsidP="00155721">
      <w:pPr>
        <w:pStyle w:val="Heading5"/>
      </w:pPr>
      <m:oMath>
        <m:nary>
          <m:naryPr>
            <m:chr m:val="∑"/>
            <m:limLoc m:val="undOvr"/>
            <m:supHide m:val="1"/>
            <m:ctrlPr>
              <w:rPr>
                <w:rFonts w:ascii="Cambria Math" w:hAnsi="Cambria Math"/>
              </w:rPr>
            </m:ctrlPr>
          </m:naryPr>
          <m:sub>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SECURITYACLINESGROUP</m:t>
                </m:r>
              </m:e>
              <m:sub>
                <m:r>
                  <w:rPr>
                    <w:rFonts w:ascii="Cambria Math" w:hAnsi="Cambria Math"/>
                  </w:rPr>
                  <m:t>v</m:t>
                </m:r>
              </m:sub>
            </m:sSub>
          </m:sub>
          <m:sup/>
          <m:e>
            <m:sSubSup>
              <m:sSubSupPr>
                <m:ctrlPr>
                  <w:rPr>
                    <w:rFonts w:ascii="Cambria Math" w:hAnsi="Cambria Math"/>
                  </w:rPr>
                </m:ctrlPr>
              </m:sSubSupPr>
              <m:e>
                <m:r>
                  <w:rPr>
                    <w:rFonts w:ascii="Cambria Math" w:hAnsi="Cambria Math"/>
                  </w:rPr>
                  <m:t>ACLineFlow</m:t>
                </m:r>
              </m:e>
              <m:sub>
                <m:r>
                  <w:rPr>
                    <w:rFonts w:ascii="Cambria Math" w:hAnsi="Cambria Math"/>
                  </w:rPr>
                  <m:t>q</m:t>
                </m:r>
              </m:sub>
              <m:sup>
                <m:r>
                  <w:rPr>
                    <w:rFonts w:ascii="Cambria Math" w:hAnsi="Cambria Math"/>
                  </w:rPr>
                  <m:t>Directed</m:t>
                </m:r>
              </m:sup>
            </m:sSubSup>
          </m:e>
        </m:nary>
        <m:r>
          <m:rPr>
            <m:sty m:val="p"/>
          </m:rPr>
          <w:rPr>
            <w:rFonts w:ascii="Cambria Math" w:hAnsi="Cambria Math"/>
          </w:rPr>
          <m:t>×</m:t>
        </m:r>
        <m:sSub>
          <m:sSubPr>
            <m:ctrlPr>
              <w:rPr>
                <w:rFonts w:ascii="Cambria Math" w:hAnsi="Cambria Math"/>
              </w:rPr>
            </m:ctrlPr>
          </m:sSubPr>
          <m:e>
            <m:r>
              <w:rPr>
                <w:rFonts w:ascii="Cambria Math" w:hAnsi="Cambria Math"/>
              </w:rPr>
              <m:t>SecurityGroupACLineWeig</m:t>
            </m:r>
            <m:r>
              <w:rPr>
                <w:rFonts w:ascii="Cambria Math" w:hAnsi="Cambria Math"/>
              </w:rPr>
              <m:t>h</m:t>
            </m:r>
            <m:r>
              <w:rPr>
                <w:rFonts w:ascii="Cambria Math" w:hAnsi="Cambria Math"/>
              </w:rPr>
              <m:t>t</m:t>
            </m:r>
          </m:e>
          <m:sub>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SecurityGroupACLinesFlow</m:t>
            </m:r>
          </m:e>
          <m:sub>
            <m:r>
              <w:rPr>
                <w:rFonts w:ascii="Cambria Math" w:hAnsi="Cambria Math"/>
              </w:rPr>
              <m:t>v</m:t>
            </m:r>
          </m:sub>
        </m:sSub>
      </m:oMath>
    </w:p>
    <w:p w14:paraId="7FC691DD" w14:textId="77777777" w:rsidR="00714039" w:rsidRDefault="00714039" w:rsidP="00714039">
      <w:pPr>
        <w:pStyle w:val="BodyText"/>
        <w:rPr>
          <w:lang w:eastAsia="en-GB"/>
        </w:rPr>
      </w:pPr>
      <m:oMathPara>
        <m:oMath>
          <m:r>
            <w:rPr>
              <w:rFonts w:ascii="Cambria Math" w:hAnsi="Cambria Math"/>
              <w:lang w:eastAsia="en-GB"/>
            </w:rPr>
            <m:t>∀v∈</m:t>
          </m:r>
          <m:sSub>
            <m:sSubPr>
              <m:ctrlPr>
                <w:rPr>
                  <w:rFonts w:ascii="Cambria Math" w:hAnsi="Cambria Math"/>
                  <w:i/>
                  <w:lang w:eastAsia="en-GB"/>
                </w:rPr>
              </m:ctrlPr>
            </m:sSubPr>
            <m:e>
              <m:r>
                <w:rPr>
                  <w:rFonts w:ascii="Cambria Math" w:hAnsi="Cambria Math"/>
                  <w:lang w:eastAsia="en-GB"/>
                </w:rPr>
                <m:t>SECURITY</m:t>
              </m:r>
            </m:e>
            <m:sub>
              <m:r>
                <w:rPr>
                  <w:rFonts w:ascii="Cambria Math" w:hAnsi="Cambria Math"/>
                  <w:lang w:eastAsia="en-GB"/>
                </w:rPr>
                <m:t>GroupACLinesFlow</m:t>
              </m:r>
            </m:sub>
          </m:sSub>
        </m:oMath>
      </m:oMathPara>
    </w:p>
    <w:p w14:paraId="7FD6CE2E" w14:textId="77777777" w:rsidR="00714039" w:rsidRDefault="00EA7BDF" w:rsidP="00155721">
      <w:pPr>
        <w:pStyle w:val="Heading5"/>
      </w:pPr>
      <m:oMath>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n</m:t>
                </m:r>
                <m:r>
                  <m:rPr>
                    <m:sty m:val="p"/>
                  </m:rPr>
                  <w:rPr>
                    <w:rFonts w:ascii="Cambria Math" w:hAnsi="Cambria Math"/>
                  </w:rPr>
                  <m:t>∈</m:t>
                </m:r>
                <m:r>
                  <w:rPr>
                    <w:rFonts w:ascii="Cambria Math" w:hAnsi="Cambria Math"/>
                  </w:rPr>
                  <m:t>SECURITYACNODESGROUP</m:t>
                </m:r>
              </m:e>
              <m:sub>
                <m:r>
                  <w:rPr>
                    <w:rFonts w:ascii="Cambria Math" w:hAnsi="Cambria Math"/>
                  </w:rPr>
                  <m:t>v</m:t>
                </m:r>
              </m:sub>
            </m:sSub>
          </m:sub>
          <m:sup/>
          <m:e>
            <m:sSub>
              <m:sSubPr>
                <m:ctrlPr>
                  <w:rPr>
                    <w:rFonts w:ascii="Cambria Math" w:hAnsi="Cambria Math"/>
                  </w:rPr>
                </m:ctrlPr>
              </m:sSubPr>
              <m:e>
                <m:r>
                  <w:rPr>
                    <w:rFonts w:ascii="Cambria Math" w:hAnsi="Cambria Math"/>
                  </w:rPr>
                  <m:t>ACNodeNetInjection</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SecurityGroupACNodeWeig</m:t>
                </m:r>
                <m:r>
                  <w:rPr>
                    <w:rFonts w:ascii="Cambria Math" w:hAnsi="Cambria Math"/>
                  </w:rPr>
                  <m:t>h</m:t>
                </m:r>
                <m:r>
                  <w:rPr>
                    <w:rFonts w:ascii="Cambria Math" w:hAnsi="Cambria Math"/>
                  </w:rPr>
                  <m:t>t</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SecurityGroupACNodesNetInjection</m:t>
                </m:r>
              </m:e>
              <m:sub>
                <m:r>
                  <w:rPr>
                    <w:rFonts w:ascii="Cambria Math" w:hAnsi="Cambria Math"/>
                  </w:rPr>
                  <m:t>v</m:t>
                </m:r>
              </m:sub>
            </m:sSub>
          </m:e>
        </m:nary>
      </m:oMath>
    </w:p>
    <w:p w14:paraId="0EE25F08" w14:textId="6C29CC9D" w:rsidR="00714039" w:rsidRDefault="00714039" w:rsidP="00FE5F3B">
      <w:pPr>
        <w:pStyle w:val="BodyText"/>
        <w:rPr>
          <w:lang w:eastAsia="en-GB"/>
        </w:rPr>
      </w:pPr>
      <m:oMathPara>
        <m:oMath>
          <m:r>
            <w:rPr>
              <w:rFonts w:ascii="Cambria Math" w:hAnsi="Cambria Math"/>
              <w:lang w:eastAsia="en-GB"/>
            </w:rPr>
            <m:t>∀v∈</m:t>
          </m:r>
          <m:sSub>
            <m:sSubPr>
              <m:ctrlPr>
                <w:rPr>
                  <w:rFonts w:ascii="Cambria Math" w:hAnsi="Cambria Math"/>
                  <w:i/>
                  <w:lang w:eastAsia="en-GB"/>
                </w:rPr>
              </m:ctrlPr>
            </m:sSubPr>
            <m:e>
              <m:r>
                <w:rPr>
                  <w:rFonts w:ascii="Cambria Math" w:hAnsi="Cambria Math"/>
                  <w:lang w:eastAsia="en-GB"/>
                </w:rPr>
                <m:t>SECURITY</m:t>
              </m:r>
            </m:e>
            <m:sub>
              <m:r>
                <w:rPr>
                  <w:rFonts w:ascii="Cambria Math" w:hAnsi="Cambria Math"/>
                  <w:lang w:eastAsia="en-GB"/>
                </w:rPr>
                <m:t>GroupACNodesNetInjection</m:t>
              </m:r>
            </m:sub>
          </m:sSub>
        </m:oMath>
      </m:oMathPara>
    </w:p>
    <w:p w14:paraId="1D646E2E" w14:textId="77777777" w:rsidR="00714039" w:rsidRDefault="00EA7BDF" w:rsidP="00155721">
      <w:pPr>
        <w:pStyle w:val="Heading5"/>
      </w:pPr>
      <m:oMath>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p</m:t>
                </m:r>
                <m:r>
                  <m:rPr>
                    <m:sty m:val="p"/>
                  </m:rPr>
                  <w:rPr>
                    <w:rFonts w:ascii="Cambria Math" w:hAnsi="Cambria Math"/>
                  </w:rPr>
                  <m:t>∈</m:t>
                </m:r>
                <m:r>
                  <w:rPr>
                    <w:rFonts w:ascii="Cambria Math" w:hAnsi="Cambria Math"/>
                  </w:rPr>
                  <m:t>SECURITYMARKETDEMNODEGROUP</m:t>
                </m:r>
              </m:e>
              <m:sub>
                <m:r>
                  <w:rPr>
                    <w:rFonts w:ascii="Cambria Math" w:hAnsi="Cambria Math"/>
                  </w:rPr>
                  <m:t>v</m:t>
                </m:r>
              </m:sub>
            </m:sSub>
          </m:sub>
          <m:sup/>
          <m:e>
            <m:sSub>
              <m:sSubPr>
                <m:ctrlPr>
                  <w:rPr>
                    <w:rFonts w:ascii="Cambria Math" w:hAnsi="Cambria Math"/>
                  </w:rPr>
                </m:ctrlPr>
              </m:sSubPr>
              <m:e>
                <m:r>
                  <w:rPr>
                    <w:rFonts w:ascii="Cambria Math" w:hAnsi="Cambria Math"/>
                  </w:rPr>
                  <m:t>Demand</m:t>
                </m:r>
              </m:e>
              <m:sub>
                <m:r>
                  <w:rPr>
                    <w:rFonts w:ascii="Cambria Math" w:hAnsi="Cambria Math"/>
                  </w:rPr>
                  <m:t>p</m:t>
                </m:r>
              </m:sub>
            </m:sSub>
          </m:e>
        </m:nary>
        <m:r>
          <m:rPr>
            <m:sty m:val="p"/>
          </m:rPr>
          <w:rPr>
            <w:rFonts w:ascii="Cambria Math" w:hAnsi="Cambria Math"/>
          </w:rPr>
          <m:t>×</m:t>
        </m:r>
        <m:sSub>
          <m:sSubPr>
            <m:ctrlPr>
              <w:rPr>
                <w:rFonts w:ascii="Cambria Math" w:hAnsi="Cambria Math"/>
              </w:rPr>
            </m:ctrlPr>
          </m:sSubPr>
          <m:e>
            <m:r>
              <w:rPr>
                <w:rFonts w:ascii="Cambria Math" w:hAnsi="Cambria Math"/>
              </w:rPr>
              <m:t>MarketNodeDemWeig</m:t>
            </m:r>
            <m:r>
              <w:rPr>
                <w:rFonts w:ascii="Cambria Math" w:hAnsi="Cambria Math"/>
              </w:rPr>
              <m:t>h</m:t>
            </m:r>
            <m:r>
              <w:rPr>
                <w:rFonts w:ascii="Cambria Math" w:hAnsi="Cambria Math"/>
              </w:rPr>
              <m:t>t</m:t>
            </m:r>
          </m:e>
          <m:sub>
            <m:r>
              <w:rPr>
                <w:rFonts w:ascii="Cambria Math" w:hAnsi="Cambria Math"/>
              </w:rPr>
              <m:t>p</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g</m:t>
                </m:r>
                <m:r>
                  <m:rPr>
                    <m:sty m:val="p"/>
                  </m:rPr>
                  <w:rPr>
                    <w:rFonts w:ascii="Cambria Math" w:hAnsi="Cambria Math"/>
                  </w:rPr>
                  <m:t>∈</m:t>
                </m:r>
                <m:r>
                  <w:rPr>
                    <w:rFonts w:ascii="Cambria Math" w:hAnsi="Cambria Math"/>
                  </w:rPr>
                  <m:t>SECURITYMARKETGENNODEGROUP</m:t>
                </m:r>
              </m:e>
              <m:sub>
                <m:r>
                  <w:rPr>
                    <w:rFonts w:ascii="Cambria Math" w:hAnsi="Cambria Math"/>
                  </w:rPr>
                  <m:t>v</m:t>
                </m:r>
              </m:sub>
            </m:sSub>
          </m:sub>
          <m:sup/>
          <m:e>
            <m:sSub>
              <m:sSubPr>
                <m:ctrlPr>
                  <w:rPr>
                    <w:rFonts w:ascii="Cambria Math" w:hAnsi="Cambria Math"/>
                  </w:rPr>
                </m:ctrlPr>
              </m:sSubPr>
              <m:e>
                <m:r>
                  <w:rPr>
                    <w:rFonts w:ascii="Cambria Math" w:hAnsi="Cambria Math"/>
                  </w:rPr>
                  <m:t>Generation</m:t>
                </m:r>
              </m:e>
              <m:sub>
                <m:r>
                  <w:rPr>
                    <w:rFonts w:ascii="Cambria Math" w:hAnsi="Cambria Math"/>
                  </w:rPr>
                  <m:t>g</m:t>
                </m:r>
              </m:sub>
            </m:sSub>
          </m:e>
        </m:nary>
        <m:r>
          <m:rPr>
            <m:sty m:val="p"/>
          </m:rPr>
          <w:rPr>
            <w:rFonts w:ascii="Cambria Math" w:hAnsi="Cambria Math"/>
          </w:rPr>
          <m:t>×</m:t>
        </m:r>
        <m:sSub>
          <m:sSubPr>
            <m:ctrlPr>
              <w:rPr>
                <w:rFonts w:ascii="Cambria Math" w:hAnsi="Cambria Math"/>
              </w:rPr>
            </m:ctrlPr>
          </m:sSubPr>
          <m:e>
            <m:r>
              <w:rPr>
                <w:rFonts w:ascii="Cambria Math" w:hAnsi="Cambria Math"/>
              </w:rPr>
              <m:t>MarketNodeGenWeig</m:t>
            </m:r>
            <m:r>
              <w:rPr>
                <w:rFonts w:ascii="Cambria Math" w:hAnsi="Cambria Math"/>
              </w:rPr>
              <m:t>h</m:t>
            </m:r>
            <m:r>
              <w:rPr>
                <w:rFonts w:ascii="Cambria Math" w:hAnsi="Cambria Math"/>
              </w:rPr>
              <m:t>t</m:t>
            </m:r>
          </m:e>
          <m:sub>
            <m:r>
              <w:rPr>
                <w:rFonts w:ascii="Cambria Math" w:hAnsi="Cambria Math"/>
              </w:rPr>
              <m:t>g</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r>
                  <m:rPr>
                    <m:sty m:val="p"/>
                  </m:rPr>
                  <w:rPr>
                    <w:rFonts w:ascii="Cambria Math" w:hAnsi="Cambria Math"/>
                  </w:rPr>
                  <m:t>∈</m:t>
                </m:r>
                <m:r>
                  <w:rPr>
                    <w:rFonts w:ascii="Cambria Math" w:hAnsi="Cambria Math"/>
                  </w:rPr>
                  <m:t>SECURITYMARKETRESNODEGROUP</m:t>
                </m:r>
              </m:e>
              <m:sub>
                <m:r>
                  <w:rPr>
                    <w:rFonts w:ascii="Cambria Math" w:hAnsi="Cambria Math"/>
                  </w:rPr>
                  <m:t>v</m:t>
                </m:r>
              </m:sub>
            </m:sSub>
          </m:sub>
          <m:sup/>
          <m:e>
            <m:sSub>
              <m:sSubPr>
                <m:ctrlPr>
                  <w:rPr>
                    <w:rFonts w:ascii="Cambria Math" w:hAnsi="Cambria Math"/>
                  </w:rPr>
                </m:ctrlPr>
              </m:sSubPr>
              <m:e>
                <m:r>
                  <w:rPr>
                    <w:rFonts w:ascii="Cambria Math" w:hAnsi="Cambria Math"/>
                  </w:rPr>
                  <m:t>Reserve</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MarketNodeResWeig</m:t>
                </m:r>
                <m:r>
                  <w:rPr>
                    <w:rFonts w:ascii="Cambria Math" w:hAnsi="Cambria Math"/>
                  </w:rPr>
                  <m:t>h</m:t>
                </m:r>
                <m:r>
                  <w:rPr>
                    <w:rFonts w:ascii="Cambria Math" w:hAnsi="Cambria Math"/>
                  </w:rPr>
                  <m:t>t</m:t>
                </m:r>
              </m:e>
              <m:sub>
                <m:r>
                  <w:rPr>
                    <w:rFonts w:ascii="Cambria Math" w:hAnsi="Cambria Math"/>
                  </w:rPr>
                  <m:t>r</m:t>
                </m:r>
              </m:sub>
            </m:sSub>
            <m:r>
              <m:rPr>
                <m:sty m:val="p"/>
              </m:rPr>
              <w:rPr>
                <w:rFonts w:ascii="Cambria Math" w:hAnsi="Cambria Math"/>
              </w:rPr>
              <m:t>= ≤ ≥</m:t>
            </m:r>
            <m:sSub>
              <m:sSubPr>
                <m:ctrlPr>
                  <w:rPr>
                    <w:rFonts w:ascii="Cambria Math" w:hAnsi="Cambria Math"/>
                  </w:rPr>
                </m:ctrlPr>
              </m:sSubPr>
              <m:e>
                <m:r>
                  <w:rPr>
                    <w:rFonts w:ascii="Cambria Math" w:hAnsi="Cambria Math"/>
                  </w:rPr>
                  <m:t>MarketNodeSecurityLimit</m:t>
                </m:r>
              </m:e>
              <m:sub>
                <m:r>
                  <w:rPr>
                    <w:rFonts w:ascii="Cambria Math" w:hAnsi="Cambria Math"/>
                  </w:rPr>
                  <m:t>v</m:t>
                </m:r>
              </m:sub>
            </m:sSub>
          </m:e>
        </m:nary>
      </m:oMath>
    </w:p>
    <w:p w14:paraId="30E39DFF" w14:textId="77777777" w:rsidR="00714039" w:rsidRDefault="00714039" w:rsidP="00714039">
      <w:pPr>
        <w:pStyle w:val="BodyText"/>
        <w:rPr>
          <w:lang w:eastAsia="en-GB"/>
        </w:rPr>
      </w:pPr>
      <m:oMathPara>
        <m:oMath>
          <m:r>
            <w:rPr>
              <w:rFonts w:ascii="Cambria Math" w:hAnsi="Cambria Math"/>
              <w:lang w:eastAsia="en-GB"/>
            </w:rPr>
            <m:t>∀v∈</m:t>
          </m:r>
          <m:sSub>
            <m:sSubPr>
              <m:ctrlPr>
                <w:rPr>
                  <w:rFonts w:ascii="Cambria Math" w:hAnsi="Cambria Math"/>
                  <w:i/>
                  <w:lang w:eastAsia="en-GB"/>
                </w:rPr>
              </m:ctrlPr>
            </m:sSubPr>
            <m:e>
              <m:r>
                <w:rPr>
                  <w:rFonts w:ascii="Cambria Math" w:hAnsi="Cambria Math"/>
                  <w:lang w:eastAsia="en-GB"/>
                </w:rPr>
                <m:t>SECURITY</m:t>
              </m:r>
            </m:e>
            <m:sub>
              <m:r>
                <w:rPr>
                  <w:rFonts w:ascii="Cambria Math" w:hAnsi="Cambria Math"/>
                  <w:lang w:eastAsia="en-GB"/>
                </w:rPr>
                <m:t>GroupMarketNodes</m:t>
              </m:r>
            </m:sub>
          </m:sSub>
        </m:oMath>
      </m:oMathPara>
    </w:p>
    <w:p w14:paraId="27311DD3" w14:textId="77777777" w:rsidR="00714039" w:rsidRPr="00774ADD" w:rsidRDefault="00714039" w:rsidP="00714039">
      <w:pPr>
        <w:pStyle w:val="BodyText"/>
        <w:rPr>
          <w:lang w:eastAsia="en-GB"/>
        </w:rPr>
      </w:pPr>
      <w:r>
        <w:rPr>
          <w:lang w:eastAsia="en-GB"/>
        </w:rPr>
        <w:t xml:space="preserve">Note that the sign = </w:t>
      </w:r>
      <w:r>
        <w:rPr>
          <w:rFonts w:cs="Arial"/>
          <w:lang w:eastAsia="en-GB"/>
        </w:rPr>
        <w:t>≤ ≥</w:t>
      </w:r>
      <w:r>
        <w:rPr>
          <w:lang w:eastAsia="en-GB"/>
        </w:rPr>
        <w:t xml:space="preserve"> in Constraint 3.5.1.7, and in subsequent constraints, is taken as meaning </w:t>
      </w:r>
      <w:r w:rsidRPr="00456057">
        <w:rPr>
          <w:lang w:eastAsia="en-GB"/>
        </w:rPr>
        <w:t>three constraint types in one formula</w:t>
      </w:r>
      <w:r>
        <w:rPr>
          <w:lang w:eastAsia="en-GB"/>
        </w:rPr>
        <w:t>, these being</w:t>
      </w:r>
      <w:r w:rsidRPr="00456057">
        <w:rPr>
          <w:lang w:eastAsia="en-GB"/>
        </w:rPr>
        <w:t xml:space="preserve"> =, </w:t>
      </w:r>
      <w:r>
        <w:rPr>
          <w:rFonts w:cs="Arial"/>
          <w:lang w:eastAsia="en-GB"/>
        </w:rPr>
        <w:t>≤</w:t>
      </w:r>
      <w:r w:rsidRPr="00456057">
        <w:rPr>
          <w:lang w:eastAsia="en-GB"/>
        </w:rPr>
        <w:t xml:space="preserve"> and </w:t>
      </w:r>
      <w:r>
        <w:rPr>
          <w:rFonts w:cs="Arial"/>
          <w:lang w:eastAsia="en-GB"/>
        </w:rPr>
        <w:t>≥.</w:t>
      </w:r>
    </w:p>
    <w:p w14:paraId="2251E77E" w14:textId="77777777" w:rsidR="00714039" w:rsidRPr="00511198" w:rsidRDefault="00714039" w:rsidP="00714039">
      <w:pPr>
        <w:pStyle w:val="Heading2"/>
        <w:tabs>
          <w:tab w:val="clear" w:pos="1440"/>
        </w:tabs>
        <w:ind w:left="851" w:hanging="851"/>
        <w:jc w:val="left"/>
      </w:pPr>
      <w:bookmarkStart w:id="314" w:name="_Toc189139666"/>
      <w:r w:rsidRPr="00511198">
        <w:t>Mixed Constraints</w:t>
      </w:r>
      <w:bookmarkEnd w:id="314"/>
    </w:p>
    <w:p w14:paraId="3B2A9D52" w14:textId="2E42BED7" w:rsidR="00714039" w:rsidRDefault="00EA7BDF" w:rsidP="00155721">
      <w:pPr>
        <w:pStyle w:val="Heading5"/>
      </w:pPr>
      <m:oMath>
        <m:sSub>
          <m:sSubPr>
            <m:ctrlPr>
              <w:rPr>
                <w:rFonts w:ascii="Cambria Math" w:hAnsi="Cambria Math"/>
              </w:rPr>
            </m:ctrlPr>
          </m:sSubPr>
          <m:e>
            <m:r>
              <w:rPr>
                <w:rFonts w:ascii="Cambria Math" w:hAnsi="Cambria Math"/>
              </w:rPr>
              <m:t>MixedConstraintVariable</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MixedConstVarWeig</m:t>
            </m:r>
            <m:r>
              <w:rPr>
                <w:rFonts w:ascii="Cambria Math" w:hAnsi="Cambria Math"/>
              </w:rPr>
              <m:t>h</m:t>
            </m:r>
            <m:r>
              <w:rPr>
                <w:rFonts w:ascii="Cambria Math" w:hAnsi="Cambria Math"/>
              </w:rPr>
              <m:t>t</m:t>
            </m:r>
            <m:r>
              <m:rPr>
                <m:sty m:val="p"/>
              </m:rPr>
              <w:rPr>
                <w:rFonts w:ascii="Cambria Math" w:hAnsi="Cambria Math"/>
              </w:rPr>
              <m:t>1</m:t>
            </m:r>
          </m:e>
          <m:sub>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p</m:t>
                </m:r>
                <m:r>
                  <m:rPr>
                    <m:sty m:val="p"/>
                  </m:rPr>
                  <w:rPr>
                    <w:rFonts w:ascii="Cambria Math" w:hAnsi="Cambria Math"/>
                  </w:rPr>
                  <m:t>∈</m:t>
                </m:r>
                <m:r>
                  <w:rPr>
                    <w:rFonts w:ascii="Cambria Math" w:hAnsi="Cambria Math"/>
                  </w:rPr>
                  <m:t>MIXEDDEMNODEGROUP</m:t>
                </m:r>
              </m:e>
              <m:sub>
                <m:r>
                  <w:rPr>
                    <w:rFonts w:ascii="Cambria Math" w:hAnsi="Cambria Math"/>
                  </w:rPr>
                  <m:t>m</m:t>
                </m:r>
              </m:sub>
            </m:sSub>
          </m:sub>
          <m:sup/>
          <m:e>
            <m:sSub>
              <m:sSubPr>
                <m:ctrlPr>
                  <w:rPr>
                    <w:rFonts w:ascii="Cambria Math" w:hAnsi="Cambria Math"/>
                  </w:rPr>
                </m:ctrlPr>
              </m:sSubPr>
              <m:e>
                <m:r>
                  <w:rPr>
                    <w:rFonts w:ascii="Cambria Math" w:hAnsi="Cambria Math"/>
                  </w:rPr>
                  <m:t>Demand</m:t>
                </m:r>
              </m:e>
              <m:sub>
                <m:r>
                  <w:rPr>
                    <w:rFonts w:ascii="Cambria Math" w:hAnsi="Cambria Math"/>
                  </w:rPr>
                  <m:t>p</m:t>
                </m:r>
              </m:sub>
            </m:sSub>
          </m:e>
        </m:nary>
        <m:r>
          <m:rPr>
            <m:sty m:val="p"/>
          </m:rPr>
          <w:rPr>
            <w:rFonts w:ascii="Cambria Math" w:hAnsi="Cambria Math"/>
          </w:rPr>
          <m:t>×</m:t>
        </m:r>
        <m:sSub>
          <m:sSubPr>
            <m:ctrlPr>
              <w:rPr>
                <w:rFonts w:ascii="Cambria Math" w:hAnsi="Cambria Math"/>
              </w:rPr>
            </m:ctrlPr>
          </m:sSubPr>
          <m:e>
            <m:r>
              <w:rPr>
                <w:rFonts w:ascii="Cambria Math" w:hAnsi="Cambria Math"/>
              </w:rPr>
              <m:t>MixedConstDemWeig</m:t>
            </m:r>
            <m:r>
              <w:rPr>
                <w:rFonts w:ascii="Cambria Math" w:hAnsi="Cambria Math"/>
              </w:rPr>
              <m:t>h</m:t>
            </m:r>
            <m:r>
              <w:rPr>
                <w:rFonts w:ascii="Cambria Math" w:hAnsi="Cambria Math"/>
              </w:rPr>
              <m:t>t</m:t>
            </m:r>
          </m:e>
          <m:sub>
            <m:r>
              <w:rPr>
                <w:rFonts w:ascii="Cambria Math" w:hAnsi="Cambria Math"/>
              </w:rPr>
              <m:t>p</m:t>
            </m:r>
            <m:r>
              <m:rPr>
                <m:sty m:val="p"/>
              </m:rPr>
              <w:rPr>
                <w:rFonts w:ascii="Cambria Math" w:hAnsi="Cambria Math"/>
              </w:rPr>
              <m:t>,</m:t>
            </m:r>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g</m:t>
                </m:r>
                <m:r>
                  <m:rPr>
                    <m:sty m:val="p"/>
                  </m:rPr>
                  <w:rPr>
                    <w:rFonts w:ascii="Cambria Math" w:hAnsi="Cambria Math"/>
                  </w:rPr>
                  <m:t>∈</m:t>
                </m:r>
                <m:r>
                  <w:rPr>
                    <w:rFonts w:ascii="Cambria Math" w:hAnsi="Cambria Math"/>
                  </w:rPr>
                  <m:t>MIXEDGENNODEGROUP</m:t>
                </m:r>
              </m:e>
              <m:sub>
                <m:r>
                  <w:rPr>
                    <w:rFonts w:ascii="Cambria Math" w:hAnsi="Cambria Math"/>
                  </w:rPr>
                  <m:t>m</m:t>
                </m:r>
              </m:sub>
            </m:sSub>
          </m:sub>
          <m:sup/>
          <m:e>
            <m:sSub>
              <m:sSubPr>
                <m:ctrlPr>
                  <w:rPr>
                    <w:rFonts w:ascii="Cambria Math" w:hAnsi="Cambria Math"/>
                  </w:rPr>
                </m:ctrlPr>
              </m:sSubPr>
              <m:e>
                <m:r>
                  <w:rPr>
                    <w:rFonts w:ascii="Cambria Math" w:hAnsi="Cambria Math"/>
                  </w:rPr>
                  <m:t>Generation</m:t>
                </m:r>
              </m:e>
              <m:sub>
                <m:r>
                  <w:rPr>
                    <w:rFonts w:ascii="Cambria Math" w:hAnsi="Cambria Math"/>
                  </w:rPr>
                  <m:t>g</m:t>
                </m:r>
              </m:sub>
            </m:sSub>
          </m:e>
        </m:nary>
        <m:r>
          <m:rPr>
            <m:sty m:val="p"/>
          </m:rPr>
          <w:rPr>
            <w:rFonts w:ascii="Cambria Math" w:hAnsi="Cambria Math"/>
          </w:rPr>
          <m:t>×</m:t>
        </m:r>
        <m:sSub>
          <m:sSubPr>
            <m:ctrlPr>
              <w:rPr>
                <w:rFonts w:ascii="Cambria Math" w:hAnsi="Cambria Math"/>
              </w:rPr>
            </m:ctrlPr>
          </m:sSubPr>
          <m:e>
            <m:r>
              <w:rPr>
                <w:rFonts w:ascii="Cambria Math" w:hAnsi="Cambria Math"/>
              </w:rPr>
              <m:t>MixedConstGenWeig</m:t>
            </m:r>
            <m:r>
              <w:rPr>
                <w:rFonts w:ascii="Cambria Math" w:hAnsi="Cambria Math"/>
              </w:rPr>
              <m:t>h</m:t>
            </m:r>
            <m:r>
              <w:rPr>
                <w:rFonts w:ascii="Cambria Math" w:hAnsi="Cambria Math"/>
              </w:rPr>
              <m:t>t</m:t>
            </m:r>
          </m:e>
          <m:sub>
            <m:r>
              <w:rPr>
                <w:rFonts w:ascii="Cambria Math" w:hAnsi="Cambria Math"/>
              </w:rPr>
              <m:t>g</m:t>
            </m:r>
            <m:r>
              <m:rPr>
                <m:sty m:val="p"/>
              </m:rPr>
              <w:rPr>
                <w:rFonts w:ascii="Cambria Math" w:hAnsi="Cambria Math"/>
              </w:rPr>
              <m:t>,</m:t>
            </m:r>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r>
                  <m:rPr>
                    <m:sty m:val="p"/>
                  </m:rPr>
                  <w:rPr>
                    <w:rFonts w:ascii="Cambria Math" w:hAnsi="Cambria Math"/>
                  </w:rPr>
                  <m:t>∈</m:t>
                </m:r>
                <m:r>
                  <w:rPr>
                    <w:rFonts w:ascii="Cambria Math" w:hAnsi="Cambria Math"/>
                  </w:rPr>
                  <m:t>MIXEDRESNODEGROUP</m:t>
                </m:r>
              </m:e>
              <m:sub>
                <m:r>
                  <w:rPr>
                    <w:rFonts w:ascii="Cambria Math" w:hAnsi="Cambria Math"/>
                  </w:rPr>
                  <m:t>m</m:t>
                </m:r>
              </m:sub>
            </m:sSub>
          </m:sub>
          <m:sup/>
          <m:e>
            <m:sSub>
              <m:sSubPr>
                <m:ctrlPr>
                  <w:rPr>
                    <w:rFonts w:ascii="Cambria Math" w:hAnsi="Cambria Math"/>
                  </w:rPr>
                </m:ctrlPr>
              </m:sSubPr>
              <m:e>
                <m:r>
                  <w:rPr>
                    <w:rFonts w:ascii="Cambria Math" w:hAnsi="Cambria Math"/>
                  </w:rPr>
                  <m:t>Reserve</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MixedConstResWeig</m:t>
                </m:r>
                <m:r>
                  <w:rPr>
                    <w:rFonts w:ascii="Cambria Math" w:hAnsi="Cambria Math"/>
                  </w:rPr>
                  <m:t>h</m:t>
                </m:r>
                <m:r>
                  <w:rPr>
                    <w:rFonts w:ascii="Cambria Math" w:hAnsi="Cambria Math"/>
                  </w:rPr>
                  <m:t>t</m:t>
                </m:r>
              </m:e>
              <m:sub>
                <m:r>
                  <w:rPr>
                    <w:rFonts w:ascii="Cambria Math" w:hAnsi="Cambria Math"/>
                  </w:rPr>
                  <m:t>r</m:t>
                </m:r>
                <m:r>
                  <m:rPr>
                    <m:sty m:val="p"/>
                  </m:rPr>
                  <w:rPr>
                    <w:rFonts w:ascii="Cambria Math" w:hAnsi="Cambria Math"/>
                  </w:rPr>
                  <m:t>,</m:t>
                </m:r>
                <m:r>
                  <w:rPr>
                    <w:rFonts w:ascii="Cambria Math" w:hAnsi="Cambria Math"/>
                  </w:rPr>
                  <m:t>m</m:t>
                </m:r>
              </m:sub>
            </m:sSub>
          </m:e>
        </m:nary>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MIXEDDIRACLINEGROUP</m:t>
                </m:r>
              </m:e>
              <m:sub>
                <m:r>
                  <w:rPr>
                    <w:rFonts w:ascii="Cambria Math" w:hAnsi="Cambria Math"/>
                  </w:rPr>
                  <m:t>m</m:t>
                </m:r>
              </m:sub>
            </m:sSub>
          </m:sub>
          <m:sup/>
          <m:e>
            <m:sSubSup>
              <m:sSubSupPr>
                <m:ctrlPr>
                  <w:rPr>
                    <w:rFonts w:ascii="Cambria Math" w:hAnsi="Cambria Math"/>
                  </w:rPr>
                </m:ctrlPr>
              </m:sSubSupPr>
              <m:e>
                <m:r>
                  <w:rPr>
                    <w:rFonts w:ascii="Cambria Math" w:hAnsi="Cambria Math"/>
                  </w:rPr>
                  <m:t>ACLineFlow</m:t>
                </m:r>
              </m:e>
              <m:sub>
                <m:r>
                  <w:rPr>
                    <w:rFonts w:ascii="Cambria Math" w:hAnsi="Cambria Math"/>
                  </w:rPr>
                  <m:t>p</m:t>
                </m:r>
              </m:sub>
              <m:sup>
                <m:r>
                  <w:rPr>
                    <w:rFonts w:ascii="Cambria Math" w:hAnsi="Cambria Math"/>
                  </w:rPr>
                  <m:t>Directed</m:t>
                </m:r>
              </m:sup>
            </m:sSubSup>
            <m:r>
              <m:rPr>
                <m:sty m:val="p"/>
              </m:rPr>
              <w:rPr>
                <w:rFonts w:ascii="Cambria Math" w:hAnsi="Cambria Math"/>
              </w:rPr>
              <m:t>×</m:t>
            </m:r>
            <m:sSub>
              <m:sSubPr>
                <m:ctrlPr>
                  <w:rPr>
                    <w:rFonts w:ascii="Cambria Math" w:hAnsi="Cambria Math"/>
                  </w:rPr>
                </m:ctrlPr>
              </m:sSubPr>
              <m:e>
                <m:r>
                  <w:rPr>
                    <w:rFonts w:ascii="Cambria Math" w:hAnsi="Cambria Math"/>
                  </w:rPr>
                  <m:t>MixedConstACLineWeig</m:t>
                </m:r>
                <m:r>
                  <w:rPr>
                    <w:rFonts w:ascii="Cambria Math" w:hAnsi="Cambria Math"/>
                  </w:rPr>
                  <m:t>h</m:t>
                </m:r>
                <m:r>
                  <w:rPr>
                    <w:rFonts w:ascii="Cambria Math" w:hAnsi="Cambria Math"/>
                  </w:rPr>
                  <m:t>t</m:t>
                </m:r>
              </m:e>
              <m:sub>
                <m:r>
                  <w:rPr>
                    <w:rFonts w:ascii="Cambria Math" w:hAnsi="Cambria Math"/>
                  </w:rPr>
                  <m:t>q</m:t>
                </m:r>
                <m:r>
                  <m:rPr>
                    <m:sty m:val="p"/>
                  </m:rPr>
                  <w:rPr>
                    <w:rFonts w:ascii="Cambria Math" w:hAnsi="Cambria Math"/>
                  </w:rPr>
                  <m:t>,</m:t>
                </m:r>
                <m:r>
                  <w:rPr>
                    <w:rFonts w:ascii="Cambria Math" w:hAnsi="Cambria Math"/>
                  </w:rPr>
                  <m:t>m</m:t>
                </m:r>
              </m:sub>
            </m:sSub>
          </m:e>
        </m:nary>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MIXEDDIRACLINEGROUP</m:t>
                </m:r>
              </m:e>
              <m:sub>
                <m:r>
                  <w:rPr>
                    <w:rFonts w:ascii="Cambria Math" w:hAnsi="Cambria Math"/>
                  </w:rPr>
                  <m:t>m</m:t>
                </m:r>
              </m:sub>
            </m:sSub>
          </m:sub>
          <m:sup/>
          <m:e>
            <m:sSubSup>
              <m:sSubSupPr>
                <m:ctrlPr>
                  <w:rPr>
                    <w:rFonts w:ascii="Cambria Math" w:hAnsi="Cambria Math"/>
                  </w:rPr>
                </m:ctrlPr>
              </m:sSubSupPr>
              <m:e>
                <m:r>
                  <w:rPr>
                    <w:rFonts w:ascii="Cambria Math" w:hAnsi="Cambria Math"/>
                  </w:rPr>
                  <m:t>ACLineLosses</m:t>
                </m:r>
              </m:e>
              <m:sub>
                <m:r>
                  <w:rPr>
                    <w:rFonts w:ascii="Cambria Math" w:hAnsi="Cambria Math"/>
                  </w:rPr>
                  <m:t>q</m:t>
                </m:r>
              </m:sub>
              <m:sup>
                <m:r>
                  <w:rPr>
                    <w:rFonts w:ascii="Cambria Math" w:hAnsi="Cambria Math"/>
                  </w:rPr>
                  <m:t>Directed</m:t>
                </m:r>
              </m:sup>
            </m:sSubSup>
            <m:r>
              <m:rPr>
                <m:sty m:val="p"/>
              </m:rPr>
              <w:rPr>
                <w:rFonts w:ascii="Cambria Math" w:hAnsi="Cambria Math"/>
              </w:rPr>
              <m:t>×</m:t>
            </m:r>
            <m:sSub>
              <m:sSubPr>
                <m:ctrlPr>
                  <w:rPr>
                    <w:rFonts w:ascii="Cambria Math" w:hAnsi="Cambria Math"/>
                  </w:rPr>
                </m:ctrlPr>
              </m:sSubPr>
              <m:e>
                <m:r>
                  <w:rPr>
                    <w:rFonts w:ascii="Cambria Math" w:hAnsi="Cambria Math"/>
                  </w:rPr>
                  <m:t>MixedConstACLineLossWeig</m:t>
                </m:r>
                <m:r>
                  <w:rPr>
                    <w:rFonts w:ascii="Cambria Math" w:hAnsi="Cambria Math"/>
                  </w:rPr>
                  <m:t>h</m:t>
                </m:r>
                <m:r>
                  <w:rPr>
                    <w:rFonts w:ascii="Cambria Math" w:hAnsi="Cambria Math"/>
                  </w:rPr>
                  <m:t>t</m:t>
                </m:r>
              </m:e>
              <m:sub>
                <m:r>
                  <w:rPr>
                    <w:rFonts w:ascii="Cambria Math" w:hAnsi="Cambria Math"/>
                  </w:rPr>
                  <m:t>q</m:t>
                </m:r>
                <m:r>
                  <m:rPr>
                    <m:sty m:val="p"/>
                  </m:rPr>
                  <w:rPr>
                    <w:rFonts w:ascii="Cambria Math" w:hAnsi="Cambria Math"/>
                  </w:rPr>
                  <m:t>,</m:t>
                </m:r>
                <m:r>
                  <w:rPr>
                    <w:rFonts w:ascii="Cambria Math" w:hAnsi="Cambria Math"/>
                  </w:rPr>
                  <m:t>m</m:t>
                </m:r>
              </m:sub>
            </m:sSub>
          </m:e>
        </m:nary>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k</m:t>
                </m:r>
                <m:r>
                  <m:rPr>
                    <m:sty m:val="p"/>
                  </m:rPr>
                  <w:rPr>
                    <w:rFonts w:ascii="Cambria Math" w:hAnsi="Cambria Math"/>
                  </w:rPr>
                  <m:t>∈</m:t>
                </m:r>
                <m:r>
                  <w:rPr>
                    <w:rFonts w:ascii="Cambria Math" w:hAnsi="Cambria Math"/>
                  </w:rPr>
                  <m:t>MIXEDACLINEGROUP</m:t>
                </m:r>
              </m:e>
              <m:sub>
                <m:r>
                  <w:rPr>
                    <w:rFonts w:ascii="Cambria Math" w:hAnsi="Cambria Math"/>
                  </w:rPr>
                  <m:t>m</m:t>
                </m:r>
              </m:sub>
            </m:sSub>
          </m:sub>
          <m:sup/>
          <m:e>
            <m:sSubSup>
              <m:sSubSupPr>
                <m:ctrlPr>
                  <w:rPr>
                    <w:rFonts w:ascii="Cambria Math" w:hAnsi="Cambria Math"/>
                  </w:rPr>
                </m:ctrlPr>
              </m:sSubSupPr>
              <m:e>
                <m:r>
                  <w:rPr>
                    <w:rFonts w:ascii="Cambria Math" w:hAnsi="Cambria Math"/>
                  </w:rPr>
                  <m:t>ACLineFixedLosses</m:t>
                </m:r>
              </m:e>
              <m:sub>
                <m:r>
                  <w:rPr>
                    <w:rFonts w:ascii="Cambria Math" w:hAnsi="Cambria Math"/>
                  </w:rPr>
                  <m:t>k</m:t>
                </m:r>
              </m:sub>
              <m:sup/>
            </m:sSubSup>
            <m:r>
              <m:rPr>
                <m:sty m:val="p"/>
              </m:rPr>
              <w:rPr>
                <w:rFonts w:ascii="Cambria Math" w:hAnsi="Cambria Math"/>
              </w:rPr>
              <m:t>×</m:t>
            </m:r>
            <m:sSub>
              <m:sSubPr>
                <m:ctrlPr>
                  <w:rPr>
                    <w:rFonts w:ascii="Cambria Math" w:hAnsi="Cambria Math"/>
                  </w:rPr>
                </m:ctrlPr>
              </m:sSubPr>
              <m:e>
                <m:r>
                  <w:rPr>
                    <w:rFonts w:ascii="Cambria Math" w:hAnsi="Cambria Math"/>
                  </w:rPr>
                  <m:t>MixedConstACLineFixedLossWeig</m:t>
                </m:r>
                <m:r>
                  <w:rPr>
                    <w:rFonts w:ascii="Cambria Math" w:hAnsi="Cambria Math"/>
                  </w:rPr>
                  <m:t>h</m:t>
                </m:r>
                <m:r>
                  <w:rPr>
                    <w:rFonts w:ascii="Cambria Math" w:hAnsi="Cambria Math"/>
                  </w:rPr>
                  <m:t>t</m:t>
                </m:r>
              </m:e>
              <m:sub>
                <m:r>
                  <w:rPr>
                    <w:rFonts w:ascii="Cambria Math" w:hAnsi="Cambria Math"/>
                  </w:rPr>
                  <m:t>k</m:t>
                </m:r>
                <m:r>
                  <m:rPr>
                    <m:sty m:val="p"/>
                  </m:rPr>
                  <w:rPr>
                    <w:rFonts w:ascii="Cambria Math" w:hAnsi="Cambria Math"/>
                  </w:rPr>
                  <m:t>,</m:t>
                </m:r>
                <m:r>
                  <w:rPr>
                    <w:rFonts w:ascii="Cambria Math" w:hAnsi="Cambria Math"/>
                  </w:rPr>
                  <m:t>m</m:t>
                </m:r>
              </m:sub>
            </m:sSub>
          </m:e>
        </m:nary>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l</m:t>
                </m:r>
                <m:r>
                  <m:rPr>
                    <m:sty m:val="p"/>
                  </m:rPr>
                  <w:rPr>
                    <w:rFonts w:ascii="Cambria Math" w:hAnsi="Cambria Math"/>
                  </w:rPr>
                  <m:t>∈</m:t>
                </m:r>
                <m:r>
                  <w:rPr>
                    <w:rFonts w:ascii="Cambria Math" w:hAnsi="Cambria Math"/>
                  </w:rPr>
                  <m:t>MIXEDDCLINKGROUP</m:t>
                </m:r>
              </m:e>
              <m:sub>
                <m:r>
                  <w:rPr>
                    <w:rFonts w:ascii="Cambria Math" w:hAnsi="Cambria Math"/>
                  </w:rPr>
                  <m:t>m</m:t>
                </m:r>
              </m:sub>
            </m:sSub>
          </m:sub>
          <m:sup/>
          <m:e>
            <m:r>
              <w:rPr>
                <w:rFonts w:ascii="Cambria Math" w:hAnsi="Cambria Math"/>
              </w:rPr>
              <m:t>HVDCLinkFlo</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MixedConstDCLinkWeig</m:t>
                </m:r>
                <m:r>
                  <w:rPr>
                    <w:rFonts w:ascii="Cambria Math" w:hAnsi="Cambria Math"/>
                  </w:rPr>
                  <m:t>h</m:t>
                </m:r>
                <m:r>
                  <w:rPr>
                    <w:rFonts w:ascii="Cambria Math" w:hAnsi="Cambria Math"/>
                  </w:rPr>
                  <m:t>t</m:t>
                </m:r>
              </m:e>
              <m:sub>
                <m:r>
                  <w:rPr>
                    <w:rFonts w:ascii="Cambria Math" w:hAnsi="Cambria Math"/>
                  </w:rPr>
                  <m:t>l</m:t>
                </m:r>
                <m:r>
                  <m:rPr>
                    <m:sty m:val="p"/>
                  </m:rPr>
                  <w:rPr>
                    <w:rFonts w:ascii="Cambria Math" w:hAnsi="Cambria Math"/>
                  </w:rPr>
                  <m:t>,</m:t>
                </m:r>
                <m:r>
                  <w:rPr>
                    <w:rFonts w:ascii="Cambria Math" w:hAnsi="Cambria Math"/>
                  </w:rPr>
                  <m:t>m</m:t>
                </m:r>
              </m:sub>
            </m:sSub>
          </m:e>
        </m:nary>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l</m:t>
                </m:r>
                <m:r>
                  <m:rPr>
                    <m:sty m:val="p"/>
                  </m:rPr>
                  <w:rPr>
                    <w:rFonts w:ascii="Cambria Math" w:hAnsi="Cambria Math"/>
                  </w:rPr>
                  <m:t>∈</m:t>
                </m:r>
                <m:r>
                  <w:rPr>
                    <w:rFonts w:ascii="Cambria Math" w:hAnsi="Cambria Math"/>
                  </w:rPr>
                  <m:t>MIXEDDCLINKGROUP</m:t>
                </m:r>
              </m:e>
              <m:sub>
                <m:r>
                  <w:rPr>
                    <w:rFonts w:ascii="Cambria Math" w:hAnsi="Cambria Math"/>
                  </w:rPr>
                  <m:t>m</m:t>
                </m:r>
              </m:sub>
            </m:sSub>
          </m:sub>
          <m:sup/>
          <m:e>
            <m:sSubSup>
              <m:sSubSupPr>
                <m:ctrlPr>
                  <w:rPr>
                    <w:rFonts w:ascii="Cambria Math" w:hAnsi="Cambria Math"/>
                  </w:rPr>
                </m:ctrlPr>
              </m:sSubSupPr>
              <m:e>
                <m:r>
                  <w:rPr>
                    <w:rFonts w:ascii="Cambria Math" w:hAnsi="Cambria Math"/>
                  </w:rPr>
                  <m:t>HVDCLinkLosses</m:t>
                </m:r>
              </m:e>
              <m:sub>
                <m:r>
                  <w:rPr>
                    <w:rFonts w:ascii="Cambria Math" w:hAnsi="Cambria Math"/>
                  </w:rPr>
                  <m:t>l</m:t>
                </m:r>
              </m:sub>
              <m:sup/>
            </m:sSubSup>
            <m:r>
              <m:rPr>
                <m:sty m:val="p"/>
              </m:rPr>
              <w:rPr>
                <w:rFonts w:ascii="Cambria Math" w:hAnsi="Cambria Math"/>
              </w:rPr>
              <m:t>×</m:t>
            </m:r>
            <m:sSub>
              <m:sSubPr>
                <m:ctrlPr>
                  <w:rPr>
                    <w:rFonts w:ascii="Cambria Math" w:hAnsi="Cambria Math"/>
                  </w:rPr>
                </m:ctrlPr>
              </m:sSubPr>
              <m:e>
                <m:r>
                  <w:rPr>
                    <w:rFonts w:ascii="Cambria Math" w:hAnsi="Cambria Math"/>
                  </w:rPr>
                  <m:t>MixedConstDCLinkLossWeig</m:t>
                </m:r>
                <m:r>
                  <w:rPr>
                    <w:rFonts w:ascii="Cambria Math" w:hAnsi="Cambria Math"/>
                  </w:rPr>
                  <m:t>h</m:t>
                </m:r>
                <m:r>
                  <w:rPr>
                    <w:rFonts w:ascii="Cambria Math" w:hAnsi="Cambria Math"/>
                  </w:rPr>
                  <m:t>t</m:t>
                </m:r>
              </m:e>
              <m:sub>
                <m:r>
                  <w:rPr>
                    <w:rFonts w:ascii="Cambria Math" w:hAnsi="Cambria Math"/>
                  </w:rPr>
                  <m:t>l</m:t>
                </m:r>
                <m:r>
                  <m:rPr>
                    <m:sty m:val="p"/>
                  </m:rPr>
                  <w:rPr>
                    <w:rFonts w:ascii="Cambria Math" w:hAnsi="Cambria Math"/>
                  </w:rPr>
                  <m:t>,</m:t>
                </m:r>
                <m:r>
                  <w:rPr>
                    <w:rFonts w:ascii="Cambria Math" w:hAnsi="Cambria Math"/>
                  </w:rPr>
                  <m:t>m</m:t>
                </m:r>
              </m:sub>
            </m:sSub>
          </m:e>
        </m:nary>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l</m:t>
                </m:r>
                <m:r>
                  <m:rPr>
                    <m:sty m:val="p"/>
                  </m:rPr>
                  <w:rPr>
                    <w:rFonts w:ascii="Cambria Math" w:hAnsi="Cambria Math"/>
                  </w:rPr>
                  <m:t>∈</m:t>
                </m:r>
                <m:r>
                  <w:rPr>
                    <w:rFonts w:ascii="Cambria Math" w:hAnsi="Cambria Math"/>
                  </w:rPr>
                  <m:t>MIXEDDCLINKGROUP</m:t>
                </m:r>
              </m:e>
              <m:sub>
                <m:r>
                  <w:rPr>
                    <w:rFonts w:ascii="Cambria Math" w:hAnsi="Cambria Math"/>
                  </w:rPr>
                  <m:t>m</m:t>
                </m:r>
              </m:sub>
            </m:sSub>
          </m:sub>
          <m:sup/>
          <m:e>
            <m:sSubSup>
              <m:sSubSupPr>
                <m:ctrlPr>
                  <w:rPr>
                    <w:rFonts w:ascii="Cambria Math" w:hAnsi="Cambria Math"/>
                  </w:rPr>
                </m:ctrlPr>
              </m:sSubSupPr>
              <m:e>
                <m:r>
                  <w:rPr>
                    <w:rFonts w:ascii="Cambria Math" w:hAnsi="Cambria Math"/>
                  </w:rPr>
                  <m:t>HVDCLinkFixedLosses</m:t>
                </m:r>
              </m:e>
              <m:sub>
                <m:r>
                  <w:rPr>
                    <w:rFonts w:ascii="Cambria Math" w:hAnsi="Cambria Math"/>
                  </w:rPr>
                  <m:t>l</m:t>
                </m:r>
              </m:sub>
              <m:sup/>
            </m:sSubSup>
            <m:r>
              <m:rPr>
                <m:sty m:val="p"/>
              </m:rPr>
              <w:rPr>
                <w:rFonts w:ascii="Cambria Math" w:hAnsi="Cambria Math"/>
              </w:rPr>
              <m:t>×</m:t>
            </m:r>
            <m:sSub>
              <m:sSubPr>
                <m:ctrlPr>
                  <w:rPr>
                    <w:rFonts w:ascii="Cambria Math" w:hAnsi="Cambria Math"/>
                  </w:rPr>
                </m:ctrlPr>
              </m:sSubPr>
              <m:e>
                <m:r>
                  <w:rPr>
                    <w:rFonts w:ascii="Cambria Math" w:hAnsi="Cambria Math"/>
                  </w:rPr>
                  <m:t>MixedConstDCLinkFixedLossWeig</m:t>
                </m:r>
                <m:r>
                  <w:rPr>
                    <w:rFonts w:ascii="Cambria Math" w:hAnsi="Cambria Math"/>
                  </w:rPr>
                  <m:t>h</m:t>
                </m:r>
                <m:r>
                  <w:rPr>
                    <w:rFonts w:ascii="Cambria Math" w:hAnsi="Cambria Math"/>
                  </w:rPr>
                  <m:t>t</m:t>
                </m:r>
              </m:e>
              <m:sub>
                <m:r>
                  <w:rPr>
                    <w:rFonts w:ascii="Cambria Math" w:hAnsi="Cambria Math"/>
                  </w:rPr>
                  <m:t>l</m:t>
                </m:r>
                <m:r>
                  <m:rPr>
                    <m:sty m:val="p"/>
                  </m:rPr>
                  <w:rPr>
                    <w:rFonts w:ascii="Cambria Math" w:hAnsi="Cambria Math"/>
                  </w:rPr>
                  <m:t>,</m:t>
                </m:r>
                <m:r>
                  <w:rPr>
                    <w:rFonts w:ascii="Cambria Math" w:hAnsi="Cambria Math"/>
                  </w:rPr>
                  <m:t>m</m:t>
                </m:r>
              </m:sub>
            </m:sSub>
          </m:e>
        </m:nary>
        <m:r>
          <m:rPr>
            <m:sty m:val="p"/>
          </m:rPr>
          <w:rPr>
            <w:rFonts w:ascii="Cambria Math" w:hAnsi="Cambria Math"/>
          </w:rPr>
          <m:t>= ≤ ≥</m:t>
        </m:r>
        <m:sSub>
          <m:sSubPr>
            <m:ctrlPr>
              <w:rPr>
                <w:rFonts w:ascii="Cambria Math" w:hAnsi="Cambria Math"/>
              </w:rPr>
            </m:ctrlPr>
          </m:sSubPr>
          <m:e>
            <m:r>
              <w:rPr>
                <w:rFonts w:ascii="Cambria Math" w:hAnsi="Cambria Math"/>
              </w:rPr>
              <m:t>MixedConstraintLimit</m:t>
            </m:r>
            <m:r>
              <m:rPr>
                <m:sty m:val="p"/>
              </m:rPr>
              <w:rPr>
                <w:rFonts w:ascii="Cambria Math" w:hAnsi="Cambria Math"/>
              </w:rPr>
              <m:t>1</m:t>
            </m:r>
          </m:e>
          <m:sub>
            <m:r>
              <w:rPr>
                <w:rFonts w:ascii="Cambria Math" w:hAnsi="Cambria Math"/>
              </w:rPr>
              <m:t>m</m:t>
            </m:r>
          </m:sub>
        </m:sSub>
      </m:oMath>
    </w:p>
    <w:p w14:paraId="6CE236BE" w14:textId="77777777" w:rsidR="00714039" w:rsidRDefault="00714039" w:rsidP="00714039">
      <w:pPr>
        <w:pStyle w:val="BodyText"/>
        <w:rPr>
          <w:lang w:eastAsia="en-GB"/>
        </w:rPr>
      </w:pPr>
      <m:oMathPara>
        <m:oMath>
          <m:r>
            <w:rPr>
              <w:rFonts w:ascii="Cambria Math" w:hAnsi="Cambria Math"/>
              <w:lang w:eastAsia="en-GB"/>
            </w:rPr>
            <m:t>∀m∈</m:t>
          </m:r>
          <m:sSub>
            <m:sSubPr>
              <m:ctrlPr>
                <w:rPr>
                  <w:rFonts w:ascii="Cambria Math" w:hAnsi="Cambria Math"/>
                  <w:i/>
                  <w:lang w:eastAsia="en-GB"/>
                </w:rPr>
              </m:ctrlPr>
            </m:sSubPr>
            <m:e>
              <m:r>
                <w:rPr>
                  <w:rFonts w:ascii="Cambria Math" w:hAnsi="Cambria Math"/>
                  <w:lang w:eastAsia="en-GB"/>
                </w:rPr>
                <m:t>MIXEDCONSTRAINTS</m:t>
              </m:r>
            </m:e>
            <m:sub>
              <m:r>
                <w:rPr>
                  <w:rFonts w:ascii="Cambria Math" w:hAnsi="Cambria Math"/>
                  <w:lang w:eastAsia="en-GB"/>
                </w:rPr>
                <m:t>Type1</m:t>
              </m:r>
            </m:sub>
          </m:sSub>
        </m:oMath>
      </m:oMathPara>
    </w:p>
    <w:p w14:paraId="3D5AFCB4" w14:textId="77777777" w:rsidR="00714039" w:rsidRPr="00774ADD" w:rsidRDefault="00714039" w:rsidP="00714039">
      <w:pPr>
        <w:pStyle w:val="BodyText"/>
        <w:rPr>
          <w:lang w:eastAsia="en-GB"/>
        </w:rPr>
      </w:pPr>
    </w:p>
    <w:p w14:paraId="669D4B99" w14:textId="77777777" w:rsidR="00714039" w:rsidRDefault="00EA7BDF" w:rsidP="00155721">
      <w:pPr>
        <w:pStyle w:val="Heading5"/>
      </w:pPr>
      <m:oMath>
        <m:nary>
          <m:naryPr>
            <m:chr m:val="∑"/>
            <m:limLoc m:val="undOvr"/>
            <m:supHide m:val="1"/>
            <m:ctrlPr>
              <w:rPr>
                <w:rFonts w:ascii="Cambria Math" w:hAnsi="Cambria Math"/>
              </w:rPr>
            </m:ctrlPr>
          </m:naryPr>
          <m:sub>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MIXEDVARGROUP</m:t>
                </m:r>
              </m:e>
              <m:sub>
                <m:r>
                  <w:rPr>
                    <w:rFonts w:ascii="Cambria Math" w:hAnsi="Cambria Math"/>
                  </w:rPr>
                  <m:t>b</m:t>
                </m:r>
              </m:sub>
            </m:sSub>
          </m:sub>
          <m:sup/>
          <m:e>
            <m:sSub>
              <m:sSubPr>
                <m:ctrlPr>
                  <w:rPr>
                    <w:rFonts w:ascii="Cambria Math" w:hAnsi="Cambria Math"/>
                  </w:rPr>
                </m:ctrlPr>
              </m:sSubPr>
              <m:e>
                <m:r>
                  <w:rPr>
                    <w:rFonts w:ascii="Cambria Math" w:hAnsi="Cambria Math"/>
                  </w:rPr>
                  <m:t>MixedConstraintVariable</m:t>
                </m:r>
              </m:e>
              <m:sub>
                <m:r>
                  <w:rPr>
                    <w:rFonts w:ascii="Cambria Math" w:hAnsi="Cambria Math"/>
                  </w:rPr>
                  <m:t>m</m:t>
                </m:r>
              </m:sub>
            </m:sSub>
          </m:e>
        </m:nary>
        <m:r>
          <m:rPr>
            <m:sty m:val="p"/>
          </m:rPr>
          <w:rPr>
            <w:rFonts w:ascii="Cambria Math" w:hAnsi="Cambria Math"/>
          </w:rPr>
          <m:t>×</m:t>
        </m:r>
        <m:sSub>
          <m:sSubPr>
            <m:ctrlPr>
              <w:rPr>
                <w:rFonts w:ascii="Cambria Math" w:hAnsi="Cambria Math"/>
              </w:rPr>
            </m:ctrlPr>
          </m:sSubPr>
          <m:e>
            <m:r>
              <w:rPr>
                <w:rFonts w:ascii="Cambria Math" w:hAnsi="Cambria Math"/>
              </w:rPr>
              <m:t>MixedConstVarWeig</m:t>
            </m:r>
            <m:r>
              <w:rPr>
                <w:rFonts w:ascii="Cambria Math" w:hAnsi="Cambria Math"/>
              </w:rPr>
              <m:t>h</m:t>
            </m:r>
            <m:r>
              <w:rPr>
                <w:rFonts w:ascii="Cambria Math" w:hAnsi="Cambria Math"/>
              </w:rPr>
              <m:t>t</m:t>
            </m:r>
            <m:r>
              <m:rPr>
                <m:sty m:val="p"/>
              </m:rPr>
              <w:rPr>
                <w:rFonts w:ascii="Cambria Math" w:hAnsi="Cambria Math"/>
              </w:rPr>
              <m:t>2</m:t>
            </m:r>
          </m:e>
          <m:sub>
            <m:r>
              <w:rPr>
                <w:rFonts w:ascii="Cambria Math" w:hAnsi="Cambria Math"/>
              </w:rPr>
              <m:t>m</m:t>
            </m:r>
            <m:r>
              <m:rPr>
                <m:sty m:val="p"/>
              </m:rPr>
              <w:rPr>
                <w:rFonts w:ascii="Cambria Math" w:hAnsi="Cambria Math"/>
              </w:rPr>
              <m:t>,</m:t>
            </m:r>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MixedConstraintLimit</m:t>
            </m:r>
            <m:r>
              <m:rPr>
                <m:sty m:val="p"/>
              </m:rPr>
              <w:rPr>
                <w:rFonts w:ascii="Cambria Math" w:hAnsi="Cambria Math"/>
              </w:rPr>
              <m:t>2</m:t>
            </m:r>
          </m:e>
          <m:sub>
            <m:r>
              <w:rPr>
                <w:rFonts w:ascii="Cambria Math" w:hAnsi="Cambria Math"/>
              </w:rPr>
              <m:t>b</m:t>
            </m:r>
          </m:sub>
        </m:sSub>
      </m:oMath>
    </w:p>
    <w:p w14:paraId="3B6A0DFD" w14:textId="77777777" w:rsidR="00714039" w:rsidRDefault="00714039" w:rsidP="00714039">
      <w:pPr>
        <w:pStyle w:val="BodyText"/>
        <w:rPr>
          <w:lang w:eastAsia="en-GB"/>
        </w:rPr>
      </w:pPr>
      <m:oMathPara>
        <m:oMath>
          <m:r>
            <w:rPr>
              <w:rFonts w:ascii="Cambria Math" w:hAnsi="Cambria Math"/>
              <w:lang w:eastAsia="en-GB"/>
            </w:rPr>
            <m:t>∀b∈</m:t>
          </m:r>
          <m:sSub>
            <m:sSubPr>
              <m:ctrlPr>
                <w:rPr>
                  <w:rFonts w:ascii="Cambria Math" w:hAnsi="Cambria Math"/>
                  <w:i/>
                  <w:lang w:eastAsia="en-GB"/>
                </w:rPr>
              </m:ctrlPr>
            </m:sSubPr>
            <m:e>
              <m:r>
                <w:rPr>
                  <w:rFonts w:ascii="Cambria Math" w:hAnsi="Cambria Math"/>
                  <w:lang w:eastAsia="en-GB"/>
                </w:rPr>
                <m:t>MIXEDCONSTRAINTS</m:t>
              </m:r>
            </m:e>
            <m:sub>
              <m:r>
                <w:rPr>
                  <w:rFonts w:ascii="Cambria Math" w:hAnsi="Cambria Math"/>
                  <w:lang w:eastAsia="en-GB"/>
                </w:rPr>
                <m:t>Type2</m:t>
              </m:r>
            </m:sub>
          </m:sSub>
        </m:oMath>
      </m:oMathPara>
    </w:p>
    <w:p w14:paraId="6EA781D7" w14:textId="77777777" w:rsidR="00714039" w:rsidRPr="00511198" w:rsidRDefault="00714039" w:rsidP="00714039">
      <w:pPr>
        <w:pStyle w:val="Heading2"/>
        <w:tabs>
          <w:tab w:val="clear" w:pos="1440"/>
        </w:tabs>
        <w:ind w:left="851" w:hanging="851"/>
        <w:jc w:val="left"/>
      </w:pPr>
      <w:bookmarkStart w:id="315" w:name="_Toc189139667"/>
      <w:r w:rsidRPr="00511198">
        <w:t>Integer Constraints</w:t>
      </w:r>
      <w:bookmarkEnd w:id="315"/>
    </w:p>
    <w:p w14:paraId="2B2D1AA1" w14:textId="2490DEFA" w:rsidR="00714039" w:rsidRDefault="00714039" w:rsidP="00714039">
      <w:pPr>
        <w:pStyle w:val="BodyText"/>
      </w:pPr>
      <w:r>
        <w:t xml:space="preserve">The Mathematical model presented in this document has a linear objective function with integer variables used in some constraints thus resulting in a mixed integer linear programming (MILP) formulation. </w:t>
      </w:r>
    </w:p>
    <w:p w14:paraId="7C636056" w14:textId="597D6E29" w:rsidR="00714039" w:rsidRDefault="00714039" w:rsidP="00714039">
      <w:pPr>
        <w:pStyle w:val="BodyText"/>
      </w:pPr>
      <w:r>
        <w:t>C</w:t>
      </w:r>
      <w:r w:rsidRPr="00C02015">
        <w:t xml:space="preserve">onstraints </w:t>
      </w:r>
      <w:r>
        <w:fldChar w:fldCharType="begin"/>
      </w:r>
      <w:r>
        <w:instrText xml:space="preserve"> REF _Ref108681018 \r </w:instrText>
      </w:r>
      <w:r>
        <w:fldChar w:fldCharType="separate"/>
      </w:r>
      <w:r w:rsidR="009476C2">
        <w:t>6.4.1.6</w:t>
      </w:r>
      <w:r>
        <w:fldChar w:fldCharType="end"/>
      </w:r>
      <w:r w:rsidR="00CB789F">
        <w:t xml:space="preserve"> - </w:t>
      </w:r>
      <w:r>
        <w:fldChar w:fldCharType="begin"/>
      </w:r>
      <w:r>
        <w:instrText xml:space="preserve"> REF _Ref108681046 \r </w:instrText>
      </w:r>
      <w:r>
        <w:fldChar w:fldCharType="separate"/>
      </w:r>
      <w:r w:rsidR="009476C2">
        <w:t>6.4.1.9</w:t>
      </w:r>
      <w:r>
        <w:fldChar w:fldCharType="end"/>
      </w:r>
      <w:r w:rsidRPr="00D404B4">
        <w:t xml:space="preserve"> are used to linearise a non-linear equality constraint, a technique which is only </w:t>
      </w:r>
      <w:r w:rsidR="00CB789F">
        <w:t xml:space="preserve">reliably </w:t>
      </w:r>
      <w:r w:rsidRPr="00D404B4">
        <w:t xml:space="preserve">applicable for convex optimisation problems.  </w:t>
      </w:r>
      <w:r w:rsidR="00CB789F">
        <w:t>Hence</w:t>
      </w:r>
      <w:r w:rsidRPr="00D404B4">
        <w:t>, when the effective cost of losses is negative</w:t>
      </w:r>
      <w:r>
        <w:t xml:space="preserve"> this approximation will not produce the correct result. </w:t>
      </w:r>
    </w:p>
    <w:p w14:paraId="0B73B8E2" w14:textId="3593BE04" w:rsidR="00714039" w:rsidRDefault="00714039" w:rsidP="00714039">
      <w:pPr>
        <w:pStyle w:val="BodyText"/>
      </w:pPr>
      <w:r w:rsidRPr="00874207">
        <w:t>When post-processing detects circulating flows</w:t>
      </w:r>
      <w:r>
        <w:t xml:space="preserve"> on AC Lines or HVDC Poles</w:t>
      </w:r>
      <w:r w:rsidRPr="00874207">
        <w:t xml:space="preserve">, additional integer constraints </w:t>
      </w:r>
      <w:r>
        <w:t xml:space="preserve">specifically designed to remove circulating flows </w:t>
      </w:r>
      <w:r w:rsidRPr="00874207">
        <w:t>are activated and</w:t>
      </w:r>
      <w:r>
        <w:t xml:space="preserve"> the problem is re-solved. The process and the constraints are</w:t>
      </w:r>
      <w:r w:rsidRPr="00874207">
        <w:t xml:space="preserve"> described </w:t>
      </w:r>
      <w:r>
        <w:t xml:space="preserve">in Post Processing section </w:t>
      </w:r>
      <w:r>
        <w:fldChar w:fldCharType="begin"/>
      </w:r>
      <w:r>
        <w:instrText xml:space="preserve"> REF _Ref108681148 \r </w:instrText>
      </w:r>
      <w:r>
        <w:fldChar w:fldCharType="separate"/>
      </w:r>
      <w:r w:rsidR="009476C2">
        <w:t>7</w:t>
      </w:r>
      <w:r>
        <w:fldChar w:fldCharType="end"/>
      </w:r>
      <w:r w:rsidR="00B047AA">
        <w:t>.</w:t>
      </w:r>
    </w:p>
    <w:p w14:paraId="71887078" w14:textId="77777777" w:rsidR="00714039" w:rsidRPr="002A762F" w:rsidRDefault="00714039" w:rsidP="00C46AB9">
      <w:pPr>
        <w:pStyle w:val="Heading3"/>
      </w:pPr>
      <w:bookmarkStart w:id="316" w:name="_Toc189139668"/>
      <w:r w:rsidRPr="00E37ED5">
        <w:t>Integer Constraints for non-continuous limits</w:t>
      </w:r>
      <w:bookmarkEnd w:id="316"/>
    </w:p>
    <w:p w14:paraId="1A4F988B" w14:textId="550AFBA4" w:rsidR="00714039" w:rsidRDefault="00714039" w:rsidP="00714039">
      <w:pPr>
        <w:pStyle w:val="BodyText"/>
      </w:pPr>
      <w:r>
        <w:t xml:space="preserve">When the limits on a set of circuits, transformers, and/or market nodes is dependent on the sign of another variable (indicating a direction of flow, for example), then a decision must be made as to what sign that variable will have, and hence which limits shall apply.  Where appropriate an integer optimisation may be used to determine the most appropriate sign and set limits accordingly.  These integer constraints existed only in </w:t>
      </w:r>
      <w:r w:rsidR="00B64520">
        <w:t xml:space="preserve">the </w:t>
      </w:r>
      <w:r>
        <w:t xml:space="preserve">mixed constrains </w:t>
      </w:r>
      <w:r w:rsidR="00B64520">
        <w:t xml:space="preserve">section </w:t>
      </w:r>
      <w:r>
        <w:fldChar w:fldCharType="begin"/>
      </w:r>
      <w:r>
        <w:instrText xml:space="preserve"> REF _Ref108681282 \r </w:instrText>
      </w:r>
      <w:r>
        <w:fldChar w:fldCharType="separate"/>
      </w:r>
      <w:r w:rsidR="009476C2">
        <w:t>3.9</w:t>
      </w:r>
      <w:r>
        <w:fldChar w:fldCharType="end"/>
      </w:r>
      <w:r w:rsidR="00B64520">
        <w:t xml:space="preserve"> </w:t>
      </w:r>
      <w:r>
        <w:t>and will be subject to approval in accordance with the procedures established for those constraints.  Such integer constraints will effectively force the model to examine an LP solution for each possible constraint limit condition, and then select the lowest cost solution from those options.</w:t>
      </w:r>
    </w:p>
    <w:p w14:paraId="7A9BC42A" w14:textId="77777777" w:rsidR="00714039" w:rsidRPr="002A762F" w:rsidRDefault="00714039" w:rsidP="00C46AB9">
      <w:pPr>
        <w:pStyle w:val="Heading3"/>
      </w:pPr>
      <w:bookmarkStart w:id="317" w:name="_Toc189139669"/>
      <w:r>
        <w:t>Reserve sharing</w:t>
      </w:r>
      <w:bookmarkEnd w:id="317"/>
    </w:p>
    <w:p w14:paraId="44C17DE3" w14:textId="1D0D0CD8" w:rsidR="00714039" w:rsidRDefault="00714039" w:rsidP="00714039">
      <w:pPr>
        <w:pStyle w:val="BodyText"/>
      </w:pPr>
      <w:r>
        <w:t xml:space="preserve">Integer constraints have been introduced to the model formulation to represent the non-convex operating region of the HVDC when sharing reserves in the reverse direction. </w:t>
      </w:r>
      <w:r w:rsidR="00BE2C51">
        <w:t>I</w:t>
      </w:r>
      <w:r>
        <w:t xml:space="preserve">nteger variables are used to identify the HVDC sending island </w:t>
      </w:r>
      <w:proofErr w:type="gramStart"/>
      <w:r>
        <w:t>and also</w:t>
      </w:r>
      <w:proofErr w:type="gramEnd"/>
      <w:r>
        <w:t xml:space="preserve"> identify the zone within which the HVDC is operating, which in turn affects the constraints that limit the quantity of reserves that can be shared across the HVDC in the reverse direction. The </w:t>
      </w:r>
      <m:oMath>
        <m:sSub>
          <m:sSubPr>
            <m:ctrlPr>
              <w:rPr>
                <w:rFonts w:ascii="Cambria Math" w:hAnsi="Cambria Math"/>
                <w:i/>
              </w:rPr>
            </m:ctrlPr>
          </m:sSubPr>
          <m:e>
            <m:r>
              <w:rPr>
                <w:rFonts w:ascii="Cambria Math" w:hAnsi="Cambria Math"/>
              </w:rPr>
              <m:t>InZone</m:t>
            </m:r>
          </m:e>
          <m:sub>
            <m:r>
              <w:rPr>
                <w:rFonts w:ascii="Cambria Math" w:hAnsi="Cambria Math"/>
              </w:rPr>
              <m:t>i,c,rrz</m:t>
            </m:r>
          </m:sub>
        </m:sSub>
      </m:oMath>
      <w:r>
        <w:t xml:space="preserve"> integer variable is also used to model the availability of reserve sharing in the forward direction when roundpower is disabled.  </w:t>
      </w:r>
    </w:p>
    <w:p w14:paraId="4E074667" w14:textId="1261355F" w:rsidR="00714039" w:rsidRPr="00D404B4" w:rsidRDefault="00714039" w:rsidP="00714039">
      <w:pPr>
        <w:pStyle w:val="BodyText"/>
      </w:pPr>
      <w:r>
        <w:t>The lambda formulation is used to model the losses for the sent HVDC flow and the HVDC flow after accounting for shared reserves. These losses are used to adjust the shared reserves received in an island. Integer constraints are applied to the lambda formulation to ensure that at most two adjacent lambda variables are greater than zero in the model.</w:t>
      </w:r>
    </w:p>
    <w:p w14:paraId="55E6640B" w14:textId="77777777" w:rsidR="00435F3E" w:rsidRDefault="00435F3E" w:rsidP="00435F3E">
      <w:pPr>
        <w:pStyle w:val="Heading1"/>
      </w:pPr>
      <w:bookmarkStart w:id="318" w:name="_Toc189139670"/>
      <w:bookmarkStart w:id="319" w:name="_Ref108681148"/>
      <w:r>
        <w:t>Post-Solve Checks</w:t>
      </w:r>
      <w:bookmarkEnd w:id="318"/>
    </w:p>
    <w:p w14:paraId="0298E1ED" w14:textId="376AE1F0" w:rsidR="00435F3E" w:rsidRPr="00082531" w:rsidRDefault="00AC05E3" w:rsidP="00435F3E">
      <w:pPr>
        <w:pStyle w:val="BodyText"/>
        <w:rPr>
          <w:lang w:eastAsia="en-GB"/>
        </w:rPr>
      </w:pPr>
      <w:r>
        <w:rPr>
          <w:lang w:eastAsia="en-GB"/>
        </w:rPr>
        <w:t>The following post-solve checks</w:t>
      </w:r>
      <w:r w:rsidR="00435F3E">
        <w:rPr>
          <w:lang w:eastAsia="en-GB"/>
        </w:rPr>
        <w:t xml:space="preserve"> occur immediately after the solve</w:t>
      </w:r>
      <w:r w:rsidR="007B25F2">
        <w:rPr>
          <w:lang w:eastAsia="en-GB"/>
        </w:rPr>
        <w:t xml:space="preserve"> and th</w:t>
      </w:r>
      <w:r w:rsidR="00435F3E">
        <w:rPr>
          <w:lang w:eastAsia="en-GB"/>
        </w:rPr>
        <w:t xml:space="preserve">ey can result in the model being re-solved. </w:t>
      </w:r>
      <w:r w:rsidR="00B27D23">
        <w:rPr>
          <w:lang w:eastAsia="en-GB"/>
        </w:rPr>
        <w:t xml:space="preserve">While it is necessary to perform some post-processing calculations </w:t>
      </w:r>
      <w:proofErr w:type="gramStart"/>
      <w:r w:rsidR="00B27D23">
        <w:rPr>
          <w:lang w:eastAsia="en-GB"/>
        </w:rPr>
        <w:t>in order to</w:t>
      </w:r>
      <w:proofErr w:type="gramEnd"/>
      <w:r w:rsidR="00B27D23">
        <w:rPr>
          <w:lang w:eastAsia="en-GB"/>
        </w:rPr>
        <w:t xml:space="preserve"> prepare the inputs required by these checks, the post-processing calculation of the final results only occurs after these checks and any associated re-solves have completed.</w:t>
      </w:r>
    </w:p>
    <w:p w14:paraId="0715286F" w14:textId="4A534215" w:rsidR="00714039" w:rsidRDefault="00714039" w:rsidP="00714039">
      <w:pPr>
        <w:pStyle w:val="Heading2"/>
        <w:tabs>
          <w:tab w:val="clear" w:pos="1440"/>
        </w:tabs>
        <w:ind w:left="851" w:hanging="851"/>
        <w:jc w:val="left"/>
      </w:pPr>
      <w:bookmarkStart w:id="320" w:name="_Toc189139671"/>
      <w:r w:rsidRPr="00511198">
        <w:t>Circulating Flow</w:t>
      </w:r>
      <w:r w:rsidR="000C0B2F">
        <w:t xml:space="preserve"> Check</w:t>
      </w:r>
      <w:bookmarkEnd w:id="319"/>
      <w:bookmarkEnd w:id="320"/>
    </w:p>
    <w:p w14:paraId="14A5822E" w14:textId="77777777" w:rsidR="0093614C" w:rsidRDefault="0093614C" w:rsidP="0093614C">
      <w:pPr>
        <w:pStyle w:val="Heading3"/>
      </w:pPr>
      <w:bookmarkStart w:id="321" w:name="_Toc189139672"/>
      <w:r>
        <w:t>Parameters</w:t>
      </w:r>
      <w:bookmarkEnd w:id="321"/>
    </w:p>
    <w:tbl>
      <w:tblPr>
        <w:tblStyle w:val="SOReportTable"/>
        <w:tblW w:w="0" w:type="auto"/>
        <w:tblLook w:val="04A0" w:firstRow="1" w:lastRow="0" w:firstColumn="1" w:lastColumn="0" w:noHBand="0" w:noVBand="1"/>
      </w:tblPr>
      <w:tblGrid>
        <w:gridCol w:w="2754"/>
        <w:gridCol w:w="5044"/>
      </w:tblGrid>
      <w:tr w:rsidR="0093614C" w14:paraId="30B37978" w14:textId="77777777" w:rsidTr="00B37C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2C7FDE97" w14:textId="77777777" w:rsidR="0093614C" w:rsidRDefault="0093614C" w:rsidP="00DB2CEC">
            <w:pPr>
              <w:pStyle w:val="BodyText"/>
              <w:ind w:left="0"/>
              <w:rPr>
                <w:lang w:eastAsia="en-GB"/>
              </w:rPr>
            </w:pPr>
            <w:r>
              <w:rPr>
                <w:lang w:eastAsia="en-GB"/>
              </w:rPr>
              <w:t>Item</w:t>
            </w:r>
          </w:p>
        </w:tc>
        <w:tc>
          <w:tcPr>
            <w:tcW w:w="5144" w:type="dxa"/>
          </w:tcPr>
          <w:p w14:paraId="408B07B5" w14:textId="77777777" w:rsidR="0093614C" w:rsidRDefault="0093614C" w:rsidP="00DB2CEC">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93614C" w14:paraId="7FEC417A" w14:textId="77777777" w:rsidTr="00B37C4E">
        <w:tc>
          <w:tcPr>
            <w:cnfStyle w:val="001000000000" w:firstRow="0" w:lastRow="0" w:firstColumn="1" w:lastColumn="0" w:oddVBand="0" w:evenVBand="0" w:oddHBand="0" w:evenHBand="0" w:firstRowFirstColumn="0" w:firstRowLastColumn="0" w:lastRowFirstColumn="0" w:lastRowLastColumn="0"/>
            <w:tcW w:w="2700" w:type="dxa"/>
          </w:tcPr>
          <w:p w14:paraId="7047B021" w14:textId="6C2346B8" w:rsidR="0093614C" w:rsidRDefault="00B37C4E" w:rsidP="00DB2CEC">
            <w:pPr>
              <w:pStyle w:val="Equation"/>
            </w:pPr>
            <w:r w:rsidRPr="00B37C4E">
              <w:t>BadPriceFactorFromScarcity</w:t>
            </w:r>
          </w:p>
        </w:tc>
        <w:tc>
          <w:tcPr>
            <w:tcW w:w="5144" w:type="dxa"/>
          </w:tcPr>
          <w:p w14:paraId="093CE365" w14:textId="3B2CB198" w:rsidR="0093614C" w:rsidRDefault="00EF5758" w:rsidP="00DB2CEC">
            <w:pPr>
              <w:pStyle w:val="BodyText"/>
              <w:ind w:left="0"/>
              <w:jc w:val="left"/>
              <w:cnfStyle w:val="000000000000" w:firstRow="0" w:lastRow="0" w:firstColumn="0" w:lastColumn="0" w:oddVBand="0" w:evenVBand="0" w:oddHBand="0" w:evenHBand="0" w:firstRowFirstColumn="0" w:firstRowLastColumn="0" w:lastRowFirstColumn="0" w:lastRowLastColumn="0"/>
            </w:pPr>
            <w:r>
              <w:t>A m</w:t>
            </w:r>
            <w:r w:rsidR="008A651B">
              <w:t xml:space="preserve">ultiplier applied to the </w:t>
            </w:r>
            <w:r w:rsidR="00B37C4E">
              <w:t xml:space="preserve">maximum </w:t>
            </w:r>
            <w:r w:rsidR="008A651B">
              <w:t xml:space="preserve">energy scarcity price to </w:t>
            </w:r>
            <w:r w:rsidR="008B6152">
              <w:t>define</w:t>
            </w:r>
            <w:r w:rsidR="008A651B">
              <w:t xml:space="preserve"> positive and negative thresholds</w:t>
            </w:r>
            <w:r>
              <w:t xml:space="preserve"> beyond which a price is assumed to have been set by a penalty price and not by a scarcity price</w:t>
            </w:r>
            <w:r w:rsidR="008A651B">
              <w:t xml:space="preserve">. </w:t>
            </w:r>
            <w:r w:rsidR="00CF0FFC">
              <w:t>U</w:t>
            </w:r>
            <w:r>
              <w:t xml:space="preserve">sed by the post-SOS1 price replacement to identify </w:t>
            </w:r>
            <w:r w:rsidR="00CF0FFC">
              <w:t>invalid</w:t>
            </w:r>
            <w:r>
              <w:t xml:space="preserve"> prices.</w:t>
            </w:r>
          </w:p>
        </w:tc>
      </w:tr>
    </w:tbl>
    <w:p w14:paraId="51BCCDB1" w14:textId="77777777" w:rsidR="00714039" w:rsidRDefault="00714039" w:rsidP="00C46AB9">
      <w:pPr>
        <w:pStyle w:val="Heading3"/>
      </w:pPr>
      <w:bookmarkStart w:id="322" w:name="_Toc189139673"/>
      <w:r w:rsidRPr="000869AB">
        <w:t>Cause of circulating flows</w:t>
      </w:r>
      <w:bookmarkEnd w:id="322"/>
    </w:p>
    <w:p w14:paraId="532BCEF3" w14:textId="7C7B2971" w:rsidR="00714039" w:rsidRPr="00F3305D" w:rsidRDefault="00714039" w:rsidP="00714039">
      <w:pPr>
        <w:pStyle w:val="BodyText"/>
        <w:rPr>
          <w:lang w:val="en-AU"/>
        </w:rPr>
      </w:pPr>
      <w:r>
        <w:t>T</w:t>
      </w:r>
      <w:r w:rsidRPr="00D16AFE">
        <w:t xml:space="preserve">he </w:t>
      </w:r>
      <m:oMath>
        <m:sSub>
          <m:sSubPr>
            <m:ctrlPr>
              <w:rPr>
                <w:rFonts w:ascii="Cambria Math" w:hAnsi="Cambria Math"/>
                <w:i/>
              </w:rPr>
            </m:ctrlPr>
          </m:sSubPr>
          <m:e>
            <m:r>
              <w:rPr>
                <w:rFonts w:ascii="Cambria Math" w:hAnsi="Cambria Math"/>
              </w:rPr>
              <m:t>ACLineFlow</m:t>
            </m:r>
          </m:e>
          <m:sub>
            <m:r>
              <w:rPr>
                <w:rFonts w:ascii="Cambria Math" w:hAnsi="Cambria Math"/>
              </w:rPr>
              <m:t>k</m:t>
            </m:r>
          </m:sub>
        </m:sSub>
      </m:oMath>
      <w:r w:rsidRPr="00D16AFE">
        <w:t xml:space="preserve"> </w:t>
      </w:r>
      <w:r w:rsidRPr="00C02015">
        <w:t>constraint</w:t>
      </w:r>
      <w:r>
        <w:t xml:space="preserve"> defines AC line flow using two positive variables, each representing a directed flow as shown in</w:t>
      </w:r>
      <w:r w:rsidR="00FD2BCE">
        <w:t xml:space="preserve"> </w:t>
      </w:r>
      <w:r w:rsidR="00FD2BCE">
        <w:fldChar w:fldCharType="begin"/>
      </w:r>
      <w:r w:rsidR="00FD2BCE">
        <w:instrText xml:space="preserve"> REF _Ref108678840 \h </w:instrText>
      </w:r>
      <w:r w:rsidR="00FD2BCE">
        <w:fldChar w:fldCharType="separate"/>
      </w:r>
      <w:r w:rsidR="009476C2">
        <w:t xml:space="preserve">Figure </w:t>
      </w:r>
      <w:r w:rsidR="009476C2">
        <w:rPr>
          <w:noProof/>
        </w:rPr>
        <w:t>8</w:t>
      </w:r>
      <w:r w:rsidR="00FD2BCE">
        <w:fldChar w:fldCharType="end"/>
      </w:r>
      <w:r>
        <w:t>.</w:t>
      </w:r>
    </w:p>
    <w:p w14:paraId="23055D03" w14:textId="2437EE26" w:rsidR="00714039" w:rsidRDefault="00D22A73" w:rsidP="00241653">
      <w:pPr>
        <w:pStyle w:val="BodyText"/>
        <w:spacing w:after="0"/>
        <w:jc w:val="center"/>
      </w:pPr>
      <w:r>
        <w:rPr>
          <w:noProof/>
        </w:rPr>
        <w:drawing>
          <wp:inline distT="0" distB="0" distL="0" distR="0" wp14:anchorId="10B7FC8D" wp14:editId="201DC6DE">
            <wp:extent cx="2719346" cy="1147490"/>
            <wp:effectExtent l="0" t="0" r="5080" b="0"/>
            <wp:docPr id="2121840580" name="Picture 1" descr="A diagram of a p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40580" name="Picture 1" descr="A diagram of a pipe&#10;&#10;Description automatically generated"/>
                    <pic:cNvPicPr/>
                  </pic:nvPicPr>
                  <pic:blipFill>
                    <a:blip r:embed="rId23"/>
                    <a:stretch>
                      <a:fillRect/>
                    </a:stretch>
                  </pic:blipFill>
                  <pic:spPr>
                    <a:xfrm>
                      <a:off x="0" y="0"/>
                      <a:ext cx="2745605" cy="1158570"/>
                    </a:xfrm>
                    <a:prstGeom prst="rect">
                      <a:avLst/>
                    </a:prstGeom>
                  </pic:spPr>
                </pic:pic>
              </a:graphicData>
            </a:graphic>
          </wp:inline>
        </w:drawing>
      </w:r>
    </w:p>
    <w:p w14:paraId="4B8944F4" w14:textId="4D6BADDB" w:rsidR="00241653" w:rsidRDefault="00241653" w:rsidP="00241653">
      <w:pPr>
        <w:pStyle w:val="Caption"/>
        <w:keepNext/>
        <w:spacing w:before="0"/>
        <w:jc w:val="both"/>
      </w:pPr>
      <w:bookmarkStart w:id="323" w:name="_Ref108678840"/>
      <w:r>
        <w:t xml:space="preserve">Figure </w:t>
      </w:r>
      <w:r>
        <w:fldChar w:fldCharType="begin"/>
      </w:r>
      <w:r>
        <w:instrText xml:space="preserve"> SEQ Figure \* ARABIC </w:instrText>
      </w:r>
      <w:r>
        <w:fldChar w:fldCharType="separate"/>
      </w:r>
      <w:r w:rsidR="009476C2">
        <w:rPr>
          <w:noProof/>
        </w:rPr>
        <w:t>8</w:t>
      </w:r>
      <w:r>
        <w:rPr>
          <w:noProof/>
        </w:rPr>
        <w:fldChar w:fldCharType="end"/>
      </w:r>
      <w:bookmarkEnd w:id="323"/>
      <w:r>
        <w:rPr>
          <w:noProof/>
        </w:rPr>
        <w:t xml:space="preserve">: </w:t>
      </w:r>
      <w:r w:rsidRPr="00527634">
        <w:rPr>
          <w:noProof/>
        </w:rPr>
        <w:t xml:space="preserve">AC Line </w:t>
      </w:r>
      <w:r>
        <w:rPr>
          <w:noProof/>
        </w:rPr>
        <w:t>f</w:t>
      </w:r>
      <w:r w:rsidRPr="00527634">
        <w:rPr>
          <w:noProof/>
        </w:rPr>
        <w:t xml:space="preserve">low modelled as </w:t>
      </w:r>
      <w:r>
        <w:rPr>
          <w:noProof/>
        </w:rPr>
        <w:t>D</w:t>
      </w:r>
      <w:r w:rsidRPr="00527634">
        <w:rPr>
          <w:noProof/>
        </w:rPr>
        <w:t xml:space="preserve">irected </w:t>
      </w:r>
      <w:r>
        <w:rPr>
          <w:noProof/>
        </w:rPr>
        <w:t>AC L</w:t>
      </w:r>
      <w:r w:rsidRPr="00527634">
        <w:rPr>
          <w:noProof/>
        </w:rPr>
        <w:t>ine flows</w:t>
      </w:r>
    </w:p>
    <w:p w14:paraId="1FCDFDBB" w14:textId="61EA60C8" w:rsidR="00714039" w:rsidRDefault="00714039" w:rsidP="00714039">
      <w:pPr>
        <w:pStyle w:val="BodyText"/>
      </w:pPr>
      <w:r>
        <w:t xml:space="preserve">When the objective becomes non-convex (globally or locally) the formulation can produce circulating flows, as shown by the example in </w:t>
      </w:r>
      <w:r w:rsidR="00FD2BCE">
        <w:fldChar w:fldCharType="begin"/>
      </w:r>
      <w:r w:rsidR="00FD2BCE">
        <w:instrText xml:space="preserve"> REF _Ref108678868 \h </w:instrText>
      </w:r>
      <w:r w:rsidR="00FD2BCE">
        <w:fldChar w:fldCharType="separate"/>
      </w:r>
      <w:r w:rsidR="009476C2">
        <w:t xml:space="preserve">Figure </w:t>
      </w:r>
      <w:r w:rsidR="009476C2">
        <w:rPr>
          <w:noProof/>
        </w:rPr>
        <w:t>9</w:t>
      </w:r>
      <w:r w:rsidR="00FD2BCE">
        <w:fldChar w:fldCharType="end"/>
      </w:r>
      <w:r w:rsidR="00FD2BCE">
        <w:t>.</w:t>
      </w:r>
    </w:p>
    <w:p w14:paraId="548EE00E" w14:textId="3850CBA0" w:rsidR="00714039" w:rsidRDefault="00D22A73" w:rsidP="00414CD1">
      <w:pPr>
        <w:pStyle w:val="BodyText"/>
        <w:spacing w:after="0"/>
        <w:ind w:left="851" w:hanging="1985"/>
        <w:jc w:val="center"/>
      </w:pPr>
      <w:r>
        <w:rPr>
          <w:noProof/>
        </w:rPr>
        <w:drawing>
          <wp:inline distT="0" distB="0" distL="0" distR="0" wp14:anchorId="0EA09118" wp14:editId="13B0A87E">
            <wp:extent cx="1614115" cy="1050583"/>
            <wp:effectExtent l="0" t="0" r="5715" b="0"/>
            <wp:docPr id="113097096" name="Picture 1" descr="A diagram of a cylinder and a diagram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7096" name="Picture 1" descr="A diagram of a cylinder and a diagram of a house&#10;&#10;Description automatically generated"/>
                    <pic:cNvPicPr/>
                  </pic:nvPicPr>
                  <pic:blipFill>
                    <a:blip r:embed="rId24"/>
                    <a:stretch>
                      <a:fillRect/>
                    </a:stretch>
                  </pic:blipFill>
                  <pic:spPr>
                    <a:xfrm>
                      <a:off x="0" y="0"/>
                      <a:ext cx="1637503" cy="1065806"/>
                    </a:xfrm>
                    <a:prstGeom prst="rect">
                      <a:avLst/>
                    </a:prstGeom>
                  </pic:spPr>
                </pic:pic>
              </a:graphicData>
            </a:graphic>
          </wp:inline>
        </w:drawing>
      </w:r>
    </w:p>
    <w:p w14:paraId="702FF7E4" w14:textId="44AC12CC" w:rsidR="00241653" w:rsidRDefault="00241653" w:rsidP="00241653">
      <w:pPr>
        <w:pStyle w:val="Caption"/>
        <w:keepNext/>
        <w:spacing w:before="0"/>
        <w:jc w:val="both"/>
      </w:pPr>
      <w:bookmarkStart w:id="324" w:name="_Ref108678868"/>
      <w:r>
        <w:t xml:space="preserve">Figure </w:t>
      </w:r>
      <w:r>
        <w:fldChar w:fldCharType="begin"/>
      </w:r>
      <w:r>
        <w:instrText xml:space="preserve"> SEQ Figure \* ARABIC </w:instrText>
      </w:r>
      <w:r>
        <w:fldChar w:fldCharType="separate"/>
      </w:r>
      <w:r w:rsidR="009476C2">
        <w:rPr>
          <w:noProof/>
        </w:rPr>
        <w:t>9</w:t>
      </w:r>
      <w:r>
        <w:rPr>
          <w:noProof/>
        </w:rPr>
        <w:fldChar w:fldCharType="end"/>
      </w:r>
      <w:bookmarkEnd w:id="324"/>
      <w:r>
        <w:t xml:space="preserve">: </w:t>
      </w:r>
      <w:r w:rsidRPr="006B203B">
        <w:t>Example of circulating flows on an AC Line or HVDC Pole</w:t>
      </w:r>
    </w:p>
    <w:p w14:paraId="083667C2" w14:textId="4BA4A149" w:rsidR="00714039" w:rsidRDefault="00714039" w:rsidP="00714039">
      <w:pPr>
        <w:pStyle w:val="BodyText"/>
      </w:pPr>
      <w:r>
        <w:t xml:space="preserve">Similarly, due to the modelling of HVDC </w:t>
      </w:r>
      <w:r w:rsidR="00C5044B">
        <w:t xml:space="preserve">Poles </w:t>
      </w:r>
      <w:r>
        <w:t xml:space="preserve">and </w:t>
      </w:r>
      <w:r w:rsidR="00C5044B">
        <w:t xml:space="preserve">Links as shown in </w:t>
      </w:r>
      <w:r w:rsidR="00C5044B">
        <w:fldChar w:fldCharType="begin"/>
      </w:r>
      <w:r w:rsidR="00C5044B">
        <w:instrText xml:space="preserve"> REF _Ref175425703 \h </w:instrText>
      </w:r>
      <w:r w:rsidR="00C5044B">
        <w:fldChar w:fldCharType="separate"/>
      </w:r>
      <w:r w:rsidR="009476C2">
        <w:t xml:space="preserve">Figure </w:t>
      </w:r>
      <w:r w:rsidR="009476C2">
        <w:rPr>
          <w:noProof/>
        </w:rPr>
        <w:t>10</w:t>
      </w:r>
      <w:r w:rsidR="00C5044B">
        <w:fldChar w:fldCharType="end"/>
      </w:r>
      <w:r w:rsidR="00C5044B">
        <w:t xml:space="preserve"> and </w:t>
      </w:r>
      <w:r w:rsidR="00C5044B">
        <w:fldChar w:fldCharType="begin"/>
      </w:r>
      <w:r w:rsidR="00C5044B">
        <w:instrText xml:space="preserve"> REF _Ref175425708 \h </w:instrText>
      </w:r>
      <w:r w:rsidR="00C5044B">
        <w:fldChar w:fldCharType="separate"/>
      </w:r>
      <w:r w:rsidR="009476C2">
        <w:t xml:space="preserve">Figure </w:t>
      </w:r>
      <w:r w:rsidR="009476C2">
        <w:rPr>
          <w:noProof/>
        </w:rPr>
        <w:t>11</w:t>
      </w:r>
      <w:r w:rsidR="00C5044B">
        <w:fldChar w:fldCharType="end"/>
      </w:r>
      <w:r>
        <w:t>, in non-convex situations the model can schedule circulating flow between the directed HVDC Lines within the HVDC Poles (e.g., flow on both BEN_HAY2.1 and HAY_BEN2.1), or between the directed HVDC Links, i.e., flow on both the NORTH link and the SOUTH link.</w:t>
      </w:r>
    </w:p>
    <w:p w14:paraId="23FE9F90" w14:textId="085D977E" w:rsidR="00714039" w:rsidRDefault="00C5044B" w:rsidP="00414CD1">
      <w:pPr>
        <w:pStyle w:val="BodyText"/>
        <w:spacing w:after="0"/>
        <w:ind w:hanging="839"/>
        <w:jc w:val="center"/>
      </w:pPr>
      <w:r>
        <w:rPr>
          <w:noProof/>
        </w:rPr>
        <w:drawing>
          <wp:inline distT="0" distB="0" distL="0" distR="0" wp14:anchorId="098972BA" wp14:editId="0A8C45BD">
            <wp:extent cx="4518076" cy="1224501"/>
            <wp:effectExtent l="0" t="0" r="0" b="0"/>
            <wp:docPr id="2138298139" name="Picture 1" descr="A close-up of a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98139" name="Picture 1" descr="A close-up of a label&#10;&#10;Description automatically generated"/>
                    <pic:cNvPicPr/>
                  </pic:nvPicPr>
                  <pic:blipFill>
                    <a:blip r:embed="rId25"/>
                    <a:stretch>
                      <a:fillRect/>
                    </a:stretch>
                  </pic:blipFill>
                  <pic:spPr>
                    <a:xfrm>
                      <a:off x="0" y="0"/>
                      <a:ext cx="4524900" cy="1226350"/>
                    </a:xfrm>
                    <a:prstGeom prst="rect">
                      <a:avLst/>
                    </a:prstGeom>
                  </pic:spPr>
                </pic:pic>
              </a:graphicData>
            </a:graphic>
          </wp:inline>
        </w:drawing>
      </w:r>
    </w:p>
    <w:p w14:paraId="6F253536" w14:textId="5EB39D74" w:rsidR="00241653" w:rsidRDefault="00241653" w:rsidP="00241653">
      <w:pPr>
        <w:pStyle w:val="Caption"/>
        <w:keepNext/>
        <w:spacing w:before="0"/>
        <w:jc w:val="both"/>
      </w:pPr>
      <w:bookmarkStart w:id="325" w:name="_Ref175425703"/>
      <w:r>
        <w:t xml:space="preserve">Figure </w:t>
      </w:r>
      <w:r>
        <w:fldChar w:fldCharType="begin"/>
      </w:r>
      <w:r>
        <w:instrText xml:space="preserve"> SEQ Figure \* ARABIC </w:instrText>
      </w:r>
      <w:r>
        <w:fldChar w:fldCharType="separate"/>
      </w:r>
      <w:r w:rsidR="009476C2">
        <w:rPr>
          <w:noProof/>
        </w:rPr>
        <w:t>10</w:t>
      </w:r>
      <w:r>
        <w:rPr>
          <w:noProof/>
        </w:rPr>
        <w:fldChar w:fldCharType="end"/>
      </w:r>
      <w:bookmarkEnd w:id="325"/>
      <w:r>
        <w:t xml:space="preserve">: </w:t>
      </w:r>
      <w:r w:rsidRPr="00410484">
        <w:t xml:space="preserve">HVDC Flow modelled as directed </w:t>
      </w:r>
      <w:r>
        <w:t>HVDC Lines</w:t>
      </w:r>
      <w:r w:rsidRPr="00410484">
        <w:t xml:space="preserve"> within Poles</w:t>
      </w:r>
    </w:p>
    <w:p w14:paraId="4E7EBCFE" w14:textId="77777777" w:rsidR="00241653" w:rsidRDefault="00241653" w:rsidP="00714039">
      <w:pPr>
        <w:pStyle w:val="BodyText"/>
        <w:ind w:left="0"/>
        <w:jc w:val="center"/>
      </w:pPr>
    </w:p>
    <w:p w14:paraId="6ED53DC4" w14:textId="1869F803" w:rsidR="00714039" w:rsidRDefault="00C5044B" w:rsidP="00414CD1">
      <w:pPr>
        <w:pStyle w:val="BodyText"/>
        <w:spacing w:after="0"/>
        <w:ind w:hanging="697"/>
        <w:jc w:val="center"/>
      </w:pPr>
      <w:r>
        <w:rPr>
          <w:noProof/>
        </w:rPr>
        <w:drawing>
          <wp:inline distT="0" distB="0" distL="0" distR="0" wp14:anchorId="345C5B57" wp14:editId="653850A7">
            <wp:extent cx="4667416" cy="1164572"/>
            <wp:effectExtent l="0" t="0" r="0" b="0"/>
            <wp:docPr id="1393237774"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37774" name="Picture 1" descr="A close-up of a sign&#10;&#10;Description automatically generated"/>
                    <pic:cNvPicPr/>
                  </pic:nvPicPr>
                  <pic:blipFill>
                    <a:blip r:embed="rId26"/>
                    <a:stretch>
                      <a:fillRect/>
                    </a:stretch>
                  </pic:blipFill>
                  <pic:spPr>
                    <a:xfrm>
                      <a:off x="0" y="0"/>
                      <a:ext cx="4673647" cy="1166127"/>
                    </a:xfrm>
                    <a:prstGeom prst="rect">
                      <a:avLst/>
                    </a:prstGeom>
                  </pic:spPr>
                </pic:pic>
              </a:graphicData>
            </a:graphic>
          </wp:inline>
        </w:drawing>
      </w:r>
    </w:p>
    <w:p w14:paraId="6D9DEE30" w14:textId="088315B9" w:rsidR="00241653" w:rsidRDefault="00241653" w:rsidP="00241653">
      <w:pPr>
        <w:pStyle w:val="Caption"/>
        <w:keepNext/>
        <w:spacing w:before="0"/>
        <w:jc w:val="both"/>
      </w:pPr>
      <w:bookmarkStart w:id="326" w:name="_Ref175425708"/>
      <w:r>
        <w:t xml:space="preserve">Figure </w:t>
      </w:r>
      <w:r>
        <w:fldChar w:fldCharType="begin"/>
      </w:r>
      <w:r>
        <w:instrText xml:space="preserve"> SEQ Figure \* ARABIC </w:instrText>
      </w:r>
      <w:r>
        <w:fldChar w:fldCharType="separate"/>
      </w:r>
      <w:r w:rsidR="009476C2">
        <w:rPr>
          <w:noProof/>
        </w:rPr>
        <w:t>11</w:t>
      </w:r>
      <w:r>
        <w:rPr>
          <w:noProof/>
        </w:rPr>
        <w:fldChar w:fldCharType="end"/>
      </w:r>
      <w:bookmarkEnd w:id="326"/>
      <w:r>
        <w:t xml:space="preserve">: </w:t>
      </w:r>
      <w:r w:rsidRPr="00AB650C">
        <w:t>HVDC Flow modelled as directed Links</w:t>
      </w:r>
    </w:p>
    <w:p w14:paraId="05AF6E7C" w14:textId="77777777" w:rsidR="00714039" w:rsidRDefault="00714039" w:rsidP="00C46AB9">
      <w:pPr>
        <w:pStyle w:val="Heading3"/>
      </w:pPr>
      <w:bookmarkStart w:id="327" w:name="_Toc189139674"/>
      <w:r>
        <w:t>R</w:t>
      </w:r>
      <w:r w:rsidRPr="000869AB">
        <w:t>emov</w:t>
      </w:r>
      <w:r>
        <w:t>al</w:t>
      </w:r>
      <w:r w:rsidRPr="000869AB">
        <w:t xml:space="preserve"> </w:t>
      </w:r>
      <w:r>
        <w:t xml:space="preserve">of </w:t>
      </w:r>
      <w:r w:rsidRPr="000869AB">
        <w:t>circulating</w:t>
      </w:r>
      <w:r>
        <w:t xml:space="preserve"> </w:t>
      </w:r>
      <w:r w:rsidRPr="000869AB">
        <w:t>flows</w:t>
      </w:r>
      <w:bookmarkEnd w:id="327"/>
    </w:p>
    <w:p w14:paraId="362E3C47" w14:textId="77777777" w:rsidR="00714039" w:rsidRDefault="00714039" w:rsidP="00714039">
      <w:pPr>
        <w:pStyle w:val="BodyText"/>
      </w:pPr>
      <w:r>
        <w:t xml:space="preserve">If post-processing detects circulating flows then the LP Model will be re-solved with the following SOS1 constraints active: </w:t>
      </w:r>
    </w:p>
    <w:p w14:paraId="26CB303C" w14:textId="77777777" w:rsidR="00714039" w:rsidRPr="00F8589C" w:rsidRDefault="00EA7BDF" w:rsidP="00714039">
      <w:pPr>
        <w:pStyle w:val="BodyText"/>
        <w:numPr>
          <w:ilvl w:val="3"/>
          <w:numId w:val="1"/>
        </w:numPr>
        <w:tabs>
          <w:tab w:val="clear" w:pos="2880"/>
          <w:tab w:val="num" w:pos="1418"/>
        </w:tabs>
        <w:ind w:left="709" w:right="-306" w:hanging="709"/>
        <w:rPr>
          <w:rFonts w:eastAsiaTheme="minorEastAsia"/>
        </w:rPr>
      </w:pPr>
      <m:oMath>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po</m:t>
                </m:r>
                <m:r>
                  <w:rPr>
                    <w:rFonts w:ascii="Cambria Math" w:hAnsi="Cambria Math"/>
                  </w:rPr>
                  <m:t>,h</m:t>
                </m:r>
              </m:e>
              <m:e>
                <m:r>
                  <w:rPr>
                    <w:rFonts w:ascii="Cambria Math" w:hAnsi="Cambria Math"/>
                  </w:rPr>
                  <m:t>HVDCLINEPOLE</m:t>
                </m:r>
                <m:d>
                  <m:dPr>
                    <m:ctrlPr>
                      <w:rPr>
                        <w:rFonts w:ascii="Cambria Math" w:hAnsi="Cambria Math"/>
                        <w:i/>
                      </w:rPr>
                    </m:ctrlPr>
                  </m:dPr>
                  <m:e>
                    <m:r>
                      <w:rPr>
                        <w:rFonts w:ascii="Cambria Math" w:hAnsi="Cambria Math"/>
                      </w:rPr>
                      <m:t>po</m:t>
                    </m:r>
                    <m:r>
                      <w:rPr>
                        <w:rFonts w:ascii="Cambria Math" w:hAnsi="Cambria Math"/>
                      </w:rPr>
                      <m:t>,h</m:t>
                    </m:r>
                  </m:e>
                </m:d>
              </m:e>
            </m:eqArr>
          </m:sub>
          <m:sup/>
          <m:e>
            <m:r>
              <w:rPr>
                <w:rFonts w:ascii="Cambria Math" w:hAnsi="Cambria Math"/>
              </w:rPr>
              <m:t>HVDCLineFlo</m:t>
            </m:r>
            <m:sSub>
              <m:sSubPr>
                <m:ctrlPr>
                  <w:rPr>
                    <w:rFonts w:ascii="Cambria Math" w:hAnsi="Cambria Math"/>
                    <w:i/>
                  </w:rPr>
                </m:ctrlPr>
              </m:sSubPr>
              <m:e>
                <m:r>
                  <w:rPr>
                    <w:rFonts w:ascii="Cambria Math" w:hAnsi="Cambria Math"/>
                  </w:rPr>
                  <m:t>w</m:t>
                </m:r>
              </m:e>
              <m:sub>
                <m:r>
                  <w:rPr>
                    <w:rFonts w:ascii="Cambria Math" w:hAnsi="Cambria Math"/>
                  </w:rPr>
                  <m:t>h</m:t>
                </m:r>
              </m:sub>
            </m:sSub>
          </m:e>
        </m:nary>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eqArr>
                  <m:eqArrPr>
                    <m:ctrlPr>
                      <w:rPr>
                        <w:rFonts w:ascii="Cambria Math" w:hAnsi="Cambria Math"/>
                        <w:i/>
                      </w:rPr>
                    </m:ctrlPr>
                  </m:eqArrPr>
                  <m:e>
                    <m:r>
                      <w:rPr>
                        <w:rFonts w:ascii="Cambria Math" w:hAnsi="Cambria Math"/>
                      </w:rPr>
                      <m:t>po</m:t>
                    </m:r>
                    <m:r>
                      <w:rPr>
                        <w:rFonts w:ascii="Cambria Math" w:hAnsi="Cambria Math"/>
                      </w:rPr>
                      <m:t>,h</m:t>
                    </m:r>
                  </m:e>
                  <m:e>
                    <m:r>
                      <w:rPr>
                        <w:rFonts w:ascii="Cambria Math" w:hAnsi="Cambria Math"/>
                      </w:rPr>
                      <m:t>HVDCLINEPOLE</m:t>
                    </m:r>
                    <m:d>
                      <m:dPr>
                        <m:ctrlPr>
                          <w:rPr>
                            <w:rFonts w:ascii="Cambria Math" w:hAnsi="Cambria Math"/>
                            <w:i/>
                          </w:rPr>
                        </m:ctrlPr>
                      </m:dPr>
                      <m:e>
                        <m:r>
                          <w:rPr>
                            <w:rFonts w:ascii="Cambria Math" w:hAnsi="Cambria Math"/>
                          </w:rPr>
                          <m:t>p</m:t>
                        </m:r>
                        <m:r>
                          <w:rPr>
                            <w:rFonts w:ascii="Cambria Math" w:hAnsi="Cambria Math"/>
                          </w:rPr>
                          <m:t>,h</m:t>
                        </m:r>
                      </m:e>
                    </m:d>
                  </m:e>
                </m:eqArr>
                <m:ctrlPr>
                  <w:rPr>
                    <w:rFonts w:ascii="Cambria Math" w:hAnsi="Cambria Math"/>
                  </w:rPr>
                </m:ctrlPr>
              </m:lim>
            </m:limLow>
          </m:fName>
          <m:e>
            <m:r>
              <w:rPr>
                <w:rFonts w:ascii="Cambria Math" w:hAnsi="Cambria Math"/>
              </w:rPr>
              <m:t>HVDCLineCapacit</m:t>
            </m:r>
            <m:sSub>
              <m:sSubPr>
                <m:ctrlPr>
                  <w:rPr>
                    <w:rFonts w:ascii="Cambria Math" w:hAnsi="Cambria Math"/>
                    <w:i/>
                  </w:rPr>
                </m:ctrlPr>
              </m:sSubPr>
              <m:e>
                <m:r>
                  <w:rPr>
                    <w:rFonts w:ascii="Cambria Math" w:hAnsi="Cambria Math"/>
                  </w:rPr>
                  <m:t>y</m:t>
                </m:r>
              </m:e>
              <m:sub>
                <m:r>
                  <w:rPr>
                    <w:rFonts w:ascii="Cambria Math" w:hAnsi="Cambria Math"/>
                  </w:rPr>
                  <m:t>h</m:t>
                </m:r>
              </m:sub>
            </m:sSub>
          </m:e>
        </m:func>
      </m:oMath>
    </w:p>
    <w:p w14:paraId="5C06295D" w14:textId="77777777" w:rsidR="00714039" w:rsidRDefault="00714039" w:rsidP="00714039">
      <w:pPr>
        <w:ind w:left="142"/>
        <w:jc w:val="center"/>
      </w:pPr>
      <m:oMathPara>
        <m:oMath>
          <m:r>
            <w:rPr>
              <w:rFonts w:ascii="Cambria Math" w:hAnsi="Cambria Math"/>
            </w:rPr>
            <m:t>∀po∈HVDCPOLES,  ∀h∈HVDCLINES</m:t>
          </m:r>
        </m:oMath>
      </m:oMathPara>
    </w:p>
    <w:p w14:paraId="736DBE22" w14:textId="77777777" w:rsidR="00714039" w:rsidRDefault="00714039" w:rsidP="00714039">
      <w:pPr>
        <w:pStyle w:val="BodyText"/>
        <w:ind w:left="142"/>
        <w:jc w:val="center"/>
        <w:rPr>
          <w:rFonts w:eastAsiaTheme="minorEastAsia"/>
        </w:rPr>
      </w:pPr>
    </w:p>
    <w:p w14:paraId="54240707" w14:textId="223504E6" w:rsidR="00714039" w:rsidRDefault="00714039" w:rsidP="00714039">
      <w:pPr>
        <w:pStyle w:val="BodyText"/>
        <w:numPr>
          <w:ilvl w:val="3"/>
          <w:numId w:val="1"/>
        </w:numPr>
        <w:tabs>
          <w:tab w:val="clear" w:pos="2880"/>
          <w:tab w:val="num" w:pos="1418"/>
        </w:tabs>
        <w:ind w:left="709" w:hanging="709"/>
      </w:pPr>
      <m:oMath>
        <m:r>
          <w:rPr>
            <w:rFonts w:ascii="Cambria Math" w:hAnsi="Cambria Math"/>
          </w:rPr>
          <m:t>HVDCLinkFlo</m:t>
        </m:r>
        <m:sSub>
          <m:sSubPr>
            <m:ctrlPr>
              <w:rPr>
                <w:rFonts w:ascii="Cambria Math" w:hAnsi="Cambria Math"/>
                <w:i/>
              </w:rPr>
            </m:ctrlPr>
          </m:sSubPr>
          <m:e>
            <m:r>
              <w:rPr>
                <w:rFonts w:ascii="Cambria Math" w:hAnsi="Cambria Math"/>
              </w:rPr>
              <m:t>w</m:t>
            </m:r>
          </m:e>
          <m:sub>
            <m:r>
              <w:rPr>
                <w:rFonts w:ascii="Cambria Math" w:hAnsi="Cambria Math"/>
              </w:rPr>
              <m:t>l= NORTH</m:t>
            </m:r>
          </m:sub>
        </m:sSub>
        <m:r>
          <w:rPr>
            <w:rFonts w:ascii="Cambria Math" w:hAnsi="Cambria Math"/>
          </w:rPr>
          <m:t>+HVDCLinkFlo</m:t>
        </m:r>
        <m:sSub>
          <m:sSubPr>
            <m:ctrlPr>
              <w:rPr>
                <w:rFonts w:ascii="Cambria Math" w:hAnsi="Cambria Math"/>
                <w:i/>
              </w:rPr>
            </m:ctrlPr>
          </m:sSubPr>
          <m:e>
            <m:r>
              <w:rPr>
                <w:rFonts w:ascii="Cambria Math" w:hAnsi="Cambria Math"/>
              </w:rPr>
              <m:t>w</m:t>
            </m:r>
          </m:e>
          <m:sub>
            <m:r>
              <w:rPr>
                <w:rFonts w:ascii="Cambria Math" w:hAnsi="Cambria Math"/>
              </w:rPr>
              <m:t>l=SOUTH</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l∈HVDCLINKS</m:t>
                </m:r>
                <m:ctrlPr>
                  <w:rPr>
                    <w:rFonts w:ascii="Cambria Math" w:hAnsi="Cambria Math"/>
                  </w:rPr>
                </m:ctrlPr>
              </m:lim>
            </m:limLow>
          </m:fName>
          <m:e>
            <m:r>
              <w:rPr>
                <w:rFonts w:ascii="Cambria Math" w:hAnsi="Cambria Math"/>
              </w:rPr>
              <m:t>HVDCLinkCapacit</m:t>
            </m:r>
            <m:sSub>
              <m:sSubPr>
                <m:ctrlPr>
                  <w:rPr>
                    <w:rFonts w:ascii="Cambria Math" w:hAnsi="Cambria Math"/>
                    <w:i/>
                  </w:rPr>
                </m:ctrlPr>
              </m:sSubPr>
              <m:e>
                <m:r>
                  <w:rPr>
                    <w:rFonts w:ascii="Cambria Math" w:hAnsi="Cambria Math"/>
                  </w:rPr>
                  <m:t>y</m:t>
                </m:r>
              </m:e>
              <m:sub>
                <m:r>
                  <w:rPr>
                    <w:rFonts w:ascii="Cambria Math" w:hAnsi="Cambria Math"/>
                  </w:rPr>
                  <m:t>l</m:t>
                </m:r>
              </m:sub>
            </m:sSub>
          </m:e>
        </m:func>
      </m:oMath>
    </w:p>
    <w:p w14:paraId="6709A8C5" w14:textId="12F12C38" w:rsidR="00B01F49" w:rsidRPr="00F3305D" w:rsidRDefault="00B01F49" w:rsidP="00B01F49">
      <w:pPr>
        <w:ind w:left="142"/>
        <w:jc w:val="center"/>
      </w:pPr>
      <m:oMathPara>
        <m:oMath>
          <m:r>
            <w:rPr>
              <w:rFonts w:ascii="Cambria Math" w:hAnsi="Cambria Math"/>
            </w:rPr>
            <m:t>∀l∈HVDCLINKS</m:t>
          </m:r>
        </m:oMath>
      </m:oMathPara>
    </w:p>
    <w:p w14:paraId="052E67F2" w14:textId="032C42E1" w:rsidR="00714039" w:rsidRDefault="00B4784A" w:rsidP="00714039">
      <w:pPr>
        <w:pStyle w:val="BodyText"/>
        <w:spacing w:before="240"/>
      </w:pPr>
      <w:r>
        <w:t>Because a</w:t>
      </w:r>
      <w:r w:rsidR="00714039">
        <w:t xml:space="preserve"> SOS1 constraint only allows one of the variables in the constraint to be non-zero</w:t>
      </w:r>
      <w:r>
        <w:t>,</w:t>
      </w:r>
      <w:r w:rsidR="00714039">
        <w:t xml:space="preserve"> when the </w:t>
      </w:r>
      <w:r w:rsidR="00E74D9F">
        <w:t xml:space="preserve">SOS1 </w:t>
      </w:r>
      <w:r w:rsidR="00714039">
        <w:t xml:space="preserve">constraints are active they will enforce a single </w:t>
      </w:r>
      <w:r>
        <w:t xml:space="preserve">non-zero HVDCLineFlow </w:t>
      </w:r>
      <w:r w:rsidR="00714039">
        <w:t xml:space="preserve">within each HVDC Pole, and a single </w:t>
      </w:r>
      <w:r>
        <w:t xml:space="preserve">non-zero </w:t>
      </w:r>
      <w:r w:rsidR="00714039">
        <w:t>HVDCLink</w:t>
      </w:r>
      <w:r>
        <w:t>Flow</w:t>
      </w:r>
      <w:r w:rsidR="00714039">
        <w:t xml:space="preserve">, i.e., </w:t>
      </w:r>
      <w:r>
        <w:t xml:space="preserve">either </w:t>
      </w:r>
      <w:r w:rsidR="00714039">
        <w:t>North or South.</w:t>
      </w:r>
    </w:p>
    <w:p w14:paraId="60565E91" w14:textId="1A69920B" w:rsidR="00714039" w:rsidRDefault="00714039" w:rsidP="00714039">
      <w:pPr>
        <w:pStyle w:val="BodyText"/>
        <w:spacing w:before="240"/>
        <w:rPr>
          <w:rFonts w:eastAsiaTheme="minorEastAsia"/>
        </w:rPr>
      </w:pPr>
      <w:r>
        <w:t>For AC Lines the following constraints are applied to remove circulating flows:</w:t>
      </w:r>
    </w:p>
    <w:p w14:paraId="6C76CE98" w14:textId="77777777" w:rsidR="00714039" w:rsidRDefault="00EA7BDF" w:rsidP="00714039">
      <w:pPr>
        <w:pStyle w:val="BodyText"/>
        <w:numPr>
          <w:ilvl w:val="3"/>
          <w:numId w:val="1"/>
        </w:numPr>
        <w:tabs>
          <w:tab w:val="clear" w:pos="2880"/>
          <w:tab w:val="num" w:pos="1418"/>
        </w:tabs>
        <w:ind w:left="709" w:hanging="709"/>
      </w:pPr>
      <m:oMath>
        <m:sSubSup>
          <m:sSubSupPr>
            <m:ctrlPr>
              <w:rPr>
                <w:rFonts w:ascii="Cambria Math" w:hAnsi="Cambria Math"/>
                <w:i/>
              </w:rPr>
            </m:ctrlPr>
          </m:sSubSupPr>
          <m:e>
            <m:r>
              <w:rPr>
                <w:rFonts w:ascii="Cambria Math" w:hAnsi="Cambria Math"/>
              </w:rPr>
              <m:t>ACLineFlow</m:t>
            </m:r>
          </m:e>
          <m:sub>
            <m:r>
              <w:rPr>
                <w:rFonts w:ascii="Cambria Math" w:hAnsi="Cambria Math"/>
              </w:rPr>
              <m:t>F</m:t>
            </m:r>
            <m:d>
              <m:dPr>
                <m:ctrlPr>
                  <w:rPr>
                    <w:rFonts w:ascii="Cambria Math" w:hAnsi="Cambria Math"/>
                    <w:i/>
                  </w:rPr>
                </m:ctrlPr>
              </m:dPr>
              <m:e>
                <m:r>
                  <w:rPr>
                    <w:rFonts w:ascii="Cambria Math" w:hAnsi="Cambria Math"/>
                  </w:rPr>
                  <m:t>k</m:t>
                </m:r>
              </m:e>
            </m:d>
          </m:sub>
          <m:sup>
            <m:r>
              <w:rPr>
                <w:rFonts w:ascii="Cambria Math" w:hAnsi="Cambria Math"/>
              </w:rPr>
              <m:t>Directed</m:t>
            </m:r>
          </m:sup>
        </m:sSubSup>
        <m:r>
          <w:rPr>
            <w:rFonts w:ascii="Cambria Math" w:hAnsi="Cambria Math"/>
          </w:rPr>
          <m:t>≤</m:t>
        </m:r>
        <m:sSubSup>
          <m:sSubSupPr>
            <m:ctrlPr>
              <w:rPr>
                <w:rFonts w:ascii="Cambria Math" w:hAnsi="Cambria Math"/>
                <w:i/>
              </w:rPr>
            </m:ctrlPr>
          </m:sSubSupPr>
          <m:e>
            <m:r>
              <w:rPr>
                <w:rFonts w:ascii="Cambria Math" w:hAnsi="Cambria Math"/>
              </w:rPr>
              <m:t>ACLineCapacity</m:t>
            </m:r>
          </m:e>
          <m:sub>
            <m:r>
              <w:rPr>
                <w:rFonts w:ascii="Cambria Math" w:hAnsi="Cambria Math"/>
              </w:rPr>
              <m:t>F</m:t>
            </m:r>
            <m:d>
              <m:dPr>
                <m:ctrlPr>
                  <w:rPr>
                    <w:rFonts w:ascii="Cambria Math" w:hAnsi="Cambria Math"/>
                    <w:i/>
                  </w:rPr>
                </m:ctrlPr>
              </m:dPr>
              <m:e>
                <m:r>
                  <w:rPr>
                    <w:rFonts w:ascii="Cambria Math" w:hAnsi="Cambria Math"/>
                  </w:rPr>
                  <m:t>k</m:t>
                </m:r>
              </m:e>
            </m:d>
          </m:sub>
          <m:sup>
            <m:r>
              <w:rPr>
                <w:rFonts w:ascii="Cambria Math" w:hAnsi="Cambria Math"/>
              </w:rPr>
              <m:t>Directed</m:t>
            </m:r>
          </m:sup>
        </m:sSubSup>
        <m:r>
          <w:rPr>
            <w:rFonts w:ascii="Cambria Math" w:hAnsi="Cambria Math"/>
          </w:rPr>
          <m:t>×</m:t>
        </m:r>
        <m:sSubSup>
          <m:sSubSupPr>
            <m:ctrlPr>
              <w:rPr>
                <w:rFonts w:ascii="Cambria Math" w:hAnsi="Cambria Math"/>
                <w:i/>
              </w:rPr>
            </m:ctrlPr>
          </m:sSubSupPr>
          <m:e>
            <m:r>
              <w:rPr>
                <w:rFonts w:ascii="Cambria Math" w:hAnsi="Cambria Math"/>
              </w:rPr>
              <m:t>ACLineFlowBinary</m:t>
            </m:r>
          </m:e>
          <m:sub>
            <m:r>
              <w:rPr>
                <w:rFonts w:ascii="Cambria Math" w:hAnsi="Cambria Math"/>
              </w:rPr>
              <m:t>F</m:t>
            </m:r>
            <m:d>
              <m:dPr>
                <m:ctrlPr>
                  <w:rPr>
                    <w:rFonts w:ascii="Cambria Math" w:hAnsi="Cambria Math"/>
                    <w:i/>
                  </w:rPr>
                </m:ctrlPr>
              </m:dPr>
              <m:e>
                <m:r>
                  <w:rPr>
                    <w:rFonts w:ascii="Cambria Math" w:hAnsi="Cambria Math"/>
                  </w:rPr>
                  <m:t>k</m:t>
                </m:r>
              </m:e>
            </m:d>
          </m:sub>
          <m:sup>
            <m:r>
              <w:rPr>
                <w:rFonts w:ascii="Cambria Math" w:hAnsi="Cambria Math"/>
              </w:rPr>
              <m:t>Directed</m:t>
            </m:r>
          </m:sup>
        </m:sSubSup>
      </m:oMath>
    </w:p>
    <w:p w14:paraId="24E088F8" w14:textId="77777777" w:rsidR="00714039" w:rsidRDefault="00714039" w:rsidP="00714039">
      <w:pPr>
        <w:spacing w:after="360"/>
        <w:ind w:left="142"/>
        <w:jc w:val="center"/>
      </w:pPr>
      <m:oMath>
        <m:r>
          <w:rPr>
            <w:rFonts w:ascii="Cambria Math" w:hAnsi="Cambria Math"/>
          </w:rPr>
          <m:t>∀k∈ACLINES</m:t>
        </m:r>
      </m:oMath>
      <w:r>
        <w:t xml:space="preserve"> </w:t>
      </w:r>
    </w:p>
    <w:p w14:paraId="54F34D5C" w14:textId="77777777" w:rsidR="00714039" w:rsidRDefault="00EA7BDF" w:rsidP="00714039">
      <w:pPr>
        <w:pStyle w:val="BodyText"/>
        <w:numPr>
          <w:ilvl w:val="3"/>
          <w:numId w:val="1"/>
        </w:numPr>
        <w:tabs>
          <w:tab w:val="clear" w:pos="2880"/>
          <w:tab w:val="num" w:pos="1418"/>
        </w:tabs>
        <w:ind w:left="709" w:hanging="709"/>
      </w:pPr>
      <m:oMath>
        <m:sSubSup>
          <m:sSubSupPr>
            <m:ctrlPr>
              <w:rPr>
                <w:rFonts w:ascii="Cambria Math" w:hAnsi="Cambria Math"/>
                <w:i/>
              </w:rPr>
            </m:ctrlPr>
          </m:sSubSupPr>
          <m:e>
            <m:r>
              <w:rPr>
                <w:rFonts w:ascii="Cambria Math" w:hAnsi="Cambria Math"/>
              </w:rPr>
              <m:t>ACLineFlow</m:t>
            </m:r>
          </m:e>
          <m:sub>
            <m:r>
              <w:rPr>
                <w:rFonts w:ascii="Cambria Math" w:hAnsi="Cambria Math"/>
              </w:rPr>
              <m:t>B</m:t>
            </m:r>
            <m:d>
              <m:dPr>
                <m:ctrlPr>
                  <w:rPr>
                    <w:rFonts w:ascii="Cambria Math" w:hAnsi="Cambria Math"/>
                    <w:i/>
                  </w:rPr>
                </m:ctrlPr>
              </m:dPr>
              <m:e>
                <m:r>
                  <w:rPr>
                    <w:rFonts w:ascii="Cambria Math" w:hAnsi="Cambria Math"/>
                  </w:rPr>
                  <m:t>k</m:t>
                </m:r>
              </m:e>
            </m:d>
          </m:sub>
          <m:sup>
            <m:r>
              <w:rPr>
                <w:rFonts w:ascii="Cambria Math" w:hAnsi="Cambria Math"/>
              </w:rPr>
              <m:t>Directed</m:t>
            </m:r>
          </m:sup>
        </m:sSubSup>
        <m:r>
          <w:rPr>
            <w:rFonts w:ascii="Cambria Math" w:hAnsi="Cambria Math"/>
          </w:rPr>
          <m:t>≤</m:t>
        </m:r>
        <m:sSubSup>
          <m:sSubSupPr>
            <m:ctrlPr>
              <w:rPr>
                <w:rFonts w:ascii="Cambria Math" w:hAnsi="Cambria Math"/>
                <w:i/>
              </w:rPr>
            </m:ctrlPr>
          </m:sSubSupPr>
          <m:e>
            <m:r>
              <w:rPr>
                <w:rFonts w:ascii="Cambria Math" w:hAnsi="Cambria Math"/>
              </w:rPr>
              <m:t>ACLineCapacity</m:t>
            </m:r>
          </m:e>
          <m:sub>
            <m:r>
              <w:rPr>
                <w:rFonts w:ascii="Cambria Math" w:hAnsi="Cambria Math"/>
              </w:rPr>
              <m:t>B</m:t>
            </m:r>
            <m:d>
              <m:dPr>
                <m:ctrlPr>
                  <w:rPr>
                    <w:rFonts w:ascii="Cambria Math" w:hAnsi="Cambria Math"/>
                    <w:i/>
                  </w:rPr>
                </m:ctrlPr>
              </m:dPr>
              <m:e>
                <m:r>
                  <w:rPr>
                    <w:rFonts w:ascii="Cambria Math" w:hAnsi="Cambria Math"/>
                  </w:rPr>
                  <m:t>k</m:t>
                </m:r>
              </m:e>
            </m:d>
          </m:sub>
          <m:sup>
            <m:r>
              <w:rPr>
                <w:rFonts w:ascii="Cambria Math" w:hAnsi="Cambria Math"/>
              </w:rPr>
              <m:t>Directed</m:t>
            </m:r>
          </m:sup>
        </m:sSubSup>
        <m:r>
          <w:rPr>
            <w:rFonts w:ascii="Cambria Math" w:hAnsi="Cambria Math"/>
          </w:rPr>
          <m:t>×</m:t>
        </m:r>
        <m:sSubSup>
          <m:sSubSupPr>
            <m:ctrlPr>
              <w:rPr>
                <w:rFonts w:ascii="Cambria Math" w:hAnsi="Cambria Math"/>
                <w:i/>
              </w:rPr>
            </m:ctrlPr>
          </m:sSubSupPr>
          <m:e>
            <m:r>
              <w:rPr>
                <w:rFonts w:ascii="Cambria Math" w:hAnsi="Cambria Math"/>
              </w:rPr>
              <m:t>ACLineFlowBinary</m:t>
            </m:r>
          </m:e>
          <m:sub>
            <m:r>
              <w:rPr>
                <w:rFonts w:ascii="Cambria Math" w:hAnsi="Cambria Math"/>
              </w:rPr>
              <m:t>B</m:t>
            </m:r>
            <m:d>
              <m:dPr>
                <m:ctrlPr>
                  <w:rPr>
                    <w:rFonts w:ascii="Cambria Math" w:hAnsi="Cambria Math"/>
                    <w:i/>
                  </w:rPr>
                </m:ctrlPr>
              </m:dPr>
              <m:e>
                <m:r>
                  <w:rPr>
                    <w:rFonts w:ascii="Cambria Math" w:hAnsi="Cambria Math"/>
                  </w:rPr>
                  <m:t>k</m:t>
                </m:r>
              </m:e>
            </m:d>
          </m:sub>
          <m:sup>
            <m:r>
              <w:rPr>
                <w:rFonts w:ascii="Cambria Math" w:hAnsi="Cambria Math"/>
              </w:rPr>
              <m:t>Directed</m:t>
            </m:r>
          </m:sup>
        </m:sSubSup>
      </m:oMath>
    </w:p>
    <w:p w14:paraId="14EBB644" w14:textId="77777777" w:rsidR="00714039" w:rsidRDefault="00714039" w:rsidP="00714039">
      <w:pPr>
        <w:spacing w:after="360"/>
        <w:ind w:left="142"/>
        <w:jc w:val="center"/>
      </w:pPr>
      <m:oMath>
        <m:r>
          <w:rPr>
            <w:rFonts w:ascii="Cambria Math" w:hAnsi="Cambria Math"/>
          </w:rPr>
          <m:t>∀k∈ACLINES</m:t>
        </m:r>
      </m:oMath>
      <w:r>
        <w:t xml:space="preserve"> </w:t>
      </w:r>
    </w:p>
    <w:p w14:paraId="31BBFB23" w14:textId="77777777" w:rsidR="00714039" w:rsidRDefault="00EA7BDF" w:rsidP="00714039">
      <w:pPr>
        <w:pStyle w:val="BodyText"/>
        <w:numPr>
          <w:ilvl w:val="3"/>
          <w:numId w:val="1"/>
        </w:numPr>
        <w:tabs>
          <w:tab w:val="clear" w:pos="2880"/>
          <w:tab w:val="num" w:pos="1418"/>
        </w:tabs>
        <w:ind w:left="709" w:hanging="709"/>
      </w:pPr>
      <m:oMath>
        <m:sSubSup>
          <m:sSubSupPr>
            <m:ctrlPr>
              <w:rPr>
                <w:rFonts w:ascii="Cambria Math" w:hAnsi="Cambria Math"/>
                <w:i/>
              </w:rPr>
            </m:ctrlPr>
          </m:sSubSupPr>
          <m:e>
            <m:r>
              <w:rPr>
                <w:rFonts w:ascii="Cambria Math" w:hAnsi="Cambria Math"/>
              </w:rPr>
              <m:t>ACLineFlowBinary</m:t>
            </m:r>
          </m:e>
          <m:sub>
            <m:r>
              <w:rPr>
                <w:rFonts w:ascii="Cambria Math" w:hAnsi="Cambria Math"/>
              </w:rPr>
              <m:t>F</m:t>
            </m:r>
            <m:d>
              <m:dPr>
                <m:ctrlPr>
                  <w:rPr>
                    <w:rFonts w:ascii="Cambria Math" w:hAnsi="Cambria Math"/>
                    <w:i/>
                  </w:rPr>
                </m:ctrlPr>
              </m:dPr>
              <m:e>
                <m:r>
                  <w:rPr>
                    <w:rFonts w:ascii="Cambria Math" w:hAnsi="Cambria Math"/>
                  </w:rPr>
                  <m:t>k</m:t>
                </m:r>
              </m:e>
            </m:d>
          </m:sub>
          <m:sup>
            <m:r>
              <w:rPr>
                <w:rFonts w:ascii="Cambria Math" w:hAnsi="Cambria Math"/>
              </w:rPr>
              <m:t>Directed</m:t>
            </m:r>
          </m:sup>
        </m:sSubSup>
        <m:r>
          <w:rPr>
            <w:rFonts w:ascii="Cambria Math" w:hAnsi="Cambria Math"/>
          </w:rPr>
          <m:t>+</m:t>
        </m:r>
        <m:sSubSup>
          <m:sSubSupPr>
            <m:ctrlPr>
              <w:rPr>
                <w:rFonts w:ascii="Cambria Math" w:hAnsi="Cambria Math"/>
                <w:i/>
              </w:rPr>
            </m:ctrlPr>
          </m:sSubSupPr>
          <m:e>
            <m:r>
              <w:rPr>
                <w:rFonts w:ascii="Cambria Math" w:hAnsi="Cambria Math"/>
              </w:rPr>
              <m:t>ACLineFlowBinary</m:t>
            </m:r>
          </m:e>
          <m:sub>
            <m:r>
              <w:rPr>
                <w:rFonts w:ascii="Cambria Math" w:hAnsi="Cambria Math"/>
              </w:rPr>
              <m:t>B</m:t>
            </m:r>
            <m:d>
              <m:dPr>
                <m:ctrlPr>
                  <w:rPr>
                    <w:rFonts w:ascii="Cambria Math" w:hAnsi="Cambria Math"/>
                    <w:i/>
                  </w:rPr>
                </m:ctrlPr>
              </m:dPr>
              <m:e>
                <m:r>
                  <w:rPr>
                    <w:rFonts w:ascii="Cambria Math" w:hAnsi="Cambria Math"/>
                  </w:rPr>
                  <m:t>k</m:t>
                </m:r>
              </m:e>
            </m:d>
          </m:sub>
          <m:sup>
            <m:r>
              <w:rPr>
                <w:rFonts w:ascii="Cambria Math" w:hAnsi="Cambria Math"/>
              </w:rPr>
              <m:t>Directed</m:t>
            </m:r>
          </m:sup>
        </m:sSubSup>
        <m:r>
          <w:rPr>
            <w:rFonts w:ascii="Cambria Math" w:hAnsi="Cambria Math"/>
          </w:rPr>
          <m:t>=1</m:t>
        </m:r>
      </m:oMath>
    </w:p>
    <w:p w14:paraId="139E3C8B" w14:textId="77777777" w:rsidR="00714039" w:rsidRDefault="00714039" w:rsidP="00714039">
      <w:pPr>
        <w:pStyle w:val="BodyText"/>
        <w:spacing w:before="240"/>
      </w:pPr>
      <m:oMathPara>
        <m:oMath>
          <m:r>
            <w:rPr>
              <w:rFonts w:ascii="Cambria Math" w:hAnsi="Cambria Math"/>
            </w:rPr>
            <m:t>∀k∈ACLINES</m:t>
          </m:r>
        </m:oMath>
      </m:oMathPara>
    </w:p>
    <w:p w14:paraId="38855745" w14:textId="33024ECE" w:rsidR="00714039" w:rsidRDefault="00714039" w:rsidP="00714039">
      <w:pPr>
        <w:pStyle w:val="BodyText"/>
        <w:spacing w:before="240"/>
      </w:pPr>
      <w:r>
        <w:t>In addition to these constraints, if non-physical losses are detected on an HVDC branch then the following SOS2 constraint is activated</w:t>
      </w:r>
      <w:r w:rsidR="00582F4B">
        <w:t xml:space="preserve"> which </w:t>
      </w:r>
      <w:r>
        <w:t>will prevent loss segment skipping in the lambda formulation</w:t>
      </w:r>
      <w:r w:rsidR="0008284A">
        <w:t>.</w:t>
      </w:r>
    </w:p>
    <w:p w14:paraId="6E71C370" w14:textId="77777777" w:rsidR="00714039" w:rsidRDefault="00EA7BDF" w:rsidP="00714039">
      <w:pPr>
        <w:pStyle w:val="BodyText"/>
        <w:numPr>
          <w:ilvl w:val="3"/>
          <w:numId w:val="1"/>
        </w:numPr>
        <w:tabs>
          <w:tab w:val="clear" w:pos="2880"/>
          <w:tab w:val="num" w:pos="1701"/>
        </w:tabs>
        <w:ind w:left="709" w:hanging="709"/>
      </w:pPr>
      <m:oMath>
        <m:nary>
          <m:naryPr>
            <m:chr m:val="∑"/>
            <m:limLoc m:val="undOvr"/>
            <m:ctrlPr>
              <w:rPr>
                <w:rFonts w:ascii="Cambria Math" w:hAnsi="Cambria Math"/>
                <w:i/>
              </w:rPr>
            </m:ctrlPr>
          </m:naryPr>
          <m:sub>
            <m:r>
              <w:rPr>
                <w:rFonts w:ascii="Cambria Math" w:hAnsi="Cambria Math"/>
              </w:rPr>
              <m:t>bp</m:t>
            </m:r>
            <m:r>
              <w:rPr>
                <w:rFonts w:ascii="Cambria Math" w:hAnsi="Cambria Math"/>
              </w:rPr>
              <m:t>=1</m:t>
            </m:r>
          </m:sub>
          <m:sup>
            <m:sSub>
              <m:sSubPr>
                <m:ctrlPr>
                  <w:rPr>
                    <w:rFonts w:ascii="Cambria Math" w:hAnsi="Cambria Math"/>
                    <w:i/>
                  </w:rPr>
                </m:ctrlPr>
              </m:sSubPr>
              <m:e>
                <m:r>
                  <w:rPr>
                    <w:rFonts w:ascii="Cambria Math" w:hAnsi="Cambria Math"/>
                  </w:rPr>
                  <m:t>HVDCBreakpoints</m:t>
                </m:r>
              </m:e>
              <m:sub>
                <m:r>
                  <w:rPr>
                    <w:rFonts w:ascii="Cambria Math" w:hAnsi="Cambria Math"/>
                  </w:rPr>
                  <m:t>l</m:t>
                </m:r>
              </m:sub>
            </m:sSub>
          </m:sup>
          <m:e>
            <m:sSub>
              <m:sSubPr>
                <m:ctrlPr>
                  <w:rPr>
                    <w:rFonts w:ascii="Cambria Math" w:hAnsi="Cambria Math"/>
                    <w:i/>
                  </w:rPr>
                </m:ctrlPr>
              </m:sSubPr>
              <m:e>
                <m:r>
                  <w:rPr>
                    <w:rFonts w:ascii="Cambria Math" w:hAnsi="Cambria Math"/>
                  </w:rPr>
                  <m:t>Lambda</m:t>
                </m:r>
              </m:e>
              <m:sub>
                <m:r>
                  <w:rPr>
                    <w:rFonts w:ascii="Cambria Math" w:hAnsi="Cambria Math"/>
                  </w:rPr>
                  <m:t>l</m:t>
                </m:r>
                <m:r>
                  <w:rPr>
                    <w:rFonts w:ascii="Cambria Math" w:hAnsi="Cambria Math"/>
                  </w:rPr>
                  <m:t xml:space="preserve">, </m:t>
                </m:r>
                <m:r>
                  <w:rPr>
                    <w:rFonts w:ascii="Cambria Math" w:hAnsi="Cambria Math"/>
                  </w:rPr>
                  <m:t>bp</m:t>
                </m:r>
              </m:sub>
            </m:sSub>
          </m:e>
        </m:nary>
        <m:r>
          <w:rPr>
            <w:rFonts w:ascii="Cambria Math" w:hAnsi="Cambria Math"/>
          </w:rPr>
          <m:t>=1</m:t>
        </m:r>
      </m:oMath>
    </w:p>
    <w:p w14:paraId="1D638392" w14:textId="66BE855A" w:rsidR="00714039" w:rsidRDefault="00714039" w:rsidP="00714039">
      <w:pPr>
        <w:pStyle w:val="BodyText"/>
        <w:spacing w:before="240"/>
      </w:pPr>
      <w:r>
        <w:t>I</w:t>
      </w:r>
      <w:r w:rsidR="00582F4B">
        <w:t>f there is</w:t>
      </w:r>
      <w:r w:rsidRPr="00440B25">
        <w:t xml:space="preserve"> a requirement to schedule circulating power flow between HVDC poles</w:t>
      </w:r>
      <w:r w:rsidR="00582F4B">
        <w:t xml:space="preserve"> then </w:t>
      </w:r>
      <w:r w:rsidRPr="00440B25">
        <w:t>the integer constraints that prevent the circulating flow</w:t>
      </w:r>
      <w:r>
        <w:t>s</w:t>
      </w:r>
      <w:r w:rsidRPr="00440B25">
        <w:t xml:space="preserve"> </w:t>
      </w:r>
      <w:r>
        <w:t>on</w:t>
      </w:r>
      <w:r w:rsidRPr="00440B25">
        <w:t xml:space="preserve"> HVDC poles will be disabled. This feature will only be used during commissioning.</w:t>
      </w:r>
    </w:p>
    <w:p w14:paraId="0DBB3077" w14:textId="177E39A3" w:rsidR="00714039" w:rsidRDefault="00714039" w:rsidP="00C46AB9">
      <w:pPr>
        <w:pStyle w:val="Heading3"/>
      </w:pPr>
      <w:bookmarkStart w:id="328" w:name="_Toc189139675"/>
      <w:bookmarkStart w:id="329" w:name="_Hlk112997479"/>
      <w:r>
        <w:t>Replac</w:t>
      </w:r>
      <w:r w:rsidR="007C52EA">
        <w:t>ement of</w:t>
      </w:r>
      <w:r>
        <w:t xml:space="preserve"> invalid prices after</w:t>
      </w:r>
      <w:r w:rsidRPr="00423FE9">
        <w:t xml:space="preserve"> </w:t>
      </w:r>
      <w:r>
        <w:t>SOS1</w:t>
      </w:r>
      <w:bookmarkEnd w:id="328"/>
    </w:p>
    <w:p w14:paraId="51779889" w14:textId="71E46607" w:rsidR="00592B16" w:rsidRPr="00592B16" w:rsidRDefault="00592B16" w:rsidP="00592B16">
      <w:pPr>
        <w:pStyle w:val="BodyText"/>
        <w:rPr>
          <w:lang w:val="en-AU"/>
        </w:rPr>
      </w:pPr>
      <w:r w:rsidRPr="00BE41D0">
        <w:t>Following a SOS1 solve</w:t>
      </w:r>
      <w:r>
        <w:t xml:space="preserve"> there is the possibility of invalid prices at spur AC Nodes. This section described the </w:t>
      </w:r>
      <w:r w:rsidRPr="00BE41D0">
        <w:t xml:space="preserve">post-processing </w:t>
      </w:r>
      <w:r>
        <w:t xml:space="preserve">that detects and </w:t>
      </w:r>
      <w:r w:rsidRPr="00BE41D0">
        <w:t xml:space="preserve">replaces </w:t>
      </w:r>
      <w:r>
        <w:t xml:space="preserve">these </w:t>
      </w:r>
      <w:r w:rsidRPr="00BE41D0">
        <w:t>invalid prices.</w:t>
      </w:r>
    </w:p>
    <w:p w14:paraId="536A2BB0" w14:textId="6BDCAF70" w:rsidR="009D1586" w:rsidRDefault="009D1586" w:rsidP="009D1586">
      <w:pPr>
        <w:pStyle w:val="Heading5"/>
      </w:pPr>
      <w:r>
        <w:t>Cause of invalid prices</w:t>
      </w:r>
    </w:p>
    <w:bookmarkEnd w:id="329"/>
    <w:p w14:paraId="63D1AE05" w14:textId="34BC694D" w:rsidR="00F344A1" w:rsidRDefault="00592B16" w:rsidP="00F344A1">
      <w:pPr>
        <w:pStyle w:val="BodyText"/>
      </w:pPr>
      <w:r>
        <w:t xml:space="preserve">As described in the Circulating Flow Check section above, </w:t>
      </w:r>
      <w:r w:rsidR="00CE19BA">
        <w:t>when</w:t>
      </w:r>
      <w:r w:rsidR="00714039">
        <w:t xml:space="preserve"> circulating flows are detected </w:t>
      </w:r>
      <w:r>
        <w:t xml:space="preserve">a </w:t>
      </w:r>
      <w:r w:rsidR="00714039">
        <w:t xml:space="preserve">SOS1 </w:t>
      </w:r>
      <w:r>
        <w:t>solve is run that automatically restrict</w:t>
      </w:r>
      <w:r w:rsidR="00AE3896">
        <w:t>s</w:t>
      </w:r>
      <w:r w:rsidR="00714039">
        <w:t xml:space="preserve"> the flow to zero on one of the Directed AC Lines</w:t>
      </w:r>
      <w:r w:rsidR="00F86A7C">
        <w:t xml:space="preserve"> </w:t>
      </w:r>
      <w:r w:rsidR="00D131C6">
        <w:t>for</w:t>
      </w:r>
      <w:r w:rsidR="00F86A7C">
        <w:t xml:space="preserve"> each AC Line</w:t>
      </w:r>
      <w:r w:rsidR="00714039">
        <w:t xml:space="preserve">. </w:t>
      </w:r>
      <w:r w:rsidR="00D131C6">
        <w:t>This remove</w:t>
      </w:r>
      <w:r w:rsidR="00AE3896">
        <w:t>s</w:t>
      </w:r>
      <w:r w:rsidR="00D131C6">
        <w:t xml:space="preserve"> the possibility of circulating flows but also</w:t>
      </w:r>
      <w:r w:rsidR="00714039">
        <w:t xml:space="preserve"> </w:t>
      </w:r>
      <w:r w:rsidR="00F86A7C">
        <w:t xml:space="preserve">has </w:t>
      </w:r>
      <w:r w:rsidR="00714039">
        <w:t>the potential to produce invalid prices</w:t>
      </w:r>
      <w:r w:rsidR="005D0937">
        <w:t xml:space="preserve"> </w:t>
      </w:r>
      <w:r w:rsidR="00F344A1">
        <w:t>at AC Node</w:t>
      </w:r>
      <w:r w:rsidR="00125116">
        <w:t>s</w:t>
      </w:r>
      <w:r w:rsidR="00F344A1">
        <w:t xml:space="preserve"> </w:t>
      </w:r>
      <w:r w:rsidR="00125116">
        <w:t>which</w:t>
      </w:r>
      <w:r w:rsidR="00F344A1">
        <w:t xml:space="preserve"> </w:t>
      </w:r>
      <w:r w:rsidR="00125116">
        <w:t>are</w:t>
      </w:r>
      <w:r w:rsidR="00F344A1">
        <w:t xml:space="preserve"> connected to the system by AC Line</w:t>
      </w:r>
      <w:r w:rsidR="00AE3896">
        <w:t>s</w:t>
      </w:r>
      <w:r w:rsidR="00F344A1">
        <w:t xml:space="preserve"> </w:t>
      </w:r>
      <w:r w:rsidR="00AE3896">
        <w:t>with</w:t>
      </w:r>
      <w:r w:rsidR="00F344A1">
        <w:t xml:space="preserve"> zero scheduled flow. </w:t>
      </w:r>
    </w:p>
    <w:p w14:paraId="5CDDA51A" w14:textId="4EA9A403" w:rsidR="00DA3237" w:rsidRDefault="00DA3237" w:rsidP="00DA3237">
      <w:pPr>
        <w:pStyle w:val="BodyText"/>
      </w:pPr>
      <w:r>
        <w:t xml:space="preserve">The first contributing factor to invalid prices is that </w:t>
      </w:r>
      <w:r w:rsidR="00592B16">
        <w:t>a</w:t>
      </w:r>
      <w:r>
        <w:t xml:space="preserve">n AC Line </w:t>
      </w:r>
      <w:r w:rsidR="00592B16">
        <w:t xml:space="preserve">with </w:t>
      </w:r>
      <w:r>
        <w:t xml:space="preserve">zero flow has no </w:t>
      </w:r>
      <w:r w:rsidR="00592B16">
        <w:t>impact</w:t>
      </w:r>
      <w:r>
        <w:t xml:space="preserve"> o</w:t>
      </w:r>
      <w:r w:rsidR="00592B16">
        <w:t>n</w:t>
      </w:r>
      <w:r>
        <w:t xml:space="preserve"> the objective function value</w:t>
      </w:r>
      <w:r w:rsidR="00592B16">
        <w:t xml:space="preserve"> and therefore the direction that </w:t>
      </w:r>
      <w:r>
        <w:t xml:space="preserve">SOS1 </w:t>
      </w:r>
      <w:r w:rsidR="00592B16">
        <w:t>restricts</w:t>
      </w:r>
      <w:r>
        <w:t xml:space="preserve"> to zero </w:t>
      </w:r>
      <w:r w:rsidR="009251C2">
        <w:t xml:space="preserve">is </w:t>
      </w:r>
      <w:r>
        <w:t>arbitrary.</w:t>
      </w:r>
    </w:p>
    <w:p w14:paraId="3E13B156" w14:textId="5A8325AD" w:rsidR="00DA3237" w:rsidRDefault="00DA3237" w:rsidP="00DA3237">
      <w:pPr>
        <w:pStyle w:val="BodyText"/>
      </w:pPr>
      <w:r>
        <w:t xml:space="preserve">The second contributing factor is </w:t>
      </w:r>
      <w:r w:rsidR="00CE19BA">
        <w:t>that the</w:t>
      </w:r>
      <w:r>
        <w:t xml:space="preserve"> energy price is </w:t>
      </w:r>
      <w:r w:rsidR="00CE19BA">
        <w:t xml:space="preserve">based on </w:t>
      </w:r>
      <w:r>
        <w:t>the change in the objective function value due to a marginal change in the energy requirement at the AC Node.</w:t>
      </w:r>
      <w:r w:rsidR="00CE19BA">
        <w:t xml:space="preserve"> This marginal change can be an increase or a decrease, normally the price impact would be the same regardless but, when combined with the arbitrary restriction of branch flow </w:t>
      </w:r>
      <w:r w:rsidR="00E74D9F">
        <w:t>by SOS1 for an AC Line with zero flow</w:t>
      </w:r>
      <w:r w:rsidR="00CE19BA">
        <w:t xml:space="preserve">, can give rise </w:t>
      </w:r>
      <w:r w:rsidR="00AE3896">
        <w:t>to</w:t>
      </w:r>
      <w:r w:rsidR="00CE19BA">
        <w:t xml:space="preserve"> invalid price scenarios.</w:t>
      </w:r>
    </w:p>
    <w:p w14:paraId="1D7FD592" w14:textId="118FBB14" w:rsidR="00BA6292" w:rsidRDefault="00DA3237" w:rsidP="00DA3237">
      <w:pPr>
        <w:pStyle w:val="BodyText"/>
      </w:pPr>
      <w:r>
        <w:t xml:space="preserve">For an AC Node with zero flow in or out, the arbitrary direction of the SOS1 branch </w:t>
      </w:r>
      <w:r w:rsidR="00AA60A1">
        <w:t>restriction</w:t>
      </w:r>
      <w:r>
        <w:t xml:space="preserve"> could </w:t>
      </w:r>
      <w:r w:rsidR="00E74D9F">
        <w:t xml:space="preserve">result in </w:t>
      </w:r>
      <w:r>
        <w:t xml:space="preserve">valid </w:t>
      </w:r>
      <w:r w:rsidR="00E74D9F">
        <w:t xml:space="preserve">prices </w:t>
      </w:r>
      <w:r>
        <w:t xml:space="preserve">as shown in </w:t>
      </w:r>
      <w:r>
        <w:fldChar w:fldCharType="begin"/>
      </w:r>
      <w:r>
        <w:instrText xml:space="preserve"> REF _Ref108680119 \h </w:instrText>
      </w:r>
      <w:r>
        <w:fldChar w:fldCharType="separate"/>
      </w:r>
      <w:r w:rsidR="009476C2">
        <w:t xml:space="preserve">Figure </w:t>
      </w:r>
      <w:r w:rsidR="009476C2">
        <w:rPr>
          <w:noProof/>
        </w:rPr>
        <w:t>12</w:t>
      </w:r>
      <w:r>
        <w:fldChar w:fldCharType="end"/>
      </w:r>
      <w:r>
        <w:t>.</w:t>
      </w:r>
      <w:r w:rsidR="005B2DD4">
        <w:t xml:space="preserve"> </w:t>
      </w:r>
    </w:p>
    <w:p w14:paraId="41C79E72" w14:textId="05E445A1" w:rsidR="00DD3F21" w:rsidRDefault="00C16FBD" w:rsidP="00DD3F21">
      <w:pPr>
        <w:pStyle w:val="BodyText"/>
        <w:ind w:hanging="981"/>
      </w:pPr>
      <w:r>
        <w:rPr>
          <w:noProof/>
        </w:rPr>
        <w:drawing>
          <wp:inline distT="0" distB="0" distL="0" distR="0" wp14:anchorId="214FDDA0" wp14:editId="00D8C77E">
            <wp:extent cx="5520055" cy="1471930"/>
            <wp:effectExtent l="0" t="0" r="4445" b="0"/>
            <wp:docPr id="8943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8326" name=""/>
                    <pic:cNvPicPr/>
                  </pic:nvPicPr>
                  <pic:blipFill>
                    <a:blip r:embed="rId27"/>
                    <a:stretch>
                      <a:fillRect/>
                    </a:stretch>
                  </pic:blipFill>
                  <pic:spPr>
                    <a:xfrm>
                      <a:off x="0" y="0"/>
                      <a:ext cx="5520055" cy="1471930"/>
                    </a:xfrm>
                    <a:prstGeom prst="rect">
                      <a:avLst/>
                    </a:prstGeom>
                  </pic:spPr>
                </pic:pic>
              </a:graphicData>
            </a:graphic>
          </wp:inline>
        </w:drawing>
      </w:r>
    </w:p>
    <w:p w14:paraId="0DDFF3C6" w14:textId="17546746" w:rsidR="00BA6292" w:rsidRDefault="00BA6292" w:rsidP="00BA6292">
      <w:pPr>
        <w:pStyle w:val="Caption"/>
        <w:keepNext/>
        <w:spacing w:before="0"/>
        <w:ind w:left="851"/>
        <w:jc w:val="both"/>
      </w:pPr>
      <w:bookmarkStart w:id="330" w:name="_Ref108680119"/>
      <w:r>
        <w:t xml:space="preserve">Figure </w:t>
      </w:r>
      <w:r>
        <w:fldChar w:fldCharType="begin"/>
      </w:r>
      <w:r>
        <w:instrText xml:space="preserve"> SEQ Figure \* ARABIC </w:instrText>
      </w:r>
      <w:r>
        <w:fldChar w:fldCharType="separate"/>
      </w:r>
      <w:r w:rsidR="009476C2">
        <w:rPr>
          <w:noProof/>
        </w:rPr>
        <w:t>12</w:t>
      </w:r>
      <w:r>
        <w:rPr>
          <w:noProof/>
        </w:rPr>
        <w:fldChar w:fldCharType="end"/>
      </w:r>
      <w:bookmarkEnd w:id="330"/>
      <w:r>
        <w:t xml:space="preserve">: AC </w:t>
      </w:r>
      <w:r w:rsidRPr="0048585C">
        <w:t xml:space="preserve">Node </w:t>
      </w:r>
      <w:r>
        <w:t xml:space="preserve">with zero flow, options for a </w:t>
      </w:r>
      <w:r w:rsidRPr="006F4653">
        <w:rPr>
          <w:u w:val="single"/>
        </w:rPr>
        <w:t>valid</w:t>
      </w:r>
      <w:r>
        <w:t xml:space="preserve"> price</w:t>
      </w:r>
      <w:r w:rsidRPr="0048585C">
        <w:t xml:space="preserve"> after</w:t>
      </w:r>
      <w:r>
        <w:t xml:space="preserve"> </w:t>
      </w:r>
      <w:r w:rsidRPr="0048585C">
        <w:t>SOS</w:t>
      </w:r>
      <w:r>
        <w:t>1</w:t>
      </w:r>
    </w:p>
    <w:p w14:paraId="685EF23C" w14:textId="6C65DD74" w:rsidR="00BA6292" w:rsidRDefault="00FA24D9" w:rsidP="00714039">
      <w:pPr>
        <w:pStyle w:val="BodyText"/>
      </w:pPr>
      <w:r>
        <w:t xml:space="preserve">However, </w:t>
      </w:r>
      <w:r w:rsidR="00B61525">
        <w:t xml:space="preserve">the SOS1 branch restriction could also </w:t>
      </w:r>
      <w:r>
        <w:t xml:space="preserve">restrict flow such that a marginal change can only be balanced by a deficit or surplus quantity, as shown in </w:t>
      </w:r>
      <w:r>
        <w:fldChar w:fldCharType="begin"/>
      </w:r>
      <w:r>
        <w:instrText xml:space="preserve"> REF _Ref108680054 \h </w:instrText>
      </w:r>
      <w:r>
        <w:fldChar w:fldCharType="separate"/>
      </w:r>
      <w:r w:rsidR="009476C2">
        <w:t xml:space="preserve">Figure </w:t>
      </w:r>
      <w:r w:rsidR="009476C2">
        <w:rPr>
          <w:noProof/>
        </w:rPr>
        <w:t>13</w:t>
      </w:r>
      <w:r>
        <w:fldChar w:fldCharType="end"/>
      </w:r>
      <w:r w:rsidR="00B61525">
        <w:t>, resulting in invalid prices.</w:t>
      </w:r>
    </w:p>
    <w:p w14:paraId="624FC118" w14:textId="3457F34A" w:rsidR="00714039" w:rsidRDefault="00AB4A29" w:rsidP="00DD3F21">
      <w:pPr>
        <w:pStyle w:val="BodyText"/>
        <w:spacing w:after="0"/>
        <w:ind w:hanging="839"/>
      </w:pPr>
      <w:r>
        <w:rPr>
          <w:noProof/>
        </w:rPr>
        <w:drawing>
          <wp:inline distT="0" distB="0" distL="0" distR="0" wp14:anchorId="2D1D3001" wp14:editId="01C3EE03">
            <wp:extent cx="5597718" cy="1653622"/>
            <wp:effectExtent l="0" t="0" r="3175" b="3810"/>
            <wp:docPr id="181547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71334" name=""/>
                    <pic:cNvPicPr/>
                  </pic:nvPicPr>
                  <pic:blipFill>
                    <a:blip r:embed="rId28"/>
                    <a:stretch>
                      <a:fillRect/>
                    </a:stretch>
                  </pic:blipFill>
                  <pic:spPr>
                    <a:xfrm>
                      <a:off x="0" y="0"/>
                      <a:ext cx="5600951" cy="1654577"/>
                    </a:xfrm>
                    <a:prstGeom prst="rect">
                      <a:avLst/>
                    </a:prstGeom>
                  </pic:spPr>
                </pic:pic>
              </a:graphicData>
            </a:graphic>
          </wp:inline>
        </w:drawing>
      </w:r>
    </w:p>
    <w:p w14:paraId="5AACB333" w14:textId="01F1C5C1" w:rsidR="00241653" w:rsidRDefault="00241653" w:rsidP="00241653">
      <w:pPr>
        <w:pStyle w:val="Caption"/>
        <w:keepNext/>
        <w:spacing w:before="0"/>
        <w:ind w:left="851"/>
        <w:jc w:val="both"/>
      </w:pPr>
      <w:bookmarkStart w:id="331" w:name="_Ref108680054"/>
      <w:r>
        <w:t xml:space="preserve">Figure </w:t>
      </w:r>
      <w:r>
        <w:fldChar w:fldCharType="begin"/>
      </w:r>
      <w:r>
        <w:instrText xml:space="preserve"> SEQ Figure \* ARABIC </w:instrText>
      </w:r>
      <w:r>
        <w:fldChar w:fldCharType="separate"/>
      </w:r>
      <w:r w:rsidR="009476C2">
        <w:rPr>
          <w:noProof/>
        </w:rPr>
        <w:t>13</w:t>
      </w:r>
      <w:r>
        <w:rPr>
          <w:noProof/>
        </w:rPr>
        <w:fldChar w:fldCharType="end"/>
      </w:r>
      <w:bookmarkEnd w:id="331"/>
      <w:r>
        <w:t xml:space="preserve">: AC </w:t>
      </w:r>
      <w:r w:rsidRPr="0048585C">
        <w:t xml:space="preserve">Node </w:t>
      </w:r>
      <w:r>
        <w:t xml:space="preserve">with zero flow, options for an </w:t>
      </w:r>
      <w:r w:rsidRPr="006F4653">
        <w:rPr>
          <w:u w:val="single"/>
        </w:rPr>
        <w:t>invalid</w:t>
      </w:r>
      <w:r>
        <w:t xml:space="preserve"> price</w:t>
      </w:r>
      <w:r w:rsidRPr="0048585C">
        <w:t xml:space="preserve"> after</w:t>
      </w:r>
      <w:r>
        <w:t xml:space="preserve"> </w:t>
      </w:r>
      <w:r w:rsidRPr="0048585C">
        <w:t>SOS</w:t>
      </w:r>
      <w:r>
        <w:t>1</w:t>
      </w:r>
    </w:p>
    <w:p w14:paraId="51D50DDD" w14:textId="77777777" w:rsidR="00021B20" w:rsidRDefault="00021B20" w:rsidP="00021B20">
      <w:pPr>
        <w:pStyle w:val="Heading5"/>
      </w:pPr>
      <w:r>
        <w:t>Invalid price scenarios</w:t>
      </w:r>
    </w:p>
    <w:p w14:paraId="3BE00A40" w14:textId="5802CE47" w:rsidR="00BA6292" w:rsidRDefault="00BA6292" w:rsidP="00BA6292">
      <w:pPr>
        <w:pStyle w:val="BodyText"/>
      </w:pPr>
      <w:r>
        <w:t>The invalid pric</w:t>
      </w:r>
      <w:r w:rsidR="00E712E1">
        <w:t>e</w:t>
      </w:r>
      <w:r>
        <w:t xml:space="preserve"> scenarios are as follows:</w:t>
      </w:r>
    </w:p>
    <w:p w14:paraId="21349E28" w14:textId="6E1F71D5" w:rsidR="00E277CA" w:rsidRDefault="008673AC" w:rsidP="008673AC">
      <w:pPr>
        <w:pStyle w:val="BodyText"/>
        <w:numPr>
          <w:ilvl w:val="0"/>
          <w:numId w:val="24"/>
        </w:numPr>
        <w:ind w:left="1276" w:hanging="425"/>
      </w:pPr>
      <w:r>
        <w:t xml:space="preserve">In the scenario where SOS1 </w:t>
      </w:r>
      <w:r w:rsidR="00E277CA">
        <w:t>restricts</w:t>
      </w:r>
      <w:r>
        <w:t xml:space="preserve"> </w:t>
      </w:r>
      <w:r w:rsidR="00CF3BA2">
        <w:t>flow</w:t>
      </w:r>
      <w:r>
        <w:t xml:space="preserve"> enter</w:t>
      </w:r>
      <w:r w:rsidR="00E277CA">
        <w:t>ing</w:t>
      </w:r>
      <w:r>
        <w:t xml:space="preserve"> the AC Node and the </w:t>
      </w:r>
      <w:r w:rsidR="00D131C6">
        <w:t>price is based on energy</w:t>
      </w:r>
      <w:r>
        <w:t xml:space="preserve"> leaving the AC Node</w:t>
      </w:r>
      <w:r w:rsidR="00E277CA">
        <w:t xml:space="preserve"> then</w:t>
      </w:r>
      <w:r w:rsidR="00CE2EC0">
        <w:t xml:space="preserve"> either</w:t>
      </w:r>
      <w:r w:rsidR="00E277CA">
        <w:t>:</w:t>
      </w:r>
    </w:p>
    <w:p w14:paraId="3C4F9F83" w14:textId="08244294" w:rsidR="008673AC" w:rsidRDefault="00CE2EC0" w:rsidP="00E277CA">
      <w:pPr>
        <w:pStyle w:val="BodyText"/>
        <w:numPr>
          <w:ilvl w:val="0"/>
          <w:numId w:val="32"/>
        </w:numPr>
      </w:pPr>
      <w:r>
        <w:t>If t</w:t>
      </w:r>
      <w:r w:rsidR="008673AC">
        <w:t xml:space="preserve">here are no offers associated with the AC Node, </w:t>
      </w:r>
      <w:r w:rsidR="009251C2">
        <w:t xml:space="preserve">then </w:t>
      </w:r>
      <w:r w:rsidR="008673AC">
        <w:t>the energy balance constraint can only be balanced by deficit energy</w:t>
      </w:r>
      <w:r w:rsidR="00300123">
        <w:t>,</w:t>
      </w:r>
      <w:r w:rsidR="008673AC">
        <w:t xml:space="preserve"> resulting in a deficit energy price at the AC Node.</w:t>
      </w:r>
    </w:p>
    <w:p w14:paraId="55A74A7E" w14:textId="669C9A31" w:rsidR="008673AC" w:rsidRDefault="00CE2EC0" w:rsidP="00E277CA">
      <w:pPr>
        <w:pStyle w:val="BodyText"/>
        <w:numPr>
          <w:ilvl w:val="0"/>
          <w:numId w:val="32"/>
        </w:numPr>
      </w:pPr>
      <w:r>
        <w:t xml:space="preserve">Or else if </w:t>
      </w:r>
      <w:r w:rsidR="008673AC">
        <w:t>there are offers associated with the AC Node</w:t>
      </w:r>
      <w:r w:rsidR="009251C2">
        <w:t>,</w:t>
      </w:r>
      <w:r w:rsidR="008673AC">
        <w:t xml:space="preserve"> then the AC Node price may be set by the</w:t>
      </w:r>
      <w:r w:rsidR="00AB4A29">
        <w:t xml:space="preserve"> </w:t>
      </w:r>
      <w:r w:rsidR="008673AC">
        <w:t>offer</w:t>
      </w:r>
      <w:r w:rsidR="00AB4A29">
        <w:t xml:space="preserve"> price.</w:t>
      </w:r>
    </w:p>
    <w:p w14:paraId="17592CDC" w14:textId="1E27E4C4" w:rsidR="00E277CA" w:rsidRDefault="00714039" w:rsidP="0057101C">
      <w:pPr>
        <w:pStyle w:val="BodyText"/>
        <w:numPr>
          <w:ilvl w:val="0"/>
          <w:numId w:val="24"/>
        </w:numPr>
        <w:ind w:left="1276" w:hanging="425"/>
      </w:pPr>
      <w:r>
        <w:t xml:space="preserve">If SOS1 </w:t>
      </w:r>
      <w:r w:rsidR="00E277CA">
        <w:t>restricts</w:t>
      </w:r>
      <w:r>
        <w:t xml:space="preserve"> </w:t>
      </w:r>
      <w:r w:rsidR="00CE2EC0">
        <w:t>out</w:t>
      </w:r>
      <w:r w:rsidR="00CF3BA2">
        <w:t xml:space="preserve">flow </w:t>
      </w:r>
      <w:r w:rsidR="00CE2EC0">
        <w:t xml:space="preserve">from </w:t>
      </w:r>
      <w:r>
        <w:t xml:space="preserve">the AC Node and the </w:t>
      </w:r>
      <w:r w:rsidR="00D131C6">
        <w:t>price is based on</w:t>
      </w:r>
      <w:r>
        <w:t xml:space="preserve"> energy entering the AC Node, then</w:t>
      </w:r>
      <w:r w:rsidR="00CE2EC0">
        <w:t xml:space="preserve"> either</w:t>
      </w:r>
      <w:r w:rsidR="00E277CA">
        <w:t>:</w:t>
      </w:r>
    </w:p>
    <w:p w14:paraId="76564240" w14:textId="41B95DAF" w:rsidR="00714039" w:rsidRDefault="00E277CA" w:rsidP="00E277CA">
      <w:pPr>
        <w:pStyle w:val="BodyText"/>
        <w:numPr>
          <w:ilvl w:val="0"/>
          <w:numId w:val="33"/>
        </w:numPr>
      </w:pPr>
      <w:r>
        <w:t>T</w:t>
      </w:r>
      <w:r w:rsidR="00714039">
        <w:t xml:space="preserve">he energy balance constraint </w:t>
      </w:r>
      <w:r w:rsidR="00CE2EC0">
        <w:t>is</w:t>
      </w:r>
      <w:r w:rsidR="00714039">
        <w:t xml:space="preserve"> balanced by surplus energy, resulting in a surplus energy price at the AC Node. </w:t>
      </w:r>
    </w:p>
    <w:p w14:paraId="4B48DB2F" w14:textId="66F59850" w:rsidR="005A51C3" w:rsidRDefault="00CE2EC0" w:rsidP="00E277CA">
      <w:pPr>
        <w:pStyle w:val="BodyText"/>
        <w:numPr>
          <w:ilvl w:val="0"/>
          <w:numId w:val="33"/>
        </w:numPr>
      </w:pPr>
      <w:r>
        <w:t>Or else i</w:t>
      </w:r>
      <w:r w:rsidR="00E277CA">
        <w:t>f there is</w:t>
      </w:r>
      <w:r w:rsidR="009251C2">
        <w:t xml:space="preserve"> </w:t>
      </w:r>
      <w:r w:rsidR="008A5BFB">
        <w:t xml:space="preserve">a </w:t>
      </w:r>
      <w:r w:rsidR="00CD73C6">
        <w:t>parallel</w:t>
      </w:r>
      <w:r w:rsidR="00E277CA">
        <w:t xml:space="preserve"> </w:t>
      </w:r>
      <w:r w:rsidR="00714039">
        <w:t xml:space="preserve">Directed AC Line </w:t>
      </w:r>
      <w:r w:rsidR="00CD73C6">
        <w:t xml:space="preserve">that </w:t>
      </w:r>
      <w:r w:rsidR="008A5BFB">
        <w:t xml:space="preserve">is unrestricted for </w:t>
      </w:r>
      <w:r w:rsidR="00CD73C6">
        <w:t>outflow</w:t>
      </w:r>
      <w:r w:rsidR="00300123">
        <w:t>,</w:t>
      </w:r>
      <w:r w:rsidR="00E277CA">
        <w:t xml:space="preserve"> then </w:t>
      </w:r>
      <w:r>
        <w:t xml:space="preserve">a proportion of </w:t>
      </w:r>
      <w:r w:rsidR="00E277CA">
        <w:t xml:space="preserve">the energy </w:t>
      </w:r>
      <w:r w:rsidR="00482E54">
        <w:t>can</w:t>
      </w:r>
      <w:r w:rsidR="00E277CA">
        <w:t xml:space="preserve"> leave via flow on the unrestricted line </w:t>
      </w:r>
      <w:r w:rsidR="00482E54">
        <w:t xml:space="preserve">with the necessary </w:t>
      </w:r>
      <w:r w:rsidR="00E277CA">
        <w:t xml:space="preserve">parallel </w:t>
      </w:r>
      <w:r w:rsidR="00714039">
        <w:t xml:space="preserve">flow </w:t>
      </w:r>
      <w:r w:rsidR="00E277CA">
        <w:t>on the restricted line</w:t>
      </w:r>
      <w:r w:rsidR="00482E54">
        <w:t xml:space="preserve"> achieved by surplus branch flow</w:t>
      </w:r>
      <w:r w:rsidR="00714039">
        <w:t>.</w:t>
      </w:r>
      <w:r w:rsidR="00E277CA">
        <w:t xml:space="preserve"> The </w:t>
      </w:r>
      <w:r w:rsidR="00300123">
        <w:t xml:space="preserve">proportion of the outflow that is </w:t>
      </w:r>
      <w:r>
        <w:t xml:space="preserve">met by </w:t>
      </w:r>
      <w:r w:rsidR="00300123">
        <w:t>surplus</w:t>
      </w:r>
      <w:r>
        <w:t xml:space="preserve"> flow</w:t>
      </w:r>
      <w:r w:rsidR="00300123">
        <w:t xml:space="preserve"> will set the AC Node price at a proportion of the surplus price.</w:t>
      </w:r>
    </w:p>
    <w:p w14:paraId="48B91164" w14:textId="5C00117E" w:rsidR="009251C2" w:rsidRDefault="009251C2" w:rsidP="00384FEE">
      <w:pPr>
        <w:pStyle w:val="BodyText"/>
        <w:numPr>
          <w:ilvl w:val="0"/>
          <w:numId w:val="24"/>
        </w:numPr>
        <w:ind w:left="1276" w:hanging="425"/>
      </w:pPr>
      <w:r>
        <w:t>The other possibility is that the SOS1 constraints isolate the AC Node such that its shadow price is zero.</w:t>
      </w:r>
    </w:p>
    <w:p w14:paraId="0F9D06A3" w14:textId="6E65EF71" w:rsidR="009D1586" w:rsidRDefault="009D1586" w:rsidP="009D1586">
      <w:pPr>
        <w:pStyle w:val="Heading5"/>
      </w:pPr>
      <w:r>
        <w:t>Detecting invalid prices</w:t>
      </w:r>
    </w:p>
    <w:p w14:paraId="03208E08" w14:textId="58BCC538" w:rsidR="00482E54" w:rsidRDefault="00336F3D" w:rsidP="00336F3D">
      <w:pPr>
        <w:pStyle w:val="BodyText"/>
      </w:pPr>
      <w:r w:rsidRPr="00BE41D0">
        <w:t xml:space="preserve">An AC Node </w:t>
      </w:r>
      <w:r w:rsidR="00B9648B">
        <w:t>is flagged as having an invalid price if</w:t>
      </w:r>
      <w:r w:rsidR="00A22554">
        <w:t xml:space="preserve"> it</w:t>
      </w:r>
      <w:r w:rsidR="00482E54">
        <w:t>:</w:t>
      </w:r>
    </w:p>
    <w:p w14:paraId="7A0CE54C" w14:textId="062539FD" w:rsidR="00482E54" w:rsidRDefault="00336F3D" w:rsidP="00482E54">
      <w:pPr>
        <w:pStyle w:val="BodyText"/>
        <w:numPr>
          <w:ilvl w:val="0"/>
          <w:numId w:val="34"/>
        </w:numPr>
      </w:pPr>
      <w:r w:rsidRPr="00BE41D0">
        <w:t xml:space="preserve">is </w:t>
      </w:r>
      <w:r>
        <w:t>not dead</w:t>
      </w:r>
      <w:r w:rsidR="00482E54">
        <w:t>,</w:t>
      </w:r>
      <w:r>
        <w:t xml:space="preserve"> and </w:t>
      </w:r>
    </w:p>
    <w:p w14:paraId="29290238" w14:textId="5D2E426D" w:rsidR="00482E54" w:rsidRDefault="00336F3D" w:rsidP="00482E54">
      <w:pPr>
        <w:pStyle w:val="BodyText"/>
        <w:numPr>
          <w:ilvl w:val="0"/>
          <w:numId w:val="34"/>
        </w:numPr>
      </w:pPr>
      <w:r w:rsidRPr="00BE41D0">
        <w:t>has zero</w:t>
      </w:r>
      <w:r>
        <w:t xml:space="preserve"> </w:t>
      </w:r>
      <w:r w:rsidRPr="00BE41D0">
        <w:t>flow in and zero flow out</w:t>
      </w:r>
      <w:r w:rsidR="00482E54">
        <w:t>, and</w:t>
      </w:r>
    </w:p>
    <w:p w14:paraId="2B9ABB78" w14:textId="52B72D2F" w:rsidR="00482E54" w:rsidRDefault="00336F3D" w:rsidP="00482E54">
      <w:pPr>
        <w:pStyle w:val="BodyText"/>
        <w:numPr>
          <w:ilvl w:val="0"/>
          <w:numId w:val="34"/>
        </w:numPr>
      </w:pPr>
      <w:r>
        <w:t>has zero net injection</w:t>
      </w:r>
      <w:r w:rsidR="00482E54">
        <w:t>,</w:t>
      </w:r>
      <w:r>
        <w:t xml:space="preserve"> </w:t>
      </w:r>
      <w:r w:rsidRPr="00BE41D0">
        <w:t xml:space="preserve">and </w:t>
      </w:r>
    </w:p>
    <w:p w14:paraId="22DDEFCC" w14:textId="21E74C7C" w:rsidR="00482E54" w:rsidRDefault="00336F3D" w:rsidP="00482E54">
      <w:pPr>
        <w:pStyle w:val="BodyText"/>
        <w:numPr>
          <w:ilvl w:val="0"/>
          <w:numId w:val="34"/>
        </w:numPr>
      </w:pPr>
      <w:r w:rsidRPr="00BE41D0">
        <w:t xml:space="preserve">has a zero </w:t>
      </w:r>
      <w:r w:rsidR="00482E54">
        <w:t>deficit or surplus,</w:t>
      </w:r>
      <w:r w:rsidRPr="00BE41D0">
        <w:t xml:space="preserve"> and</w:t>
      </w:r>
    </w:p>
    <w:p w14:paraId="71D07100" w14:textId="5B9C893E" w:rsidR="00482E54" w:rsidRDefault="00A22554" w:rsidP="00482E54">
      <w:pPr>
        <w:pStyle w:val="BodyText"/>
        <w:numPr>
          <w:ilvl w:val="0"/>
          <w:numId w:val="34"/>
        </w:numPr>
      </w:pPr>
      <w:r>
        <w:t>has an</w:t>
      </w:r>
      <w:r w:rsidR="00336F3D" w:rsidRPr="00BE41D0">
        <w:t xml:space="preserve"> energy price </w:t>
      </w:r>
      <w:r>
        <w:t xml:space="preserve">that </w:t>
      </w:r>
      <w:r w:rsidR="00336F3D" w:rsidRPr="00BE41D0">
        <w:t>is either</w:t>
      </w:r>
    </w:p>
    <w:p w14:paraId="3174A304" w14:textId="77777777" w:rsidR="00482E54" w:rsidRDefault="00336F3D" w:rsidP="00482E54">
      <w:pPr>
        <w:pStyle w:val="BodyText"/>
        <w:numPr>
          <w:ilvl w:val="0"/>
          <w:numId w:val="35"/>
        </w:numPr>
        <w:ind w:hanging="436"/>
      </w:pPr>
      <w:r w:rsidRPr="00BE41D0">
        <w:t>zero, or</w:t>
      </w:r>
    </w:p>
    <w:p w14:paraId="51422230" w14:textId="5E946874" w:rsidR="00482E54" w:rsidRDefault="00A22554" w:rsidP="00482E54">
      <w:pPr>
        <w:pStyle w:val="BodyText"/>
        <w:numPr>
          <w:ilvl w:val="0"/>
          <w:numId w:val="35"/>
        </w:numPr>
        <w:ind w:hanging="436"/>
      </w:pPr>
      <w:r>
        <w:t>set by</w:t>
      </w:r>
      <w:r w:rsidR="00336F3D">
        <w:t xml:space="preserve"> the lowest priced non-zero energy offer mapped to th</w:t>
      </w:r>
      <w:r>
        <w:t>at</w:t>
      </w:r>
      <w:r w:rsidR="00336F3D">
        <w:t xml:space="preserve"> AC </w:t>
      </w:r>
      <w:r w:rsidR="00336F3D">
        <w:rPr>
          <w:lang w:eastAsia="en-GB"/>
        </w:rPr>
        <w:t>Node</w:t>
      </w:r>
      <w:r w:rsidR="00336F3D">
        <w:t xml:space="preserve">, </w:t>
      </w:r>
      <w:r w:rsidR="00336F3D" w:rsidRPr="00BE41D0">
        <w:t>or</w:t>
      </w:r>
    </w:p>
    <w:p w14:paraId="22967B48" w14:textId="1A42557F" w:rsidR="009D1586" w:rsidRDefault="00EC75AB" w:rsidP="00482E54">
      <w:pPr>
        <w:pStyle w:val="BodyText"/>
        <w:numPr>
          <w:ilvl w:val="0"/>
          <w:numId w:val="35"/>
        </w:numPr>
        <w:ind w:hanging="436"/>
      </w:pPr>
      <w:r>
        <w:t xml:space="preserve">set by a </w:t>
      </w:r>
      <w:r w:rsidR="00336F3D" w:rsidRPr="00BE41D0">
        <w:t>penalty price.</w:t>
      </w:r>
    </w:p>
    <w:p w14:paraId="086D9397" w14:textId="39947F5F" w:rsidR="00A22554" w:rsidRDefault="00D216DB" w:rsidP="00A22554">
      <w:pPr>
        <w:pStyle w:val="BodyText"/>
      </w:pPr>
      <w:r>
        <w:t xml:space="preserve">For an RTD schedule, when determining if the price is set by the lowest priced non-zero energy offer </w:t>
      </w:r>
      <w:r>
        <w:rPr>
          <w:lang w:eastAsia="en-GB"/>
        </w:rPr>
        <w:t>the check needs to account for the impact of</w:t>
      </w:r>
      <w:r w:rsidR="002063DC">
        <w:rPr>
          <w:lang w:eastAsia="en-GB"/>
        </w:rPr>
        <w:t xml:space="preserve"> </w:t>
      </w:r>
      <m:oMath>
        <m:r>
          <w:rPr>
            <w:rFonts w:ascii="Cambria Math" w:hAnsi="Cambria Math"/>
          </w:rPr>
          <m:t>PenaltyForMWChangeOf5Mindispatch</m:t>
        </m:r>
      </m:oMath>
      <w:r w:rsidR="002063DC">
        <w:t xml:space="preserve"> which will either add to or subtract from the </w:t>
      </w:r>
      <w:r w:rsidR="003E642B">
        <w:t xml:space="preserve">energy </w:t>
      </w:r>
      <w:r w:rsidR="002063DC">
        <w:t xml:space="preserve">price depending on whether the marginal MW would move generation towards or away from </w:t>
      </w:r>
      <m:oMath>
        <m:sSubSup>
          <m:sSubSupPr>
            <m:ctrlPr>
              <w:rPr>
                <w:rFonts w:ascii="Cambria Math" w:hAnsi="Cambria Math"/>
              </w:rPr>
            </m:ctrlPr>
          </m:sSubSupPr>
          <m:e>
            <m:r>
              <w:rPr>
                <w:rFonts w:ascii="Cambria Math" w:hAnsi="Cambria Math"/>
              </w:rPr>
              <m:t>Generation</m:t>
            </m:r>
          </m:e>
          <m:sub>
            <m:r>
              <w:rPr>
                <w:rFonts w:ascii="Cambria Math" w:hAnsi="Cambria Math"/>
              </w:rPr>
              <m:t>g</m:t>
            </m:r>
          </m:sub>
          <m:sup>
            <m:r>
              <w:rPr>
                <w:rFonts w:ascii="Cambria Math" w:hAnsi="Cambria Math"/>
              </w:rPr>
              <m:t>Start</m:t>
            </m:r>
          </m:sup>
        </m:sSubSup>
      </m:oMath>
      <w:r w:rsidR="002063DC">
        <w:t>.</w:t>
      </w:r>
    </w:p>
    <w:p w14:paraId="25DDF4BB" w14:textId="450D27C6" w:rsidR="006F5781" w:rsidRDefault="00717F0B" w:rsidP="004A35B0">
      <w:pPr>
        <w:pStyle w:val="BodyText"/>
      </w:pPr>
      <w:r>
        <w:t>When determining if the</w:t>
      </w:r>
      <w:r w:rsidR="00C4173A">
        <w:t xml:space="preserve"> </w:t>
      </w:r>
      <w:r>
        <w:t xml:space="preserve">price is set by a </w:t>
      </w:r>
      <w:r w:rsidR="00C4173A">
        <w:t>penalty price</w:t>
      </w:r>
      <w:r w:rsidR="00665EFA">
        <w:t xml:space="preserve"> </w:t>
      </w:r>
      <w:r>
        <w:t xml:space="preserve">the check must consider that such a price may be </w:t>
      </w:r>
      <w:r w:rsidR="00665EFA">
        <w:t>some proportion of the penalty price</w:t>
      </w:r>
      <w:r>
        <w:t>. F</w:t>
      </w:r>
      <w:r w:rsidR="00665EFA">
        <w:t xml:space="preserve">or </w:t>
      </w:r>
      <w:proofErr w:type="gramStart"/>
      <w:r w:rsidR="00665EFA">
        <w:t>example</w:t>
      </w:r>
      <w:proofErr w:type="gramEnd"/>
      <w:r w:rsidR="0036084D">
        <w:t xml:space="preserve"> as illustrated in  </w:t>
      </w:r>
      <w:r w:rsidR="0036084D">
        <w:fldChar w:fldCharType="begin"/>
      </w:r>
      <w:r w:rsidR="0036084D">
        <w:instrText xml:space="preserve"> REF _Ref108680054 \h </w:instrText>
      </w:r>
      <w:r w:rsidR="0036084D">
        <w:fldChar w:fldCharType="separate"/>
      </w:r>
      <w:r w:rsidR="009476C2">
        <w:t xml:space="preserve">Figure </w:t>
      </w:r>
      <w:r w:rsidR="009476C2">
        <w:rPr>
          <w:noProof/>
        </w:rPr>
        <w:t>13</w:t>
      </w:r>
      <w:r w:rsidR="0036084D">
        <w:fldChar w:fldCharType="end"/>
      </w:r>
      <w:r w:rsidR="0036084D">
        <w:t xml:space="preserve"> b) ii)</w:t>
      </w:r>
      <w:r>
        <w:t>,</w:t>
      </w:r>
      <w:r w:rsidR="00665EFA">
        <w:t xml:space="preserve"> when SOS1 restrict</w:t>
      </w:r>
      <w:r>
        <w:t>s</w:t>
      </w:r>
      <w:r w:rsidR="00665EFA">
        <w:t xml:space="preserve"> </w:t>
      </w:r>
      <w:r>
        <w:t xml:space="preserve">directional </w:t>
      </w:r>
      <w:r w:rsidR="00665EFA">
        <w:t xml:space="preserve">flow on </w:t>
      </w:r>
      <w:r>
        <w:t xml:space="preserve">one </w:t>
      </w:r>
      <w:r w:rsidR="00665EFA">
        <w:t xml:space="preserve">AC Line but </w:t>
      </w:r>
      <w:r>
        <w:t xml:space="preserve">a </w:t>
      </w:r>
      <w:r w:rsidR="00665EFA">
        <w:t xml:space="preserve">parallel </w:t>
      </w:r>
      <w:r>
        <w:t xml:space="preserve">line is unrestricted, </w:t>
      </w:r>
      <w:r w:rsidR="00E62C8A">
        <w:t xml:space="preserve">the </w:t>
      </w:r>
      <w:r>
        <w:t xml:space="preserve">penalty price </w:t>
      </w:r>
      <w:r w:rsidR="00E62C8A">
        <w:t xml:space="preserve">will </w:t>
      </w:r>
      <w:r>
        <w:t xml:space="preserve">only </w:t>
      </w:r>
      <w:r w:rsidR="00E62C8A">
        <w:t xml:space="preserve">be incurred </w:t>
      </w:r>
      <w:r>
        <w:t xml:space="preserve">for the proportion of flow that is met by surplus flow </w:t>
      </w:r>
      <w:r w:rsidR="00E62C8A">
        <w:t>on the restricted line</w:t>
      </w:r>
      <w:r w:rsidR="00665EFA">
        <w:t>.</w:t>
      </w:r>
      <w:r w:rsidR="004A35B0">
        <w:t xml:space="preserve"> To account for this, t</w:t>
      </w:r>
      <w:r>
        <w:t>he</w:t>
      </w:r>
      <w:r w:rsidR="00E62C8A">
        <w:t xml:space="preserve"> check </w:t>
      </w:r>
      <w:r>
        <w:t xml:space="preserve">will look for </w:t>
      </w:r>
      <w:r w:rsidR="00E62C8A">
        <w:t xml:space="preserve">a </w:t>
      </w:r>
      <w:r>
        <w:t>price that is</w:t>
      </w:r>
      <w:r w:rsidR="00E62C8A">
        <w:t xml:space="preserve"> less than the full penalty price but </w:t>
      </w:r>
      <w:r>
        <w:t xml:space="preserve">high enough that it cannot be a valid price </w:t>
      </w:r>
      <w:r w:rsidR="006F5781">
        <w:t>set by</w:t>
      </w:r>
      <w:r>
        <w:t xml:space="preserve"> </w:t>
      </w:r>
      <m:oMath>
        <m:sSub>
          <m:sSubPr>
            <m:ctrlPr>
              <w:rPr>
                <w:rFonts w:ascii="Cambria Math" w:hAnsi="Cambria Math"/>
                <w:sz w:val="20"/>
              </w:rPr>
            </m:ctrlPr>
          </m:sSubPr>
          <m:e>
            <m:r>
              <w:rPr>
                <w:rFonts w:ascii="Cambria Math" w:hAnsi="Cambria Math"/>
                <w:sz w:val="20"/>
              </w:rPr>
              <m:t>EnergyScarcityPrice</m:t>
            </m:r>
          </m:e>
          <m:sub>
            <m:r>
              <w:rPr>
                <w:rFonts w:ascii="Cambria Math" w:hAnsi="Cambria Math"/>
                <w:sz w:val="20"/>
              </w:rPr>
              <m:t>es,j</m:t>
            </m:r>
          </m:sub>
        </m:sSub>
      </m:oMath>
      <w:r w:rsidR="006F5781" w:rsidRPr="006F5781">
        <w:t>.</w:t>
      </w:r>
      <w:r w:rsidR="006F5781">
        <w:t xml:space="preserve"> Hence a price is determined to have been set by a penalty price if it is outside of the range:</w:t>
      </w:r>
    </w:p>
    <w:p w14:paraId="3E87DD78" w14:textId="1BA13C77" w:rsidR="006F5781" w:rsidRPr="00E62C8A" w:rsidRDefault="006F5781" w:rsidP="006F5781">
      <w:pPr>
        <w:pStyle w:val="BodyText"/>
        <w:rPr>
          <w:sz w:val="20"/>
        </w:rPr>
      </w:pPr>
      <m:oMathPara>
        <m:oMath>
          <m:r>
            <w:rPr>
              <w:rFonts w:ascii="Cambria Math" w:hAnsi="Cambria Math"/>
            </w:rPr>
            <m:t xml:space="preserve"> ±BadPriceFactorFromScarcity×</m:t>
          </m:r>
          <m:func>
            <m:funcPr>
              <m:ctrlPr>
                <w:rPr>
                  <w:rFonts w:ascii="Cambria Math" w:hAnsi="Cambria Math"/>
                  <w:i/>
                  <w:sz w:val="20"/>
                </w:rPr>
              </m:ctrlPr>
            </m:funcPr>
            <m:fName>
              <m:limLow>
                <m:limLowPr>
                  <m:ctrlPr>
                    <w:rPr>
                      <w:rFonts w:ascii="Cambria Math" w:hAnsi="Cambria Math"/>
                      <w:i/>
                      <w:sz w:val="20"/>
                    </w:rPr>
                  </m:ctrlPr>
                </m:limLowPr>
                <m:e>
                  <m:r>
                    <w:rPr>
                      <w:rFonts w:ascii="Cambria Math" w:hAnsi="Cambria Math"/>
                      <w:sz w:val="20"/>
                    </w:rPr>
                    <m:t>max</m:t>
                  </m:r>
                </m:e>
                <m:lim>
                  <m:r>
                    <w:rPr>
                      <w:rFonts w:ascii="Cambria Math" w:hAnsi="Cambria Math"/>
                      <w:sz w:val="20"/>
                    </w:rPr>
                    <m:t>es,j</m:t>
                  </m:r>
                </m:lim>
              </m:limLow>
            </m:fName>
            <m:e>
              <m:r>
                <w:rPr>
                  <w:rFonts w:ascii="Cambria Math" w:hAnsi="Cambria Math"/>
                  <w:sz w:val="20"/>
                </w:rPr>
                <m:t>EnergyScarcityPric</m:t>
              </m:r>
              <m:sSub>
                <m:sSubPr>
                  <m:ctrlPr>
                    <w:rPr>
                      <w:rFonts w:ascii="Cambria Math" w:hAnsi="Cambria Math"/>
                      <w:i/>
                      <w:sz w:val="20"/>
                    </w:rPr>
                  </m:ctrlPr>
                </m:sSubPr>
                <m:e>
                  <m:r>
                    <w:rPr>
                      <w:rFonts w:ascii="Cambria Math" w:hAnsi="Cambria Math"/>
                      <w:sz w:val="20"/>
                    </w:rPr>
                    <m:t>e</m:t>
                  </m:r>
                </m:e>
                <m:sub>
                  <m:r>
                    <w:rPr>
                      <w:rFonts w:ascii="Cambria Math" w:hAnsi="Cambria Math"/>
                      <w:sz w:val="20"/>
                    </w:rPr>
                    <m:t>e,j</m:t>
                  </m:r>
                </m:sub>
              </m:sSub>
            </m:e>
          </m:func>
        </m:oMath>
      </m:oMathPara>
    </w:p>
    <w:p w14:paraId="78D74A7D" w14:textId="4AFF485C" w:rsidR="009D1586" w:rsidRPr="006F5781" w:rsidRDefault="009D1586" w:rsidP="006F5781">
      <w:pPr>
        <w:pStyle w:val="Heading5"/>
        <w:rPr>
          <w:rFonts w:cs="Times New Roman"/>
        </w:rPr>
      </w:pPr>
      <w:r>
        <w:t>Replacing invalid prices</w:t>
      </w:r>
    </w:p>
    <w:p w14:paraId="3F012DF6" w14:textId="26C66D38" w:rsidR="001B4ED5" w:rsidRDefault="001B4ED5" w:rsidP="00482E54">
      <w:pPr>
        <w:pStyle w:val="BodyText"/>
      </w:pPr>
      <w:r>
        <w:t>A</w:t>
      </w:r>
      <w:r w:rsidRPr="00BE41D0">
        <w:t>s shown in</w:t>
      </w:r>
      <w:r>
        <w:t xml:space="preserve"> </w:t>
      </w:r>
      <w:r>
        <w:fldChar w:fldCharType="begin"/>
      </w:r>
      <w:r>
        <w:instrText xml:space="preserve"> REF _Ref108986470 \h </w:instrText>
      </w:r>
      <w:r>
        <w:fldChar w:fldCharType="separate"/>
      </w:r>
      <w:r w:rsidR="009476C2">
        <w:t xml:space="preserve">Figure </w:t>
      </w:r>
      <w:r w:rsidR="009476C2">
        <w:rPr>
          <w:noProof/>
        </w:rPr>
        <w:t>14</w:t>
      </w:r>
      <w:r>
        <w:fldChar w:fldCharType="end"/>
      </w:r>
      <w:r>
        <w:t xml:space="preserve"> </w:t>
      </w:r>
      <w:r w:rsidR="00B9648B">
        <w:t>an</w:t>
      </w:r>
      <w:r>
        <w:t xml:space="preserve"> </w:t>
      </w:r>
      <w:r w:rsidR="00B9648B">
        <w:t xml:space="preserve">AC Node flagged as having an </w:t>
      </w:r>
      <w:r>
        <w:t xml:space="preserve">invalid price </w:t>
      </w:r>
      <w:r w:rsidR="00B9648B">
        <w:t xml:space="preserve">will have its price </w:t>
      </w:r>
      <w:r>
        <w:t>replaced by the adjacent bus</w:t>
      </w:r>
      <w:r w:rsidR="00B9648B">
        <w:t xml:space="preserve"> price</w:t>
      </w:r>
      <w:r>
        <w:t xml:space="preserve">. </w:t>
      </w:r>
      <w:r w:rsidR="00B9648B">
        <w:t>T</w:t>
      </w:r>
      <w:r>
        <w:t>he adjacent bus price is checked and if it has an invalid price then the next adjacent bus price is checked. There is a limit on the number of steps.</w:t>
      </w:r>
    </w:p>
    <w:p w14:paraId="0B2F094B" w14:textId="5D6544CE" w:rsidR="00714039" w:rsidRDefault="006D1BA4" w:rsidP="0075118B">
      <w:pPr>
        <w:pStyle w:val="BodyText"/>
        <w:spacing w:after="0"/>
        <w:ind w:left="0" w:firstLine="284"/>
      </w:pPr>
      <w:r>
        <w:rPr>
          <w:noProof/>
        </w:rPr>
        <w:drawing>
          <wp:inline distT="0" distB="0" distL="0" distR="0" wp14:anchorId="110D73F2" wp14:editId="4F8B27B5">
            <wp:extent cx="5398923" cy="161056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6245" cy="1612745"/>
                    </a:xfrm>
                    <a:prstGeom prst="rect">
                      <a:avLst/>
                    </a:prstGeom>
                  </pic:spPr>
                </pic:pic>
              </a:graphicData>
            </a:graphic>
          </wp:inline>
        </w:drawing>
      </w:r>
    </w:p>
    <w:p w14:paraId="522B3629" w14:textId="48653983" w:rsidR="00241653" w:rsidRDefault="00241653" w:rsidP="001B4ED5">
      <w:pPr>
        <w:pStyle w:val="Caption"/>
        <w:keepNext/>
        <w:spacing w:before="0"/>
        <w:ind w:firstLine="851"/>
        <w:jc w:val="both"/>
      </w:pPr>
      <w:bookmarkStart w:id="332" w:name="_Ref108986470"/>
      <w:r>
        <w:t xml:space="preserve">Figure </w:t>
      </w:r>
      <w:r>
        <w:fldChar w:fldCharType="begin"/>
      </w:r>
      <w:r>
        <w:instrText xml:space="preserve"> SEQ Figure \* ARABIC </w:instrText>
      </w:r>
      <w:r>
        <w:fldChar w:fldCharType="separate"/>
      </w:r>
      <w:r w:rsidR="009476C2">
        <w:rPr>
          <w:noProof/>
        </w:rPr>
        <w:t>14</w:t>
      </w:r>
      <w:r>
        <w:rPr>
          <w:noProof/>
        </w:rPr>
        <w:fldChar w:fldCharType="end"/>
      </w:r>
      <w:bookmarkEnd w:id="332"/>
      <w:r>
        <w:t>: Example of replacing invalid prices after a SOS1 solve (two steps shown)</w:t>
      </w:r>
    </w:p>
    <w:p w14:paraId="24CDBE6C" w14:textId="0B8949C5" w:rsidR="001B4ED5" w:rsidRDefault="001B4ED5" w:rsidP="00336F3D">
      <w:pPr>
        <w:pStyle w:val="BodyText"/>
      </w:pPr>
      <w:r>
        <w:t>Wh</w:t>
      </w:r>
      <w:r w:rsidR="00B9648B">
        <w:t>ile the</w:t>
      </w:r>
      <w:r>
        <w:t xml:space="preserve"> adjacent </w:t>
      </w:r>
      <w:r w:rsidR="00B9648B">
        <w:t xml:space="preserve">bus price </w:t>
      </w:r>
      <w:r>
        <w:t xml:space="preserve"> may not meet any of the conditions for an invalid price, it may have </w:t>
      </w:r>
      <w:r w:rsidR="00B9648B">
        <w:t xml:space="preserve">had its price set by the bus with the </w:t>
      </w:r>
      <w:r>
        <w:t xml:space="preserve">invalid price if it is connected to </w:t>
      </w:r>
      <w:r w:rsidR="00B9648B">
        <w:t>that</w:t>
      </w:r>
      <w:r>
        <w:t xml:space="preserve"> </w:t>
      </w:r>
      <w:r w:rsidR="00B9648B">
        <w:t>bus</w:t>
      </w:r>
      <w:r>
        <w:t xml:space="preserve"> by a lossless AC Line, as illustrated in </w:t>
      </w:r>
      <w:r w:rsidR="0027573A">
        <w:rPr>
          <w:lang w:eastAsia="en-GB"/>
        </w:rPr>
        <w:fldChar w:fldCharType="begin"/>
      </w:r>
      <w:r w:rsidR="0027573A">
        <w:rPr>
          <w:lang w:eastAsia="en-GB"/>
        </w:rPr>
        <w:instrText xml:space="preserve"> REF _Ref112273814 \h </w:instrText>
      </w:r>
      <w:r w:rsidR="00336F3D">
        <w:rPr>
          <w:lang w:eastAsia="en-GB"/>
        </w:rPr>
        <w:instrText xml:space="preserve"> \* MERGEFORMAT </w:instrText>
      </w:r>
      <w:r w:rsidR="0027573A">
        <w:rPr>
          <w:lang w:eastAsia="en-GB"/>
        </w:rPr>
      </w:r>
      <w:r w:rsidR="0027573A">
        <w:rPr>
          <w:lang w:eastAsia="en-GB"/>
        </w:rPr>
        <w:fldChar w:fldCharType="separate"/>
      </w:r>
      <w:r w:rsidR="009476C2">
        <w:rPr>
          <w:lang w:eastAsia="en-GB"/>
        </w:rPr>
        <w:t>Figure</w:t>
      </w:r>
      <w:r w:rsidR="009476C2">
        <w:t xml:space="preserve"> </w:t>
      </w:r>
      <w:r w:rsidR="009476C2">
        <w:rPr>
          <w:noProof/>
        </w:rPr>
        <w:t>15</w:t>
      </w:r>
      <w:r w:rsidR="0027573A">
        <w:fldChar w:fldCharType="end"/>
      </w:r>
      <w:r>
        <w:t xml:space="preserve">. Hence there is an additional check to confirm that the adjacent bus does not have the same price as the </w:t>
      </w:r>
      <w:r w:rsidR="00B9648B">
        <w:t xml:space="preserve">bus with the </w:t>
      </w:r>
      <w:r>
        <w:t>invalid price.</w:t>
      </w:r>
    </w:p>
    <w:p w14:paraId="5FC4E3F2" w14:textId="77777777" w:rsidR="00B9648B" w:rsidRDefault="00B9648B" w:rsidP="00B9648B">
      <w:pPr>
        <w:keepNext/>
        <w:spacing w:before="120"/>
        <w:ind w:firstLine="851"/>
      </w:pPr>
      <w:r>
        <w:rPr>
          <w:noProof/>
        </w:rPr>
        <w:drawing>
          <wp:inline distT="0" distB="0" distL="0" distR="0" wp14:anchorId="330344B0" wp14:editId="1F6EE6CF">
            <wp:extent cx="2363638" cy="1619228"/>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3412" cy="1625924"/>
                    </a:xfrm>
                    <a:prstGeom prst="rect">
                      <a:avLst/>
                    </a:prstGeom>
                  </pic:spPr>
                </pic:pic>
              </a:graphicData>
            </a:graphic>
          </wp:inline>
        </w:drawing>
      </w:r>
    </w:p>
    <w:p w14:paraId="284E52A2" w14:textId="7097BEF2" w:rsidR="00B9648B" w:rsidRDefault="00B9648B" w:rsidP="00B9648B">
      <w:pPr>
        <w:pStyle w:val="Caption"/>
        <w:spacing w:before="0"/>
        <w:ind w:firstLine="851"/>
        <w:jc w:val="left"/>
      </w:pPr>
      <w:bookmarkStart w:id="333" w:name="_Ref112273814"/>
      <w:r>
        <w:t xml:space="preserve">Figure </w:t>
      </w:r>
      <w:r>
        <w:fldChar w:fldCharType="begin"/>
      </w:r>
      <w:r>
        <w:instrText xml:space="preserve"> SEQ Figure \* ARABIC </w:instrText>
      </w:r>
      <w:r>
        <w:fldChar w:fldCharType="separate"/>
      </w:r>
      <w:r w:rsidR="009476C2">
        <w:rPr>
          <w:noProof/>
        </w:rPr>
        <w:t>15</w:t>
      </w:r>
      <w:r>
        <w:rPr>
          <w:noProof/>
        </w:rPr>
        <w:fldChar w:fldCharType="end"/>
      </w:r>
      <w:bookmarkEnd w:id="333"/>
      <w:r>
        <w:t xml:space="preserve"> Potential for the transfer of invalid price</w:t>
      </w:r>
    </w:p>
    <w:p w14:paraId="15E6366B" w14:textId="3E5760E3" w:rsidR="00B9648B" w:rsidRDefault="00B9648B" w:rsidP="00336F3D">
      <w:pPr>
        <w:pStyle w:val="BodyText"/>
      </w:pPr>
      <w:r>
        <w:t>If the adjacent bus has the same price as the invalid price, then it is flagged as having an invalid price. Additionally, any buses that may have used this bus to obtain a replacement price are also flagged as having an invalid price.</w:t>
      </w:r>
    </w:p>
    <w:p w14:paraId="4BF8F1C2" w14:textId="5F2135EB" w:rsidR="000C0B2F" w:rsidRDefault="000C0B2F" w:rsidP="000C0B2F">
      <w:pPr>
        <w:pStyle w:val="Heading2"/>
        <w:tabs>
          <w:tab w:val="clear" w:pos="1440"/>
        </w:tabs>
        <w:ind w:left="851" w:hanging="851"/>
        <w:jc w:val="left"/>
      </w:pPr>
      <w:bookmarkStart w:id="334" w:name="_Ref111724260"/>
      <w:bookmarkStart w:id="335" w:name="_Toc189139676"/>
      <w:r w:rsidRPr="00511198">
        <w:t>Energy Shortfall</w:t>
      </w:r>
      <w:r>
        <w:t xml:space="preserve"> Check</w:t>
      </w:r>
      <w:bookmarkEnd w:id="334"/>
      <w:bookmarkEnd w:id="335"/>
    </w:p>
    <w:p w14:paraId="181E6399" w14:textId="19126E53" w:rsidR="000F0ECB" w:rsidRDefault="000F0ECB" w:rsidP="00C46AB9">
      <w:pPr>
        <w:pStyle w:val="Heading3"/>
      </w:pPr>
      <w:bookmarkStart w:id="336" w:name="_Toc189139677"/>
      <w:r>
        <w:t>Overview</w:t>
      </w:r>
      <w:bookmarkEnd w:id="336"/>
    </w:p>
    <w:p w14:paraId="4DAF0896" w14:textId="49B756F2" w:rsidR="000F0ECB" w:rsidRPr="000F0ECB" w:rsidRDefault="0075118B" w:rsidP="000F0ECB">
      <w:pPr>
        <w:pStyle w:val="BodyText"/>
        <w:rPr>
          <w:lang w:eastAsia="en-GB"/>
        </w:rPr>
      </w:pPr>
      <w:r>
        <w:rPr>
          <w:lang w:val="en-AU" w:eastAsia="en-GB"/>
        </w:rPr>
        <w:t>To</w:t>
      </w:r>
      <w:r w:rsidR="00D54E04">
        <w:rPr>
          <w:lang w:eastAsia="en-GB"/>
        </w:rPr>
        <w:t xml:space="preserve"> ensure that energy shortfall results are as accurate as possible</w:t>
      </w:r>
      <w:r w:rsidR="00D54E04">
        <w:rPr>
          <w:lang w:val="en-AU" w:eastAsia="en-GB"/>
        </w:rPr>
        <w:t xml:space="preserve"> t</w:t>
      </w:r>
      <w:r w:rsidR="004519AC">
        <w:rPr>
          <w:lang w:val="en-AU" w:eastAsia="en-GB"/>
        </w:rPr>
        <w:t>he Energy Shortfall Check is applied to Schedule Types that produce settlement prices, i.e., RTD, RTDP, PRS</w:t>
      </w:r>
      <w:r w:rsidR="00D54E04">
        <w:rPr>
          <w:lang w:val="en-AU" w:eastAsia="en-GB"/>
        </w:rPr>
        <w:t xml:space="preserve"> and any energy shortfall that is determined to be potentially inaccurate is removed.</w:t>
      </w:r>
    </w:p>
    <w:p w14:paraId="3B091A9C" w14:textId="29CCD923" w:rsidR="00C31F13" w:rsidRDefault="00C31F13" w:rsidP="00C46AB9">
      <w:pPr>
        <w:pStyle w:val="Heading3"/>
      </w:pPr>
      <w:bookmarkStart w:id="337" w:name="_Toc189139678"/>
      <w:r>
        <w:t>Parameters</w:t>
      </w:r>
      <w:bookmarkEnd w:id="337"/>
    </w:p>
    <w:tbl>
      <w:tblPr>
        <w:tblStyle w:val="SOReportTable"/>
        <w:tblW w:w="0" w:type="auto"/>
        <w:tblLook w:val="04A0" w:firstRow="1" w:lastRow="0" w:firstColumn="1" w:lastColumn="0" w:noHBand="0" w:noVBand="1"/>
      </w:tblPr>
      <w:tblGrid>
        <w:gridCol w:w="2950"/>
        <w:gridCol w:w="4848"/>
      </w:tblGrid>
      <w:tr w:rsidR="00C31F13" w14:paraId="0D68EE8D" w14:textId="77777777" w:rsidTr="00813C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0" w:type="dxa"/>
          </w:tcPr>
          <w:p w14:paraId="674EB799" w14:textId="77777777" w:rsidR="00C31F13" w:rsidRDefault="00C31F13" w:rsidP="008F3377">
            <w:pPr>
              <w:pStyle w:val="BodyText"/>
              <w:ind w:left="0"/>
              <w:rPr>
                <w:lang w:eastAsia="en-GB"/>
              </w:rPr>
            </w:pPr>
            <w:r>
              <w:rPr>
                <w:lang w:eastAsia="en-GB"/>
              </w:rPr>
              <w:t>Item</w:t>
            </w:r>
          </w:p>
        </w:tc>
        <w:tc>
          <w:tcPr>
            <w:tcW w:w="4967" w:type="dxa"/>
          </w:tcPr>
          <w:p w14:paraId="51E65C1F" w14:textId="77777777" w:rsidR="00C31F13" w:rsidRDefault="00C31F13" w:rsidP="008F3377">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F60E56" w14:paraId="68232513" w14:textId="77777777" w:rsidTr="00813CA9">
        <w:tc>
          <w:tcPr>
            <w:cnfStyle w:val="001000000000" w:firstRow="0" w:lastRow="0" w:firstColumn="1" w:lastColumn="0" w:oddVBand="0" w:evenVBand="0" w:oddHBand="0" w:evenHBand="0" w:firstRowFirstColumn="0" w:firstRowLastColumn="0" w:lastRowFirstColumn="0" w:lastRowLastColumn="0"/>
            <w:tcW w:w="2950" w:type="dxa"/>
          </w:tcPr>
          <w:p w14:paraId="714BD1FD" w14:textId="4C99946A" w:rsidR="00F60E56" w:rsidRDefault="00F60E56" w:rsidP="00F14A2B">
            <w:pPr>
              <w:pStyle w:val="Equation"/>
            </w:pPr>
            <w:proofErr w:type="spellStart"/>
            <w:r>
              <w:t>EnergyShortfall</w:t>
            </w:r>
            <w:r>
              <w:rPr>
                <w:vertAlign w:val="subscript"/>
              </w:rPr>
              <w:t>pn</w:t>
            </w:r>
            <w:proofErr w:type="spellEnd"/>
          </w:p>
        </w:tc>
        <w:tc>
          <w:tcPr>
            <w:tcW w:w="4967" w:type="dxa"/>
          </w:tcPr>
          <w:p w14:paraId="04C3D731" w14:textId="15C3E551" w:rsidR="00F60E56" w:rsidRDefault="00F60E56" w:rsidP="00F14A2B">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Pnode energy shortfall calculated as the </w:t>
            </w:r>
            <w:r w:rsidRPr="00F60E56">
              <w:t xml:space="preserve">sum over the scarcity </w:t>
            </w:r>
            <w:r>
              <w:t xml:space="preserve">energy </w:t>
            </w:r>
            <w:r w:rsidRPr="00F60E56">
              <w:t xml:space="preserve">blocks </w:t>
            </w:r>
            <w:r>
              <w:t xml:space="preserve">associated with the Pnode </w:t>
            </w:r>
            <w:r w:rsidRPr="00F60E56">
              <w:t>of the difference between the block limit and the block cleared</w:t>
            </w:r>
          </w:p>
        </w:tc>
      </w:tr>
      <w:tr w:rsidR="00C31F13" w14:paraId="270A8C70" w14:textId="77777777" w:rsidTr="00813CA9">
        <w:tc>
          <w:tcPr>
            <w:cnfStyle w:val="001000000000" w:firstRow="0" w:lastRow="0" w:firstColumn="1" w:lastColumn="0" w:oddVBand="0" w:evenVBand="0" w:oddHBand="0" w:evenHBand="0" w:firstRowFirstColumn="0" w:firstRowLastColumn="0" w:lastRowFirstColumn="0" w:lastRowLastColumn="0"/>
            <w:tcW w:w="2950" w:type="dxa"/>
          </w:tcPr>
          <w:p w14:paraId="0D94502C" w14:textId="7C509777" w:rsidR="00C31F13" w:rsidRDefault="00C31F13" w:rsidP="008F3377">
            <w:pPr>
              <w:pStyle w:val="Equation"/>
            </w:pPr>
            <w:proofErr w:type="spellStart"/>
            <w:r w:rsidRPr="00C31F13">
              <w:t>DidShortfallTransfer</w:t>
            </w:r>
            <w:r>
              <w:rPr>
                <w:vertAlign w:val="subscript"/>
              </w:rPr>
              <w:t>pn</w:t>
            </w:r>
            <w:proofErr w:type="spellEnd"/>
          </w:p>
        </w:tc>
        <w:tc>
          <w:tcPr>
            <w:tcW w:w="4967" w:type="dxa"/>
          </w:tcPr>
          <w:p w14:paraId="0DD45D43" w14:textId="0EDE1526" w:rsidR="00C31F13" w:rsidRDefault="003D7DF9" w:rsidP="008F3377">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Binary value </w:t>
            </w:r>
            <w:r w:rsidR="002F06BF">
              <w:t xml:space="preserve">with an initial value of False </w:t>
            </w:r>
            <w:r>
              <w:t>that is set to True if</w:t>
            </w:r>
            <w:r w:rsidR="001C773E">
              <w:t xml:space="preserve"> </w:t>
            </w:r>
            <w:proofErr w:type="spellStart"/>
            <w:r w:rsidR="006D1CA3" w:rsidRPr="006D1CA3">
              <w:rPr>
                <w:rFonts w:ascii="Times New Roman" w:hAnsi="Times New Roman"/>
                <w:i/>
                <w:szCs w:val="22"/>
                <w:lang w:eastAsia="en-GB"/>
              </w:rPr>
              <w:t>PnodeRequiredLoad</w:t>
            </w:r>
            <w:r w:rsidR="006D1CA3">
              <w:rPr>
                <w:rFonts w:ascii="Times New Roman" w:hAnsi="Times New Roman"/>
                <w:i/>
                <w:szCs w:val="22"/>
                <w:vertAlign w:val="subscript"/>
                <w:lang w:eastAsia="en-GB"/>
              </w:rPr>
              <w:t>pn</w:t>
            </w:r>
            <w:proofErr w:type="spellEnd"/>
            <w:r w:rsidR="001C773E" w:rsidRPr="006D1CA3">
              <w:rPr>
                <w:rFonts w:ascii="Times New Roman" w:hAnsi="Times New Roman"/>
                <w:i/>
                <w:szCs w:val="22"/>
                <w:lang w:eastAsia="en-GB"/>
              </w:rPr>
              <w:t xml:space="preserve"> </w:t>
            </w:r>
            <w:r w:rsidR="006D1CA3">
              <w:t xml:space="preserve">is </w:t>
            </w:r>
            <w:r w:rsidR="00AE74C7">
              <w:t>adjusted</w:t>
            </w:r>
            <w:r w:rsidR="001C773E">
              <w:t xml:space="preserve"> </w:t>
            </w:r>
            <w:r w:rsidR="00AE74C7">
              <w:t xml:space="preserve">by the </w:t>
            </w:r>
            <w:r w:rsidR="006D1CA3">
              <w:t>E</w:t>
            </w:r>
            <w:r w:rsidR="00AE74C7">
              <w:t xml:space="preserve">nergy </w:t>
            </w:r>
            <w:r w:rsidR="006D1CA3">
              <w:t>S</w:t>
            </w:r>
            <w:r w:rsidR="00AE74C7">
              <w:t xml:space="preserve">hortfall </w:t>
            </w:r>
            <w:r w:rsidR="006D1CA3">
              <w:t>C</w:t>
            </w:r>
            <w:r w:rsidR="00AE74C7">
              <w:t>heck</w:t>
            </w:r>
          </w:p>
        </w:tc>
      </w:tr>
      <w:tr w:rsidR="000F0ECB" w14:paraId="50570679" w14:textId="77777777" w:rsidTr="00813CA9">
        <w:tc>
          <w:tcPr>
            <w:cnfStyle w:val="001000000000" w:firstRow="0" w:lastRow="0" w:firstColumn="1" w:lastColumn="0" w:oddVBand="0" w:evenVBand="0" w:oddHBand="0" w:evenHBand="0" w:firstRowFirstColumn="0" w:firstRowLastColumn="0" w:lastRowFirstColumn="0" w:lastRowLastColumn="0"/>
            <w:tcW w:w="2950" w:type="dxa"/>
          </w:tcPr>
          <w:p w14:paraId="66CE3A0A" w14:textId="0158B71B" w:rsidR="000F0ECB" w:rsidRPr="00C31F13" w:rsidRDefault="000F0ECB" w:rsidP="008F3377">
            <w:pPr>
              <w:pStyle w:val="Equation"/>
            </w:pPr>
            <w:proofErr w:type="spellStart"/>
            <w:r>
              <w:t>MaxSolveLoops</w:t>
            </w:r>
            <w:proofErr w:type="spellEnd"/>
          </w:p>
        </w:tc>
        <w:tc>
          <w:tcPr>
            <w:tcW w:w="4967" w:type="dxa"/>
          </w:tcPr>
          <w:p w14:paraId="10957285" w14:textId="7518EC64" w:rsidR="000F0ECB" w:rsidRDefault="000F0ECB" w:rsidP="008F3377">
            <w:pPr>
              <w:pStyle w:val="BodyText"/>
              <w:ind w:left="0"/>
              <w:jc w:val="left"/>
              <w:cnfStyle w:val="000000000000" w:firstRow="0" w:lastRow="0" w:firstColumn="0" w:lastColumn="0" w:oddVBand="0" w:evenVBand="0" w:oddHBand="0" w:evenHBand="0" w:firstRowFirstColumn="0" w:firstRowLastColumn="0" w:lastRowFirstColumn="0" w:lastRowLastColumn="0"/>
            </w:pPr>
            <w:r>
              <w:t>T</w:t>
            </w:r>
            <w:r w:rsidR="004B58D7">
              <w:t xml:space="preserve">he maximum number of times that the </w:t>
            </w:r>
            <w:r w:rsidR="00625B86">
              <w:t>E</w:t>
            </w:r>
            <w:r w:rsidR="00AE74C7">
              <w:t xml:space="preserve">nergy </w:t>
            </w:r>
            <w:r w:rsidR="00625B86">
              <w:t>S</w:t>
            </w:r>
            <w:r w:rsidR="00AE74C7">
              <w:t xml:space="preserve">hortfall </w:t>
            </w:r>
            <w:r w:rsidR="00625B86">
              <w:t>C</w:t>
            </w:r>
            <w:r w:rsidR="00AE74C7">
              <w:t>heck will re-solve the m</w:t>
            </w:r>
            <w:r w:rsidR="004B58D7">
              <w:t>odel</w:t>
            </w:r>
          </w:p>
        </w:tc>
      </w:tr>
      <w:tr w:rsidR="00DC5A3F" w14:paraId="31C0E113" w14:textId="77777777" w:rsidTr="00813CA9">
        <w:tc>
          <w:tcPr>
            <w:cnfStyle w:val="001000000000" w:firstRow="0" w:lastRow="0" w:firstColumn="1" w:lastColumn="0" w:oddVBand="0" w:evenVBand="0" w:oddHBand="0" w:evenHBand="0" w:firstRowFirstColumn="0" w:firstRowLastColumn="0" w:lastRowFirstColumn="0" w:lastRowLastColumn="0"/>
            <w:tcW w:w="2950" w:type="dxa"/>
          </w:tcPr>
          <w:p w14:paraId="21726A5B" w14:textId="53BFF275" w:rsidR="00DC5A3F" w:rsidRDefault="00B04EB0" w:rsidP="008F3377">
            <w:pPr>
              <w:pStyle w:val="Equation"/>
            </w:pPr>
            <w:proofErr w:type="spellStart"/>
            <w:r>
              <w:t>EnergyShortfallRemoval</w:t>
            </w:r>
            <w:r w:rsidR="00DC5A3F">
              <w:t>Margin</w:t>
            </w:r>
            <w:proofErr w:type="spellEnd"/>
          </w:p>
        </w:tc>
        <w:tc>
          <w:tcPr>
            <w:tcW w:w="4967" w:type="dxa"/>
          </w:tcPr>
          <w:p w14:paraId="3D66F48F" w14:textId="18AD62BF" w:rsidR="00DC5A3F" w:rsidRPr="00695079" w:rsidRDefault="00D54E04" w:rsidP="008F3377">
            <w:pPr>
              <w:pStyle w:val="BodyText"/>
              <w:ind w:left="0"/>
              <w:jc w:val="left"/>
              <w:cnfStyle w:val="000000000000" w:firstRow="0" w:lastRow="0" w:firstColumn="0" w:lastColumn="0" w:oddVBand="0" w:evenVBand="0" w:oddHBand="0" w:evenHBand="0" w:firstRowFirstColumn="0" w:firstRowLastColumn="0" w:lastRowFirstColumn="0" w:lastRowLastColumn="0"/>
              <w:rPr>
                <w:vertAlign w:val="subscript"/>
              </w:rPr>
            </w:pPr>
            <w:r>
              <w:t>When the Energy Shortfall Check removes a shortfall</w:t>
            </w:r>
            <w:r w:rsidR="00695079">
              <w:t xml:space="preserve"> from a Pnode</w:t>
            </w:r>
            <w:r>
              <w:t xml:space="preserve">, this small margin is added to the removed amount </w:t>
            </w:r>
            <w:proofErr w:type="gramStart"/>
            <w:r>
              <w:t>in order to</w:t>
            </w:r>
            <w:proofErr w:type="gramEnd"/>
            <w:r>
              <w:t xml:space="preserve"> prevent </w:t>
            </w:r>
            <w:r w:rsidR="00813CA9">
              <w:t xml:space="preserve">any </w:t>
            </w:r>
            <w:r>
              <w:t xml:space="preserve">associated </w:t>
            </w:r>
            <w:r w:rsidR="00813CA9">
              <w:t xml:space="preserve">binding ACLine </w:t>
            </w:r>
            <w:r>
              <w:t>constraint from solving exactly on the endpoint and potentially setting a binding price</w:t>
            </w:r>
            <w:r w:rsidR="00695079">
              <w:t xml:space="preserve">. </w:t>
            </w:r>
            <w:r w:rsidR="00813CA9">
              <w:t xml:space="preserve">Note that if the Pnode is in the set of </w:t>
            </w:r>
            <w:proofErr w:type="spellStart"/>
            <w:r w:rsidR="00813CA9" w:rsidRPr="001C0C14">
              <w:rPr>
                <w:i/>
                <w:iCs/>
              </w:rPr>
              <w:t>DEADPNODES</w:t>
            </w:r>
            <w:r w:rsidR="00813CA9" w:rsidRPr="001C0C14">
              <w:rPr>
                <w:i/>
                <w:iCs/>
                <w:vertAlign w:val="subscript"/>
              </w:rPr>
              <w:t>pn</w:t>
            </w:r>
            <w:proofErr w:type="spellEnd"/>
            <w:r w:rsidR="00813CA9">
              <w:t xml:space="preserve"> then this margin is not applied</w:t>
            </w:r>
          </w:p>
        </w:tc>
      </w:tr>
    </w:tbl>
    <w:p w14:paraId="3E0841C1" w14:textId="7B1272EA" w:rsidR="000C0B2F" w:rsidRDefault="000C0B2F" w:rsidP="00C46AB9">
      <w:pPr>
        <w:pStyle w:val="Heading3"/>
      </w:pPr>
      <w:bookmarkStart w:id="338" w:name="_Toc189139679"/>
      <w:r>
        <w:t>Processing</w:t>
      </w:r>
      <w:bookmarkEnd w:id="338"/>
    </w:p>
    <w:p w14:paraId="0DCF6AE1" w14:textId="13BA0EB0" w:rsidR="00AE74C7" w:rsidRPr="00AE74C7" w:rsidRDefault="00AE74C7" w:rsidP="008822CE">
      <w:pPr>
        <w:pStyle w:val="BodyText"/>
      </w:pPr>
      <w:r>
        <w:fldChar w:fldCharType="begin"/>
      </w:r>
      <w:r>
        <w:instrText xml:space="preserve"> REF _Ref108518773 \h </w:instrText>
      </w:r>
      <w:r>
        <w:fldChar w:fldCharType="separate"/>
      </w:r>
      <w:r w:rsidR="009476C2">
        <w:t xml:space="preserve">Figure </w:t>
      </w:r>
      <w:r w:rsidR="009476C2">
        <w:rPr>
          <w:noProof/>
        </w:rPr>
        <w:t>16</w:t>
      </w:r>
      <w:r>
        <w:fldChar w:fldCharType="end"/>
      </w:r>
      <w:r>
        <w:t xml:space="preserve"> provides an overview of the Energy Shortfall Check. In the context of this diagram the components of the process are as follows.</w:t>
      </w:r>
    </w:p>
    <w:p w14:paraId="5DCF68A5" w14:textId="037DB4B0" w:rsidR="000C0B2F" w:rsidRDefault="00B56C11" w:rsidP="008822CE">
      <w:pPr>
        <w:pStyle w:val="BodyText"/>
        <w:ind w:hanging="839"/>
        <w:rPr>
          <w:lang w:val="en-AU" w:eastAsia="en-GB"/>
        </w:rPr>
      </w:pPr>
      <w:r>
        <w:rPr>
          <w:noProof/>
        </w:rPr>
        <w:drawing>
          <wp:inline distT="0" distB="0" distL="0" distR="0" wp14:anchorId="0889801C" wp14:editId="31FC8BDC">
            <wp:extent cx="5164506" cy="495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1104" cy="4959328"/>
                    </a:xfrm>
                    <a:prstGeom prst="rect">
                      <a:avLst/>
                    </a:prstGeom>
                  </pic:spPr>
                </pic:pic>
              </a:graphicData>
            </a:graphic>
          </wp:inline>
        </w:drawing>
      </w:r>
    </w:p>
    <w:p w14:paraId="78EE727B" w14:textId="2FE2B9A7" w:rsidR="000C0B2F" w:rsidRDefault="000C0B2F" w:rsidP="000C0B2F">
      <w:pPr>
        <w:pStyle w:val="Caption"/>
        <w:keepNext/>
        <w:jc w:val="both"/>
      </w:pPr>
      <w:bookmarkStart w:id="339" w:name="_Ref108518773"/>
      <w:r>
        <w:t xml:space="preserve">Figure </w:t>
      </w:r>
      <w:r>
        <w:fldChar w:fldCharType="begin"/>
      </w:r>
      <w:r>
        <w:instrText xml:space="preserve"> SEQ Figure \* ARABIC </w:instrText>
      </w:r>
      <w:r>
        <w:fldChar w:fldCharType="separate"/>
      </w:r>
      <w:r w:rsidR="009476C2">
        <w:rPr>
          <w:noProof/>
        </w:rPr>
        <w:t>16</w:t>
      </w:r>
      <w:r>
        <w:rPr>
          <w:noProof/>
        </w:rPr>
        <w:fldChar w:fldCharType="end"/>
      </w:r>
      <w:bookmarkEnd w:id="339"/>
      <w:r>
        <w:t>: Overview of Energy Shortfall Check</w:t>
      </w:r>
    </w:p>
    <w:p w14:paraId="2A4C99DA" w14:textId="6964EC9B" w:rsidR="000C0B2F" w:rsidRDefault="000C0B2F" w:rsidP="0057101C">
      <w:pPr>
        <w:pStyle w:val="BodyText"/>
        <w:numPr>
          <w:ilvl w:val="0"/>
          <w:numId w:val="27"/>
        </w:numPr>
      </w:pPr>
      <w:r w:rsidRPr="00AD5997">
        <w:rPr>
          <w:b/>
          <w:bCs/>
        </w:rPr>
        <w:t>Checkable Energy Shortfall</w:t>
      </w:r>
      <w:r>
        <w:rPr>
          <w:b/>
          <w:bCs/>
        </w:rPr>
        <w:t xml:space="preserve"> </w:t>
      </w:r>
      <w:r>
        <w:t xml:space="preserve">  </w:t>
      </w:r>
      <w:r w:rsidR="00F60E56">
        <w:t xml:space="preserve">If a Pnode has </w:t>
      </w:r>
      <w:r w:rsidR="00BA0E72">
        <w:t xml:space="preserve">an </w:t>
      </w:r>
      <w:proofErr w:type="spellStart"/>
      <w:r w:rsidR="00F60E56" w:rsidRPr="00F60E56">
        <w:rPr>
          <w:i/>
          <w:iCs/>
        </w:rPr>
        <w:t>EnergyShortfall</w:t>
      </w:r>
      <w:r w:rsidR="00F60E56" w:rsidRPr="00F60E56">
        <w:rPr>
          <w:i/>
          <w:iCs/>
          <w:vertAlign w:val="subscript"/>
        </w:rPr>
        <w:t>pn</w:t>
      </w:r>
      <w:proofErr w:type="spellEnd"/>
      <w:r w:rsidR="00F60E56">
        <w:rPr>
          <w:vertAlign w:val="subscript"/>
        </w:rPr>
        <w:t xml:space="preserve"> </w:t>
      </w:r>
      <w:r w:rsidR="00F60E56">
        <w:t xml:space="preserve">greater than zero and the Pnode </w:t>
      </w:r>
      <w:r w:rsidR="003872D3">
        <w:t>has</w:t>
      </w:r>
      <w:r w:rsidR="00F60E56">
        <w:t xml:space="preserve"> </w:t>
      </w:r>
      <w:proofErr w:type="spellStart"/>
      <w:r w:rsidR="003872D3" w:rsidRPr="003872D3">
        <w:rPr>
          <w:i/>
          <w:iCs/>
        </w:rPr>
        <w:t>LoadIsOverride</w:t>
      </w:r>
      <w:r w:rsidR="003872D3" w:rsidRPr="003872D3">
        <w:rPr>
          <w:i/>
          <w:iCs/>
          <w:vertAlign w:val="subscript"/>
        </w:rPr>
        <w:t>pn</w:t>
      </w:r>
      <w:proofErr w:type="spellEnd"/>
      <w:r w:rsidR="003872D3">
        <w:t xml:space="preserve"> set to False </w:t>
      </w:r>
      <w:r w:rsidR="00F60E56">
        <w:t xml:space="preserve">and the Pnode </w:t>
      </w:r>
      <w:r w:rsidR="003872D3">
        <w:t xml:space="preserve">has </w:t>
      </w:r>
      <w:r w:rsidR="003872D3" w:rsidRPr="003872D3">
        <w:rPr>
          <w:i/>
          <w:iCs/>
        </w:rPr>
        <w:t>InstructedShedActive</w:t>
      </w:r>
      <w:r w:rsidR="003872D3" w:rsidRPr="003872D3">
        <w:rPr>
          <w:i/>
          <w:iCs/>
          <w:vertAlign w:val="subscript"/>
        </w:rPr>
        <w:t>pn</w:t>
      </w:r>
      <w:r>
        <w:t xml:space="preserve"> </w:t>
      </w:r>
      <w:r w:rsidR="003872D3">
        <w:t>set to False</w:t>
      </w:r>
      <w:r w:rsidR="00BA0E72">
        <w:t>,</w:t>
      </w:r>
      <w:r w:rsidR="003872D3">
        <w:t xml:space="preserve"> </w:t>
      </w:r>
      <w:r>
        <w:t xml:space="preserve">then </w:t>
      </w:r>
      <w:proofErr w:type="spellStart"/>
      <w:r w:rsidR="00BA0E72" w:rsidRPr="00F60E56">
        <w:rPr>
          <w:i/>
          <w:iCs/>
        </w:rPr>
        <w:t>EnergyShortfall</w:t>
      </w:r>
      <w:r w:rsidR="00BA0E72" w:rsidRPr="00F60E56">
        <w:rPr>
          <w:i/>
          <w:iCs/>
          <w:vertAlign w:val="subscript"/>
        </w:rPr>
        <w:t>pn</w:t>
      </w:r>
      <w:proofErr w:type="spellEnd"/>
      <w:r w:rsidR="00BA0E72">
        <w:t xml:space="preserve"> is checked.</w:t>
      </w:r>
    </w:p>
    <w:p w14:paraId="57B713E4" w14:textId="3046F6B7" w:rsidR="000C0B2F" w:rsidRDefault="000C0B2F" w:rsidP="0057101C">
      <w:pPr>
        <w:pStyle w:val="BodyText"/>
        <w:numPr>
          <w:ilvl w:val="0"/>
          <w:numId w:val="27"/>
        </w:numPr>
      </w:pPr>
      <w:r w:rsidRPr="00AD5997">
        <w:rPr>
          <w:b/>
          <w:bCs/>
        </w:rPr>
        <w:t>RTD</w:t>
      </w:r>
      <w:r>
        <w:t xml:space="preserve">   In the context of the Energy Shortfall Check, RTD refers to RTD and RTDP schedule</w:t>
      </w:r>
      <w:r w:rsidR="00BA0E72">
        <w:t xml:space="preserve"> types</w:t>
      </w:r>
      <w:r>
        <w:t xml:space="preserve">. </w:t>
      </w:r>
      <w:r w:rsidR="00BA0E72">
        <w:t>R</w:t>
      </w:r>
      <w:r>
        <w:t xml:space="preserve">eferences to the RTD Required Load calculation </w:t>
      </w:r>
      <w:r w:rsidR="00BA0E72">
        <w:t xml:space="preserve">refer to the process </w:t>
      </w:r>
      <w:r>
        <w:t>described in the section Required Load for Real Time Dispatch.</w:t>
      </w:r>
    </w:p>
    <w:p w14:paraId="2582E78C" w14:textId="7A50C8B0" w:rsidR="000C0B2F" w:rsidRDefault="000C0B2F" w:rsidP="0057101C">
      <w:pPr>
        <w:pStyle w:val="BodyText"/>
        <w:numPr>
          <w:ilvl w:val="0"/>
          <w:numId w:val="27"/>
        </w:numPr>
      </w:pPr>
      <w:r w:rsidRPr="00AD5997">
        <w:rPr>
          <w:b/>
          <w:bCs/>
        </w:rPr>
        <w:t>Eligible for Removal</w:t>
      </w:r>
      <w:r>
        <w:t xml:space="preserve">   </w:t>
      </w:r>
      <w:r w:rsidR="00BA0E72">
        <w:t xml:space="preserve">An </w:t>
      </w:r>
      <w:proofErr w:type="spellStart"/>
      <w:r w:rsidR="00BA0E72" w:rsidRPr="00F60E56">
        <w:rPr>
          <w:i/>
          <w:iCs/>
        </w:rPr>
        <w:t>EnergyShortfall</w:t>
      </w:r>
      <w:r w:rsidR="00BA0E72" w:rsidRPr="00F60E56">
        <w:rPr>
          <w:i/>
          <w:iCs/>
          <w:vertAlign w:val="subscript"/>
        </w:rPr>
        <w:t>pn</w:t>
      </w:r>
      <w:proofErr w:type="spellEnd"/>
      <w:r w:rsidR="00BA0E72">
        <w:rPr>
          <w:vertAlign w:val="subscript"/>
        </w:rPr>
        <w:t xml:space="preserve"> </w:t>
      </w:r>
      <w:r>
        <w:t xml:space="preserve">is eligible for removal if there is evidence that </w:t>
      </w:r>
      <w:r w:rsidR="00BA0E72">
        <w:t>it</w:t>
      </w:r>
      <w:r>
        <w:t xml:space="preserve"> is due to a modelling inconsistency (as described below), or if the RTD Required Load calculation used an estimated initial load rather than an actual initial load</w:t>
      </w:r>
      <w:r w:rsidR="009B611D">
        <w:t xml:space="preserve">, or if the Pnode is in the set of </w:t>
      </w:r>
      <w:proofErr w:type="spellStart"/>
      <w:r w:rsidR="009B611D" w:rsidRPr="001C0C14">
        <w:rPr>
          <w:i/>
          <w:iCs/>
        </w:rPr>
        <w:t>DEADPNODES</w:t>
      </w:r>
      <w:r w:rsidR="009B611D" w:rsidRPr="001C0C14">
        <w:rPr>
          <w:i/>
          <w:iCs/>
          <w:vertAlign w:val="subscript"/>
        </w:rPr>
        <w:t>pn</w:t>
      </w:r>
      <w:proofErr w:type="spellEnd"/>
      <w:r>
        <w:t xml:space="preserve">. </w:t>
      </w:r>
    </w:p>
    <w:p w14:paraId="29F9B7E8" w14:textId="47C38736" w:rsidR="000C0B2F" w:rsidRDefault="000C0B2F" w:rsidP="0057101C">
      <w:pPr>
        <w:pStyle w:val="BodyText"/>
        <w:numPr>
          <w:ilvl w:val="0"/>
          <w:numId w:val="27"/>
        </w:numPr>
      </w:pPr>
      <w:r w:rsidRPr="00AD5997">
        <w:rPr>
          <w:b/>
          <w:bCs/>
        </w:rPr>
        <w:t>Shortfall Removal</w:t>
      </w:r>
      <w:r>
        <w:t xml:space="preserve">   If </w:t>
      </w:r>
      <w:r w:rsidR="00813CA9">
        <w:t>the</w:t>
      </w:r>
      <w:r>
        <w:t xml:space="preserve"> shortfall at a Pnode is eligible for removal then </w:t>
      </w:r>
      <w:r w:rsidR="00695079">
        <w:t>a</w:t>
      </w:r>
      <w:r w:rsidR="00813CA9">
        <w:t xml:space="preserve"> Shortfall A</w:t>
      </w:r>
      <w:r w:rsidR="00695079">
        <w:t>djustment</w:t>
      </w:r>
      <w:r w:rsidR="00813CA9">
        <w:t xml:space="preserve"> quantity</w:t>
      </w:r>
      <w:r w:rsidR="00695079">
        <w:t xml:space="preserve"> is subtracted from </w:t>
      </w:r>
      <w:r>
        <w:t>the</w:t>
      </w:r>
      <w:r w:rsidR="00C31C1F">
        <w:t xml:space="preserve"> </w:t>
      </w:r>
      <w:proofErr w:type="spellStart"/>
      <w:r w:rsidR="00813CA9" w:rsidRPr="00F7576B">
        <w:rPr>
          <w:i/>
          <w:iCs/>
        </w:rPr>
        <w:t>PnodeRequiredLoad</w:t>
      </w:r>
      <w:r w:rsidR="00813CA9" w:rsidRPr="00F7576B">
        <w:rPr>
          <w:i/>
          <w:iCs/>
          <w:vertAlign w:val="subscript"/>
        </w:rPr>
        <w:t>pn</w:t>
      </w:r>
      <w:proofErr w:type="spellEnd"/>
      <w:r w:rsidR="00813CA9">
        <w:t xml:space="preserve"> </w:t>
      </w:r>
      <w:proofErr w:type="gramStart"/>
      <w:r w:rsidR="00695079">
        <w:t xml:space="preserve">in order </w:t>
      </w:r>
      <w:r w:rsidR="00C31C1F">
        <w:t>to</w:t>
      </w:r>
      <w:proofErr w:type="gramEnd"/>
      <w:r w:rsidR="00C31C1F">
        <w:t xml:space="preserve"> remove the shortfall</w:t>
      </w:r>
      <w:r w:rsidR="00695079">
        <w:t xml:space="preserve">. </w:t>
      </w:r>
      <w:r w:rsidR="00813CA9">
        <w:t xml:space="preserve">If the Pnode is in the set of </w:t>
      </w:r>
      <w:proofErr w:type="spellStart"/>
      <w:r w:rsidR="00813CA9" w:rsidRPr="001C0C14">
        <w:rPr>
          <w:i/>
          <w:iCs/>
        </w:rPr>
        <w:t>DEADPNODES</w:t>
      </w:r>
      <w:r w:rsidR="00813CA9" w:rsidRPr="001C0C14">
        <w:rPr>
          <w:i/>
          <w:iCs/>
          <w:vertAlign w:val="subscript"/>
        </w:rPr>
        <w:t>pn</w:t>
      </w:r>
      <w:proofErr w:type="spellEnd"/>
      <w:r w:rsidR="00813CA9">
        <w:t xml:space="preserve"> then the Shortfall Adjustment is equal to </w:t>
      </w:r>
      <w:proofErr w:type="spellStart"/>
      <w:r w:rsidR="00DC5A3F" w:rsidRPr="00DC5A3F">
        <w:rPr>
          <w:i/>
          <w:iCs/>
        </w:rPr>
        <w:t>EnergyShortfall</w:t>
      </w:r>
      <w:r w:rsidR="00DC5A3F" w:rsidRPr="00DC5A3F">
        <w:rPr>
          <w:i/>
          <w:iCs/>
          <w:vertAlign w:val="subscript"/>
        </w:rPr>
        <w:t>p</w:t>
      </w:r>
      <w:r w:rsidR="00813CA9">
        <w:rPr>
          <w:i/>
          <w:iCs/>
          <w:vertAlign w:val="subscript"/>
        </w:rPr>
        <w:t>n</w:t>
      </w:r>
      <w:proofErr w:type="spellEnd"/>
      <w:r w:rsidR="00813CA9">
        <w:t xml:space="preserve"> otherwise it is equal to </w:t>
      </w:r>
      <w:proofErr w:type="spellStart"/>
      <w:r w:rsidR="00813CA9" w:rsidRPr="00DC5A3F">
        <w:rPr>
          <w:i/>
          <w:iCs/>
        </w:rPr>
        <w:t>EnergyShortfall</w:t>
      </w:r>
      <w:r w:rsidR="00813CA9" w:rsidRPr="00DC5A3F">
        <w:rPr>
          <w:i/>
          <w:iCs/>
          <w:vertAlign w:val="subscript"/>
        </w:rPr>
        <w:t>p</w:t>
      </w:r>
      <w:r w:rsidR="00813CA9">
        <w:rPr>
          <w:i/>
          <w:iCs/>
          <w:vertAlign w:val="subscript"/>
        </w:rPr>
        <w:t>n</w:t>
      </w:r>
      <w:proofErr w:type="spellEnd"/>
      <w:r w:rsidR="00813CA9">
        <w:t xml:space="preserve"> </w:t>
      </w:r>
      <w:r>
        <w:t xml:space="preserve">plus </w:t>
      </w:r>
      <w:proofErr w:type="spellStart"/>
      <w:r w:rsidR="00F7576B" w:rsidRPr="00F7576B">
        <w:rPr>
          <w:i/>
          <w:iCs/>
        </w:rPr>
        <w:t>EnergyShortfallRemovalMargin</w:t>
      </w:r>
      <w:proofErr w:type="spellEnd"/>
      <w:r w:rsidR="00813CA9">
        <w:t>.</w:t>
      </w:r>
      <w:r>
        <w:t xml:space="preserve"> </w:t>
      </w:r>
      <w:r w:rsidR="00813CA9">
        <w:t xml:space="preserve">If the adjustment would make </w:t>
      </w:r>
      <w:proofErr w:type="spellStart"/>
      <w:r w:rsidR="00813CA9" w:rsidRPr="00F7576B">
        <w:rPr>
          <w:i/>
          <w:iCs/>
        </w:rPr>
        <w:t>PnodeRequiredLoad</w:t>
      </w:r>
      <w:r w:rsidR="00813CA9" w:rsidRPr="00F7576B">
        <w:rPr>
          <w:i/>
          <w:iCs/>
          <w:vertAlign w:val="subscript"/>
        </w:rPr>
        <w:t>pn</w:t>
      </w:r>
      <w:proofErr w:type="spellEnd"/>
      <w:r w:rsidR="00813CA9">
        <w:t xml:space="preserve"> negative then </w:t>
      </w:r>
      <w:proofErr w:type="spellStart"/>
      <w:r w:rsidR="00813CA9" w:rsidRPr="00F7576B">
        <w:rPr>
          <w:i/>
          <w:iCs/>
        </w:rPr>
        <w:t>PnodeRequiredLoad</w:t>
      </w:r>
      <w:r w:rsidR="00813CA9" w:rsidRPr="00F7576B">
        <w:rPr>
          <w:i/>
          <w:iCs/>
          <w:vertAlign w:val="subscript"/>
        </w:rPr>
        <w:t>pn</w:t>
      </w:r>
      <w:proofErr w:type="spellEnd"/>
      <w:r w:rsidR="00813CA9">
        <w:t xml:space="preserve"> is assigned a value of zero. T</w:t>
      </w:r>
      <w:r>
        <w:t>he</w:t>
      </w:r>
      <w:r w:rsidR="00C31F13">
        <w:t xml:space="preserve"> </w:t>
      </w:r>
      <w:r w:rsidR="00813CA9">
        <w:t xml:space="preserve">adjusted </w:t>
      </w:r>
      <w:r w:rsidR="00C31F13">
        <w:t>Pnode has</w:t>
      </w:r>
      <w:r>
        <w:t xml:space="preserve"> </w:t>
      </w:r>
      <w:proofErr w:type="spellStart"/>
      <w:r w:rsidR="00C31F13" w:rsidRPr="00C31F13">
        <w:rPr>
          <w:i/>
          <w:iCs/>
        </w:rPr>
        <w:t>DidShortfallTransfer</w:t>
      </w:r>
      <w:r w:rsidR="00C31F13">
        <w:rPr>
          <w:i/>
          <w:iCs/>
          <w:vertAlign w:val="subscript"/>
        </w:rPr>
        <w:t>pn</w:t>
      </w:r>
      <w:proofErr w:type="spellEnd"/>
      <w:r w:rsidR="00C31F13">
        <w:t xml:space="preserve"> set to True </w:t>
      </w:r>
      <w:r>
        <w:t xml:space="preserve">so that the RTD Required Load calculation does not </w:t>
      </w:r>
      <w:r w:rsidR="00F7576B">
        <w:t>recalculate</w:t>
      </w:r>
      <w:r w:rsidR="00C31C1F">
        <w:t xml:space="preserve"> its</w:t>
      </w:r>
      <w:r>
        <w:t xml:space="preserve"> </w:t>
      </w:r>
      <w:proofErr w:type="spellStart"/>
      <w:r w:rsidR="00F7576B" w:rsidRPr="00F7576B">
        <w:rPr>
          <w:i/>
          <w:iCs/>
        </w:rPr>
        <w:t>PnodeR</w:t>
      </w:r>
      <w:r w:rsidRPr="00F7576B">
        <w:rPr>
          <w:i/>
          <w:iCs/>
        </w:rPr>
        <w:t>equiredLoad</w:t>
      </w:r>
      <w:r w:rsidR="00F7576B" w:rsidRPr="00F7576B">
        <w:rPr>
          <w:i/>
          <w:iCs/>
          <w:vertAlign w:val="subscript"/>
        </w:rPr>
        <w:t>pn</w:t>
      </w:r>
      <w:proofErr w:type="spellEnd"/>
      <w:r>
        <w:t>.</w:t>
      </w:r>
    </w:p>
    <w:p w14:paraId="6C111526" w14:textId="3326F842" w:rsidR="000C0B2F" w:rsidRDefault="000C0B2F" w:rsidP="0057101C">
      <w:pPr>
        <w:pStyle w:val="BodyText"/>
        <w:numPr>
          <w:ilvl w:val="0"/>
          <w:numId w:val="27"/>
        </w:numPr>
      </w:pPr>
      <w:r w:rsidRPr="00AD5997">
        <w:rPr>
          <w:b/>
          <w:bCs/>
        </w:rPr>
        <w:t>Shortfall Transfer</w:t>
      </w:r>
      <w:r>
        <w:t xml:space="preserve">   </w:t>
      </w:r>
      <w:r w:rsidR="00C31C1F">
        <w:t>If</w:t>
      </w:r>
      <w:r>
        <w:t xml:space="preserve"> </w:t>
      </w:r>
      <w:r w:rsidR="00DE4602">
        <w:t xml:space="preserve">the previous step </w:t>
      </w:r>
      <w:r w:rsidR="00813CA9">
        <w:t>a</w:t>
      </w:r>
      <w:r w:rsidR="00DE4602">
        <w:t>djust</w:t>
      </w:r>
      <w:r w:rsidR="00813CA9">
        <w:t xml:space="preserve">s </w:t>
      </w:r>
      <w:proofErr w:type="spellStart"/>
      <w:r w:rsidR="00813CA9" w:rsidRPr="00F7576B">
        <w:rPr>
          <w:i/>
          <w:iCs/>
        </w:rPr>
        <w:t>PnodeRequiredLoad</w:t>
      </w:r>
      <w:r w:rsidR="00813CA9" w:rsidRPr="00F7576B">
        <w:rPr>
          <w:i/>
          <w:iCs/>
          <w:vertAlign w:val="subscript"/>
        </w:rPr>
        <w:t>pn</w:t>
      </w:r>
      <w:proofErr w:type="spellEnd"/>
      <w:r w:rsidR="00DE4602">
        <w:t xml:space="preserve"> </w:t>
      </w:r>
      <w:r w:rsidR="00C31C1F">
        <w:t xml:space="preserve">then </w:t>
      </w:r>
      <w:r>
        <w:t xml:space="preserve">the processing will search for a transfer target Pnode to receive the </w:t>
      </w:r>
      <w:r w:rsidR="00813CA9">
        <w:t>Shortfall Adjustment quantity</w:t>
      </w:r>
      <w:r w:rsidR="00DE4602">
        <w:t xml:space="preserve"> </w:t>
      </w:r>
      <w:r>
        <w:t xml:space="preserve">(the search process is described below). If a </w:t>
      </w:r>
      <w:r w:rsidR="00F7576B">
        <w:t xml:space="preserve">transfer </w:t>
      </w:r>
      <w:r>
        <w:t xml:space="preserve">target Pnode is found then the </w:t>
      </w:r>
      <w:r w:rsidR="00813CA9">
        <w:t xml:space="preserve">Shortfall Adjustment </w:t>
      </w:r>
      <w:r>
        <w:t>is added to</w:t>
      </w:r>
      <w:r w:rsidR="00F7576B">
        <w:t xml:space="preserve"> </w:t>
      </w:r>
      <w:r w:rsidR="00DE4602">
        <w:t>the</w:t>
      </w:r>
      <w:r>
        <w:t xml:space="preserve"> </w:t>
      </w:r>
      <w:proofErr w:type="spellStart"/>
      <w:r w:rsidR="00F7576B" w:rsidRPr="00F7576B">
        <w:rPr>
          <w:i/>
          <w:iCs/>
        </w:rPr>
        <w:t>PnodeRequiredLoad</w:t>
      </w:r>
      <w:r w:rsidR="00F7576B" w:rsidRPr="00F7576B">
        <w:rPr>
          <w:i/>
          <w:iCs/>
          <w:vertAlign w:val="subscript"/>
        </w:rPr>
        <w:t>pn</w:t>
      </w:r>
      <w:proofErr w:type="spellEnd"/>
      <w:r w:rsidR="00F7576B">
        <w:t xml:space="preserve"> </w:t>
      </w:r>
      <w:r w:rsidR="00DE4602">
        <w:t xml:space="preserve">of the transfer target Pnode </w:t>
      </w:r>
      <w:r w:rsidR="00F7576B">
        <w:t xml:space="preserve">and </w:t>
      </w:r>
      <w:r w:rsidR="00DE4602">
        <w:t>the</w:t>
      </w:r>
      <w:r>
        <w:t xml:space="preserve"> </w:t>
      </w:r>
      <w:proofErr w:type="spellStart"/>
      <w:r w:rsidRPr="00C31F13">
        <w:rPr>
          <w:i/>
          <w:iCs/>
        </w:rPr>
        <w:t>DidShortfallTransfer</w:t>
      </w:r>
      <w:r w:rsidR="00C31F13">
        <w:rPr>
          <w:i/>
          <w:iCs/>
          <w:vertAlign w:val="subscript"/>
        </w:rPr>
        <w:t>pn</w:t>
      </w:r>
      <w:proofErr w:type="spellEnd"/>
      <w:r>
        <w:t xml:space="preserve"> </w:t>
      </w:r>
      <w:r w:rsidR="00DE4602">
        <w:t xml:space="preserve">of the transfer target Pnode </w:t>
      </w:r>
      <w:r w:rsidR="00F7576B">
        <w:t xml:space="preserve">flag is </w:t>
      </w:r>
      <w:r w:rsidR="00C31F13">
        <w:t xml:space="preserve">set to </w:t>
      </w:r>
      <w:r w:rsidR="00F7576B">
        <w:t>True</w:t>
      </w:r>
      <w:r>
        <w:t>.</w:t>
      </w:r>
    </w:p>
    <w:p w14:paraId="666532C9" w14:textId="2A33C3E0" w:rsidR="000C0B2F" w:rsidRDefault="000C0B2F" w:rsidP="0057101C">
      <w:pPr>
        <w:pStyle w:val="BodyText"/>
        <w:numPr>
          <w:ilvl w:val="0"/>
          <w:numId w:val="27"/>
        </w:numPr>
      </w:pPr>
      <w:r w:rsidRPr="00AD5997">
        <w:rPr>
          <w:b/>
          <w:bCs/>
        </w:rPr>
        <w:t>Scaling</w:t>
      </w:r>
      <w:r>
        <w:rPr>
          <w:b/>
          <w:bCs/>
        </w:rPr>
        <w:t xml:space="preserve"> Disabled   </w:t>
      </w:r>
      <w:r w:rsidRPr="00985EEA">
        <w:t>For</w:t>
      </w:r>
      <w:r>
        <w:t xml:space="preserve"> an RTD schedule </w:t>
      </w:r>
      <w:r w:rsidR="00C31C1F">
        <w:t xml:space="preserve">type, </w:t>
      </w:r>
      <w:r>
        <w:t xml:space="preserve">when </w:t>
      </w:r>
      <w:r w:rsidR="00C31C1F">
        <w:t xml:space="preserve">an </w:t>
      </w:r>
      <w:proofErr w:type="spellStart"/>
      <w:r w:rsidR="00C31C1F" w:rsidRPr="00F60E56">
        <w:rPr>
          <w:i/>
          <w:iCs/>
        </w:rPr>
        <w:t>EnergyShortfall</w:t>
      </w:r>
      <w:r w:rsidR="00C31C1F" w:rsidRPr="00F60E56">
        <w:rPr>
          <w:i/>
          <w:iCs/>
          <w:vertAlign w:val="subscript"/>
        </w:rPr>
        <w:t>pn</w:t>
      </w:r>
      <w:proofErr w:type="spellEnd"/>
      <w:r w:rsidR="00C31C1F">
        <w:rPr>
          <w:vertAlign w:val="subscript"/>
        </w:rPr>
        <w:t xml:space="preserve"> </w:t>
      </w:r>
      <w:r>
        <w:t>is checked but the shortfall is not eligible for removal</w:t>
      </w:r>
      <w:r w:rsidR="00C31C1F">
        <w:t xml:space="preserve"> then</w:t>
      </w:r>
      <w:r w:rsidR="00C31C1F" w:rsidRPr="00C31C1F">
        <w:t xml:space="preserve"> </w:t>
      </w:r>
      <w:proofErr w:type="spellStart"/>
      <w:r w:rsidR="00C31C1F" w:rsidRPr="00C31C1F">
        <w:rPr>
          <w:i/>
          <w:iCs/>
        </w:rPr>
        <w:t>ShortfallDisabledScaling</w:t>
      </w:r>
      <w:r w:rsidR="00C31C1F" w:rsidRPr="00C31C1F">
        <w:rPr>
          <w:i/>
          <w:iCs/>
          <w:vertAlign w:val="subscript"/>
        </w:rPr>
        <w:t>pn</w:t>
      </w:r>
      <w:proofErr w:type="spellEnd"/>
      <w:r>
        <w:t xml:space="preserve"> </w:t>
      </w:r>
      <w:r w:rsidR="00C31C1F">
        <w:t xml:space="preserve">is set to True which will prevent </w:t>
      </w:r>
      <w:r>
        <w:t xml:space="preserve">the RTD Required Load calculation </w:t>
      </w:r>
      <w:r w:rsidR="00C31C1F">
        <w:t>from</w:t>
      </w:r>
      <w:r>
        <w:t xml:space="preserve"> scal</w:t>
      </w:r>
      <w:r w:rsidR="00C31C1F">
        <w:t>ing</w:t>
      </w:r>
      <w:r w:rsidR="00C31C1F" w:rsidRPr="00C31C1F">
        <w:rPr>
          <w:i/>
          <w:iCs/>
        </w:rPr>
        <w:t xml:space="preserve"> </w:t>
      </w:r>
      <w:proofErr w:type="spellStart"/>
      <w:r w:rsidR="00C31C1F" w:rsidRPr="00C31C1F">
        <w:rPr>
          <w:i/>
          <w:iCs/>
        </w:rPr>
        <w:t>InitialLoad</w:t>
      </w:r>
      <w:r w:rsidR="00C31C1F">
        <w:rPr>
          <w:i/>
          <w:iCs/>
          <w:vertAlign w:val="subscript"/>
        </w:rPr>
        <w:t>pn</w:t>
      </w:r>
      <w:proofErr w:type="spellEnd"/>
      <w:r>
        <w:t>.</w:t>
      </w:r>
    </w:p>
    <w:p w14:paraId="2DF5228D" w14:textId="3280C349" w:rsidR="00F60E56" w:rsidRDefault="00650E91" w:rsidP="0057101C">
      <w:pPr>
        <w:pStyle w:val="BodyText"/>
        <w:numPr>
          <w:ilvl w:val="0"/>
          <w:numId w:val="27"/>
        </w:numPr>
      </w:pPr>
      <w:r>
        <w:rPr>
          <w:b/>
          <w:bCs/>
        </w:rPr>
        <w:t>Create Scarcity</w:t>
      </w:r>
      <w:r w:rsidR="002B2C1F">
        <w:rPr>
          <w:b/>
          <w:bCs/>
        </w:rPr>
        <w:t xml:space="preserve"> </w:t>
      </w:r>
      <w:r w:rsidR="00AE74C7">
        <w:rPr>
          <w:b/>
          <w:bCs/>
        </w:rPr>
        <w:t>Blocks</w:t>
      </w:r>
      <w:r>
        <w:t xml:space="preserve"> </w:t>
      </w:r>
      <w:r w:rsidR="00C31C1F">
        <w:t xml:space="preserve">If any </w:t>
      </w:r>
      <w:proofErr w:type="spellStart"/>
      <w:r w:rsidR="00C31C1F" w:rsidRPr="004B58D7">
        <w:rPr>
          <w:i/>
          <w:iCs/>
        </w:rPr>
        <w:t>PnodeRequiredLoad</w:t>
      </w:r>
      <w:r w:rsidR="00C31C1F" w:rsidRPr="004B58D7">
        <w:rPr>
          <w:i/>
          <w:iCs/>
          <w:vertAlign w:val="subscript"/>
        </w:rPr>
        <w:t>pn</w:t>
      </w:r>
      <w:proofErr w:type="spellEnd"/>
      <w:r w:rsidR="00C31C1F">
        <w:t xml:space="preserve"> are adjusted then</w:t>
      </w:r>
      <w:r w:rsidR="004B58D7">
        <w:t xml:space="preserve"> </w:t>
      </w:r>
      <w:r w:rsidR="007C2B8A">
        <w:t>a</w:t>
      </w:r>
      <w:r w:rsidR="00C31C1F">
        <w:t xml:space="preserve">ll </w:t>
      </w:r>
      <w:r w:rsidR="007C2B8A">
        <w:t>E</w:t>
      </w:r>
      <w:r w:rsidR="004B58D7">
        <w:t xml:space="preserve">nergy </w:t>
      </w:r>
      <w:r w:rsidR="007C2B8A">
        <w:t>S</w:t>
      </w:r>
      <w:r w:rsidR="004B58D7">
        <w:t xml:space="preserve">carcity </w:t>
      </w:r>
      <w:r w:rsidR="002B2C1F">
        <w:t>blocks</w:t>
      </w:r>
      <w:r w:rsidR="00C31C1F">
        <w:t xml:space="preserve"> are recalculated.</w:t>
      </w:r>
    </w:p>
    <w:p w14:paraId="535A3D15" w14:textId="76772F07" w:rsidR="000C0B2F" w:rsidRDefault="000C0B2F" w:rsidP="0057101C">
      <w:pPr>
        <w:pStyle w:val="BodyText"/>
        <w:numPr>
          <w:ilvl w:val="0"/>
          <w:numId w:val="27"/>
        </w:numPr>
      </w:pPr>
      <w:r w:rsidRPr="00F97E6D">
        <w:rPr>
          <w:b/>
          <w:bCs/>
        </w:rPr>
        <w:t>Solve Loop</w:t>
      </w:r>
      <w:r>
        <w:t xml:space="preserve">   If the </w:t>
      </w:r>
      <w:r w:rsidR="004B58D7">
        <w:t>number of</w:t>
      </w:r>
      <w:r>
        <w:t xml:space="preserve"> solve loops </w:t>
      </w:r>
      <w:r w:rsidR="00CE2497">
        <w:t>has reached</w:t>
      </w:r>
      <w:r w:rsidR="004B58D7">
        <w:t xml:space="preserve"> </w:t>
      </w:r>
      <w:proofErr w:type="spellStart"/>
      <w:r w:rsidR="004B58D7" w:rsidRPr="004B58D7">
        <w:rPr>
          <w:i/>
          <w:iCs/>
        </w:rPr>
        <w:t>MaxSolveLoops</w:t>
      </w:r>
      <w:proofErr w:type="spellEnd"/>
      <w:r w:rsidR="004B58D7">
        <w:t xml:space="preserve"> </w:t>
      </w:r>
      <w:r>
        <w:t>then the shortfall check will still run but will take no action other than logging, and there will be no re-solve.</w:t>
      </w:r>
    </w:p>
    <w:p w14:paraId="47E63654" w14:textId="77777777" w:rsidR="000C0B2F" w:rsidRPr="00DD18FF" w:rsidRDefault="000C0B2F" w:rsidP="000C0B2F">
      <w:pPr>
        <w:pStyle w:val="BodyText"/>
        <w:ind w:left="0"/>
        <w:rPr>
          <w:lang w:eastAsia="en-GB"/>
        </w:rPr>
      </w:pPr>
      <w:r>
        <w:rPr>
          <w:noProof/>
        </w:rPr>
        <w:drawing>
          <wp:inline distT="0" distB="0" distL="0" distR="0" wp14:anchorId="7BEECE39" wp14:editId="136A5FDD">
            <wp:extent cx="5566410" cy="132860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410" cy="1328600"/>
                    </a:xfrm>
                    <a:prstGeom prst="rect">
                      <a:avLst/>
                    </a:prstGeom>
                  </pic:spPr>
                </pic:pic>
              </a:graphicData>
            </a:graphic>
          </wp:inline>
        </w:drawing>
      </w:r>
    </w:p>
    <w:p w14:paraId="65BF1D57" w14:textId="34055377" w:rsidR="000C0B2F" w:rsidRDefault="000C0B2F" w:rsidP="000C0B2F">
      <w:pPr>
        <w:pStyle w:val="Caption"/>
        <w:keepNext/>
        <w:jc w:val="both"/>
      </w:pPr>
      <w:bookmarkStart w:id="340" w:name="_Ref108987287"/>
      <w:r>
        <w:t xml:space="preserve">Figure </w:t>
      </w:r>
      <w:r>
        <w:fldChar w:fldCharType="begin"/>
      </w:r>
      <w:r>
        <w:instrText xml:space="preserve"> SEQ Figure \* ARABIC </w:instrText>
      </w:r>
      <w:r>
        <w:fldChar w:fldCharType="separate"/>
      </w:r>
      <w:r w:rsidR="009476C2">
        <w:rPr>
          <w:noProof/>
        </w:rPr>
        <w:t>17</w:t>
      </w:r>
      <w:r>
        <w:rPr>
          <w:noProof/>
        </w:rPr>
        <w:fldChar w:fldCharType="end"/>
      </w:r>
      <w:bookmarkEnd w:id="340"/>
      <w:r>
        <w:t>: Illustration of modelling inconsistency</w:t>
      </w:r>
    </w:p>
    <w:p w14:paraId="6FD570DD" w14:textId="37037F03" w:rsidR="000C0B2F" w:rsidRDefault="000C0B2F" w:rsidP="0057101C">
      <w:pPr>
        <w:pStyle w:val="BodyText"/>
        <w:numPr>
          <w:ilvl w:val="0"/>
          <w:numId w:val="27"/>
        </w:numPr>
      </w:pPr>
      <w:r w:rsidRPr="00985EEA">
        <w:rPr>
          <w:b/>
          <w:bCs/>
        </w:rPr>
        <w:t>Potential for Modelling Inconsistency</w:t>
      </w:r>
      <w:r>
        <w:t xml:space="preserve">   As illustrated by the example in</w:t>
      </w:r>
      <w:r w:rsidR="00582F4B">
        <w:t xml:space="preserve"> </w:t>
      </w:r>
      <w:r w:rsidR="00967A03">
        <w:fldChar w:fldCharType="begin"/>
      </w:r>
      <w:r w:rsidR="00967A03">
        <w:instrText xml:space="preserve"> REF _Ref108987287 \h </w:instrText>
      </w:r>
      <w:r w:rsidR="00967A03">
        <w:fldChar w:fldCharType="separate"/>
      </w:r>
      <w:r w:rsidR="009476C2">
        <w:t xml:space="preserve">Figure </w:t>
      </w:r>
      <w:r w:rsidR="009476C2">
        <w:rPr>
          <w:noProof/>
        </w:rPr>
        <w:t>17</w:t>
      </w:r>
      <w:r w:rsidR="00967A03">
        <w:fldChar w:fldCharType="end"/>
      </w:r>
      <w:r>
        <w:t xml:space="preserve">, the potential for a modelling inconsistency exists because </w:t>
      </w:r>
      <w:r w:rsidR="000657CC">
        <w:t xml:space="preserve">while planned outages are incorporated in the </w:t>
      </w:r>
      <w:r w:rsidR="00C5051C">
        <w:t>N</w:t>
      </w:r>
      <w:r>
        <w:t xml:space="preserve">etwork </w:t>
      </w:r>
      <w:r w:rsidR="00C5051C">
        <w:t>M</w:t>
      </w:r>
      <w:r>
        <w:t>odel the</w:t>
      </w:r>
      <w:r w:rsidR="000657CC">
        <w:t>y are not necessarily reflected in the</w:t>
      </w:r>
      <w:r>
        <w:t xml:space="preserve"> forecast load. </w:t>
      </w:r>
    </w:p>
    <w:p w14:paraId="6A57BB74" w14:textId="41CE5BF0" w:rsidR="000C0B2F" w:rsidRDefault="000C0B2F" w:rsidP="0057101C">
      <w:pPr>
        <w:pStyle w:val="BodyText"/>
        <w:numPr>
          <w:ilvl w:val="0"/>
          <w:numId w:val="27"/>
        </w:numPr>
      </w:pPr>
      <w:r w:rsidRPr="00985EEA">
        <w:rPr>
          <w:b/>
          <w:bCs/>
        </w:rPr>
        <w:t xml:space="preserve">Detecting Modelling </w:t>
      </w:r>
      <w:proofErr w:type="gramStart"/>
      <w:r w:rsidRPr="00985EEA">
        <w:rPr>
          <w:b/>
          <w:bCs/>
        </w:rPr>
        <w:t>Inconsistency</w:t>
      </w:r>
      <w:proofErr w:type="gramEnd"/>
      <w:r>
        <w:t xml:space="preserve">   The Shortfall Check detects a modelling inconsistency if the shortfall Pnode has an associated </w:t>
      </w:r>
      <w:r w:rsidR="00CA203B">
        <w:t xml:space="preserve">ACLine in </w:t>
      </w:r>
      <w:proofErr w:type="spellStart"/>
      <w:r w:rsidR="00FE1696">
        <w:rPr>
          <w:i/>
          <w:iCs/>
        </w:rPr>
        <w:t>SHORTFALLACLINES</w:t>
      </w:r>
      <w:r w:rsidR="00CA203B" w:rsidRPr="00CA203B">
        <w:rPr>
          <w:i/>
          <w:iCs/>
          <w:vertAlign w:val="subscript"/>
        </w:rPr>
        <w:t>pn</w:t>
      </w:r>
      <w:proofErr w:type="spellEnd"/>
      <w:r w:rsidR="00CA203B">
        <w:rPr>
          <w:vertAlign w:val="subscript"/>
        </w:rPr>
        <w:t xml:space="preserve"> </w:t>
      </w:r>
      <w:r w:rsidR="00CA203B">
        <w:t xml:space="preserve">and this ACLine </w:t>
      </w:r>
      <w:r>
        <w:t>is removed from the model.</w:t>
      </w:r>
    </w:p>
    <w:p w14:paraId="6A822122" w14:textId="44AB67F6" w:rsidR="00B37C70" w:rsidRDefault="000C0B2F" w:rsidP="0057101C">
      <w:pPr>
        <w:pStyle w:val="BodyText"/>
        <w:numPr>
          <w:ilvl w:val="0"/>
          <w:numId w:val="27"/>
        </w:numPr>
        <w:rPr>
          <w:lang w:eastAsia="en-GB"/>
        </w:rPr>
      </w:pPr>
      <w:r w:rsidRPr="00985EEA">
        <w:rPr>
          <w:b/>
          <w:bCs/>
        </w:rPr>
        <w:t>Shortfall Transfer</w:t>
      </w:r>
      <w:r w:rsidRPr="00582F4B">
        <w:rPr>
          <w:b/>
          <w:bCs/>
        </w:rPr>
        <w:t xml:space="preserve"> Target</w:t>
      </w:r>
      <w:r>
        <w:t xml:space="preserve">   </w:t>
      </w:r>
      <w:r w:rsidR="00CF78FB">
        <w:t>In the Shortfall Transfer step,</w:t>
      </w:r>
      <w:r w:rsidR="00445299">
        <w:t xml:space="preserve"> t</w:t>
      </w:r>
      <w:r>
        <w:t xml:space="preserve">he search for a transfer target Pnode proceeds as follows. </w:t>
      </w:r>
    </w:p>
    <w:p w14:paraId="5D38FA1B" w14:textId="2CFD83CC" w:rsidR="00FC24B4" w:rsidRDefault="00A8328C" w:rsidP="00A8328C">
      <w:pPr>
        <w:pStyle w:val="BodyText"/>
        <w:ind w:left="1080"/>
      </w:pPr>
      <w:r>
        <w:t xml:space="preserve">The </w:t>
      </w:r>
      <w:proofErr w:type="gramStart"/>
      <w:r>
        <w:t>first choice</w:t>
      </w:r>
      <w:proofErr w:type="gramEnd"/>
      <w:r>
        <w:t xml:space="preserve"> candidate for price transfer source is the </w:t>
      </w:r>
      <w:proofErr w:type="spellStart"/>
      <w:r w:rsidRPr="00445299">
        <w:rPr>
          <w:i/>
          <w:iCs/>
        </w:rPr>
        <w:t>PnodeTransferPnode</w:t>
      </w:r>
      <w:r w:rsidRPr="00445299">
        <w:rPr>
          <w:i/>
          <w:iCs/>
          <w:vertAlign w:val="subscript"/>
        </w:rPr>
        <w:t>pn</w:t>
      </w:r>
      <w:proofErr w:type="spellEnd"/>
      <w:r>
        <w:t xml:space="preserve"> of the target Pnode. If the candidate is ineligible then the new candidate will be the </w:t>
      </w:r>
      <w:proofErr w:type="spellStart"/>
      <w:r w:rsidRPr="00445299">
        <w:rPr>
          <w:i/>
          <w:iCs/>
        </w:rPr>
        <w:t>PnodeTransferPnode</w:t>
      </w:r>
      <w:r w:rsidRPr="00445299">
        <w:rPr>
          <w:i/>
          <w:iCs/>
          <w:vertAlign w:val="subscript"/>
        </w:rPr>
        <w:t>pn</w:t>
      </w:r>
      <w:proofErr w:type="spellEnd"/>
      <w:r>
        <w:t xml:space="preserve"> of the candidate, if any, but only if this new candidate has not already been visited in this search. The process of locating and checking candidates will continue until an eligible transfer Pnode is located or until no more candidates are found.</w:t>
      </w:r>
      <w:r w:rsidR="000C0B2F">
        <w:t xml:space="preserve"> </w:t>
      </w:r>
    </w:p>
    <w:p w14:paraId="2684472F" w14:textId="7F9619BD" w:rsidR="00714039" w:rsidRPr="000C0B2F" w:rsidRDefault="000C0B2F" w:rsidP="00B37C70">
      <w:pPr>
        <w:pStyle w:val="BodyText"/>
        <w:ind w:left="1080"/>
        <w:rPr>
          <w:lang w:eastAsia="en-GB"/>
        </w:rPr>
      </w:pPr>
      <w:r>
        <w:t xml:space="preserve">A </w:t>
      </w:r>
      <w:r w:rsidR="00CF78FB">
        <w:t xml:space="preserve">candidate </w:t>
      </w:r>
      <w:r w:rsidR="006E4DCD">
        <w:t>P</w:t>
      </w:r>
      <w:r>
        <w:t xml:space="preserve">node is </w:t>
      </w:r>
      <w:r w:rsidR="00CF78FB" w:rsidRPr="00CF78FB">
        <w:rPr>
          <w:u w:val="single"/>
        </w:rPr>
        <w:t>not</w:t>
      </w:r>
      <w:r w:rsidR="00CF78FB">
        <w:t xml:space="preserve"> </w:t>
      </w:r>
      <w:r>
        <w:t xml:space="preserve">eligible as a target if it has </w:t>
      </w:r>
      <w:r w:rsidR="00A850F2">
        <w:t>a</w:t>
      </w:r>
      <w:r>
        <w:t xml:space="preserve"> </w:t>
      </w:r>
      <w:r w:rsidR="00CF78FB">
        <w:t xml:space="preserve">non-zero </w:t>
      </w:r>
      <w:proofErr w:type="spellStart"/>
      <w:r w:rsidR="00CF78FB" w:rsidRPr="00DC5A3F">
        <w:rPr>
          <w:i/>
          <w:iCs/>
        </w:rPr>
        <w:t>EnergyShortfall</w:t>
      </w:r>
      <w:r w:rsidR="00CF78FB" w:rsidRPr="00DC5A3F">
        <w:rPr>
          <w:i/>
          <w:iCs/>
          <w:vertAlign w:val="subscript"/>
        </w:rPr>
        <w:t>pn</w:t>
      </w:r>
      <w:proofErr w:type="spellEnd"/>
      <w:r w:rsidR="00CF78FB">
        <w:t xml:space="preserve"> in the solution being checked or had one in the solution of </w:t>
      </w:r>
      <w:r w:rsidR="00A850F2">
        <w:t xml:space="preserve">a previous solve loop, </w:t>
      </w:r>
      <w:r>
        <w:t xml:space="preserve">or if </w:t>
      </w:r>
      <w:r w:rsidR="00CF78FB">
        <w:t>the candidate Pnode</w:t>
      </w:r>
      <w:r>
        <w:t xml:space="preserve"> has</w:t>
      </w:r>
      <w:r w:rsidR="00CF78FB">
        <w:t xml:space="preserve"> </w:t>
      </w:r>
      <w:proofErr w:type="spellStart"/>
      <w:r w:rsidR="00CF78FB" w:rsidRPr="003872D3">
        <w:rPr>
          <w:i/>
          <w:iCs/>
        </w:rPr>
        <w:t>LoadIsOverride</w:t>
      </w:r>
      <w:r w:rsidR="00CF78FB" w:rsidRPr="003872D3">
        <w:rPr>
          <w:i/>
          <w:iCs/>
          <w:vertAlign w:val="subscript"/>
        </w:rPr>
        <w:t>pn</w:t>
      </w:r>
      <w:proofErr w:type="spellEnd"/>
      <w:r w:rsidR="00CF78FB">
        <w:t xml:space="preserve"> set to True</w:t>
      </w:r>
      <w:r>
        <w:t xml:space="preserve">, or </w:t>
      </w:r>
      <w:r w:rsidR="00CF78FB">
        <w:t xml:space="preserve">if the candidate Pnode has </w:t>
      </w:r>
      <w:r w:rsidR="00CF78FB" w:rsidRPr="003872D3">
        <w:rPr>
          <w:i/>
          <w:iCs/>
        </w:rPr>
        <w:t>InstructedShedActive</w:t>
      </w:r>
      <w:r w:rsidR="00CF78FB" w:rsidRPr="003872D3">
        <w:rPr>
          <w:i/>
          <w:iCs/>
          <w:vertAlign w:val="subscript"/>
        </w:rPr>
        <w:t>pn</w:t>
      </w:r>
      <w:r w:rsidR="00CF78FB">
        <w:t xml:space="preserve"> set to True</w:t>
      </w:r>
      <w:r>
        <w:t xml:space="preserve">, or </w:t>
      </w:r>
      <w:r w:rsidR="00CF78FB">
        <w:t>if</w:t>
      </w:r>
      <w:r w:rsidR="009E1CEE">
        <w:t xml:space="preserve"> the Pnode with the shortfall is not </w:t>
      </w:r>
      <w:r w:rsidR="00BE1523">
        <w:t>in Electrical Island 0</w:t>
      </w:r>
      <w:r w:rsidR="009E1CEE">
        <w:t xml:space="preserve"> and the</w:t>
      </w:r>
      <w:r w:rsidR="00CF78FB">
        <w:t xml:space="preserve"> </w:t>
      </w:r>
      <w:proofErr w:type="spellStart"/>
      <w:r w:rsidR="00CF78FB" w:rsidRPr="00CF78FB">
        <w:rPr>
          <w:i/>
          <w:iCs/>
        </w:rPr>
        <w:t>ElectricalIsland</w:t>
      </w:r>
      <w:r w:rsidR="00CF78FB" w:rsidRPr="00CF78FB">
        <w:rPr>
          <w:i/>
          <w:iCs/>
          <w:vertAlign w:val="subscript"/>
        </w:rPr>
        <w:t>pn</w:t>
      </w:r>
      <w:proofErr w:type="spellEnd"/>
      <w:r w:rsidR="00CF78FB">
        <w:t xml:space="preserve"> of the candidate </w:t>
      </w:r>
      <w:r w:rsidR="00967875">
        <w:t xml:space="preserve">Pnode </w:t>
      </w:r>
      <w:r>
        <w:t xml:space="preserve">is </w:t>
      </w:r>
      <w:r w:rsidR="00CF78FB">
        <w:t>not the same as</w:t>
      </w:r>
      <w:r w:rsidR="00967875">
        <w:t xml:space="preserve"> the</w:t>
      </w:r>
      <w:r w:rsidR="00CF78FB">
        <w:t xml:space="preserve"> </w:t>
      </w:r>
      <w:proofErr w:type="spellStart"/>
      <w:r w:rsidR="00CF78FB" w:rsidRPr="00CF78FB">
        <w:rPr>
          <w:i/>
          <w:iCs/>
        </w:rPr>
        <w:t>ElectricalIsland</w:t>
      </w:r>
      <w:r w:rsidR="00CF78FB" w:rsidRPr="00CF78FB">
        <w:rPr>
          <w:i/>
          <w:iCs/>
          <w:vertAlign w:val="subscript"/>
        </w:rPr>
        <w:t>pn</w:t>
      </w:r>
      <w:proofErr w:type="spellEnd"/>
      <w:r w:rsidR="00CF78FB">
        <w:t xml:space="preserve"> of</w:t>
      </w:r>
      <w:r>
        <w:t xml:space="preserve"> the </w:t>
      </w:r>
      <w:r w:rsidR="006E4DCD">
        <w:t>P</w:t>
      </w:r>
      <w:r>
        <w:t xml:space="preserve">node with the shortfall, or </w:t>
      </w:r>
      <w:r w:rsidR="00CF78FB">
        <w:t>if t</w:t>
      </w:r>
      <w:r w:rsidR="001C0C14">
        <w:t>h</w:t>
      </w:r>
      <w:r w:rsidR="00CF78FB">
        <w:t>e candidate Pnode</w:t>
      </w:r>
      <w:r>
        <w:t xml:space="preserve"> is </w:t>
      </w:r>
      <w:r w:rsidR="00CF78FB">
        <w:t>in the</w:t>
      </w:r>
      <w:r w:rsidR="001C0C14">
        <w:t xml:space="preserve"> set of</w:t>
      </w:r>
      <w:r w:rsidR="00CF78FB">
        <w:t xml:space="preserve"> </w:t>
      </w:r>
      <w:proofErr w:type="spellStart"/>
      <w:r w:rsidR="001C0C14" w:rsidRPr="001C0C14">
        <w:rPr>
          <w:i/>
          <w:iCs/>
        </w:rPr>
        <w:t>DEADPNODES</w:t>
      </w:r>
      <w:r w:rsidR="001C0C14" w:rsidRPr="001C0C14">
        <w:rPr>
          <w:i/>
          <w:iCs/>
          <w:vertAlign w:val="subscript"/>
        </w:rPr>
        <w:t>pn</w:t>
      </w:r>
      <w:proofErr w:type="spellEnd"/>
      <w:r w:rsidR="008C1379">
        <w:t>, or if the candidate Pnode is not in the same physical island.</w:t>
      </w:r>
    </w:p>
    <w:p w14:paraId="0D2418E1" w14:textId="64D0F13E" w:rsidR="00435F3E" w:rsidRDefault="00435F3E" w:rsidP="00435F3E">
      <w:pPr>
        <w:pStyle w:val="Heading1"/>
      </w:pPr>
      <w:bookmarkStart w:id="341" w:name="_Toc189139680"/>
      <w:bookmarkStart w:id="342" w:name="_Ref87968044"/>
      <w:r>
        <w:t>Post-Processing</w:t>
      </w:r>
      <w:bookmarkEnd w:id="341"/>
    </w:p>
    <w:p w14:paraId="75688C68" w14:textId="6208F822" w:rsidR="00714039" w:rsidRPr="00511198" w:rsidRDefault="00714039" w:rsidP="00714039">
      <w:pPr>
        <w:pStyle w:val="Heading2"/>
        <w:tabs>
          <w:tab w:val="clear" w:pos="1440"/>
        </w:tabs>
        <w:ind w:left="851" w:hanging="851"/>
        <w:jc w:val="left"/>
      </w:pPr>
      <w:bookmarkStart w:id="343" w:name="_Toc189139681"/>
      <w:r w:rsidRPr="00511198">
        <w:t>System Losses</w:t>
      </w:r>
      <w:bookmarkEnd w:id="342"/>
      <w:bookmarkEnd w:id="343"/>
    </w:p>
    <w:p w14:paraId="46DF568F" w14:textId="70D7433B" w:rsidR="00714039" w:rsidRDefault="00714039" w:rsidP="00714039">
      <w:pPr>
        <w:pStyle w:val="BodyText"/>
      </w:pPr>
      <w:r>
        <w:t xml:space="preserve">Island power system losses are calculated as follows and assigned to the </w:t>
      </w:r>
      <w:proofErr w:type="spellStart"/>
      <w:r w:rsidRPr="008655C6">
        <w:rPr>
          <w:i/>
          <w:iCs/>
        </w:rPr>
        <w:t>LoadCalcLosses</w:t>
      </w:r>
      <w:proofErr w:type="spellEnd"/>
      <w:r>
        <w:t xml:space="preserve"> parameter for use by the RTD Required Load calculation described in section </w:t>
      </w:r>
      <w:r>
        <w:fldChar w:fldCharType="begin"/>
      </w:r>
      <w:r>
        <w:instrText xml:space="preserve"> REF _Ref87952790 \r \h </w:instrText>
      </w:r>
      <w:r>
        <w:fldChar w:fldCharType="separate"/>
      </w:r>
      <w:r w:rsidR="009476C2">
        <w:t>4.10</w:t>
      </w:r>
      <w:r>
        <w:fldChar w:fldCharType="end"/>
      </w:r>
      <w:r>
        <w:t>.</w:t>
      </w:r>
    </w:p>
    <w:p w14:paraId="010891A2" w14:textId="463247B1" w:rsidR="00714039" w:rsidRPr="00D404B4" w:rsidRDefault="00714039" w:rsidP="00714039">
      <w:pPr>
        <w:pStyle w:val="BodyText"/>
        <w:numPr>
          <w:ilvl w:val="3"/>
          <w:numId w:val="1"/>
        </w:numPr>
        <w:tabs>
          <w:tab w:val="clear" w:pos="2880"/>
          <w:tab w:val="num" w:pos="1701"/>
        </w:tabs>
        <w:spacing w:line="360" w:lineRule="auto"/>
        <w:ind w:left="709" w:hanging="709"/>
        <w:rPr>
          <w:lang w:eastAsia="en-GB"/>
        </w:rPr>
      </w:pPr>
      <m:oMath>
        <m:r>
          <w:rPr>
            <w:rFonts w:ascii="Cambria Math" w:hAnsi="Cambria Math"/>
            <w:lang w:eastAsia="en-GB"/>
          </w:rPr>
          <m:t>SystemLosse</m:t>
        </m:r>
        <m:sSub>
          <m:sSubPr>
            <m:ctrlPr>
              <w:rPr>
                <w:rFonts w:ascii="Cambria Math" w:hAnsi="Cambria Math"/>
                <w:i/>
                <w:lang w:eastAsia="en-GB"/>
              </w:rPr>
            </m:ctrlPr>
          </m:sSubPr>
          <m:e>
            <m:r>
              <w:rPr>
                <w:rFonts w:ascii="Cambria Math" w:hAnsi="Cambria Math"/>
                <w:lang w:eastAsia="en-GB"/>
              </w:rPr>
              <m:t>s</m:t>
            </m:r>
          </m:e>
          <m:sub>
            <m:r>
              <w:rPr>
                <w:rFonts w:ascii="Cambria Math" w:hAnsi="Cambria Math"/>
                <w:lang w:eastAsia="en-GB"/>
              </w:rPr>
              <m:t>i</m:t>
            </m:r>
          </m:sub>
        </m:sSub>
        <m:r>
          <w:rPr>
            <w:rFonts w:ascii="Cambria Math" w:hAnsi="Cambria Math"/>
            <w:lang w:eastAsia="en-GB"/>
          </w:rPr>
          <m:t>=</m:t>
        </m:r>
        <m:nary>
          <m:naryPr>
            <m:chr m:val="∑"/>
            <m:limLoc m:val="undOvr"/>
            <m:supHide m:val="1"/>
            <m:ctrlPr>
              <w:rPr>
                <w:rFonts w:ascii="Cambria Math" w:hAnsi="Cambria Math"/>
                <w:i/>
                <w:lang w:eastAsia="en-GB"/>
              </w:rPr>
            </m:ctrlPr>
          </m:naryPr>
          <m:sub>
            <m:sSub>
              <m:sSubPr>
                <m:ctrlPr>
                  <w:rPr>
                    <w:rFonts w:ascii="Cambria Math" w:hAnsi="Cambria Math"/>
                    <w:i/>
                    <w:lang w:eastAsia="en-GB"/>
                  </w:rPr>
                </m:ctrlPr>
              </m:sSubPr>
              <m:e>
                <m:r>
                  <w:rPr>
                    <w:rFonts w:ascii="Cambria Math" w:hAnsi="Cambria Math"/>
                    <w:lang w:eastAsia="en-GB"/>
                  </w:rPr>
                  <m:t>l∈R</m:t>
                </m:r>
              </m:e>
              <m:sub>
                <m:r>
                  <w:rPr>
                    <w:rFonts w:ascii="Cambria Math" w:hAnsi="Cambria Math"/>
                    <w:lang w:eastAsia="en-GB"/>
                  </w:rPr>
                  <m:t>HVDC</m:t>
                </m:r>
              </m:sub>
            </m:sSub>
            <m:d>
              <m:dPr>
                <m:ctrlPr>
                  <w:rPr>
                    <w:rFonts w:ascii="Cambria Math" w:hAnsi="Cambria Math"/>
                    <w:i/>
                    <w:lang w:eastAsia="en-GB"/>
                  </w:rPr>
                </m:ctrlPr>
              </m:dPr>
              <m:e>
                <m:r>
                  <w:rPr>
                    <w:rFonts w:ascii="Cambria Math" w:hAnsi="Cambria Math"/>
                    <w:lang w:eastAsia="en-GB"/>
                  </w:rPr>
                  <m:t>n</m:t>
                </m:r>
                <m:d>
                  <m:dPr>
                    <m:ctrlPr>
                      <w:rPr>
                        <w:rFonts w:ascii="Cambria Math" w:hAnsi="Cambria Math"/>
                        <w:i/>
                        <w:lang w:eastAsia="en-GB"/>
                      </w:rPr>
                    </m:ctrlPr>
                  </m:dPr>
                  <m:e>
                    <m:r>
                      <w:rPr>
                        <w:rFonts w:ascii="Cambria Math" w:hAnsi="Cambria Math"/>
                        <w:lang w:eastAsia="en-GB"/>
                      </w:rPr>
                      <m:t>i</m:t>
                    </m:r>
                  </m:e>
                </m:d>
              </m:e>
            </m:d>
          </m:sub>
          <m:sup/>
          <m:e>
            <m:sSub>
              <m:sSubPr>
                <m:ctrlPr>
                  <w:rPr>
                    <w:rFonts w:ascii="Cambria Math" w:hAnsi="Cambria Math"/>
                    <w:i/>
                    <w:lang w:eastAsia="en-GB"/>
                  </w:rPr>
                </m:ctrlPr>
              </m:sSubPr>
              <m:e>
                <m:r>
                  <w:rPr>
                    <w:rFonts w:ascii="Cambria Math" w:hAnsi="Cambria Math"/>
                    <w:lang w:eastAsia="en-GB"/>
                  </w:rPr>
                  <m:t>HVDCLinkLosses</m:t>
                </m:r>
              </m:e>
              <m:sub>
                <m:r>
                  <w:rPr>
                    <w:rFonts w:ascii="Cambria Math" w:hAnsi="Cambria Math"/>
                    <w:lang w:eastAsia="en-GB"/>
                  </w:rPr>
                  <m:t>l</m:t>
                </m:r>
              </m:sub>
            </m:sSub>
          </m:e>
        </m:nary>
        <m:r>
          <w:rPr>
            <w:rFonts w:ascii="Cambria Math" w:hAnsi="Cambria Math"/>
            <w:lang w:eastAsia="en-GB"/>
          </w:rPr>
          <m:t>+</m:t>
        </m:r>
        <m:nary>
          <m:naryPr>
            <m:chr m:val="∑"/>
            <m:limLoc m:val="undOvr"/>
            <m:supHide m:val="1"/>
            <m:ctrlPr>
              <w:rPr>
                <w:rFonts w:ascii="Cambria Math" w:hAnsi="Cambria Math"/>
                <w:i/>
                <w:lang w:eastAsia="en-GB"/>
              </w:rPr>
            </m:ctrlPr>
          </m:naryPr>
          <m:sub>
            <m:sSub>
              <m:sSubPr>
                <m:ctrlPr>
                  <w:rPr>
                    <w:rFonts w:ascii="Cambria Math" w:hAnsi="Cambria Math"/>
                    <w:i/>
                    <w:lang w:eastAsia="en-GB"/>
                  </w:rPr>
                </m:ctrlPr>
              </m:sSubPr>
              <m:e>
                <m:r>
                  <w:rPr>
                    <w:rFonts w:ascii="Cambria Math" w:hAnsi="Cambria Math"/>
                    <w:lang w:eastAsia="en-GB"/>
                  </w:rPr>
                  <m:t>l∈HVDCLINKS</m:t>
                </m:r>
              </m:e>
              <m:sub>
                <m:r>
                  <w:rPr>
                    <w:rFonts w:ascii="Cambria Math" w:hAnsi="Cambria Math"/>
                    <w:lang w:eastAsia="en-GB"/>
                  </w:rPr>
                  <m:t>n</m:t>
                </m:r>
                <m:d>
                  <m:dPr>
                    <m:ctrlPr>
                      <w:rPr>
                        <w:rFonts w:ascii="Cambria Math" w:hAnsi="Cambria Math"/>
                        <w:i/>
                        <w:lang w:eastAsia="en-GB"/>
                      </w:rPr>
                    </m:ctrlPr>
                  </m:dPr>
                  <m:e>
                    <m:r>
                      <w:rPr>
                        <w:rFonts w:ascii="Cambria Math" w:hAnsi="Cambria Math"/>
                        <w:lang w:eastAsia="en-GB"/>
                      </w:rPr>
                      <m:t>i</m:t>
                    </m:r>
                  </m:e>
                </m:d>
              </m:sub>
            </m:sSub>
          </m:sub>
          <m:sup/>
          <m:e>
            <m:f>
              <m:fPr>
                <m:ctrlPr>
                  <w:rPr>
                    <w:rFonts w:ascii="Cambria Math" w:hAnsi="Cambria Math"/>
                    <w:i/>
                    <w:lang w:eastAsia="en-GB"/>
                  </w:rPr>
                </m:ctrlPr>
              </m:fPr>
              <m:num>
                <m:r>
                  <w:rPr>
                    <w:rFonts w:ascii="Cambria Math" w:hAnsi="Cambria Math"/>
                    <w:lang w:eastAsia="en-GB"/>
                  </w:rPr>
                  <m:t>1</m:t>
                </m:r>
              </m:num>
              <m:den>
                <m:r>
                  <w:rPr>
                    <w:rFonts w:ascii="Cambria Math" w:hAnsi="Cambria Math"/>
                    <w:lang w:eastAsia="en-GB"/>
                  </w:rPr>
                  <m:t>2</m:t>
                </m:r>
              </m:den>
            </m:f>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HVDCLinkFixedLosses</m:t>
                </m:r>
              </m:e>
              <m:sub>
                <m:r>
                  <w:rPr>
                    <w:rFonts w:ascii="Cambria Math" w:hAnsi="Cambria Math"/>
                    <w:lang w:eastAsia="en-GB"/>
                  </w:rPr>
                  <m:t>l</m:t>
                </m:r>
              </m:sub>
            </m:sSub>
            <m:r>
              <w:rPr>
                <w:rFonts w:ascii="Cambria Math" w:hAnsi="Cambria Math"/>
                <w:lang w:eastAsia="en-GB"/>
              </w:rPr>
              <m:t>+</m:t>
            </m:r>
            <m:nary>
              <m:naryPr>
                <m:chr m:val="∑"/>
                <m:limLoc m:val="undOvr"/>
                <m:supHide m:val="1"/>
                <m:ctrlPr>
                  <w:rPr>
                    <w:rFonts w:ascii="Cambria Math" w:hAnsi="Cambria Math"/>
                    <w:i/>
                    <w:lang w:eastAsia="en-GB"/>
                  </w:rPr>
                </m:ctrlPr>
              </m:naryPr>
              <m:sub>
                <m:sSub>
                  <m:sSubPr>
                    <m:ctrlPr>
                      <w:rPr>
                        <w:rFonts w:ascii="Cambria Math" w:hAnsi="Cambria Math"/>
                        <w:i/>
                        <w:lang w:eastAsia="en-GB"/>
                      </w:rPr>
                    </m:ctrlPr>
                  </m:sSubPr>
                  <m:e>
                    <m:r>
                      <w:rPr>
                        <w:rFonts w:ascii="Cambria Math" w:hAnsi="Cambria Math"/>
                        <w:lang w:eastAsia="en-GB"/>
                      </w:rPr>
                      <m:t>q∈R</m:t>
                    </m:r>
                  </m:e>
                  <m:sub>
                    <m:r>
                      <w:rPr>
                        <w:rFonts w:ascii="Cambria Math" w:hAnsi="Cambria Math"/>
                        <w:lang w:eastAsia="en-GB"/>
                      </w:rPr>
                      <m:t>AC</m:t>
                    </m:r>
                  </m:sub>
                </m:sSub>
                <m:d>
                  <m:dPr>
                    <m:ctrlPr>
                      <w:rPr>
                        <w:rFonts w:ascii="Cambria Math" w:hAnsi="Cambria Math"/>
                        <w:i/>
                        <w:lang w:eastAsia="en-GB"/>
                      </w:rPr>
                    </m:ctrlPr>
                  </m:dPr>
                  <m:e>
                    <m:r>
                      <w:rPr>
                        <w:rFonts w:ascii="Cambria Math" w:hAnsi="Cambria Math"/>
                        <w:lang w:eastAsia="en-GB"/>
                      </w:rPr>
                      <m:t>n</m:t>
                    </m:r>
                    <m:d>
                      <m:dPr>
                        <m:ctrlPr>
                          <w:rPr>
                            <w:rFonts w:ascii="Cambria Math" w:hAnsi="Cambria Math"/>
                            <w:i/>
                            <w:lang w:eastAsia="en-GB"/>
                          </w:rPr>
                        </m:ctrlPr>
                      </m:dPr>
                      <m:e>
                        <m:r>
                          <w:rPr>
                            <w:rFonts w:ascii="Cambria Math" w:hAnsi="Cambria Math"/>
                            <w:lang w:eastAsia="en-GB"/>
                          </w:rPr>
                          <m:t>i</m:t>
                        </m:r>
                      </m:e>
                    </m:d>
                  </m:e>
                </m:d>
              </m:sub>
              <m:sup/>
              <m:e>
                <m:sSubSup>
                  <m:sSubSupPr>
                    <m:ctrlPr>
                      <w:rPr>
                        <w:rFonts w:ascii="Cambria Math" w:hAnsi="Cambria Math"/>
                        <w:i/>
                        <w:lang w:eastAsia="en-GB"/>
                      </w:rPr>
                    </m:ctrlPr>
                  </m:sSubSupPr>
                  <m:e>
                    <m:r>
                      <w:rPr>
                        <w:rFonts w:ascii="Cambria Math" w:hAnsi="Cambria Math"/>
                        <w:lang w:eastAsia="en-GB"/>
                      </w:rPr>
                      <m:t>ACLineLosses</m:t>
                    </m:r>
                  </m:e>
                  <m:sub>
                    <m:r>
                      <w:rPr>
                        <w:rFonts w:ascii="Cambria Math" w:hAnsi="Cambria Math"/>
                        <w:lang w:eastAsia="en-GB"/>
                      </w:rPr>
                      <m:t>q</m:t>
                    </m:r>
                  </m:sub>
                  <m:sup>
                    <m:r>
                      <w:rPr>
                        <w:rFonts w:ascii="Cambria Math" w:hAnsi="Cambria Math"/>
                        <w:lang w:eastAsia="en-GB"/>
                      </w:rPr>
                      <m:t>Directed</m:t>
                    </m:r>
                  </m:sup>
                </m:sSubSup>
              </m:e>
            </m:nary>
            <m:r>
              <w:rPr>
                <w:rFonts w:ascii="Cambria Math" w:hAnsi="Cambria Math"/>
                <w:lang w:eastAsia="en-GB"/>
              </w:rPr>
              <m:t>+</m:t>
            </m:r>
          </m:e>
        </m:nary>
        <m:nary>
          <m:naryPr>
            <m:chr m:val="∑"/>
            <m:limLoc m:val="undOvr"/>
            <m:supHide m:val="1"/>
            <m:ctrlPr>
              <w:rPr>
                <w:rFonts w:ascii="Cambria Math" w:hAnsi="Cambria Math"/>
                <w:i/>
                <w:lang w:eastAsia="en-GB"/>
              </w:rPr>
            </m:ctrlPr>
          </m:naryPr>
          <m:sub>
            <m:sSub>
              <m:sSubPr>
                <m:ctrlPr>
                  <w:rPr>
                    <w:rFonts w:ascii="Cambria Math" w:hAnsi="Cambria Math"/>
                    <w:i/>
                    <w:lang w:eastAsia="en-GB"/>
                  </w:rPr>
                </m:ctrlPr>
              </m:sSubPr>
              <m:e>
                <m:r>
                  <w:rPr>
                    <w:rFonts w:ascii="Cambria Math" w:hAnsi="Cambria Math"/>
                    <w:lang w:eastAsia="en-GB"/>
                  </w:rPr>
                  <m:t>k∈ACLINES</m:t>
                </m:r>
              </m:e>
              <m:sub>
                <m:r>
                  <w:rPr>
                    <w:rFonts w:ascii="Cambria Math" w:hAnsi="Cambria Math"/>
                    <w:lang w:eastAsia="en-GB"/>
                  </w:rPr>
                  <m:t>n</m:t>
                </m:r>
                <m:d>
                  <m:dPr>
                    <m:ctrlPr>
                      <w:rPr>
                        <w:rFonts w:ascii="Cambria Math" w:hAnsi="Cambria Math"/>
                        <w:i/>
                        <w:lang w:eastAsia="en-GB"/>
                      </w:rPr>
                    </m:ctrlPr>
                  </m:dPr>
                  <m:e>
                    <m:r>
                      <w:rPr>
                        <w:rFonts w:ascii="Cambria Math" w:hAnsi="Cambria Math"/>
                        <w:lang w:eastAsia="en-GB"/>
                      </w:rPr>
                      <m:t>i</m:t>
                    </m:r>
                  </m:e>
                </m:d>
              </m:sub>
            </m:sSub>
          </m:sub>
          <m:sup/>
          <m:e>
            <m:f>
              <m:fPr>
                <m:ctrlPr>
                  <w:rPr>
                    <w:rFonts w:ascii="Cambria Math" w:hAnsi="Cambria Math"/>
                    <w:i/>
                    <w:lang w:eastAsia="en-GB"/>
                  </w:rPr>
                </m:ctrlPr>
              </m:fPr>
              <m:num>
                <m:r>
                  <w:rPr>
                    <w:rFonts w:ascii="Cambria Math" w:hAnsi="Cambria Math"/>
                    <w:lang w:eastAsia="en-GB"/>
                  </w:rPr>
                  <m:t>1</m:t>
                </m:r>
              </m:num>
              <m:den>
                <m:r>
                  <w:rPr>
                    <w:rFonts w:ascii="Cambria Math" w:hAnsi="Cambria Math"/>
                    <w:lang w:eastAsia="en-GB"/>
                  </w:rPr>
                  <m:t>2</m:t>
                </m:r>
              </m:den>
            </m:f>
            <m:r>
              <w:rPr>
                <w:rFonts w:ascii="Cambria Math" w:hAnsi="Cambria Math"/>
                <w:lang w:eastAsia="en-GB"/>
              </w:rPr>
              <m:t>×</m:t>
            </m:r>
            <m:sSub>
              <m:sSubPr>
                <m:ctrlPr>
                  <w:rPr>
                    <w:rFonts w:ascii="Cambria Math" w:hAnsi="Cambria Math"/>
                    <w:i/>
                    <w:lang w:eastAsia="en-GB"/>
                  </w:rPr>
                </m:ctrlPr>
              </m:sSubPr>
              <m:e>
                <m:r>
                  <w:rPr>
                    <w:rFonts w:ascii="Cambria Math" w:hAnsi="Cambria Math"/>
                    <w:lang w:eastAsia="en-GB"/>
                  </w:rPr>
                  <m:t>ACLineFixedLosses</m:t>
                </m:r>
              </m:e>
              <m:sub>
                <m:r>
                  <w:rPr>
                    <w:rFonts w:ascii="Cambria Math" w:hAnsi="Cambria Math"/>
                    <w:lang w:eastAsia="en-GB"/>
                  </w:rPr>
                  <m:t>k</m:t>
                </m:r>
              </m:sub>
            </m:sSub>
          </m:e>
        </m:nary>
        <m:r>
          <w:rPr>
            <w:rFonts w:ascii="Cambria Math" w:hAnsi="Cambria Math"/>
            <w:lang w:eastAsia="en-GB"/>
          </w:rPr>
          <m:t xml:space="preserve">  </m:t>
        </m:r>
      </m:oMath>
    </w:p>
    <w:p w14:paraId="40C7939F" w14:textId="77777777" w:rsidR="00714039" w:rsidRPr="005F7266" w:rsidRDefault="00714039" w:rsidP="00B01F49">
      <w:pPr>
        <w:pStyle w:val="BodyText"/>
        <w:ind w:left="1080"/>
        <w:jc w:val="center"/>
        <w:rPr>
          <w:rFonts w:ascii="Cambria Math" w:hAnsi="Cambria Math"/>
        </w:rPr>
      </w:pPr>
      <m:oMathPara>
        <m:oMath>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ISLANDS</m:t>
          </m:r>
        </m:oMath>
      </m:oMathPara>
    </w:p>
    <w:p w14:paraId="43771534" w14:textId="77777777" w:rsidR="00714039" w:rsidRPr="005F7266" w:rsidRDefault="00714039" w:rsidP="00714039">
      <w:pPr>
        <w:pStyle w:val="BodyText"/>
        <w:ind w:left="2520"/>
        <w:rPr>
          <w:rFonts w:ascii="Cambria Math" w:hAnsi="Cambria Math"/>
        </w:rPr>
      </w:pPr>
    </w:p>
    <w:p w14:paraId="4A75340C" w14:textId="77777777" w:rsidR="00714039" w:rsidRPr="000220C7" w:rsidRDefault="00EA7BDF" w:rsidP="00714039">
      <w:pPr>
        <w:pStyle w:val="BodyText"/>
        <w:numPr>
          <w:ilvl w:val="3"/>
          <w:numId w:val="1"/>
        </w:numPr>
        <w:tabs>
          <w:tab w:val="clear" w:pos="2880"/>
          <w:tab w:val="num" w:pos="1701"/>
        </w:tabs>
        <w:ind w:left="709" w:hanging="709"/>
      </w:pPr>
      <m:oMath>
        <m:sSub>
          <m:sSubPr>
            <m:ctrlPr>
              <w:rPr>
                <w:rFonts w:ascii="Cambria Math" w:hAnsi="Cambria Math"/>
              </w:rPr>
            </m:ctrlPr>
          </m:sSubPr>
          <m:e>
            <m:r>
              <w:rPr>
                <w:rFonts w:ascii="Cambria Math" w:hAnsi="Cambria Math"/>
              </w:rPr>
              <m:t>LoadCalcLosses</m:t>
            </m:r>
            <m:ctrlPr>
              <w:rPr>
                <w:rFonts w:ascii="Cambria Math" w:hAnsi="Cambria Math"/>
                <w:i/>
              </w:rPr>
            </m:ctrlPr>
          </m:e>
          <m:sub>
            <m:r>
              <w:rPr>
                <w:rFonts w:ascii="Cambria Math" w:hAnsi="Cambria Math"/>
              </w:rPr>
              <m:t>i</m:t>
            </m:r>
          </m:sub>
        </m:sSub>
        <m:r>
          <m:rPr>
            <m:sty m:val="p"/>
          </m:rPr>
          <w:rPr>
            <w:rFonts w:ascii="Cambria Math" w:hAnsi="Cambria Math"/>
          </w:rPr>
          <m:t>=</m:t>
        </m:r>
        <m:r>
          <w:rPr>
            <w:rFonts w:ascii="Cambria Math" w:hAnsi="Cambria Math"/>
          </w:rPr>
          <m:t>SystemLosse</m:t>
        </m:r>
        <m:sSub>
          <m:sSubPr>
            <m:ctrlPr>
              <w:rPr>
                <w:rFonts w:ascii="Cambria Math" w:hAnsi="Cambria Math"/>
                <w:i/>
              </w:rPr>
            </m:ctrlPr>
          </m:sSubPr>
          <m:e>
            <m:r>
              <w:rPr>
                <w:rFonts w:ascii="Cambria Math" w:hAnsi="Cambria Math"/>
              </w:rPr>
              <m:t>s</m:t>
            </m:r>
          </m:e>
          <m:sub>
            <m:r>
              <w:rPr>
                <w:rFonts w:ascii="Cambria Math" w:hAnsi="Cambria Math"/>
              </w:rPr>
              <m:t>i</m:t>
            </m:r>
          </m:sub>
        </m:sSub>
      </m:oMath>
    </w:p>
    <w:p w14:paraId="0D5A8721" w14:textId="77777777" w:rsidR="00714039" w:rsidRDefault="00714039" w:rsidP="00714039">
      <w:pPr>
        <w:pStyle w:val="BodyText"/>
        <w:ind w:left="1080"/>
        <w:jc w:val="center"/>
        <w:rPr>
          <w:rFonts w:cs="Arial"/>
          <w:sz w:val="26"/>
          <w:szCs w:val="28"/>
        </w:rPr>
      </w:pPr>
      <m:oMathPara>
        <m:oMath>
          <m:r>
            <w:rPr>
              <w:rFonts w:ascii="Cambria Math" w:hAnsi="Cambria Math"/>
              <w:lang w:val="en-AU" w:eastAsia="en-GB"/>
            </w:rPr>
            <m:t>∀i∈</m:t>
          </m:r>
          <m:r>
            <w:rPr>
              <w:rFonts w:ascii="Cambria Math" w:hAnsi="Cambria Math"/>
            </w:rPr>
            <m:t>ISLANDS</m:t>
          </m:r>
        </m:oMath>
      </m:oMathPara>
    </w:p>
    <w:p w14:paraId="6DF43456" w14:textId="0CB84C38" w:rsidR="006161E5" w:rsidRDefault="006161E5" w:rsidP="006161E5">
      <w:pPr>
        <w:pStyle w:val="Heading2"/>
        <w:tabs>
          <w:tab w:val="clear" w:pos="1440"/>
        </w:tabs>
        <w:ind w:left="851" w:hanging="851"/>
        <w:jc w:val="left"/>
      </w:pPr>
      <w:bookmarkStart w:id="344" w:name="_Toc189139682"/>
      <w:r w:rsidRPr="00511198">
        <w:t xml:space="preserve">Dead </w:t>
      </w:r>
      <w:r w:rsidR="0096146C">
        <w:t xml:space="preserve">Electrical </w:t>
      </w:r>
      <w:r w:rsidR="000C0B2F">
        <w:t>Island</w:t>
      </w:r>
      <w:bookmarkEnd w:id="344"/>
    </w:p>
    <w:p w14:paraId="1550BBEA" w14:textId="37C0C784" w:rsidR="00111711" w:rsidRPr="00111711" w:rsidRDefault="00111711" w:rsidP="00C46AB9">
      <w:pPr>
        <w:pStyle w:val="Heading3"/>
      </w:pPr>
      <w:bookmarkStart w:id="345" w:name="_Toc189139683"/>
      <w:r>
        <w:t>Determination</w:t>
      </w:r>
      <w:bookmarkEnd w:id="345"/>
    </w:p>
    <w:p w14:paraId="11A8EA95" w14:textId="0BF0488B" w:rsidR="00D16895" w:rsidRDefault="00D16895" w:rsidP="00D16895">
      <w:pPr>
        <w:pStyle w:val="BodyText"/>
      </w:pPr>
      <w:r>
        <w:t xml:space="preserve">If an Electrical Island &gt; 2 </w:t>
      </w:r>
      <w:r w:rsidR="00192634">
        <w:t xml:space="preserve">has no </w:t>
      </w:r>
      <w:r w:rsidR="00BB3A16">
        <w:t>positive</w:t>
      </w:r>
      <w:r>
        <w:t xml:space="preserve"> load</w:t>
      </w:r>
      <w:r w:rsidDel="002F0456">
        <w:t xml:space="preserve"> </w:t>
      </w:r>
      <w:r>
        <w:t xml:space="preserve">or if </w:t>
      </w:r>
      <w:r w:rsidR="00BB3A16">
        <w:t>the total</w:t>
      </w:r>
      <w:r>
        <w:t xml:space="preserve"> energy offer</w:t>
      </w:r>
      <w:r w:rsidR="00B01F49">
        <w:t>ed</w:t>
      </w:r>
      <w:r w:rsidR="00BB3A16">
        <w:t xml:space="preserve"> </w:t>
      </w:r>
      <w:r w:rsidR="00B01F49">
        <w:t>within</w:t>
      </w:r>
      <w:r w:rsidR="004244F5">
        <w:t xml:space="preserve"> the Electrical Island </w:t>
      </w:r>
      <w:r w:rsidR="00BB3A16">
        <w:t>is zero</w:t>
      </w:r>
      <w:r>
        <w:t xml:space="preserve"> </w:t>
      </w:r>
      <w:r w:rsidR="00FB274E">
        <w:t xml:space="preserve">or if security constraints limit the total cleared energy in the island to zero </w:t>
      </w:r>
      <w:r>
        <w:t>then</w:t>
      </w:r>
      <w:r w:rsidR="006714F3">
        <w:t xml:space="preserve"> the Electrical Island is determined to be </w:t>
      </w:r>
      <w:r w:rsidR="0096146C">
        <w:t xml:space="preserve">a </w:t>
      </w:r>
      <w:r w:rsidR="006714F3">
        <w:t xml:space="preserve">dead </w:t>
      </w:r>
      <w:r w:rsidR="0096146C">
        <w:t xml:space="preserve">Electrical Island </w:t>
      </w:r>
      <w:r w:rsidR="006714F3">
        <w:t>and</w:t>
      </w:r>
      <w:r>
        <w:t xml:space="preserve"> </w:t>
      </w:r>
      <w:r w:rsidR="00192634">
        <w:t>each</w:t>
      </w:r>
      <w:r>
        <w:t xml:space="preserve"> </w:t>
      </w:r>
      <w:r w:rsidR="00D81FC5">
        <w:t xml:space="preserve">ACNode </w:t>
      </w:r>
      <w:r>
        <w:t xml:space="preserve">in the </w:t>
      </w:r>
      <w:r w:rsidR="004244F5">
        <w:t xml:space="preserve">Electrical Island </w:t>
      </w:r>
      <w:r w:rsidR="00192634">
        <w:t>is</w:t>
      </w:r>
      <w:r>
        <w:t xml:space="preserve"> </w:t>
      </w:r>
      <w:r w:rsidR="00582F4B">
        <w:t xml:space="preserve">added to the set of </w:t>
      </w:r>
      <w:proofErr w:type="spellStart"/>
      <w:r w:rsidR="00582F4B">
        <w:t>DeadACNodes</w:t>
      </w:r>
      <w:proofErr w:type="spellEnd"/>
      <w:r w:rsidR="00582F4B">
        <w:t xml:space="preserve"> and </w:t>
      </w:r>
      <w:r w:rsidR="00192634">
        <w:t>each</w:t>
      </w:r>
      <w:r w:rsidR="00582F4B">
        <w:t xml:space="preserve"> Pnode in the Electrical Island </w:t>
      </w:r>
      <w:r w:rsidR="00192634">
        <w:t>is</w:t>
      </w:r>
      <w:r w:rsidR="00582F4B">
        <w:t xml:space="preserve"> added to the set of </w:t>
      </w:r>
      <w:proofErr w:type="spellStart"/>
      <w:r w:rsidR="00582F4B">
        <w:t>DeadPnodes</w:t>
      </w:r>
      <w:proofErr w:type="spellEnd"/>
      <w:r>
        <w:t xml:space="preserve">. </w:t>
      </w:r>
    </w:p>
    <w:p w14:paraId="1C1BBAEA" w14:textId="2285B846" w:rsidR="00111711" w:rsidRDefault="00111711" w:rsidP="00C46AB9">
      <w:pPr>
        <w:pStyle w:val="Heading3"/>
      </w:pPr>
      <w:bookmarkStart w:id="346" w:name="_Toc189139684"/>
      <w:r>
        <w:t>Zeroing of cleared quantities</w:t>
      </w:r>
      <w:bookmarkEnd w:id="346"/>
    </w:p>
    <w:p w14:paraId="7EFB2A05" w14:textId="03CB1F15" w:rsidR="00111711" w:rsidRDefault="00746131" w:rsidP="00746131">
      <w:pPr>
        <w:pStyle w:val="BodyText"/>
      </w:pPr>
      <w:r>
        <w:t xml:space="preserve">For each ACNode in the set of </w:t>
      </w:r>
      <w:proofErr w:type="spellStart"/>
      <w:r>
        <w:t>DeadACNodes</w:t>
      </w:r>
      <w:proofErr w:type="spellEnd"/>
      <w:r>
        <w:t xml:space="preserve">, any cleared generation </w:t>
      </w:r>
      <w:r w:rsidR="000C4F9D">
        <w:t xml:space="preserve">(which may occur due to fixed losses) </w:t>
      </w:r>
      <w:r>
        <w:t xml:space="preserve">is assigned a quantity of zero and any cleared reserve that is not of reserve type IL is assigned a quantity of zero. </w:t>
      </w:r>
      <w:r w:rsidR="00C041C4">
        <w:t>Reserve type IL is excluded because the ACNode associated with reserve type IL does not necessarily represent the physical location providing the IL reserve</w:t>
      </w:r>
      <w:r>
        <w:t xml:space="preserve">. </w:t>
      </w:r>
    </w:p>
    <w:p w14:paraId="64FEBD80" w14:textId="74744EE9" w:rsidR="00714039" w:rsidRDefault="00714039" w:rsidP="00714039">
      <w:pPr>
        <w:pStyle w:val="Heading2"/>
        <w:tabs>
          <w:tab w:val="clear" w:pos="1440"/>
        </w:tabs>
        <w:ind w:left="851" w:hanging="851"/>
        <w:jc w:val="left"/>
      </w:pPr>
      <w:bookmarkStart w:id="347" w:name="_Toc189139685"/>
      <w:r w:rsidRPr="00511198">
        <w:t>Energy Prices</w:t>
      </w:r>
      <w:bookmarkEnd w:id="347"/>
    </w:p>
    <w:p w14:paraId="14F3F0B5" w14:textId="77777777" w:rsidR="004137B4" w:rsidRDefault="004137B4" w:rsidP="00C46AB9">
      <w:pPr>
        <w:pStyle w:val="Heading3"/>
      </w:pPr>
      <w:bookmarkStart w:id="348" w:name="_Toc189139686"/>
      <w:r>
        <w:t>Input Parameters</w:t>
      </w:r>
      <w:bookmarkEnd w:id="348"/>
    </w:p>
    <w:tbl>
      <w:tblPr>
        <w:tblStyle w:val="SOReportTable"/>
        <w:tblW w:w="0" w:type="auto"/>
        <w:tblLook w:val="04A0" w:firstRow="1" w:lastRow="0" w:firstColumn="1" w:lastColumn="0" w:noHBand="0" w:noVBand="1"/>
      </w:tblPr>
      <w:tblGrid>
        <w:gridCol w:w="2272"/>
        <w:gridCol w:w="5526"/>
      </w:tblGrid>
      <w:tr w:rsidR="004137B4" w14:paraId="3EE6EE99" w14:textId="77777777" w:rsidTr="00CC42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14:paraId="6D65FE35" w14:textId="77777777" w:rsidR="004137B4" w:rsidRDefault="004137B4" w:rsidP="00CC42D3">
            <w:pPr>
              <w:pStyle w:val="BodyText"/>
              <w:ind w:left="0"/>
              <w:rPr>
                <w:lang w:eastAsia="en-GB"/>
              </w:rPr>
            </w:pPr>
            <w:r>
              <w:rPr>
                <w:lang w:eastAsia="en-GB"/>
              </w:rPr>
              <w:t>Item</w:t>
            </w:r>
          </w:p>
        </w:tc>
        <w:tc>
          <w:tcPr>
            <w:tcW w:w="5642" w:type="dxa"/>
          </w:tcPr>
          <w:p w14:paraId="7CD628C4" w14:textId="77777777" w:rsidR="004137B4" w:rsidRDefault="004137B4" w:rsidP="00CC42D3">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4137B4" w14:paraId="1F76A50D" w14:textId="77777777" w:rsidTr="00CC42D3">
        <w:tc>
          <w:tcPr>
            <w:cnfStyle w:val="001000000000" w:firstRow="0" w:lastRow="0" w:firstColumn="1" w:lastColumn="0" w:oddVBand="0" w:evenVBand="0" w:oddHBand="0" w:evenHBand="0" w:firstRowFirstColumn="0" w:firstRowLastColumn="0" w:lastRowFirstColumn="0" w:lastRowLastColumn="0"/>
            <w:tcW w:w="2275" w:type="dxa"/>
          </w:tcPr>
          <w:p w14:paraId="308785C4" w14:textId="77777777" w:rsidR="004137B4" w:rsidRDefault="004137B4" w:rsidP="00CC42D3">
            <w:pPr>
              <w:pStyle w:val="Equation"/>
            </w:pPr>
            <w:proofErr w:type="spellStart"/>
            <w:r>
              <w:t>PnodeTransferPnode</w:t>
            </w:r>
            <w:r>
              <w:rPr>
                <w:vertAlign w:val="subscript"/>
              </w:rPr>
              <w:t>pn</w:t>
            </w:r>
            <w:proofErr w:type="spellEnd"/>
          </w:p>
        </w:tc>
        <w:tc>
          <w:tcPr>
            <w:tcW w:w="5642" w:type="dxa"/>
          </w:tcPr>
          <w:p w14:paraId="5A238372" w14:textId="41151D7E" w:rsidR="004137B4" w:rsidRDefault="004137B4" w:rsidP="00CC42D3">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Pnode which has been deemed potentially suitable to provide a replacement price for </w:t>
            </w:r>
            <w:r w:rsidRPr="000170EF">
              <w:rPr>
                <w:i/>
                <w:iCs/>
              </w:rPr>
              <w:t>pn</w:t>
            </w:r>
            <w:r>
              <w:t xml:space="preserve"> </w:t>
            </w:r>
          </w:p>
        </w:tc>
      </w:tr>
      <w:tr w:rsidR="004137B4" w14:paraId="3B157DFD" w14:textId="77777777" w:rsidTr="00CC42D3">
        <w:tc>
          <w:tcPr>
            <w:cnfStyle w:val="001000000000" w:firstRow="0" w:lastRow="0" w:firstColumn="1" w:lastColumn="0" w:oddVBand="0" w:evenVBand="0" w:oddHBand="0" w:evenHBand="0" w:firstRowFirstColumn="0" w:firstRowLastColumn="0" w:lastRowFirstColumn="0" w:lastRowLastColumn="0"/>
            <w:tcW w:w="2275" w:type="dxa"/>
          </w:tcPr>
          <w:p w14:paraId="3C5C461D" w14:textId="77777777" w:rsidR="004137B4" w:rsidRDefault="004137B4" w:rsidP="00CC42D3">
            <w:pPr>
              <w:pStyle w:val="Equation"/>
            </w:pPr>
            <w:proofErr w:type="spellStart"/>
            <w:r>
              <w:t>SurplusPriceThreshold</w:t>
            </w:r>
            <w:proofErr w:type="spellEnd"/>
          </w:p>
        </w:tc>
        <w:tc>
          <w:tcPr>
            <w:tcW w:w="5642" w:type="dxa"/>
          </w:tcPr>
          <w:p w14:paraId="3AFA9AE8" w14:textId="61BB24C8" w:rsidR="004137B4" w:rsidRDefault="004137B4" w:rsidP="00CC42D3">
            <w:pPr>
              <w:pStyle w:val="BodyText"/>
              <w:ind w:left="0"/>
              <w:jc w:val="left"/>
              <w:cnfStyle w:val="000000000000" w:firstRow="0" w:lastRow="0" w:firstColumn="0" w:lastColumn="0" w:oddVBand="0" w:evenVBand="0" w:oddHBand="0" w:evenHBand="0" w:firstRowFirstColumn="0" w:firstRowLastColumn="0" w:lastRowFirstColumn="0" w:lastRowLastColumn="0"/>
            </w:pPr>
            <w:r>
              <w:t xml:space="preserve">Negative threshold below which a negative energy price is considered to have been set </w:t>
            </w:r>
            <w:r w:rsidR="00027624">
              <w:t>by a penalty price</w:t>
            </w:r>
          </w:p>
        </w:tc>
      </w:tr>
    </w:tbl>
    <w:p w14:paraId="62796FE6" w14:textId="72A721B1" w:rsidR="000C0B2F" w:rsidRPr="000C0B2F" w:rsidRDefault="000C0B2F" w:rsidP="00C46AB9">
      <w:pPr>
        <w:pStyle w:val="Heading3"/>
      </w:pPr>
      <w:bookmarkStart w:id="349" w:name="_Toc189139687"/>
      <w:r>
        <w:t>Parameters</w:t>
      </w:r>
      <w:bookmarkEnd w:id="349"/>
    </w:p>
    <w:tbl>
      <w:tblPr>
        <w:tblStyle w:val="SOReportTable"/>
        <w:tblW w:w="8041" w:type="dxa"/>
        <w:tblLook w:val="04A0" w:firstRow="1" w:lastRow="0" w:firstColumn="1" w:lastColumn="0" w:noHBand="0" w:noVBand="1"/>
      </w:tblPr>
      <w:tblGrid>
        <w:gridCol w:w="2275"/>
        <w:gridCol w:w="5766"/>
      </w:tblGrid>
      <w:tr w:rsidR="000C0B2F" w14:paraId="14886E87" w14:textId="77777777" w:rsidTr="00A763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5" w:type="dxa"/>
          </w:tcPr>
          <w:p w14:paraId="3EC8DFEB" w14:textId="77777777" w:rsidR="000C0B2F" w:rsidRDefault="000C0B2F" w:rsidP="00D77AAE">
            <w:pPr>
              <w:pStyle w:val="BodyText"/>
              <w:ind w:left="0"/>
              <w:rPr>
                <w:lang w:eastAsia="en-GB"/>
              </w:rPr>
            </w:pPr>
            <w:r>
              <w:rPr>
                <w:lang w:eastAsia="en-GB"/>
              </w:rPr>
              <w:t>Item</w:t>
            </w:r>
          </w:p>
        </w:tc>
        <w:tc>
          <w:tcPr>
            <w:tcW w:w="5766" w:type="dxa"/>
          </w:tcPr>
          <w:p w14:paraId="3B4300F4" w14:textId="77777777" w:rsidR="000C0B2F" w:rsidRDefault="000C0B2F" w:rsidP="00D77AAE">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0C0B2F" w14:paraId="098152F5" w14:textId="77777777" w:rsidTr="00A763FF">
        <w:tc>
          <w:tcPr>
            <w:cnfStyle w:val="001000000000" w:firstRow="0" w:lastRow="0" w:firstColumn="1" w:lastColumn="0" w:oddVBand="0" w:evenVBand="0" w:oddHBand="0" w:evenHBand="0" w:firstRowFirstColumn="0" w:firstRowLastColumn="0" w:lastRowFirstColumn="0" w:lastRowLastColumn="0"/>
            <w:tcW w:w="2275" w:type="dxa"/>
          </w:tcPr>
          <w:p w14:paraId="5104FB5F" w14:textId="6E78EB2F" w:rsidR="000C0B2F" w:rsidRDefault="000C0B2F" w:rsidP="00D77AAE">
            <w:pPr>
              <w:pStyle w:val="BodyText"/>
              <w:ind w:left="0"/>
              <w:rPr>
                <w:lang w:eastAsia="en-GB"/>
              </w:rPr>
            </w:pPr>
            <m:oMathPara>
              <m:oMath>
                <m:r>
                  <w:rPr>
                    <w:rFonts w:ascii="Cambria Math" w:hAnsi="Cambria Math"/>
                    <w:lang w:eastAsia="en-GB"/>
                  </w:rPr>
                  <m:t>ACNodePric</m:t>
                </m:r>
                <m:sSub>
                  <m:sSubPr>
                    <m:ctrlPr>
                      <w:rPr>
                        <w:rFonts w:ascii="Cambria Math" w:hAnsi="Cambria Math"/>
                        <w:i/>
                        <w:lang w:eastAsia="en-GB"/>
                      </w:rPr>
                    </m:ctrlPr>
                  </m:sSubPr>
                  <m:e>
                    <m:r>
                      <w:rPr>
                        <w:rFonts w:ascii="Cambria Math" w:hAnsi="Cambria Math"/>
                        <w:lang w:eastAsia="en-GB"/>
                      </w:rPr>
                      <m:t>e</m:t>
                    </m:r>
                  </m:e>
                  <m:sub>
                    <m:r>
                      <w:rPr>
                        <w:rFonts w:ascii="Cambria Math" w:hAnsi="Cambria Math"/>
                        <w:lang w:eastAsia="en-GB"/>
                      </w:rPr>
                      <m:t>n</m:t>
                    </m:r>
                  </m:sub>
                </m:sSub>
              </m:oMath>
            </m:oMathPara>
          </w:p>
        </w:tc>
        <w:tc>
          <w:tcPr>
            <w:tcW w:w="5766" w:type="dxa"/>
          </w:tcPr>
          <w:p w14:paraId="472C4C8B" w14:textId="33142DFB" w:rsidR="000C0B2F" w:rsidRDefault="000C0B2F" w:rsidP="00D77AAE">
            <w:pPr>
              <w:pStyle w:val="BodyText"/>
              <w:ind w:left="0"/>
              <w:cnfStyle w:val="000000000000" w:firstRow="0" w:lastRow="0" w:firstColumn="0" w:lastColumn="0" w:oddVBand="0" w:evenVBand="0" w:oddHBand="0" w:evenHBand="0" w:firstRowFirstColumn="0" w:firstRowLastColumn="0" w:lastRowFirstColumn="0" w:lastRowLastColumn="0"/>
            </w:pPr>
            <w:r w:rsidRPr="001A2A67">
              <w:t>The energy price for an AC</w:t>
            </w:r>
            <w:r w:rsidR="00046ABA">
              <w:t>Node</w:t>
            </w:r>
            <w:r w:rsidRPr="001A2A67">
              <w:t xml:space="preserve"> </w:t>
            </w:r>
            <w:r w:rsidRPr="000562B4">
              <w:rPr>
                <w:i/>
              </w:rPr>
              <w:t>n</w:t>
            </w:r>
            <w:r>
              <w:t xml:space="preserve"> </w:t>
            </w:r>
            <w:r w:rsidRPr="001A2A67">
              <w:t xml:space="preserve">is the dual variable value (shadow price) of the </w:t>
            </w:r>
            <w:r w:rsidR="002834A6">
              <w:t xml:space="preserve">AC Node </w:t>
            </w:r>
            <w:r w:rsidRPr="001A2A67">
              <w:t xml:space="preserve">energy balance constraint </w:t>
            </w:r>
            <w:r w:rsidR="002834A6">
              <w:fldChar w:fldCharType="begin"/>
            </w:r>
            <w:r w:rsidR="002834A6">
              <w:instrText xml:space="preserve"> REF _Ref114046580 \r \h </w:instrText>
            </w:r>
            <w:r w:rsidR="002834A6">
              <w:fldChar w:fldCharType="separate"/>
            </w:r>
            <w:r w:rsidR="009476C2">
              <w:t>6.4.1.1</w:t>
            </w:r>
            <w:r w:rsidR="002834A6">
              <w:fldChar w:fldCharType="end"/>
            </w:r>
          </w:p>
        </w:tc>
      </w:tr>
    </w:tbl>
    <w:p w14:paraId="41CF2B12" w14:textId="0B2BB198" w:rsidR="00DB6989" w:rsidRDefault="00DB6989" w:rsidP="00C46AB9">
      <w:pPr>
        <w:pStyle w:val="Heading3"/>
      </w:pPr>
      <w:bookmarkStart w:id="350" w:name="_Toc189139688"/>
      <w:r>
        <w:t>Dead Price Assignment</w:t>
      </w:r>
      <w:bookmarkEnd w:id="350"/>
    </w:p>
    <w:p w14:paraId="037C1D53" w14:textId="7EC62317" w:rsidR="00205063" w:rsidRDefault="00DB6989" w:rsidP="00205063">
      <w:pPr>
        <w:pStyle w:val="BodyText"/>
      </w:pPr>
      <w:r>
        <w:t xml:space="preserve">For each ACNode in the set of </w:t>
      </w:r>
      <w:proofErr w:type="spellStart"/>
      <w:r>
        <w:t>DeadACNodes</w:t>
      </w:r>
      <w:proofErr w:type="spellEnd"/>
      <w:r>
        <w:t>, if the ACNode has</w:t>
      </w:r>
      <w:r w:rsidR="00205063">
        <w:t xml:space="preserve"> zero scheduled load </w:t>
      </w:r>
      <w:r w:rsidR="00785080">
        <w:t>but</w:t>
      </w:r>
      <w:r w:rsidR="00205063">
        <w:t xml:space="preserve"> </w:t>
      </w:r>
      <w:r w:rsidR="00AE74C7">
        <w:t xml:space="preserve">an associated </w:t>
      </w:r>
      <w:r w:rsidR="00205063">
        <w:t xml:space="preserve">energy scarcity block </w:t>
      </w:r>
      <w:r w:rsidR="00AE74C7">
        <w:t xml:space="preserve">with a non-zero limit </w:t>
      </w:r>
      <w:r w:rsidR="00205063">
        <w:t xml:space="preserve">then </w:t>
      </w:r>
      <w:r w:rsidR="00AE74C7">
        <w:t>the ACNode</w:t>
      </w:r>
      <w:r w:rsidR="00205063">
        <w:t xml:space="preserve"> is assigned the price </w:t>
      </w:r>
      <w:r w:rsidR="00870BD1">
        <w:t>of</w:t>
      </w:r>
      <w:r w:rsidR="00205063">
        <w:t xml:space="preserve"> the highest</w:t>
      </w:r>
      <w:r w:rsidR="00785080">
        <w:t>-</w:t>
      </w:r>
      <w:r w:rsidR="00205063">
        <w:t>price</w:t>
      </w:r>
      <w:r w:rsidR="00AE74C7">
        <w:t>d</w:t>
      </w:r>
      <w:r w:rsidR="00205063">
        <w:t xml:space="preserve"> energy scarcity block, and if the ACNode is in a Dead Electrical Island then all ACNodes in the electrical island are assigned this price. </w:t>
      </w:r>
    </w:p>
    <w:p w14:paraId="4B1E28CD" w14:textId="4202E0F0" w:rsidR="006161E5" w:rsidRPr="006161E5" w:rsidRDefault="006161E5" w:rsidP="00C46AB9">
      <w:pPr>
        <w:pStyle w:val="Heading3"/>
      </w:pPr>
      <w:bookmarkStart w:id="351" w:name="_Toc189139689"/>
      <w:r w:rsidRPr="001E1FED">
        <w:t>Pnode</w:t>
      </w:r>
      <w:r>
        <w:t xml:space="preserve"> </w:t>
      </w:r>
      <w:r w:rsidR="00027624">
        <w:t>P</w:t>
      </w:r>
      <w:r>
        <w:t>ric</w:t>
      </w:r>
      <w:r w:rsidR="00027624">
        <w:t>e</w:t>
      </w:r>
      <w:bookmarkEnd w:id="351"/>
    </w:p>
    <w:p w14:paraId="1BB8C067" w14:textId="74ABC532" w:rsidR="00714039" w:rsidRDefault="00046ABA" w:rsidP="00714039">
      <w:pPr>
        <w:pStyle w:val="BodyText"/>
      </w:pPr>
      <w:r>
        <w:t>For each ACNode, t</w:t>
      </w:r>
      <w:r w:rsidR="00714039">
        <w:t xml:space="preserve">he energy </w:t>
      </w:r>
      <w:r w:rsidR="00D06D55" w:rsidRPr="00D06D55">
        <w:t>price</w:t>
      </w:r>
      <w:r w:rsidR="00D06D55" w:rsidRPr="00D06D55">
        <w:rPr>
          <w:rFonts w:ascii="Times New Roman" w:hAnsi="Times New Roman"/>
          <w:i/>
          <w:iCs/>
        </w:rPr>
        <w:t xml:space="preserve"> </w:t>
      </w:r>
      <w:proofErr w:type="spellStart"/>
      <w:r w:rsidR="00D06D55" w:rsidRPr="00D06D55">
        <w:rPr>
          <w:rFonts w:ascii="Times New Roman" w:hAnsi="Times New Roman"/>
          <w:i/>
          <w:iCs/>
        </w:rPr>
        <w:t>ACNodePric</w:t>
      </w:r>
      <w:r w:rsidR="00D06D55">
        <w:rPr>
          <w:rFonts w:ascii="Times New Roman" w:hAnsi="Times New Roman"/>
          <w:i/>
          <w:iCs/>
        </w:rPr>
        <w:t>e</w:t>
      </w:r>
      <w:r w:rsidR="00D06D55">
        <w:rPr>
          <w:rFonts w:ascii="Times New Roman" w:hAnsi="Times New Roman"/>
          <w:i/>
          <w:iCs/>
          <w:vertAlign w:val="subscript"/>
        </w:rPr>
        <w:t>en</w:t>
      </w:r>
      <w:proofErr w:type="spellEnd"/>
      <w:r w:rsidR="00D06D55">
        <w:rPr>
          <w:rFonts w:ascii="Times New Roman" w:hAnsi="Times New Roman"/>
          <w:i/>
          <w:iCs/>
          <w:vertAlign w:val="subscript"/>
        </w:rPr>
        <w:t xml:space="preserve"> </w:t>
      </w:r>
      <w:r w:rsidR="00714039" w:rsidRPr="00D06D55">
        <w:t>is</w:t>
      </w:r>
      <w:r w:rsidR="00714039" w:rsidRPr="00D06D55">
        <w:rPr>
          <w:rFonts w:ascii="Times New Roman" w:hAnsi="Times New Roman"/>
          <w:i/>
          <w:iCs/>
        </w:rPr>
        <w:t xml:space="preserve"> </w:t>
      </w:r>
      <w:r w:rsidR="00714039" w:rsidRPr="00D06D55">
        <w:t>assigned</w:t>
      </w:r>
      <w:r w:rsidR="00714039">
        <w:t xml:space="preserve"> to the </w:t>
      </w:r>
      <w:proofErr w:type="spellStart"/>
      <w:r w:rsidRPr="00D06D55">
        <w:rPr>
          <w:rFonts w:ascii="Times New Roman" w:hAnsi="Times New Roman"/>
          <w:i/>
          <w:iCs/>
        </w:rPr>
        <w:t>Enode</w:t>
      </w:r>
      <w:r w:rsidR="00D06D55" w:rsidRPr="00D06D55">
        <w:rPr>
          <w:rFonts w:ascii="Times New Roman" w:hAnsi="Times New Roman"/>
          <w:i/>
          <w:iCs/>
        </w:rPr>
        <w:t>Price</w:t>
      </w:r>
      <w:r w:rsidR="00D06D55" w:rsidRPr="00D06D55">
        <w:rPr>
          <w:rFonts w:ascii="Times New Roman" w:hAnsi="Times New Roman"/>
          <w:i/>
          <w:iCs/>
          <w:vertAlign w:val="subscript"/>
        </w:rPr>
        <w:t>en</w:t>
      </w:r>
      <w:proofErr w:type="spellEnd"/>
      <w:r w:rsidR="00D06D55">
        <w:t xml:space="preserve"> of the </w:t>
      </w:r>
      <w:proofErr w:type="spellStart"/>
      <w:r w:rsidR="00D06D55">
        <w:t>Enodes</w:t>
      </w:r>
      <w:proofErr w:type="spellEnd"/>
      <w:r w:rsidR="00D06D55">
        <w:t xml:space="preserve"> </w:t>
      </w:r>
      <w:r w:rsidR="00714039">
        <w:t xml:space="preserve">associated </w:t>
      </w:r>
      <w:r>
        <w:t>with the ACNo</w:t>
      </w:r>
      <w:r w:rsidR="00714039" w:rsidRPr="00F3305D">
        <w:t>de</w:t>
      </w:r>
      <w:r w:rsidR="00027624">
        <w:t xml:space="preserve">. </w:t>
      </w:r>
      <w:proofErr w:type="spellStart"/>
      <w:r w:rsidR="00714039">
        <w:t>Enode</w:t>
      </w:r>
      <w:proofErr w:type="spellEnd"/>
      <w:r w:rsidR="00027624">
        <w:t xml:space="preserve"> price is </w:t>
      </w:r>
      <w:r w:rsidR="00D06D55">
        <w:t>then a</w:t>
      </w:r>
      <w:r w:rsidR="00027624">
        <w:t>ssigned to</w:t>
      </w:r>
      <w:r w:rsidR="00714039">
        <w:t xml:space="preserve"> Pnode</w:t>
      </w:r>
      <w:r w:rsidR="00D06D55">
        <w:t xml:space="preserve"> price</w:t>
      </w:r>
      <w:r w:rsidR="00714039">
        <w:t>:</w:t>
      </w:r>
    </w:p>
    <w:p w14:paraId="19B9EE49" w14:textId="1EB75ADC" w:rsidR="00714039" w:rsidRPr="000220C7" w:rsidRDefault="00EA7BDF" w:rsidP="00714039">
      <w:pPr>
        <w:pStyle w:val="BodyText"/>
        <w:numPr>
          <w:ilvl w:val="3"/>
          <w:numId w:val="1"/>
        </w:numPr>
        <w:tabs>
          <w:tab w:val="clear" w:pos="2880"/>
          <w:tab w:val="num" w:pos="1701"/>
        </w:tabs>
        <w:ind w:left="709" w:hanging="709"/>
      </w:pPr>
      <m:oMath>
        <m:sSub>
          <m:sSubPr>
            <m:ctrlPr>
              <w:rPr>
                <w:rFonts w:ascii="Cambria Math" w:hAnsi="Cambria Math"/>
              </w:rPr>
            </m:ctrlPr>
          </m:sSubPr>
          <m:e>
            <m:r>
              <w:rPr>
                <w:rFonts w:ascii="Cambria Math" w:hAnsi="Cambria Math"/>
              </w:rPr>
              <m:t>PnodePrice</m:t>
            </m:r>
            <m:ctrlPr>
              <w:rPr>
                <w:rFonts w:ascii="Cambria Math" w:hAnsi="Cambria Math"/>
                <w:i/>
              </w:rPr>
            </m:ctrlPr>
          </m:e>
          <m:sub>
            <m:r>
              <w:rPr>
                <w:rFonts w:ascii="Cambria Math" w:hAnsi="Cambria Math"/>
              </w:rPr>
              <m:t>pn</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pn</m:t>
            </m:r>
            <m:r>
              <m:rPr>
                <m:sty m:val="p"/>
              </m:rPr>
              <w:rPr>
                <w:rFonts w:ascii="Cambria Math" w:hAnsi="Cambria Math"/>
              </w:rPr>
              <m:t>,</m:t>
            </m:r>
            <m:r>
              <w:rPr>
                <w:rFonts w:ascii="Cambria Math" w:hAnsi="Cambria Math"/>
              </w:rPr>
              <m:t>en</m:t>
            </m:r>
          </m:sub>
          <m:sup/>
          <m:e>
            <m:r>
              <w:rPr>
                <w:rFonts w:ascii="Cambria Math" w:hAnsi="Cambria Math"/>
              </w:rPr>
              <m:t>PnodeEnodeWeig</m:t>
            </m:r>
            <m:r>
              <w:rPr>
                <w:rFonts w:ascii="Cambria Math" w:hAnsi="Cambria Math"/>
              </w:rPr>
              <m:t>h</m:t>
            </m:r>
            <m:sSub>
              <m:sSubPr>
                <m:ctrlPr>
                  <w:rPr>
                    <w:rFonts w:ascii="Cambria Math" w:hAnsi="Cambria Math"/>
                  </w:rPr>
                </m:ctrlPr>
              </m:sSubPr>
              <m:e>
                <m:r>
                  <w:rPr>
                    <w:rFonts w:ascii="Cambria Math" w:hAnsi="Cambria Math"/>
                  </w:rPr>
                  <m:t>t</m:t>
                </m:r>
                <m:ctrlPr>
                  <w:rPr>
                    <w:rFonts w:ascii="Cambria Math" w:hAnsi="Cambria Math"/>
                    <w:i/>
                  </w:rPr>
                </m:ctrlPr>
              </m:e>
              <m:sub>
                <m:r>
                  <w:rPr>
                    <w:rFonts w:ascii="Cambria Math" w:hAnsi="Cambria Math"/>
                  </w:rPr>
                  <m:t>pn</m:t>
                </m:r>
                <m:r>
                  <m:rPr>
                    <m:sty m:val="p"/>
                  </m:rPr>
                  <w:rPr>
                    <w:rFonts w:ascii="Cambria Math" w:hAnsi="Cambria Math"/>
                  </w:rPr>
                  <m:t>,</m:t>
                </m:r>
                <m:r>
                  <w:rPr>
                    <w:rFonts w:ascii="Cambria Math" w:hAnsi="Cambria Math"/>
                  </w:rPr>
                  <m:t>en</m:t>
                </m:r>
              </m:sub>
            </m:sSub>
            <m:r>
              <m:rPr>
                <m:sty m:val="p"/>
              </m:rPr>
              <w:rPr>
                <w:rFonts w:ascii="Cambria Math" w:hAnsi="Cambria Math"/>
              </w:rPr>
              <m:t>×</m:t>
            </m:r>
            <m:r>
              <w:rPr>
                <w:rFonts w:ascii="Cambria Math" w:hAnsi="Cambria Math"/>
              </w:rPr>
              <m:t>EnodePric</m:t>
            </m:r>
            <m:sSub>
              <m:sSubPr>
                <m:ctrlPr>
                  <w:rPr>
                    <w:rFonts w:ascii="Cambria Math" w:hAnsi="Cambria Math"/>
                  </w:rPr>
                </m:ctrlPr>
              </m:sSubPr>
              <m:e>
                <m:r>
                  <w:rPr>
                    <w:rFonts w:ascii="Cambria Math" w:hAnsi="Cambria Math"/>
                  </w:rPr>
                  <m:t>e</m:t>
                </m:r>
                <m:ctrlPr>
                  <w:rPr>
                    <w:rFonts w:ascii="Cambria Math" w:hAnsi="Cambria Math"/>
                    <w:i/>
                  </w:rPr>
                </m:ctrlPr>
              </m:e>
              <m:sub>
                <m:r>
                  <w:rPr>
                    <w:rFonts w:ascii="Cambria Math" w:hAnsi="Cambria Math"/>
                  </w:rPr>
                  <m:t>en</m:t>
                </m:r>
              </m:sub>
            </m:sSub>
          </m:e>
        </m:nary>
      </m:oMath>
    </w:p>
    <w:p w14:paraId="0CF72936" w14:textId="77777777" w:rsidR="00714039" w:rsidRDefault="00714039" w:rsidP="00714039">
      <w:pPr>
        <w:pStyle w:val="BodyText"/>
        <w:ind w:left="1080"/>
        <w:jc w:val="center"/>
        <w:rPr>
          <w:rFonts w:cs="Arial"/>
          <w:sz w:val="26"/>
          <w:szCs w:val="28"/>
        </w:rPr>
      </w:pPr>
      <m:oMathPara>
        <m:oMath>
          <m:r>
            <w:rPr>
              <w:rFonts w:ascii="Cambria Math" w:hAnsi="Cambria Math"/>
              <w:lang w:val="en-AU" w:eastAsia="en-GB"/>
            </w:rPr>
            <m:t>∀en∈</m:t>
          </m:r>
          <m:r>
            <w:rPr>
              <w:rFonts w:ascii="Cambria Math" w:hAnsi="Cambria Math"/>
            </w:rPr>
            <m:t>Enodes</m:t>
          </m:r>
          <m:r>
            <w:rPr>
              <w:rFonts w:ascii="Cambria Math" w:hAnsi="Cambria Math"/>
              <w:lang w:val="en-AU" w:eastAsia="en-GB"/>
            </w:rPr>
            <m:t>, ∀pn∈Pnodes</m:t>
          </m:r>
        </m:oMath>
      </m:oMathPara>
    </w:p>
    <w:p w14:paraId="15A5481E" w14:textId="2A1E07B5" w:rsidR="006161E5" w:rsidRDefault="006161E5" w:rsidP="00C46AB9">
      <w:pPr>
        <w:pStyle w:val="Heading3"/>
      </w:pPr>
      <w:bookmarkStart w:id="352" w:name="_Toc189139690"/>
      <w:r w:rsidRPr="00511198">
        <w:t xml:space="preserve">Dead Price </w:t>
      </w:r>
      <w:r w:rsidR="00582F4B">
        <w:t>Replacement</w:t>
      </w:r>
      <w:bookmarkEnd w:id="352"/>
    </w:p>
    <w:p w14:paraId="2A385019" w14:textId="77777777" w:rsidR="00B37C70" w:rsidRDefault="005F70D7" w:rsidP="006161E5">
      <w:pPr>
        <w:pStyle w:val="BodyText"/>
      </w:pPr>
      <w:r>
        <w:rPr>
          <w:lang w:val="en-AU" w:eastAsia="en-GB"/>
        </w:rPr>
        <w:t>Dead Price Replacement is applied to the Schedule Types that produce settlement prices, i.e., RTD, RTDP, PRS. For e</w:t>
      </w:r>
      <w:r w:rsidR="00582F4B">
        <w:t xml:space="preserve">ach Pnode in the </w:t>
      </w:r>
      <w:r w:rsidR="00D7726A">
        <w:t>s</w:t>
      </w:r>
      <w:r w:rsidR="00582F4B">
        <w:t xml:space="preserve">et of </w:t>
      </w:r>
      <w:proofErr w:type="spellStart"/>
      <w:r w:rsidR="00582F4B">
        <w:t>DeadPnodes</w:t>
      </w:r>
      <w:proofErr w:type="spellEnd"/>
      <w:r w:rsidR="00FE3E72">
        <w:t xml:space="preserve"> </w:t>
      </w:r>
      <w:r w:rsidR="00582F4B">
        <w:t xml:space="preserve">the Dead Price Replacement processing will search for a suitable </w:t>
      </w:r>
      <w:r>
        <w:t xml:space="preserve">price transfer </w:t>
      </w:r>
      <w:r w:rsidR="00582F4B">
        <w:t>source Pnode to provide a replacement price.</w:t>
      </w:r>
      <w:r>
        <w:t xml:space="preserve"> </w:t>
      </w:r>
    </w:p>
    <w:p w14:paraId="4F66CCDC" w14:textId="06D4C234" w:rsidR="00785080" w:rsidRDefault="004E2E02" w:rsidP="006161E5">
      <w:pPr>
        <w:pStyle w:val="BodyText"/>
      </w:pPr>
      <w:r>
        <w:t xml:space="preserve">The </w:t>
      </w:r>
      <w:proofErr w:type="gramStart"/>
      <w:r>
        <w:t>first choice</w:t>
      </w:r>
      <w:proofErr w:type="gramEnd"/>
      <w:r>
        <w:t xml:space="preserve"> candidate for price transfer source is the </w:t>
      </w:r>
      <w:proofErr w:type="spellStart"/>
      <w:r w:rsidRPr="00445299">
        <w:rPr>
          <w:i/>
          <w:iCs/>
        </w:rPr>
        <w:t>PnodeTransferPnode</w:t>
      </w:r>
      <w:r w:rsidRPr="00445299">
        <w:rPr>
          <w:i/>
          <w:iCs/>
          <w:vertAlign w:val="subscript"/>
        </w:rPr>
        <w:t>pn</w:t>
      </w:r>
      <w:proofErr w:type="spellEnd"/>
      <w:r>
        <w:t xml:space="preserve"> of the target Pnode</w:t>
      </w:r>
      <w:r w:rsidR="00A87B8B">
        <w:t>. If the candidate</w:t>
      </w:r>
      <w:r w:rsidR="00B37C70">
        <w:t xml:space="preserve"> is ineligible then the </w:t>
      </w:r>
      <w:r>
        <w:t xml:space="preserve">new candidate will be the </w:t>
      </w:r>
      <w:proofErr w:type="spellStart"/>
      <w:r w:rsidRPr="00445299">
        <w:rPr>
          <w:i/>
          <w:iCs/>
        </w:rPr>
        <w:t>PnodeTransferPnode</w:t>
      </w:r>
      <w:r w:rsidRPr="00445299">
        <w:rPr>
          <w:i/>
          <w:iCs/>
          <w:vertAlign w:val="subscript"/>
        </w:rPr>
        <w:t>pn</w:t>
      </w:r>
      <w:proofErr w:type="spellEnd"/>
      <w:r>
        <w:t xml:space="preserve"> </w:t>
      </w:r>
      <w:r w:rsidR="00B37C70">
        <w:t>of th</w:t>
      </w:r>
      <w:r w:rsidR="00A87B8B">
        <w:t>e candidate</w:t>
      </w:r>
      <w:r>
        <w:t>, if any</w:t>
      </w:r>
      <w:r w:rsidR="00A87B8B">
        <w:t xml:space="preserve">, </w:t>
      </w:r>
      <w:r>
        <w:t xml:space="preserve">but only if this new candidate </w:t>
      </w:r>
      <w:r w:rsidR="00A87B8B">
        <w:t>has not already been visited in this search</w:t>
      </w:r>
      <w:r>
        <w:t xml:space="preserve">. The process of locating and checking candidates will continue </w:t>
      </w:r>
      <w:r w:rsidR="00B37C70">
        <w:t xml:space="preserve">until an eligible transfer Pnode is </w:t>
      </w:r>
      <w:r w:rsidR="00A87B8B">
        <w:t>located</w:t>
      </w:r>
      <w:r w:rsidR="00B37C70">
        <w:t xml:space="preserve"> or </w:t>
      </w:r>
      <w:r w:rsidR="00385348">
        <w:t>until</w:t>
      </w:r>
      <w:r w:rsidR="00A87B8B">
        <w:t xml:space="preserve"> </w:t>
      </w:r>
      <w:r w:rsidR="00B37C70">
        <w:t xml:space="preserve">no more </w:t>
      </w:r>
      <w:r w:rsidR="00A87B8B">
        <w:t>candidates</w:t>
      </w:r>
      <w:r>
        <w:t xml:space="preserve"> are found</w:t>
      </w:r>
      <w:r w:rsidR="00B37C70">
        <w:t>.</w:t>
      </w:r>
    </w:p>
    <w:p w14:paraId="17FAEA1A" w14:textId="0A0DFDD3" w:rsidR="00BE1523" w:rsidRDefault="00BE1523" w:rsidP="00BE1523">
      <w:pPr>
        <w:pStyle w:val="BodyText"/>
        <w:ind w:left="851"/>
        <w:rPr>
          <w:lang w:eastAsia="en-GB"/>
        </w:rPr>
      </w:pPr>
      <w:r>
        <w:t xml:space="preserve">A candidate Pnode is </w:t>
      </w:r>
      <w:r w:rsidRPr="00CF78FB">
        <w:rPr>
          <w:u w:val="single"/>
        </w:rPr>
        <w:t>not</w:t>
      </w:r>
      <w:r>
        <w:t xml:space="preserve"> eligible as a price source if it is in the set of </w:t>
      </w:r>
      <w:proofErr w:type="spellStart"/>
      <w:r w:rsidRPr="001C0C14">
        <w:rPr>
          <w:i/>
          <w:iCs/>
        </w:rPr>
        <w:t>DEADPNODES</w:t>
      </w:r>
      <w:r w:rsidRPr="001C0C14">
        <w:rPr>
          <w:i/>
          <w:iCs/>
          <w:vertAlign w:val="subscript"/>
        </w:rPr>
        <w:t>pn</w:t>
      </w:r>
      <w:proofErr w:type="spellEnd"/>
      <w:r>
        <w:t xml:space="preserve">, </w:t>
      </w:r>
      <w:r w:rsidR="00C0218F" w:rsidRPr="00C0218F">
        <w:t>or if the candidate Pnode is not in the same physical island.</w:t>
      </w:r>
    </w:p>
    <w:p w14:paraId="6DC53776" w14:textId="467EF27D" w:rsidR="00582F4B" w:rsidRDefault="00785080" w:rsidP="006161E5">
      <w:pPr>
        <w:pStyle w:val="BodyText"/>
      </w:pPr>
      <w:r>
        <w:t xml:space="preserve">Note that a </w:t>
      </w:r>
      <w:r w:rsidR="002B14DA">
        <w:t>candidate P</w:t>
      </w:r>
      <w:r>
        <w:t>node with a shortfall is eligible.</w:t>
      </w:r>
    </w:p>
    <w:p w14:paraId="552147EE" w14:textId="0520E234" w:rsidR="00582F4B" w:rsidRDefault="00582F4B" w:rsidP="006161E5">
      <w:pPr>
        <w:pStyle w:val="BodyText"/>
      </w:pPr>
      <w:r>
        <w:t xml:space="preserve">If </w:t>
      </w:r>
      <w:r w:rsidR="00D475A0">
        <w:t xml:space="preserve">an </w:t>
      </w:r>
      <w:r w:rsidR="00967A03">
        <w:t xml:space="preserve">eligible price transfer source is found then the </w:t>
      </w:r>
      <w:r w:rsidR="00D475A0">
        <w:t xml:space="preserve">energy </w:t>
      </w:r>
      <w:r w:rsidR="00967A03">
        <w:t xml:space="preserve">price </w:t>
      </w:r>
      <w:r w:rsidR="00D475A0">
        <w:t xml:space="preserve">of the dead Pnode and its </w:t>
      </w:r>
      <w:r w:rsidR="00BA6292">
        <w:t>associated</w:t>
      </w:r>
      <w:r w:rsidR="00D475A0">
        <w:t xml:space="preserve"> ACNode are </w:t>
      </w:r>
      <w:r w:rsidR="00D7726A">
        <w:t>assigned</w:t>
      </w:r>
      <w:r w:rsidR="00D475A0">
        <w:t xml:space="preserve"> the energy price of the transfer Pnode. If no eligible price is found then </w:t>
      </w:r>
      <w:r w:rsidR="00D7726A">
        <w:t xml:space="preserve">the </w:t>
      </w:r>
      <w:r w:rsidR="00967A03">
        <w:t xml:space="preserve">dead Pnode </w:t>
      </w:r>
      <w:r w:rsidR="00D475A0">
        <w:t xml:space="preserve">and its associated ACNode are </w:t>
      </w:r>
      <w:r w:rsidR="00D7726A">
        <w:t>assigned a price</w:t>
      </w:r>
      <w:r w:rsidR="00967A03">
        <w:t xml:space="preserve"> </w:t>
      </w:r>
      <w:r w:rsidR="00D7726A">
        <w:t>of</w:t>
      </w:r>
      <w:r w:rsidR="00967A03">
        <w:t xml:space="preserve"> zero.</w:t>
      </w:r>
    </w:p>
    <w:p w14:paraId="6C1FA90D" w14:textId="57CB23AB" w:rsidR="006161E5" w:rsidRDefault="006161E5" w:rsidP="00C46AB9">
      <w:pPr>
        <w:pStyle w:val="Heading3"/>
      </w:pPr>
      <w:bookmarkStart w:id="353" w:name="_Toc189139691"/>
      <w:r>
        <w:t>Surplus</w:t>
      </w:r>
      <w:r w:rsidRPr="00511198">
        <w:t xml:space="preserve"> Price</w:t>
      </w:r>
      <w:r w:rsidR="00582F4B">
        <w:t xml:space="preserve"> Replacement</w:t>
      </w:r>
      <w:bookmarkEnd w:id="353"/>
    </w:p>
    <w:p w14:paraId="27243635" w14:textId="57C957BC" w:rsidR="007F3549" w:rsidRPr="007F3549" w:rsidRDefault="00C83388" w:rsidP="007F3549">
      <w:pPr>
        <w:pStyle w:val="BodyText"/>
        <w:rPr>
          <w:lang w:val="en-AU" w:eastAsia="en-GB"/>
        </w:rPr>
      </w:pPr>
      <w:r>
        <w:rPr>
          <w:lang w:val="en-AU" w:eastAsia="en-GB"/>
        </w:rPr>
        <w:t>If a</w:t>
      </w:r>
      <w:r w:rsidR="00F14598">
        <w:rPr>
          <w:lang w:val="en-AU" w:eastAsia="en-GB"/>
        </w:rPr>
        <w:t xml:space="preserve"> </w:t>
      </w:r>
      <w:r w:rsidR="007F3549">
        <w:rPr>
          <w:lang w:val="en-AU" w:eastAsia="en-GB"/>
        </w:rPr>
        <w:t xml:space="preserve">Pnode </w:t>
      </w:r>
      <w:r>
        <w:rPr>
          <w:lang w:val="en-AU" w:eastAsia="en-GB"/>
        </w:rPr>
        <w:t>has</w:t>
      </w:r>
      <w:r w:rsidR="00F14598">
        <w:rPr>
          <w:lang w:val="en-AU" w:eastAsia="en-GB"/>
        </w:rPr>
        <w:t xml:space="preserve"> an </w:t>
      </w:r>
      <w:r w:rsidR="007F3549">
        <w:rPr>
          <w:lang w:val="en-AU" w:eastAsia="en-GB"/>
        </w:rPr>
        <w:t>energy price</w:t>
      </w:r>
      <w:r w:rsidR="00C9678F">
        <w:rPr>
          <w:lang w:val="en-AU" w:eastAsia="en-GB"/>
        </w:rPr>
        <w:t xml:space="preserve"> </w:t>
      </w:r>
      <w:r w:rsidR="007F3549">
        <w:rPr>
          <w:lang w:val="en-AU" w:eastAsia="en-GB"/>
        </w:rPr>
        <w:t xml:space="preserve">less than the </w:t>
      </w:r>
      <w:proofErr w:type="spellStart"/>
      <w:r w:rsidR="007F3549" w:rsidRPr="00BA6292">
        <w:rPr>
          <w:i/>
          <w:iCs/>
          <w:lang w:val="en-AU" w:eastAsia="en-GB"/>
        </w:rPr>
        <w:t>SurplusPriceThreshold</w:t>
      </w:r>
      <w:proofErr w:type="spellEnd"/>
      <w:r w:rsidR="00C9678F">
        <w:rPr>
          <w:lang w:val="en-AU" w:eastAsia="en-GB"/>
        </w:rPr>
        <w:t xml:space="preserve">, </w:t>
      </w:r>
      <w:proofErr w:type="gramStart"/>
      <w:r w:rsidR="00C9678F">
        <w:rPr>
          <w:lang w:val="en-AU" w:eastAsia="en-GB"/>
        </w:rPr>
        <w:t>and also</w:t>
      </w:r>
      <w:proofErr w:type="gramEnd"/>
      <w:r w:rsidR="00C9678F">
        <w:rPr>
          <w:lang w:val="en-AU" w:eastAsia="en-GB"/>
        </w:rPr>
        <w:t xml:space="preserve"> there either exists a non-zero Surplus Generation quantity in the same Electrical Island as the Pnode or else the Pnode is dead,</w:t>
      </w:r>
      <w:r w:rsidR="007F3549">
        <w:rPr>
          <w:lang w:val="en-AU" w:eastAsia="en-GB"/>
        </w:rPr>
        <w:t xml:space="preserve"> </w:t>
      </w:r>
      <w:r>
        <w:rPr>
          <w:lang w:val="en-AU" w:eastAsia="en-GB"/>
        </w:rPr>
        <w:t>then the Pnode and its associated ACNode a</w:t>
      </w:r>
      <w:r w:rsidR="007067CE">
        <w:rPr>
          <w:lang w:val="en-AU" w:eastAsia="en-GB"/>
        </w:rPr>
        <w:t>re</w:t>
      </w:r>
      <w:r w:rsidR="00D7726A">
        <w:rPr>
          <w:lang w:val="en-AU" w:eastAsia="en-GB"/>
        </w:rPr>
        <w:t xml:space="preserve"> assigned an </w:t>
      </w:r>
      <w:r w:rsidR="007F3549">
        <w:rPr>
          <w:lang w:val="en-AU" w:eastAsia="en-GB"/>
        </w:rPr>
        <w:t xml:space="preserve">energy price </w:t>
      </w:r>
      <w:r w:rsidR="00D7726A">
        <w:rPr>
          <w:lang w:val="en-AU" w:eastAsia="en-GB"/>
        </w:rPr>
        <w:t>of</w:t>
      </w:r>
      <w:r w:rsidR="007F3549">
        <w:rPr>
          <w:lang w:val="en-AU" w:eastAsia="en-GB"/>
        </w:rPr>
        <w:t xml:space="preserve"> zero.</w:t>
      </w:r>
    </w:p>
    <w:p w14:paraId="444739CB" w14:textId="3FB31812" w:rsidR="006462DA" w:rsidRDefault="006462DA" w:rsidP="00392860">
      <w:pPr>
        <w:pStyle w:val="Heading2"/>
        <w:tabs>
          <w:tab w:val="clear" w:pos="1440"/>
        </w:tabs>
        <w:ind w:left="851" w:hanging="851"/>
        <w:jc w:val="left"/>
      </w:pPr>
      <w:bookmarkStart w:id="354" w:name="_Toc189139692"/>
      <w:r>
        <w:t>Disconnected Pnode</w:t>
      </w:r>
      <w:r w:rsidR="00392860">
        <w:t>s</w:t>
      </w:r>
      <w:bookmarkEnd w:id="354"/>
    </w:p>
    <w:p w14:paraId="691CED22" w14:textId="15D86031" w:rsidR="006462DA" w:rsidRPr="006462DA" w:rsidRDefault="001621C5" w:rsidP="006462DA">
      <w:pPr>
        <w:pStyle w:val="BodyText"/>
        <w:rPr>
          <w:lang w:val="en-AU" w:eastAsia="en-GB"/>
        </w:rPr>
      </w:pPr>
      <w:r>
        <w:rPr>
          <w:lang w:val="en-AU" w:eastAsia="en-GB"/>
        </w:rPr>
        <w:t>Each</w:t>
      </w:r>
      <w:r w:rsidR="00F14598">
        <w:rPr>
          <w:lang w:val="en-AU" w:eastAsia="en-GB"/>
        </w:rPr>
        <w:t xml:space="preserve"> Pnode</w:t>
      </w:r>
      <w:r w:rsidR="00D7726A">
        <w:rPr>
          <w:lang w:val="en-AU" w:eastAsia="en-GB"/>
        </w:rPr>
        <w:t xml:space="preserve"> </w:t>
      </w:r>
      <w:r>
        <w:rPr>
          <w:lang w:val="en-AU" w:eastAsia="en-GB"/>
        </w:rPr>
        <w:t>that</w:t>
      </w:r>
      <w:r w:rsidR="00D7726A">
        <w:rPr>
          <w:lang w:val="en-AU" w:eastAsia="en-GB"/>
        </w:rPr>
        <w:t xml:space="preserve"> has a </w:t>
      </w:r>
      <w:r>
        <w:rPr>
          <w:lang w:val="en-AU" w:eastAsia="en-GB"/>
        </w:rPr>
        <w:t xml:space="preserve">scheduled </w:t>
      </w:r>
      <w:r w:rsidR="00D7726A">
        <w:rPr>
          <w:lang w:val="en-AU" w:eastAsia="en-GB"/>
        </w:rPr>
        <w:t xml:space="preserve">load of zero </w:t>
      </w:r>
      <w:r>
        <w:rPr>
          <w:lang w:val="en-AU" w:eastAsia="en-GB"/>
        </w:rPr>
        <w:t xml:space="preserve">and is in the set of </w:t>
      </w:r>
      <w:proofErr w:type="spellStart"/>
      <w:r>
        <w:rPr>
          <w:lang w:val="en-AU" w:eastAsia="en-GB"/>
        </w:rPr>
        <w:t>DeadPnodes</w:t>
      </w:r>
      <w:proofErr w:type="spellEnd"/>
      <w:r>
        <w:rPr>
          <w:lang w:val="en-AU" w:eastAsia="en-GB"/>
        </w:rPr>
        <w:t xml:space="preserve"> is </w:t>
      </w:r>
      <w:r w:rsidR="00D7726A">
        <w:rPr>
          <w:lang w:val="en-AU" w:eastAsia="en-GB"/>
        </w:rPr>
        <w:t xml:space="preserve">added to the set of </w:t>
      </w:r>
      <w:proofErr w:type="spellStart"/>
      <w:r w:rsidR="00D7726A">
        <w:rPr>
          <w:lang w:val="en-AU" w:eastAsia="en-GB"/>
        </w:rPr>
        <w:t>DisconnectedPnodes</w:t>
      </w:r>
      <w:proofErr w:type="spellEnd"/>
      <w:r w:rsidR="00D7726A">
        <w:rPr>
          <w:lang w:val="en-AU" w:eastAsia="en-GB"/>
        </w:rPr>
        <w:t>.</w:t>
      </w:r>
    </w:p>
    <w:p w14:paraId="00F4A30F" w14:textId="4583CB6B" w:rsidR="00714039" w:rsidRPr="004D260D" w:rsidRDefault="00714039" w:rsidP="00714039">
      <w:pPr>
        <w:pStyle w:val="Heading2"/>
        <w:tabs>
          <w:tab w:val="clear" w:pos="1440"/>
        </w:tabs>
        <w:ind w:left="851" w:hanging="851"/>
        <w:jc w:val="left"/>
      </w:pPr>
      <w:bookmarkStart w:id="355" w:name="_Toc189139693"/>
      <w:r w:rsidRPr="00511198">
        <w:t>Reserve Prices</w:t>
      </w:r>
      <w:bookmarkEnd w:id="355"/>
    </w:p>
    <w:tbl>
      <w:tblPr>
        <w:tblStyle w:val="SOReportTable"/>
        <w:tblW w:w="8041" w:type="dxa"/>
        <w:tblLook w:val="04A0" w:firstRow="1" w:lastRow="0" w:firstColumn="1" w:lastColumn="0" w:noHBand="0" w:noVBand="1"/>
      </w:tblPr>
      <w:tblGrid>
        <w:gridCol w:w="1770"/>
        <w:gridCol w:w="6271"/>
      </w:tblGrid>
      <w:tr w:rsidR="00714039" w14:paraId="0A70F441" w14:textId="77777777" w:rsidTr="00D872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42030E5" w14:textId="77777777" w:rsidR="00714039" w:rsidRDefault="00714039" w:rsidP="00D872AD">
            <w:pPr>
              <w:pStyle w:val="BodyText"/>
              <w:ind w:left="0"/>
              <w:rPr>
                <w:lang w:eastAsia="en-GB"/>
              </w:rPr>
            </w:pPr>
            <w:r>
              <w:rPr>
                <w:lang w:eastAsia="en-GB"/>
              </w:rPr>
              <w:t>Item</w:t>
            </w:r>
          </w:p>
        </w:tc>
        <w:tc>
          <w:tcPr>
            <w:tcW w:w="6271" w:type="dxa"/>
          </w:tcPr>
          <w:p w14:paraId="22008EBF" w14:textId="77777777" w:rsidR="00714039" w:rsidRDefault="00714039" w:rsidP="00D872AD">
            <w:pPr>
              <w:pStyle w:val="BodyText"/>
              <w:ind w:left="0"/>
              <w:cnfStyle w:val="100000000000" w:firstRow="1" w:lastRow="0" w:firstColumn="0" w:lastColumn="0" w:oddVBand="0" w:evenVBand="0" w:oddHBand="0" w:evenHBand="0" w:firstRowFirstColumn="0" w:firstRowLastColumn="0" w:lastRowFirstColumn="0" w:lastRowLastColumn="0"/>
              <w:rPr>
                <w:lang w:eastAsia="en-GB"/>
              </w:rPr>
            </w:pPr>
            <w:r>
              <w:rPr>
                <w:lang w:eastAsia="en-GB"/>
              </w:rPr>
              <w:t>Description</w:t>
            </w:r>
          </w:p>
        </w:tc>
      </w:tr>
      <w:tr w:rsidR="00714039" w14:paraId="7FC50EBC" w14:textId="77777777" w:rsidTr="00D872AD">
        <w:tc>
          <w:tcPr>
            <w:cnfStyle w:val="001000000000" w:firstRow="0" w:lastRow="0" w:firstColumn="1" w:lastColumn="0" w:oddVBand="0" w:evenVBand="0" w:oddHBand="0" w:evenHBand="0" w:firstRowFirstColumn="0" w:firstRowLastColumn="0" w:lastRowFirstColumn="0" w:lastRowLastColumn="0"/>
            <w:tcW w:w="1770" w:type="dxa"/>
          </w:tcPr>
          <w:p w14:paraId="2A57244D" w14:textId="0A05704D" w:rsidR="00714039" w:rsidRDefault="00E01F15" w:rsidP="00D872AD">
            <w:pPr>
              <w:pStyle w:val="BodyText"/>
              <w:ind w:left="0"/>
              <w:rPr>
                <w:lang w:eastAsia="en-GB"/>
              </w:rPr>
            </w:pPr>
            <m:oMathPara>
              <m:oMath>
                <m:r>
                  <w:rPr>
                    <w:rFonts w:ascii="Cambria Math" w:hAnsi="Cambria Math"/>
                    <w:lang w:eastAsia="en-GB"/>
                  </w:rPr>
                  <m:t>ReservePric</m:t>
                </m:r>
                <m:sSub>
                  <m:sSubPr>
                    <m:ctrlPr>
                      <w:rPr>
                        <w:rFonts w:ascii="Cambria Math" w:hAnsi="Cambria Math"/>
                        <w:i/>
                        <w:lang w:eastAsia="en-GB"/>
                      </w:rPr>
                    </m:ctrlPr>
                  </m:sSubPr>
                  <m:e>
                    <m:r>
                      <w:rPr>
                        <w:rFonts w:ascii="Cambria Math" w:hAnsi="Cambria Math"/>
                        <w:lang w:eastAsia="en-GB"/>
                      </w:rPr>
                      <m:t>e</m:t>
                    </m:r>
                  </m:e>
                  <m:sub>
                    <m:r>
                      <w:rPr>
                        <w:rFonts w:ascii="Cambria Math" w:hAnsi="Cambria Math"/>
                        <w:lang w:eastAsia="en-GB"/>
                      </w:rPr>
                      <m:t>i,c</m:t>
                    </m:r>
                  </m:sub>
                </m:sSub>
                <m:r>
                  <w:rPr>
                    <w:rFonts w:ascii="Cambria Math" w:hAnsi="Cambria Math"/>
                    <w:lang w:eastAsia="en-GB"/>
                  </w:rPr>
                  <m:t xml:space="preserve"> </m:t>
                </m:r>
              </m:oMath>
            </m:oMathPara>
          </w:p>
        </w:tc>
        <w:tc>
          <w:tcPr>
            <w:tcW w:w="6271" w:type="dxa"/>
          </w:tcPr>
          <w:p w14:paraId="6C186AC6" w14:textId="097CD1A1" w:rsidR="00714039" w:rsidRDefault="00714039" w:rsidP="00D872AD">
            <w:pPr>
              <w:pStyle w:val="BodyText"/>
              <w:ind w:left="0"/>
              <w:cnfStyle w:val="000000000000" w:firstRow="0" w:lastRow="0" w:firstColumn="0" w:lastColumn="0" w:oddVBand="0" w:evenVBand="0" w:oddHBand="0" w:evenHBand="0" w:firstRowFirstColumn="0" w:firstRowLastColumn="0" w:lastRowFirstColumn="0" w:lastRowLastColumn="0"/>
            </w:pPr>
            <w:r w:rsidRPr="001A2A67">
              <w:t xml:space="preserve">The reserve price </w:t>
            </w:r>
            <w:r>
              <w:t xml:space="preserve">for island </w:t>
            </w:r>
            <w:r w:rsidRPr="000562B4">
              <w:rPr>
                <w:i/>
              </w:rPr>
              <w:t>i</w:t>
            </w:r>
            <w:r>
              <w:t xml:space="preserve"> </w:t>
            </w:r>
            <w:r w:rsidR="00E01F15">
              <w:t xml:space="preserve">and reserve class </w:t>
            </w:r>
            <w:r w:rsidR="00E01F15" w:rsidRPr="00A758A3">
              <w:rPr>
                <w:i/>
              </w:rPr>
              <w:t>c</w:t>
            </w:r>
            <w:r w:rsidR="00E01F15">
              <w:t xml:space="preserve"> </w:t>
            </w:r>
            <w:r>
              <w:t>is</w:t>
            </w:r>
            <w:r w:rsidRPr="001A2A67">
              <w:t xml:space="preserve"> the dual variable value (shadow price) of the </w:t>
            </w:r>
            <w:r w:rsidR="004444B2">
              <w:t>r</w:t>
            </w:r>
            <w:r>
              <w:t>eserve constraint</w:t>
            </w:r>
            <w:r w:rsidR="005D0937">
              <w:t xml:space="preserve"> </w:t>
            </w:r>
            <w:r w:rsidR="005D0937">
              <w:fldChar w:fldCharType="begin"/>
            </w:r>
            <w:r w:rsidR="005D0937">
              <w:instrText xml:space="preserve"> REF _Ref114050012 \r \h </w:instrText>
            </w:r>
            <w:r w:rsidR="005D0937">
              <w:fldChar w:fldCharType="separate"/>
            </w:r>
            <w:r w:rsidR="009476C2">
              <w:t>6.5.5.1</w:t>
            </w:r>
            <w:r w:rsidR="005D0937">
              <w:fldChar w:fldCharType="end"/>
            </w:r>
          </w:p>
        </w:tc>
      </w:tr>
    </w:tbl>
    <w:p w14:paraId="45D33636" w14:textId="015D0CF5" w:rsidR="00714039" w:rsidRPr="00511198" w:rsidRDefault="00714039" w:rsidP="00714039">
      <w:pPr>
        <w:pStyle w:val="Heading2"/>
        <w:tabs>
          <w:tab w:val="clear" w:pos="1440"/>
        </w:tabs>
        <w:ind w:left="851" w:hanging="851"/>
        <w:jc w:val="left"/>
      </w:pPr>
      <w:bookmarkStart w:id="356" w:name="_Toc189139694"/>
      <w:bookmarkStart w:id="357" w:name="_Hlk108608128"/>
      <w:r w:rsidRPr="00511198">
        <w:t>AC Node imbalance</w:t>
      </w:r>
      <w:bookmarkEnd w:id="356"/>
    </w:p>
    <w:bookmarkEnd w:id="357"/>
    <w:p w14:paraId="52D38F75" w14:textId="77777777" w:rsidR="00714039" w:rsidRDefault="00714039" w:rsidP="00714039">
      <w:pPr>
        <w:pStyle w:val="BodyText"/>
      </w:pPr>
      <w:r>
        <w:t>Post-processing assigns any deficit or surplus imbalance quantity from an AC Node to the Pnode or Pnodes that map to that AC Node. If there is more than one Pnode then the imbalance is distributed equally.</w:t>
      </w:r>
    </w:p>
    <w:p w14:paraId="19334D2E" w14:textId="576C4B7A" w:rsidR="00714039" w:rsidRDefault="00714039" w:rsidP="00714039">
      <w:pPr>
        <w:pStyle w:val="BodyText"/>
      </w:pPr>
      <w:r>
        <w:t xml:space="preserve">If two AC Nodes are connected by a zero-impedance AC Line (a.k.a. zero-impedance branch ZBR) then the imbalance due to the load at one AC Node can be covered by an imbalance quantity at another AC Node. For example, the situation shown in </w:t>
      </w:r>
      <w:r w:rsidR="00B508F5">
        <w:fldChar w:fldCharType="begin"/>
      </w:r>
      <w:r w:rsidR="00B508F5">
        <w:instrText xml:space="preserve"> REF _Ref108612882 \h </w:instrText>
      </w:r>
      <w:r w:rsidR="00B508F5">
        <w:fldChar w:fldCharType="separate"/>
      </w:r>
      <w:r w:rsidR="009476C2">
        <w:t xml:space="preserve">Figure </w:t>
      </w:r>
      <w:r w:rsidR="009476C2">
        <w:rPr>
          <w:noProof/>
        </w:rPr>
        <w:t>18</w:t>
      </w:r>
      <w:r w:rsidR="00B508F5">
        <w:fldChar w:fldCharType="end"/>
      </w:r>
      <w:r>
        <w:t xml:space="preserve"> can occur. In this example, binding lines have necessitated deficit quantities </w:t>
      </w:r>
      <w:proofErr w:type="gramStart"/>
      <w:r>
        <w:t>in order to</w:t>
      </w:r>
      <w:proofErr w:type="gramEnd"/>
      <w:r>
        <w:t xml:space="preserve"> meet the Required Load of Load A and Load D. </w:t>
      </w:r>
    </w:p>
    <w:p w14:paraId="75939D7C" w14:textId="77777777" w:rsidR="00942C41" w:rsidRDefault="00714039" w:rsidP="00942C41">
      <w:pPr>
        <w:pStyle w:val="BodyText"/>
      </w:pPr>
      <w:r>
        <w:t xml:space="preserve">The deficit at </w:t>
      </w:r>
      <w:r w:rsidR="00E36F9F">
        <w:t>ACNode</w:t>
      </w:r>
      <w:r>
        <w:t xml:space="preserve">1 </w:t>
      </w:r>
      <w:r w:rsidR="000C3DD2">
        <w:t>will</w:t>
      </w:r>
      <w:r>
        <w:t xml:space="preserve"> be correctly assigned to Pnode A </w:t>
      </w:r>
      <w:r w:rsidR="00942C41">
        <w:t>using</w:t>
      </w:r>
      <w:r>
        <w:t xml:space="preserve"> the Pnode-AC Node mapping</w:t>
      </w:r>
      <w:r w:rsidR="00942C41">
        <w:t xml:space="preserve"> that was calculated by pre-processing</w:t>
      </w:r>
      <w:r>
        <w:t xml:space="preserve">. </w:t>
      </w:r>
    </w:p>
    <w:p w14:paraId="602490BC" w14:textId="5BD03EF1" w:rsidR="00714039" w:rsidRDefault="00714039" w:rsidP="00942C41">
      <w:pPr>
        <w:pStyle w:val="BodyText"/>
      </w:pPr>
      <w:r>
        <w:t xml:space="preserve">However, </w:t>
      </w:r>
      <w:r w:rsidR="00942C41">
        <w:t>because a zero impedance AC Line</w:t>
      </w:r>
      <w:r>
        <w:t xml:space="preserve"> has </w:t>
      </w:r>
      <w:r w:rsidR="00942C41">
        <w:t xml:space="preserve">no losses, the </w:t>
      </w:r>
      <w:r>
        <w:t xml:space="preserve">Load D at </w:t>
      </w:r>
      <w:r w:rsidR="00E36F9F">
        <w:t>ACNode</w:t>
      </w:r>
      <w:r>
        <w:t xml:space="preserve">7 </w:t>
      </w:r>
      <w:r w:rsidR="00942C41">
        <w:t xml:space="preserve">can be (and has been) </w:t>
      </w:r>
      <w:r>
        <w:t xml:space="preserve">balanced by a deficit at </w:t>
      </w:r>
      <w:r w:rsidR="00E36F9F">
        <w:t>ACNode</w:t>
      </w:r>
      <w:r>
        <w:t xml:space="preserve">8. </w:t>
      </w:r>
      <w:r w:rsidR="00942C41">
        <w:t>T</w:t>
      </w:r>
      <w:r>
        <w:t xml:space="preserve">he deficit at </w:t>
      </w:r>
      <w:r w:rsidR="00E36F9F">
        <w:t>ACNode</w:t>
      </w:r>
      <w:r>
        <w:t>8 is assigned to Pnode D via an infeasibility mapping. The infeasibility mapping is created by post-processing as described in the following section.</w:t>
      </w:r>
    </w:p>
    <w:p w14:paraId="7EE48037" w14:textId="25C4D155" w:rsidR="00714039" w:rsidRDefault="000C3DD2" w:rsidP="00714039">
      <w:pPr>
        <w:pStyle w:val="BodyText"/>
        <w:ind w:left="0"/>
      </w:pPr>
      <w:r>
        <w:rPr>
          <w:noProof/>
        </w:rPr>
        <w:drawing>
          <wp:inline distT="0" distB="0" distL="0" distR="0" wp14:anchorId="0A9F617B" wp14:editId="23A85F6D">
            <wp:extent cx="5339989" cy="2486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1007" cy="2486499"/>
                    </a:xfrm>
                    <a:prstGeom prst="rect">
                      <a:avLst/>
                    </a:prstGeom>
                  </pic:spPr>
                </pic:pic>
              </a:graphicData>
            </a:graphic>
          </wp:inline>
        </w:drawing>
      </w:r>
    </w:p>
    <w:p w14:paraId="08FCA772" w14:textId="701287C7" w:rsidR="00A66F56" w:rsidRDefault="00A66F56" w:rsidP="00A66F56">
      <w:pPr>
        <w:pStyle w:val="Caption"/>
        <w:keepNext/>
        <w:jc w:val="both"/>
      </w:pPr>
      <w:bookmarkStart w:id="358" w:name="_Ref108612882"/>
      <w:r>
        <w:t xml:space="preserve">Figure </w:t>
      </w:r>
      <w:r>
        <w:fldChar w:fldCharType="begin"/>
      </w:r>
      <w:r>
        <w:instrText xml:space="preserve"> SEQ Figure \* ARABIC </w:instrText>
      </w:r>
      <w:r>
        <w:fldChar w:fldCharType="separate"/>
      </w:r>
      <w:r w:rsidR="009476C2">
        <w:rPr>
          <w:noProof/>
        </w:rPr>
        <w:t>18</w:t>
      </w:r>
      <w:r>
        <w:rPr>
          <w:noProof/>
        </w:rPr>
        <w:fldChar w:fldCharType="end"/>
      </w:r>
      <w:bookmarkEnd w:id="358"/>
      <w:r>
        <w:rPr>
          <w:noProof/>
        </w:rPr>
        <w:t xml:space="preserve"> : Assigning AC Node imbalance to Pnodes</w:t>
      </w:r>
    </w:p>
    <w:p w14:paraId="6AD6FA9D" w14:textId="77777777" w:rsidR="00714039" w:rsidRDefault="00714039" w:rsidP="00C46AB9">
      <w:pPr>
        <w:pStyle w:val="Heading3"/>
      </w:pPr>
      <w:bookmarkStart w:id="359" w:name="_Toc189139695"/>
      <w:r>
        <w:t>Infeasibility Mapping</w:t>
      </w:r>
      <w:bookmarkEnd w:id="359"/>
    </w:p>
    <w:p w14:paraId="545956C4" w14:textId="27F252EF" w:rsidR="00714039" w:rsidRDefault="00714039" w:rsidP="00714039">
      <w:pPr>
        <w:pStyle w:val="BodyText"/>
      </w:pPr>
      <w:proofErr w:type="gramStart"/>
      <w:r>
        <w:t>In order to</w:t>
      </w:r>
      <w:proofErr w:type="gramEnd"/>
      <w:r>
        <w:t xml:space="preserve"> ensure that infeasibility mappings are available if required to assign a deficit or surplus, if the result contains any imbalance quantities then a post-processing step is run to create infeasibility mappings between AC Nodes and Pnodes. The processing starts with "special" AC Nodes that have no associated Pnode, and "mapped" AC Nodes, that do have an associated Pnode, as shown in</w:t>
      </w:r>
      <w:r w:rsidR="00B508F5">
        <w:t xml:space="preserve"> </w:t>
      </w:r>
      <w:r w:rsidR="00B508F5">
        <w:fldChar w:fldCharType="begin"/>
      </w:r>
      <w:r w:rsidR="00B508F5">
        <w:instrText xml:space="preserve"> REF _Ref108612910 \h </w:instrText>
      </w:r>
      <w:r w:rsidR="00B508F5">
        <w:fldChar w:fldCharType="separate"/>
      </w:r>
      <w:r w:rsidR="009476C2">
        <w:t xml:space="preserve">Figure </w:t>
      </w:r>
      <w:r w:rsidR="009476C2">
        <w:rPr>
          <w:noProof/>
        </w:rPr>
        <w:t>19</w:t>
      </w:r>
      <w:r w:rsidR="00B508F5">
        <w:fldChar w:fldCharType="end"/>
      </w:r>
      <w:r>
        <w:t>.</w:t>
      </w:r>
    </w:p>
    <w:p w14:paraId="02626F41" w14:textId="2A8ED201" w:rsidR="00714039" w:rsidRDefault="00714039" w:rsidP="00714039">
      <w:pPr>
        <w:pStyle w:val="BodyText"/>
      </w:pPr>
      <w:r>
        <w:t xml:space="preserve">Where a special AC Node is connected to a mapped AC Node via a zero-impedance </w:t>
      </w:r>
      <w:r w:rsidR="00942C41">
        <w:t>AC Line</w:t>
      </w:r>
      <w:r>
        <w:t xml:space="preserve"> (ZBR), an infeasibility mapping is created between the special AC Node and the Pnode of the mapped AC Node. The special AC Nodes that have been successfully mapped become the mapped AC Nodes for the next step and the process repeats for up to a pre-defined number of steps. </w:t>
      </w:r>
    </w:p>
    <w:p w14:paraId="22A11EE3" w14:textId="0B268B53" w:rsidR="00714039" w:rsidRDefault="006A2694" w:rsidP="00714039">
      <w:pPr>
        <w:pStyle w:val="BodyText"/>
        <w:ind w:left="0" w:right="-23" w:firstLine="851"/>
      </w:pPr>
      <w:r>
        <w:rPr>
          <w:noProof/>
        </w:rPr>
        <w:drawing>
          <wp:inline distT="0" distB="0" distL="0" distR="0" wp14:anchorId="60BB9CDB" wp14:editId="22C78FF7">
            <wp:extent cx="3354495" cy="2181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6869" cy="2189271"/>
                    </a:xfrm>
                    <a:prstGeom prst="rect">
                      <a:avLst/>
                    </a:prstGeom>
                  </pic:spPr>
                </pic:pic>
              </a:graphicData>
            </a:graphic>
          </wp:inline>
        </w:drawing>
      </w:r>
    </w:p>
    <w:p w14:paraId="0F52F8F4" w14:textId="4DC3240E" w:rsidR="00241653" w:rsidRDefault="00241653" w:rsidP="00241653">
      <w:pPr>
        <w:pStyle w:val="Caption"/>
        <w:keepNext/>
        <w:jc w:val="both"/>
      </w:pPr>
      <w:bookmarkStart w:id="360" w:name="_Ref108612910"/>
      <w:r>
        <w:t xml:space="preserve">Figure </w:t>
      </w:r>
      <w:r>
        <w:fldChar w:fldCharType="begin"/>
      </w:r>
      <w:r>
        <w:instrText xml:space="preserve"> SEQ Figure \* ARABIC </w:instrText>
      </w:r>
      <w:r>
        <w:fldChar w:fldCharType="separate"/>
      </w:r>
      <w:r w:rsidR="009476C2">
        <w:rPr>
          <w:noProof/>
        </w:rPr>
        <w:t>19</w:t>
      </w:r>
      <w:r>
        <w:rPr>
          <w:noProof/>
        </w:rPr>
        <w:fldChar w:fldCharType="end"/>
      </w:r>
      <w:bookmarkEnd w:id="360"/>
      <w:r>
        <w:rPr>
          <w:noProof/>
        </w:rPr>
        <w:t xml:space="preserve"> : Example of creating infeasibility mappings (two steps shown)</w:t>
      </w:r>
    </w:p>
    <w:p w14:paraId="15383834" w14:textId="5C3DA108" w:rsidR="00D16895" w:rsidRDefault="00D16895" w:rsidP="00C46AB9">
      <w:pPr>
        <w:pStyle w:val="Heading3"/>
      </w:pPr>
      <w:bookmarkStart w:id="361" w:name="_Toc189139696"/>
      <w:r>
        <w:t xml:space="preserve">Imbalance at Dead </w:t>
      </w:r>
      <w:r w:rsidR="0096146C">
        <w:t xml:space="preserve">Electrical </w:t>
      </w:r>
      <w:r>
        <w:t>Island</w:t>
      </w:r>
      <w:bookmarkEnd w:id="361"/>
    </w:p>
    <w:p w14:paraId="5B320D9C" w14:textId="02F93134" w:rsidR="007C245A" w:rsidRPr="00522AA1" w:rsidRDefault="00D16895" w:rsidP="00802F5D">
      <w:pPr>
        <w:pStyle w:val="BodyText"/>
      </w:pPr>
      <w:r>
        <w:t xml:space="preserve">If </w:t>
      </w:r>
      <w:r w:rsidR="0096146C">
        <w:t xml:space="preserve">the Dead Electrical Island post-processing determines that </w:t>
      </w:r>
      <w:r>
        <w:t xml:space="preserve">an Electrical Island &gt; 2 is </w:t>
      </w:r>
      <w:r w:rsidR="0096146C">
        <w:t xml:space="preserve">a </w:t>
      </w:r>
      <w:r w:rsidR="00C11E82">
        <w:t xml:space="preserve">dead </w:t>
      </w:r>
      <w:r w:rsidR="0096146C">
        <w:t xml:space="preserve">Electrical Island </w:t>
      </w:r>
      <w:r>
        <w:t>then all imbalances in th</w:t>
      </w:r>
      <w:r w:rsidR="0096146C">
        <w:t>at</w:t>
      </w:r>
      <w:r>
        <w:t xml:space="preserve"> Electrical Island are set to zero, this is to account for any imbalances that may be present due to fixed losses.</w:t>
      </w:r>
    </w:p>
    <w:sectPr w:rsidR="007C245A" w:rsidRPr="00522AA1" w:rsidSect="00414CD1">
      <w:headerReference w:type="even" r:id="rId35"/>
      <w:headerReference w:type="default" r:id="rId36"/>
      <w:footerReference w:type="even" r:id="rId37"/>
      <w:footerReference w:type="default" r:id="rId38"/>
      <w:headerReference w:type="first" r:id="rId39"/>
      <w:footerReference w:type="first" r:id="rId40"/>
      <w:pgSz w:w="11907" w:h="16840" w:code="9"/>
      <w:pgMar w:top="1440" w:right="1417" w:bottom="993" w:left="1843" w:header="709" w:footer="357" w:gutter="0"/>
      <w:paperSrc w:first="1025" w:other="102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505A0F" w14:textId="77777777" w:rsidR="00EA7BDF" w:rsidRDefault="00EA7BDF">
      <w:r>
        <w:separator/>
      </w:r>
    </w:p>
  </w:endnote>
  <w:endnote w:type="continuationSeparator" w:id="0">
    <w:p w14:paraId="59F34B31" w14:textId="77777777" w:rsidR="00EA7BDF" w:rsidRDefault="00EA7BDF">
      <w:r>
        <w:continuationSeparator/>
      </w:r>
    </w:p>
  </w:endnote>
  <w:endnote w:type="continuationNotice" w:id="1">
    <w:p w14:paraId="1F12AC6E" w14:textId="77777777" w:rsidR="00EA7BDF" w:rsidRDefault="00EA7B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ngsana New">
    <w:panose1 w:val="02020603050405020304"/>
    <w:charset w:val="DE"/>
    <w:family w:val="roman"/>
    <w:pitch w:val="variable"/>
    <w:sig w:usb0="81000003" w:usb1="00000000" w:usb2="00000000" w:usb3="00000000" w:csb0="0001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F55BE" w14:textId="77777777" w:rsidR="00C7331A" w:rsidRDefault="00C733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E13BB" w14:textId="77777777" w:rsidR="00D872AD" w:rsidRDefault="00D872AD" w:rsidP="00B06460">
    <w:pPr>
      <w:pStyle w:val="Footer"/>
      <w:tabs>
        <w:tab w:val="clear" w:pos="4153"/>
        <w:tab w:val="clear" w:pos="8306"/>
      </w:tabs>
      <w:ind w:right="-117"/>
    </w:pPr>
    <w:r>
      <w:rPr>
        <w:noProof/>
        <w:lang w:eastAsia="en-NZ"/>
      </w:rPr>
      <w:drawing>
        <wp:inline distT="0" distB="0" distL="0" distR="0" wp14:anchorId="73C6DDA0" wp14:editId="2F3145A7">
          <wp:extent cx="5553075" cy="304800"/>
          <wp:effectExtent l="19050" t="0" r="9525" b="0"/>
          <wp:docPr id="548667442" name="Picture 548667442" descr="Report Swish  A4 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rt Swish  A4 portrait"/>
                  <pic:cNvPicPr>
                    <a:picLocks noChangeAspect="1" noChangeArrowheads="1"/>
                  </pic:cNvPicPr>
                </pic:nvPicPr>
                <pic:blipFill>
                  <a:blip r:embed="rId1"/>
                  <a:srcRect/>
                  <a:stretch>
                    <a:fillRect/>
                  </a:stretch>
                </pic:blipFill>
                <pic:spPr bwMode="auto">
                  <a:xfrm>
                    <a:off x="0" y="0"/>
                    <a:ext cx="5553075" cy="304800"/>
                  </a:xfrm>
                  <a:prstGeom prst="rect">
                    <a:avLst/>
                  </a:prstGeom>
                  <a:noFill/>
                  <a:ln w="9525">
                    <a:noFill/>
                    <a:miter lim="800000"/>
                    <a:headEnd/>
                    <a:tailEnd/>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02385B" w14:textId="77777777" w:rsidR="00C7331A" w:rsidRDefault="00C733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152713" w14:textId="77777777" w:rsidR="00EA7BDF" w:rsidRDefault="00EA7BDF">
      <w:r>
        <w:separator/>
      </w:r>
    </w:p>
  </w:footnote>
  <w:footnote w:type="continuationSeparator" w:id="0">
    <w:p w14:paraId="1155F541" w14:textId="77777777" w:rsidR="00EA7BDF" w:rsidRDefault="00EA7BDF">
      <w:r>
        <w:continuationSeparator/>
      </w:r>
    </w:p>
  </w:footnote>
  <w:footnote w:type="continuationNotice" w:id="1">
    <w:p w14:paraId="6F56DE3B" w14:textId="77777777" w:rsidR="00EA7BDF" w:rsidRDefault="00EA7B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BA444" w14:textId="77777777" w:rsidR="00C7331A" w:rsidRDefault="00C733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088190" w14:textId="77777777" w:rsidR="00D872AD" w:rsidRDefault="00D872AD" w:rsidP="006B212D">
    <w:pPr>
      <w:pStyle w:val="Footer"/>
      <w:tabs>
        <w:tab w:val="clear" w:pos="4153"/>
        <w:tab w:val="clear" w:pos="8306"/>
        <w:tab w:val="right" w:pos="8760"/>
      </w:tabs>
      <w:jc w:val="right"/>
      <w:rPr>
        <w:sz w:val="18"/>
        <w:szCs w:val="18"/>
      </w:rPr>
    </w:pPr>
  </w:p>
  <w:p w14:paraId="045F69A7" w14:textId="460E89BF" w:rsidR="00D872AD" w:rsidRDefault="00EA7BDF" w:rsidP="00C602A1">
    <w:pPr>
      <w:pStyle w:val="Footer"/>
      <w:tabs>
        <w:tab w:val="clear" w:pos="4153"/>
        <w:tab w:val="clear" w:pos="8306"/>
        <w:tab w:val="right" w:pos="8760"/>
      </w:tabs>
      <w:rPr>
        <w:snapToGrid w:val="0"/>
        <w:sz w:val="18"/>
        <w:szCs w:val="18"/>
        <w:lang w:eastAsia="en-US"/>
      </w:rPr>
    </w:pPr>
    <w:sdt>
      <w:sdtPr>
        <w:rPr>
          <w:sz w:val="18"/>
          <w:szCs w:val="18"/>
        </w:rPr>
        <w:alias w:val="Title"/>
        <w:id w:val="175870954"/>
        <w:dataBinding w:prefixMappings="xmlns:ns0='http://purl.org/dc/elements/1.1/' xmlns:ns1='http://schemas.openxmlformats.org/package/2006/metadata/core-properties' " w:xpath="/ns1:coreProperties[1]/ns0:title[1]" w:storeItemID="{6C3C8BC8-F283-45AE-878A-BAB7291924A1}"/>
        <w:text/>
      </w:sdtPr>
      <w:sdtEndPr/>
      <w:sdtContent>
        <w:r w:rsidR="0058452B">
          <w:rPr>
            <w:sz w:val="18"/>
            <w:szCs w:val="18"/>
          </w:rPr>
          <w:t>SPD_Model_Formulation_v15.0</w:t>
        </w:r>
      </w:sdtContent>
    </w:sdt>
    <w:r w:rsidR="00D872AD" w:rsidRPr="006370AB">
      <w:rPr>
        <w:sz w:val="18"/>
        <w:szCs w:val="18"/>
      </w:rPr>
      <w:t xml:space="preserve">: </w:t>
    </w:r>
    <w:sdt>
      <w:sdtPr>
        <w:rPr>
          <w:sz w:val="18"/>
          <w:szCs w:val="18"/>
        </w:rPr>
        <w:alias w:val="Subject"/>
        <w:id w:val="175870955"/>
        <w:dataBinding w:prefixMappings="xmlns:ns0='http://purl.org/dc/elements/1.1/' xmlns:ns1='http://schemas.openxmlformats.org/package/2006/metadata/core-properties' " w:xpath="/ns1:coreProperties[1]/ns0:subject[1]" w:storeItemID="{6C3C8BC8-F283-45AE-878A-BAB7291924A1}"/>
        <w:text/>
      </w:sdtPr>
      <w:sdtEndPr/>
      <w:sdtContent>
        <w:r w:rsidR="0058452B">
          <w:rPr>
            <w:sz w:val="18"/>
            <w:szCs w:val="18"/>
          </w:rPr>
          <w:t>Model Formulation Version 15.0</w:t>
        </w:r>
      </w:sdtContent>
    </w:sdt>
    <w:r w:rsidR="00D872AD" w:rsidRPr="00592157">
      <w:rPr>
        <w:sz w:val="18"/>
        <w:szCs w:val="18"/>
      </w:rPr>
      <w:tab/>
    </w:r>
    <w:r w:rsidR="00D872AD" w:rsidRPr="00592157">
      <w:rPr>
        <w:snapToGrid w:val="0"/>
        <w:sz w:val="18"/>
        <w:szCs w:val="18"/>
        <w:lang w:eastAsia="en-US"/>
      </w:rPr>
      <w:t xml:space="preserve">Page </w:t>
    </w:r>
    <w:r w:rsidR="00D872AD" w:rsidRPr="00592157">
      <w:rPr>
        <w:snapToGrid w:val="0"/>
        <w:sz w:val="18"/>
        <w:szCs w:val="18"/>
        <w:lang w:eastAsia="en-US"/>
      </w:rPr>
      <w:fldChar w:fldCharType="begin"/>
    </w:r>
    <w:r w:rsidR="00D872AD" w:rsidRPr="00592157">
      <w:rPr>
        <w:snapToGrid w:val="0"/>
        <w:sz w:val="18"/>
        <w:szCs w:val="18"/>
        <w:lang w:eastAsia="en-US"/>
      </w:rPr>
      <w:instrText xml:space="preserve"> PAGE </w:instrText>
    </w:r>
    <w:r w:rsidR="00D872AD" w:rsidRPr="00592157">
      <w:rPr>
        <w:snapToGrid w:val="0"/>
        <w:sz w:val="18"/>
        <w:szCs w:val="18"/>
        <w:lang w:eastAsia="en-US"/>
      </w:rPr>
      <w:fldChar w:fldCharType="separate"/>
    </w:r>
    <w:r w:rsidR="00D872AD">
      <w:rPr>
        <w:noProof/>
        <w:snapToGrid w:val="0"/>
        <w:sz w:val="18"/>
        <w:szCs w:val="18"/>
        <w:lang w:eastAsia="en-US"/>
      </w:rPr>
      <w:t>14</w:t>
    </w:r>
    <w:r w:rsidR="00D872AD" w:rsidRPr="00592157">
      <w:rPr>
        <w:snapToGrid w:val="0"/>
        <w:sz w:val="18"/>
        <w:szCs w:val="18"/>
        <w:lang w:eastAsia="en-US"/>
      </w:rPr>
      <w:fldChar w:fldCharType="end"/>
    </w:r>
    <w:r w:rsidR="00D872AD" w:rsidRPr="00592157">
      <w:rPr>
        <w:snapToGrid w:val="0"/>
        <w:sz w:val="18"/>
        <w:szCs w:val="18"/>
        <w:lang w:eastAsia="en-US"/>
      </w:rPr>
      <w:t xml:space="preserve"> of </w:t>
    </w:r>
    <w:r w:rsidR="00D872AD" w:rsidRPr="00592157">
      <w:rPr>
        <w:snapToGrid w:val="0"/>
        <w:sz w:val="18"/>
        <w:szCs w:val="18"/>
        <w:lang w:eastAsia="en-US"/>
      </w:rPr>
      <w:fldChar w:fldCharType="begin"/>
    </w:r>
    <w:r w:rsidR="00D872AD" w:rsidRPr="00592157">
      <w:rPr>
        <w:snapToGrid w:val="0"/>
        <w:sz w:val="18"/>
        <w:szCs w:val="18"/>
        <w:lang w:eastAsia="en-US"/>
      </w:rPr>
      <w:instrText xml:space="preserve"> NUMPAGES </w:instrText>
    </w:r>
    <w:r w:rsidR="00D872AD" w:rsidRPr="00592157">
      <w:rPr>
        <w:snapToGrid w:val="0"/>
        <w:sz w:val="18"/>
        <w:szCs w:val="18"/>
        <w:lang w:eastAsia="en-US"/>
      </w:rPr>
      <w:fldChar w:fldCharType="separate"/>
    </w:r>
    <w:r w:rsidR="00D872AD">
      <w:rPr>
        <w:noProof/>
        <w:snapToGrid w:val="0"/>
        <w:sz w:val="18"/>
        <w:szCs w:val="18"/>
        <w:lang w:eastAsia="en-US"/>
      </w:rPr>
      <w:t>43</w:t>
    </w:r>
    <w:r w:rsidR="00D872AD" w:rsidRPr="00592157">
      <w:rPr>
        <w:snapToGrid w:val="0"/>
        <w:sz w:val="18"/>
        <w:szCs w:val="18"/>
        <w:lang w:eastAsia="en-US"/>
      </w:rPr>
      <w:fldChar w:fldCharType="end"/>
    </w:r>
  </w:p>
  <w:p w14:paraId="5B64D45A" w14:textId="77777777" w:rsidR="00D872AD" w:rsidRDefault="00D872AD" w:rsidP="006B212D">
    <w:pPr>
      <w:pStyle w:val="Footer"/>
      <w:pBdr>
        <w:top w:val="single" w:sz="4" w:space="1" w:color="auto"/>
      </w:pBdr>
      <w:tabs>
        <w:tab w:val="clear" w:pos="4153"/>
        <w:tab w:val="clear" w:pos="8306"/>
        <w:tab w:val="right" w:pos="8760"/>
      </w:tabs>
      <w:rPr>
        <w:snapToGrid w:val="0"/>
        <w:sz w:val="18"/>
        <w:szCs w:val="18"/>
        <w:lang w:eastAsia="en-US"/>
      </w:rPr>
    </w:pPr>
  </w:p>
  <w:p w14:paraId="463372BC" w14:textId="77777777" w:rsidR="00D872AD" w:rsidRDefault="00D872AD" w:rsidP="0020536C">
    <w:pPr>
      <w:pStyle w:val="Footer"/>
      <w:pBdr>
        <w:top w:val="single" w:sz="4" w:space="1" w:color="auto"/>
      </w:pBdr>
      <w:tabs>
        <w:tab w:val="clear" w:pos="4153"/>
        <w:tab w:val="clear" w:pos="8306"/>
        <w:tab w:val="right" w:pos="8760"/>
      </w:tabs>
      <w:rPr>
        <w:snapToGrid w:val="0"/>
        <w:sz w:val="18"/>
        <w:szCs w:val="18"/>
        <w:lang w:eastAsia="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BBD4F" w14:textId="77777777" w:rsidR="00C7331A" w:rsidRDefault="00C733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F84BE7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95C1B2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168E13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BFEF62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DCADBE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BAC4A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3A4846"/>
    <w:lvl w:ilvl="0">
      <w:start w:val="1"/>
      <w:numFmt w:val="bullet"/>
      <w:pStyle w:val="ListBullet3"/>
      <w:lvlText w:val=""/>
      <w:lvlJc w:val="left"/>
      <w:pPr>
        <w:tabs>
          <w:tab w:val="num" w:pos="926"/>
        </w:tabs>
        <w:ind w:left="926" w:hanging="360"/>
      </w:pPr>
      <w:rPr>
        <w:rFonts w:ascii="Wingdings" w:hAnsi="Wingdings" w:hint="default"/>
      </w:rPr>
    </w:lvl>
  </w:abstractNum>
  <w:abstractNum w:abstractNumId="7" w15:restartNumberingAfterBreak="0">
    <w:nsid w:val="FFFFFF88"/>
    <w:multiLevelType w:val="singleLevel"/>
    <w:tmpl w:val="8CF4E494"/>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39F61E04"/>
    <w:lvl w:ilvl="0">
      <w:start w:val="1"/>
      <w:numFmt w:val="bullet"/>
      <w:pStyle w:val="ListBullet"/>
      <w:lvlText w:val=""/>
      <w:lvlJc w:val="left"/>
      <w:pPr>
        <w:tabs>
          <w:tab w:val="num" w:pos="600"/>
        </w:tabs>
        <w:ind w:left="600" w:hanging="360"/>
      </w:pPr>
      <w:rPr>
        <w:rFonts w:ascii="Wingdings" w:hAnsi="Wingdings" w:hint="default"/>
      </w:rPr>
    </w:lvl>
  </w:abstractNum>
  <w:abstractNum w:abstractNumId="9" w15:restartNumberingAfterBreak="0">
    <w:nsid w:val="04351771"/>
    <w:multiLevelType w:val="multilevel"/>
    <w:tmpl w:val="AFB07FE6"/>
    <w:styleLink w:val="Indent1"/>
    <w:lvl w:ilvl="0">
      <w:start w:val="1"/>
      <w:numFmt w:val="decimal"/>
      <w:lvlText w:val="%1."/>
      <w:lvlJc w:val="left"/>
      <w:pPr>
        <w:tabs>
          <w:tab w:val="num" w:pos="774"/>
        </w:tabs>
        <w:ind w:left="774" w:hanging="567"/>
      </w:pPr>
      <w:rPr>
        <w:rFonts w:hint="default"/>
        <w:sz w:val="24"/>
        <w:szCs w:val="24"/>
      </w:rPr>
    </w:lvl>
    <w:lvl w:ilvl="1">
      <w:start w:val="1"/>
      <w:numFmt w:val="lowerLetter"/>
      <w:lvlText w:val="%2."/>
      <w:lvlJc w:val="left"/>
      <w:pPr>
        <w:tabs>
          <w:tab w:val="num" w:pos="1341"/>
        </w:tabs>
        <w:ind w:left="1341" w:hanging="567"/>
      </w:pPr>
      <w:rPr>
        <w:rFonts w:hint="default"/>
      </w:rPr>
    </w:lvl>
    <w:lvl w:ilvl="2">
      <w:start w:val="1"/>
      <w:numFmt w:val="lowerRoman"/>
      <w:lvlText w:val="%3."/>
      <w:lvlJc w:val="right"/>
      <w:pPr>
        <w:tabs>
          <w:tab w:val="num" w:pos="1644"/>
        </w:tabs>
        <w:ind w:left="1644" w:hanging="226"/>
      </w:pPr>
      <w:rPr>
        <w:rFonts w:hint="default"/>
      </w:rPr>
    </w:lvl>
    <w:lvl w:ilvl="3">
      <w:start w:val="1"/>
      <w:numFmt w:val="decimal"/>
      <w:lvlText w:val="%4."/>
      <w:lvlJc w:val="left"/>
      <w:pPr>
        <w:tabs>
          <w:tab w:val="num" w:pos="2993"/>
        </w:tabs>
        <w:ind w:left="2993" w:hanging="360"/>
      </w:pPr>
      <w:rPr>
        <w:rFonts w:hint="default"/>
      </w:rPr>
    </w:lvl>
    <w:lvl w:ilvl="4">
      <w:start w:val="1"/>
      <w:numFmt w:val="lowerLetter"/>
      <w:lvlText w:val="%5."/>
      <w:lvlJc w:val="left"/>
      <w:pPr>
        <w:tabs>
          <w:tab w:val="num" w:pos="3713"/>
        </w:tabs>
        <w:ind w:left="3713" w:hanging="360"/>
      </w:pPr>
      <w:rPr>
        <w:rFonts w:hint="default"/>
      </w:rPr>
    </w:lvl>
    <w:lvl w:ilvl="5">
      <w:start w:val="1"/>
      <w:numFmt w:val="lowerRoman"/>
      <w:lvlText w:val="%6."/>
      <w:lvlJc w:val="right"/>
      <w:pPr>
        <w:tabs>
          <w:tab w:val="num" w:pos="4433"/>
        </w:tabs>
        <w:ind w:left="4433" w:hanging="180"/>
      </w:pPr>
      <w:rPr>
        <w:rFonts w:hint="default"/>
      </w:rPr>
    </w:lvl>
    <w:lvl w:ilvl="6">
      <w:start w:val="1"/>
      <w:numFmt w:val="decimal"/>
      <w:lvlText w:val="%7."/>
      <w:lvlJc w:val="left"/>
      <w:pPr>
        <w:tabs>
          <w:tab w:val="num" w:pos="5153"/>
        </w:tabs>
        <w:ind w:left="5153" w:hanging="360"/>
      </w:pPr>
      <w:rPr>
        <w:rFonts w:hint="default"/>
      </w:rPr>
    </w:lvl>
    <w:lvl w:ilvl="7">
      <w:start w:val="1"/>
      <w:numFmt w:val="lowerLetter"/>
      <w:lvlText w:val="%8."/>
      <w:lvlJc w:val="left"/>
      <w:pPr>
        <w:tabs>
          <w:tab w:val="num" w:pos="5873"/>
        </w:tabs>
        <w:ind w:left="5873" w:hanging="360"/>
      </w:pPr>
      <w:rPr>
        <w:rFonts w:hint="default"/>
      </w:rPr>
    </w:lvl>
    <w:lvl w:ilvl="8">
      <w:start w:val="1"/>
      <w:numFmt w:val="lowerRoman"/>
      <w:lvlText w:val="%9."/>
      <w:lvlJc w:val="right"/>
      <w:pPr>
        <w:tabs>
          <w:tab w:val="num" w:pos="6593"/>
        </w:tabs>
        <w:ind w:left="6593" w:hanging="180"/>
      </w:pPr>
      <w:rPr>
        <w:rFonts w:hint="default"/>
      </w:rPr>
    </w:lvl>
  </w:abstractNum>
  <w:abstractNum w:abstractNumId="10" w15:restartNumberingAfterBreak="0">
    <w:nsid w:val="0FF85B1E"/>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1082394"/>
    <w:multiLevelType w:val="hybridMultilevel"/>
    <w:tmpl w:val="3698D4F0"/>
    <w:lvl w:ilvl="0" w:tplc="9E3E4B18">
      <w:start w:val="1"/>
      <w:numFmt w:val="bullet"/>
      <w:lvlText w:val=" "/>
      <w:lvlJc w:val="left"/>
      <w:pPr>
        <w:ind w:left="1571" w:hanging="360"/>
      </w:pPr>
      <w:rPr>
        <w:rFonts w:ascii="Cambria Math" w:hAnsi="Cambria Math" w:hint="default"/>
      </w:rPr>
    </w:lvl>
    <w:lvl w:ilvl="1" w:tplc="14090003" w:tentative="1">
      <w:start w:val="1"/>
      <w:numFmt w:val="bullet"/>
      <w:lvlText w:val="o"/>
      <w:lvlJc w:val="left"/>
      <w:pPr>
        <w:ind w:left="2291" w:hanging="360"/>
      </w:pPr>
      <w:rPr>
        <w:rFonts w:ascii="Courier New" w:hAnsi="Courier New" w:cs="Courier New" w:hint="default"/>
      </w:rPr>
    </w:lvl>
    <w:lvl w:ilvl="2" w:tplc="14090005" w:tentative="1">
      <w:start w:val="1"/>
      <w:numFmt w:val="bullet"/>
      <w:lvlText w:val=""/>
      <w:lvlJc w:val="left"/>
      <w:pPr>
        <w:ind w:left="3011" w:hanging="360"/>
      </w:pPr>
      <w:rPr>
        <w:rFonts w:ascii="Wingdings" w:hAnsi="Wingdings" w:hint="default"/>
      </w:rPr>
    </w:lvl>
    <w:lvl w:ilvl="3" w:tplc="14090001" w:tentative="1">
      <w:start w:val="1"/>
      <w:numFmt w:val="bullet"/>
      <w:lvlText w:val=""/>
      <w:lvlJc w:val="left"/>
      <w:pPr>
        <w:ind w:left="3731" w:hanging="360"/>
      </w:pPr>
      <w:rPr>
        <w:rFonts w:ascii="Symbol" w:hAnsi="Symbol" w:hint="default"/>
      </w:rPr>
    </w:lvl>
    <w:lvl w:ilvl="4" w:tplc="14090003" w:tentative="1">
      <w:start w:val="1"/>
      <w:numFmt w:val="bullet"/>
      <w:lvlText w:val="o"/>
      <w:lvlJc w:val="left"/>
      <w:pPr>
        <w:ind w:left="4451" w:hanging="360"/>
      </w:pPr>
      <w:rPr>
        <w:rFonts w:ascii="Courier New" w:hAnsi="Courier New" w:cs="Courier New" w:hint="default"/>
      </w:rPr>
    </w:lvl>
    <w:lvl w:ilvl="5" w:tplc="14090005" w:tentative="1">
      <w:start w:val="1"/>
      <w:numFmt w:val="bullet"/>
      <w:lvlText w:val=""/>
      <w:lvlJc w:val="left"/>
      <w:pPr>
        <w:ind w:left="5171" w:hanging="360"/>
      </w:pPr>
      <w:rPr>
        <w:rFonts w:ascii="Wingdings" w:hAnsi="Wingdings" w:hint="default"/>
      </w:rPr>
    </w:lvl>
    <w:lvl w:ilvl="6" w:tplc="14090001" w:tentative="1">
      <w:start w:val="1"/>
      <w:numFmt w:val="bullet"/>
      <w:lvlText w:val=""/>
      <w:lvlJc w:val="left"/>
      <w:pPr>
        <w:ind w:left="5891" w:hanging="360"/>
      </w:pPr>
      <w:rPr>
        <w:rFonts w:ascii="Symbol" w:hAnsi="Symbol" w:hint="default"/>
      </w:rPr>
    </w:lvl>
    <w:lvl w:ilvl="7" w:tplc="14090003" w:tentative="1">
      <w:start w:val="1"/>
      <w:numFmt w:val="bullet"/>
      <w:lvlText w:val="o"/>
      <w:lvlJc w:val="left"/>
      <w:pPr>
        <w:ind w:left="6611" w:hanging="360"/>
      </w:pPr>
      <w:rPr>
        <w:rFonts w:ascii="Courier New" w:hAnsi="Courier New" w:cs="Courier New" w:hint="default"/>
      </w:rPr>
    </w:lvl>
    <w:lvl w:ilvl="8" w:tplc="14090005" w:tentative="1">
      <w:start w:val="1"/>
      <w:numFmt w:val="bullet"/>
      <w:lvlText w:val=""/>
      <w:lvlJc w:val="left"/>
      <w:pPr>
        <w:ind w:left="7331" w:hanging="360"/>
      </w:pPr>
      <w:rPr>
        <w:rFonts w:ascii="Wingdings" w:hAnsi="Wingdings" w:hint="default"/>
      </w:rPr>
    </w:lvl>
  </w:abstractNum>
  <w:abstractNum w:abstractNumId="12" w15:restartNumberingAfterBreak="0">
    <w:nsid w:val="15482596"/>
    <w:multiLevelType w:val="multilevel"/>
    <w:tmpl w:val="717C3E6E"/>
    <w:lvl w:ilvl="0">
      <w:start w:val="1"/>
      <w:numFmt w:val="decimal"/>
      <w:pStyle w:val="Heading1"/>
      <w:lvlText w:val="%1"/>
      <w:lvlJc w:val="left"/>
      <w:pPr>
        <w:tabs>
          <w:tab w:val="num" w:pos="720"/>
        </w:tabs>
        <w:ind w:left="360" w:hanging="360"/>
      </w:pPr>
      <w:rPr>
        <w:rFonts w:hint="default"/>
      </w:rPr>
    </w:lvl>
    <w:lvl w:ilvl="1">
      <w:start w:val="1"/>
      <w:numFmt w:val="decimal"/>
      <w:pStyle w:val="Heading2"/>
      <w:lvlText w:val="%1.%2"/>
      <w:lvlJc w:val="left"/>
      <w:pPr>
        <w:tabs>
          <w:tab w:val="num" w:pos="1440"/>
        </w:tabs>
        <w:ind w:left="792" w:hanging="432"/>
      </w:pPr>
      <w:rPr>
        <w:rFonts w:hint="default"/>
      </w:rPr>
    </w:lvl>
    <w:lvl w:ilvl="2">
      <w:start w:val="1"/>
      <w:numFmt w:val="decimal"/>
      <w:pStyle w:val="Heading3"/>
      <w:lvlText w:val="%1.%2.%3"/>
      <w:lvlJc w:val="left"/>
      <w:pPr>
        <w:tabs>
          <w:tab w:val="num" w:pos="1440"/>
        </w:tabs>
        <w:ind w:left="504" w:hanging="504"/>
      </w:pPr>
      <w:rPr>
        <w:rFonts w:cs="Times New Roman"/>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pStyle w:val="Heading5"/>
      <w:lvlText w:val="%1.%2.%3.%4."/>
      <w:lvlJc w:val="left"/>
      <w:pPr>
        <w:tabs>
          <w:tab w:val="num" w:pos="2880"/>
        </w:tabs>
        <w:ind w:left="1728" w:hanging="648"/>
      </w:pPr>
      <w:rPr>
        <w:rFonts w:asciiTheme="majorHAnsi" w:hAnsiTheme="majorHAnsi" w:cstheme="majorHAnsi" w:hint="default"/>
        <w:i w:val="0"/>
        <w:iCs/>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3" w15:restartNumberingAfterBreak="0">
    <w:nsid w:val="183B3B45"/>
    <w:multiLevelType w:val="hybridMultilevel"/>
    <w:tmpl w:val="145A3CE4"/>
    <w:lvl w:ilvl="0" w:tplc="29D66536">
      <w:start w:val="1"/>
      <w:numFmt w:val="decimal"/>
      <w:pStyle w:val="Appendix"/>
      <w:lvlText w:val="Appendix %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1C5E7A4B"/>
    <w:multiLevelType w:val="hybridMultilevel"/>
    <w:tmpl w:val="727EC78E"/>
    <w:lvl w:ilvl="0" w:tplc="FFFFFFFF">
      <w:start w:val="1"/>
      <w:numFmt w:val="lowerRoman"/>
      <w:lvlText w:val="%1)"/>
      <w:lvlJc w:val="left"/>
      <w:pPr>
        <w:ind w:left="1996" w:hanging="720"/>
      </w:pPr>
      <w:rPr>
        <w:rFonts w:hint="default"/>
      </w:rPr>
    </w:lvl>
    <w:lvl w:ilvl="1" w:tplc="FFFFFFFF" w:tentative="1">
      <w:start w:val="1"/>
      <w:numFmt w:val="lowerLetter"/>
      <w:lvlText w:val="%2."/>
      <w:lvlJc w:val="left"/>
      <w:pPr>
        <w:ind w:left="2356" w:hanging="360"/>
      </w:pPr>
    </w:lvl>
    <w:lvl w:ilvl="2" w:tplc="FFFFFFFF" w:tentative="1">
      <w:start w:val="1"/>
      <w:numFmt w:val="lowerRoman"/>
      <w:lvlText w:val="%3."/>
      <w:lvlJc w:val="right"/>
      <w:pPr>
        <w:ind w:left="3076" w:hanging="180"/>
      </w:pPr>
    </w:lvl>
    <w:lvl w:ilvl="3" w:tplc="FFFFFFFF" w:tentative="1">
      <w:start w:val="1"/>
      <w:numFmt w:val="decimal"/>
      <w:lvlText w:val="%4."/>
      <w:lvlJc w:val="left"/>
      <w:pPr>
        <w:ind w:left="3796" w:hanging="360"/>
      </w:pPr>
    </w:lvl>
    <w:lvl w:ilvl="4" w:tplc="FFFFFFFF" w:tentative="1">
      <w:start w:val="1"/>
      <w:numFmt w:val="lowerLetter"/>
      <w:lvlText w:val="%5."/>
      <w:lvlJc w:val="left"/>
      <w:pPr>
        <w:ind w:left="4516" w:hanging="360"/>
      </w:pPr>
    </w:lvl>
    <w:lvl w:ilvl="5" w:tplc="FFFFFFFF" w:tentative="1">
      <w:start w:val="1"/>
      <w:numFmt w:val="lowerRoman"/>
      <w:lvlText w:val="%6."/>
      <w:lvlJc w:val="right"/>
      <w:pPr>
        <w:ind w:left="5236" w:hanging="180"/>
      </w:pPr>
    </w:lvl>
    <w:lvl w:ilvl="6" w:tplc="FFFFFFFF" w:tentative="1">
      <w:start w:val="1"/>
      <w:numFmt w:val="decimal"/>
      <w:lvlText w:val="%7."/>
      <w:lvlJc w:val="left"/>
      <w:pPr>
        <w:ind w:left="5956" w:hanging="360"/>
      </w:pPr>
    </w:lvl>
    <w:lvl w:ilvl="7" w:tplc="FFFFFFFF" w:tentative="1">
      <w:start w:val="1"/>
      <w:numFmt w:val="lowerLetter"/>
      <w:lvlText w:val="%8."/>
      <w:lvlJc w:val="left"/>
      <w:pPr>
        <w:ind w:left="6676" w:hanging="360"/>
      </w:pPr>
    </w:lvl>
    <w:lvl w:ilvl="8" w:tplc="FFFFFFFF" w:tentative="1">
      <w:start w:val="1"/>
      <w:numFmt w:val="lowerRoman"/>
      <w:lvlText w:val="%9."/>
      <w:lvlJc w:val="right"/>
      <w:pPr>
        <w:ind w:left="7396" w:hanging="180"/>
      </w:pPr>
    </w:lvl>
  </w:abstractNum>
  <w:abstractNum w:abstractNumId="15" w15:restartNumberingAfterBreak="0">
    <w:nsid w:val="1ECD66C0"/>
    <w:multiLevelType w:val="hybridMultilevel"/>
    <w:tmpl w:val="845AEAF0"/>
    <w:lvl w:ilvl="0" w:tplc="14090017">
      <w:start w:val="1"/>
      <w:numFmt w:val="lowerLetter"/>
      <w:lvlText w:val="%1)"/>
      <w:lvlJc w:val="left"/>
      <w:pPr>
        <w:ind w:left="1080" w:hanging="360"/>
      </w:p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6" w15:restartNumberingAfterBreak="0">
    <w:nsid w:val="26AD6CDD"/>
    <w:multiLevelType w:val="hybridMultilevel"/>
    <w:tmpl w:val="44D051A4"/>
    <w:lvl w:ilvl="0" w:tplc="9E3E4B18">
      <w:start w:val="1"/>
      <w:numFmt w:val="bullet"/>
      <w:pStyle w:val="eqn-bullet"/>
      <w:lvlText w:val=" "/>
      <w:lvlJc w:val="left"/>
      <w:pPr>
        <w:ind w:left="1571" w:hanging="360"/>
      </w:pPr>
      <w:rPr>
        <w:rFonts w:ascii="Cambria Math" w:hAnsi="Cambria Math" w:hint="default"/>
      </w:rPr>
    </w:lvl>
    <w:lvl w:ilvl="1" w:tplc="14090003" w:tentative="1">
      <w:start w:val="1"/>
      <w:numFmt w:val="bullet"/>
      <w:lvlText w:val="o"/>
      <w:lvlJc w:val="left"/>
      <w:pPr>
        <w:ind w:left="2291" w:hanging="360"/>
      </w:pPr>
      <w:rPr>
        <w:rFonts w:ascii="Courier New" w:hAnsi="Courier New" w:cs="Courier New" w:hint="default"/>
      </w:rPr>
    </w:lvl>
    <w:lvl w:ilvl="2" w:tplc="14090005" w:tentative="1">
      <w:start w:val="1"/>
      <w:numFmt w:val="bullet"/>
      <w:lvlText w:val=""/>
      <w:lvlJc w:val="left"/>
      <w:pPr>
        <w:ind w:left="3011" w:hanging="360"/>
      </w:pPr>
      <w:rPr>
        <w:rFonts w:ascii="Wingdings" w:hAnsi="Wingdings" w:hint="default"/>
      </w:rPr>
    </w:lvl>
    <w:lvl w:ilvl="3" w:tplc="14090001" w:tentative="1">
      <w:start w:val="1"/>
      <w:numFmt w:val="bullet"/>
      <w:lvlText w:val=""/>
      <w:lvlJc w:val="left"/>
      <w:pPr>
        <w:ind w:left="3731" w:hanging="360"/>
      </w:pPr>
      <w:rPr>
        <w:rFonts w:ascii="Symbol" w:hAnsi="Symbol" w:hint="default"/>
      </w:rPr>
    </w:lvl>
    <w:lvl w:ilvl="4" w:tplc="14090003" w:tentative="1">
      <w:start w:val="1"/>
      <w:numFmt w:val="bullet"/>
      <w:lvlText w:val="o"/>
      <w:lvlJc w:val="left"/>
      <w:pPr>
        <w:ind w:left="4451" w:hanging="360"/>
      </w:pPr>
      <w:rPr>
        <w:rFonts w:ascii="Courier New" w:hAnsi="Courier New" w:cs="Courier New" w:hint="default"/>
      </w:rPr>
    </w:lvl>
    <w:lvl w:ilvl="5" w:tplc="14090005" w:tentative="1">
      <w:start w:val="1"/>
      <w:numFmt w:val="bullet"/>
      <w:lvlText w:val=""/>
      <w:lvlJc w:val="left"/>
      <w:pPr>
        <w:ind w:left="5171" w:hanging="360"/>
      </w:pPr>
      <w:rPr>
        <w:rFonts w:ascii="Wingdings" w:hAnsi="Wingdings" w:hint="default"/>
      </w:rPr>
    </w:lvl>
    <w:lvl w:ilvl="6" w:tplc="14090001" w:tentative="1">
      <w:start w:val="1"/>
      <w:numFmt w:val="bullet"/>
      <w:lvlText w:val=""/>
      <w:lvlJc w:val="left"/>
      <w:pPr>
        <w:ind w:left="5891" w:hanging="360"/>
      </w:pPr>
      <w:rPr>
        <w:rFonts w:ascii="Symbol" w:hAnsi="Symbol" w:hint="default"/>
      </w:rPr>
    </w:lvl>
    <w:lvl w:ilvl="7" w:tplc="14090003" w:tentative="1">
      <w:start w:val="1"/>
      <w:numFmt w:val="bullet"/>
      <w:lvlText w:val="o"/>
      <w:lvlJc w:val="left"/>
      <w:pPr>
        <w:ind w:left="6611" w:hanging="360"/>
      </w:pPr>
      <w:rPr>
        <w:rFonts w:ascii="Courier New" w:hAnsi="Courier New" w:cs="Courier New" w:hint="default"/>
      </w:rPr>
    </w:lvl>
    <w:lvl w:ilvl="8" w:tplc="14090005" w:tentative="1">
      <w:start w:val="1"/>
      <w:numFmt w:val="bullet"/>
      <w:lvlText w:val=""/>
      <w:lvlJc w:val="left"/>
      <w:pPr>
        <w:ind w:left="7331" w:hanging="360"/>
      </w:pPr>
      <w:rPr>
        <w:rFonts w:ascii="Wingdings" w:hAnsi="Wingdings" w:hint="default"/>
      </w:rPr>
    </w:lvl>
  </w:abstractNum>
  <w:abstractNum w:abstractNumId="17" w15:restartNumberingAfterBreak="0">
    <w:nsid w:val="27046C50"/>
    <w:multiLevelType w:val="hybridMultilevel"/>
    <w:tmpl w:val="D9727626"/>
    <w:lvl w:ilvl="0" w:tplc="A2984DBE">
      <w:start w:val="1"/>
      <w:numFmt w:val="lowerRoman"/>
      <w:lvlText w:val="%1)"/>
      <w:lvlJc w:val="left"/>
      <w:pPr>
        <w:ind w:left="1996" w:hanging="720"/>
      </w:pPr>
      <w:rPr>
        <w:rFonts w:hint="default"/>
      </w:rPr>
    </w:lvl>
    <w:lvl w:ilvl="1" w:tplc="14090019" w:tentative="1">
      <w:start w:val="1"/>
      <w:numFmt w:val="lowerLetter"/>
      <w:lvlText w:val="%2."/>
      <w:lvlJc w:val="left"/>
      <w:pPr>
        <w:ind w:left="2356" w:hanging="360"/>
      </w:pPr>
    </w:lvl>
    <w:lvl w:ilvl="2" w:tplc="1409001B" w:tentative="1">
      <w:start w:val="1"/>
      <w:numFmt w:val="lowerRoman"/>
      <w:lvlText w:val="%3."/>
      <w:lvlJc w:val="right"/>
      <w:pPr>
        <w:ind w:left="3076" w:hanging="180"/>
      </w:pPr>
    </w:lvl>
    <w:lvl w:ilvl="3" w:tplc="1409000F" w:tentative="1">
      <w:start w:val="1"/>
      <w:numFmt w:val="decimal"/>
      <w:lvlText w:val="%4."/>
      <w:lvlJc w:val="left"/>
      <w:pPr>
        <w:ind w:left="3796" w:hanging="360"/>
      </w:pPr>
    </w:lvl>
    <w:lvl w:ilvl="4" w:tplc="14090019" w:tentative="1">
      <w:start w:val="1"/>
      <w:numFmt w:val="lowerLetter"/>
      <w:lvlText w:val="%5."/>
      <w:lvlJc w:val="left"/>
      <w:pPr>
        <w:ind w:left="4516" w:hanging="360"/>
      </w:pPr>
    </w:lvl>
    <w:lvl w:ilvl="5" w:tplc="1409001B" w:tentative="1">
      <w:start w:val="1"/>
      <w:numFmt w:val="lowerRoman"/>
      <w:lvlText w:val="%6."/>
      <w:lvlJc w:val="right"/>
      <w:pPr>
        <w:ind w:left="5236" w:hanging="180"/>
      </w:pPr>
    </w:lvl>
    <w:lvl w:ilvl="6" w:tplc="1409000F" w:tentative="1">
      <w:start w:val="1"/>
      <w:numFmt w:val="decimal"/>
      <w:lvlText w:val="%7."/>
      <w:lvlJc w:val="left"/>
      <w:pPr>
        <w:ind w:left="5956" w:hanging="360"/>
      </w:pPr>
    </w:lvl>
    <w:lvl w:ilvl="7" w:tplc="14090019" w:tentative="1">
      <w:start w:val="1"/>
      <w:numFmt w:val="lowerLetter"/>
      <w:lvlText w:val="%8."/>
      <w:lvlJc w:val="left"/>
      <w:pPr>
        <w:ind w:left="6676" w:hanging="360"/>
      </w:pPr>
    </w:lvl>
    <w:lvl w:ilvl="8" w:tplc="1409001B" w:tentative="1">
      <w:start w:val="1"/>
      <w:numFmt w:val="lowerRoman"/>
      <w:lvlText w:val="%9."/>
      <w:lvlJc w:val="right"/>
      <w:pPr>
        <w:ind w:left="7396" w:hanging="180"/>
      </w:pPr>
    </w:lvl>
  </w:abstractNum>
  <w:abstractNum w:abstractNumId="18" w15:restartNumberingAfterBreak="0">
    <w:nsid w:val="37283AAF"/>
    <w:multiLevelType w:val="hybridMultilevel"/>
    <w:tmpl w:val="75CA4716"/>
    <w:lvl w:ilvl="0" w:tplc="14090017">
      <w:start w:val="1"/>
      <w:numFmt w:val="lowerLetter"/>
      <w:lvlText w:val="%1)"/>
      <w:lvlJc w:val="left"/>
      <w:pPr>
        <w:ind w:left="1559" w:hanging="360"/>
      </w:pPr>
    </w:lvl>
    <w:lvl w:ilvl="1" w:tplc="14090019" w:tentative="1">
      <w:start w:val="1"/>
      <w:numFmt w:val="lowerLetter"/>
      <w:lvlText w:val="%2."/>
      <w:lvlJc w:val="left"/>
      <w:pPr>
        <w:ind w:left="2279" w:hanging="360"/>
      </w:pPr>
    </w:lvl>
    <w:lvl w:ilvl="2" w:tplc="1409001B" w:tentative="1">
      <w:start w:val="1"/>
      <w:numFmt w:val="lowerRoman"/>
      <w:lvlText w:val="%3."/>
      <w:lvlJc w:val="right"/>
      <w:pPr>
        <w:ind w:left="2999" w:hanging="180"/>
      </w:pPr>
    </w:lvl>
    <w:lvl w:ilvl="3" w:tplc="1409000F" w:tentative="1">
      <w:start w:val="1"/>
      <w:numFmt w:val="decimal"/>
      <w:lvlText w:val="%4."/>
      <w:lvlJc w:val="left"/>
      <w:pPr>
        <w:ind w:left="3719" w:hanging="360"/>
      </w:pPr>
    </w:lvl>
    <w:lvl w:ilvl="4" w:tplc="14090019" w:tentative="1">
      <w:start w:val="1"/>
      <w:numFmt w:val="lowerLetter"/>
      <w:lvlText w:val="%5."/>
      <w:lvlJc w:val="left"/>
      <w:pPr>
        <w:ind w:left="4439" w:hanging="360"/>
      </w:pPr>
    </w:lvl>
    <w:lvl w:ilvl="5" w:tplc="1409001B" w:tentative="1">
      <w:start w:val="1"/>
      <w:numFmt w:val="lowerRoman"/>
      <w:lvlText w:val="%6."/>
      <w:lvlJc w:val="right"/>
      <w:pPr>
        <w:ind w:left="5159" w:hanging="180"/>
      </w:pPr>
    </w:lvl>
    <w:lvl w:ilvl="6" w:tplc="1409000F" w:tentative="1">
      <w:start w:val="1"/>
      <w:numFmt w:val="decimal"/>
      <w:lvlText w:val="%7."/>
      <w:lvlJc w:val="left"/>
      <w:pPr>
        <w:ind w:left="5879" w:hanging="360"/>
      </w:pPr>
    </w:lvl>
    <w:lvl w:ilvl="7" w:tplc="14090019" w:tentative="1">
      <w:start w:val="1"/>
      <w:numFmt w:val="lowerLetter"/>
      <w:lvlText w:val="%8."/>
      <w:lvlJc w:val="left"/>
      <w:pPr>
        <w:ind w:left="6599" w:hanging="360"/>
      </w:pPr>
    </w:lvl>
    <w:lvl w:ilvl="8" w:tplc="1409001B" w:tentative="1">
      <w:start w:val="1"/>
      <w:numFmt w:val="lowerRoman"/>
      <w:lvlText w:val="%9."/>
      <w:lvlJc w:val="right"/>
      <w:pPr>
        <w:ind w:left="7319" w:hanging="180"/>
      </w:pPr>
    </w:lvl>
  </w:abstractNum>
  <w:abstractNum w:abstractNumId="19" w15:restartNumberingAfterBreak="0">
    <w:nsid w:val="3C0D6D7F"/>
    <w:multiLevelType w:val="hybridMultilevel"/>
    <w:tmpl w:val="7026ECBE"/>
    <w:lvl w:ilvl="0" w:tplc="7F18574C">
      <w:start w:val="1"/>
      <w:numFmt w:val="decimal"/>
      <w:pStyle w:val="noindent"/>
      <w:lvlText w:val="%1)"/>
      <w:lvlJc w:val="left"/>
      <w:pPr>
        <w:ind w:left="720" w:hanging="360"/>
      </w:pPr>
      <w:rPr>
        <w:rFonts w:hint="default"/>
      </w:rPr>
    </w:lvl>
    <w:lvl w:ilvl="1" w:tplc="14090003" w:tentative="1">
      <w:start w:val="1"/>
      <w:numFmt w:val="lowerLetter"/>
      <w:lvlText w:val="%2."/>
      <w:lvlJc w:val="left"/>
      <w:pPr>
        <w:ind w:left="1440" w:hanging="360"/>
      </w:pPr>
    </w:lvl>
    <w:lvl w:ilvl="2" w:tplc="14090005" w:tentative="1">
      <w:start w:val="1"/>
      <w:numFmt w:val="lowerRoman"/>
      <w:lvlText w:val="%3."/>
      <w:lvlJc w:val="right"/>
      <w:pPr>
        <w:ind w:left="2160" w:hanging="180"/>
      </w:pPr>
    </w:lvl>
    <w:lvl w:ilvl="3" w:tplc="14090001" w:tentative="1">
      <w:start w:val="1"/>
      <w:numFmt w:val="decimal"/>
      <w:lvlText w:val="%4."/>
      <w:lvlJc w:val="left"/>
      <w:pPr>
        <w:ind w:left="2880" w:hanging="360"/>
      </w:pPr>
    </w:lvl>
    <w:lvl w:ilvl="4" w:tplc="14090003" w:tentative="1">
      <w:start w:val="1"/>
      <w:numFmt w:val="lowerLetter"/>
      <w:lvlText w:val="%5."/>
      <w:lvlJc w:val="left"/>
      <w:pPr>
        <w:ind w:left="3600" w:hanging="360"/>
      </w:pPr>
    </w:lvl>
    <w:lvl w:ilvl="5" w:tplc="14090005" w:tentative="1">
      <w:start w:val="1"/>
      <w:numFmt w:val="lowerRoman"/>
      <w:lvlText w:val="%6."/>
      <w:lvlJc w:val="right"/>
      <w:pPr>
        <w:ind w:left="4320" w:hanging="180"/>
      </w:pPr>
    </w:lvl>
    <w:lvl w:ilvl="6" w:tplc="14090001" w:tentative="1">
      <w:start w:val="1"/>
      <w:numFmt w:val="decimal"/>
      <w:lvlText w:val="%7."/>
      <w:lvlJc w:val="left"/>
      <w:pPr>
        <w:ind w:left="5040" w:hanging="360"/>
      </w:pPr>
    </w:lvl>
    <w:lvl w:ilvl="7" w:tplc="14090003" w:tentative="1">
      <w:start w:val="1"/>
      <w:numFmt w:val="lowerLetter"/>
      <w:lvlText w:val="%8."/>
      <w:lvlJc w:val="left"/>
      <w:pPr>
        <w:ind w:left="5760" w:hanging="360"/>
      </w:pPr>
    </w:lvl>
    <w:lvl w:ilvl="8" w:tplc="14090005" w:tentative="1">
      <w:start w:val="1"/>
      <w:numFmt w:val="lowerRoman"/>
      <w:lvlText w:val="%9."/>
      <w:lvlJc w:val="right"/>
      <w:pPr>
        <w:ind w:left="6480" w:hanging="180"/>
      </w:pPr>
    </w:lvl>
  </w:abstractNum>
  <w:abstractNum w:abstractNumId="20" w15:restartNumberingAfterBreak="0">
    <w:nsid w:val="49337228"/>
    <w:multiLevelType w:val="hybridMultilevel"/>
    <w:tmpl w:val="8FF887A4"/>
    <w:lvl w:ilvl="0" w:tplc="08090003">
      <w:start w:val="1"/>
      <w:numFmt w:val="lowerLetter"/>
      <w:pStyle w:val="List"/>
      <w:lvlText w:val="%1)"/>
      <w:lvlJc w:val="left"/>
      <w:pPr>
        <w:tabs>
          <w:tab w:val="num" w:pos="1200"/>
        </w:tabs>
        <w:ind w:left="1200" w:hanging="360"/>
      </w:pPr>
      <w:rPr>
        <w:rFonts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21" w15:restartNumberingAfterBreak="0">
    <w:nsid w:val="4AE622A1"/>
    <w:multiLevelType w:val="hybridMultilevel"/>
    <w:tmpl w:val="BC74348E"/>
    <w:lvl w:ilvl="0" w:tplc="FFFFFFFF">
      <w:start w:val="1"/>
      <w:numFmt w:val="lowerLetter"/>
      <w:lvlText w:val="%1)"/>
      <w:lvlJc w:val="left"/>
      <w:pPr>
        <w:ind w:left="1559" w:hanging="360"/>
      </w:pPr>
    </w:lvl>
    <w:lvl w:ilvl="1" w:tplc="A2984DBE">
      <w:start w:val="1"/>
      <w:numFmt w:val="lowerRoman"/>
      <w:lvlText w:val="%2)"/>
      <w:lvlJc w:val="left"/>
      <w:pPr>
        <w:ind w:left="1636" w:hanging="360"/>
      </w:pPr>
      <w:rPr>
        <w:rFonts w:hint="default"/>
      </w:rPr>
    </w:lvl>
    <w:lvl w:ilvl="2" w:tplc="FFFFFFFF">
      <w:start w:val="1"/>
      <w:numFmt w:val="lowerRoman"/>
      <w:lvlText w:val="%3."/>
      <w:lvlJc w:val="right"/>
      <w:pPr>
        <w:ind w:left="2999" w:hanging="180"/>
      </w:pPr>
    </w:lvl>
    <w:lvl w:ilvl="3" w:tplc="FFFFFFFF" w:tentative="1">
      <w:start w:val="1"/>
      <w:numFmt w:val="decimal"/>
      <w:lvlText w:val="%4."/>
      <w:lvlJc w:val="left"/>
      <w:pPr>
        <w:ind w:left="3719" w:hanging="360"/>
      </w:pPr>
    </w:lvl>
    <w:lvl w:ilvl="4" w:tplc="FFFFFFFF" w:tentative="1">
      <w:start w:val="1"/>
      <w:numFmt w:val="lowerLetter"/>
      <w:lvlText w:val="%5."/>
      <w:lvlJc w:val="left"/>
      <w:pPr>
        <w:ind w:left="4439" w:hanging="360"/>
      </w:pPr>
    </w:lvl>
    <w:lvl w:ilvl="5" w:tplc="FFFFFFFF" w:tentative="1">
      <w:start w:val="1"/>
      <w:numFmt w:val="lowerRoman"/>
      <w:lvlText w:val="%6."/>
      <w:lvlJc w:val="right"/>
      <w:pPr>
        <w:ind w:left="5159" w:hanging="180"/>
      </w:pPr>
    </w:lvl>
    <w:lvl w:ilvl="6" w:tplc="FFFFFFFF" w:tentative="1">
      <w:start w:val="1"/>
      <w:numFmt w:val="decimal"/>
      <w:lvlText w:val="%7."/>
      <w:lvlJc w:val="left"/>
      <w:pPr>
        <w:ind w:left="5879" w:hanging="360"/>
      </w:pPr>
    </w:lvl>
    <w:lvl w:ilvl="7" w:tplc="FFFFFFFF" w:tentative="1">
      <w:start w:val="1"/>
      <w:numFmt w:val="lowerLetter"/>
      <w:lvlText w:val="%8."/>
      <w:lvlJc w:val="left"/>
      <w:pPr>
        <w:ind w:left="6599" w:hanging="360"/>
      </w:pPr>
    </w:lvl>
    <w:lvl w:ilvl="8" w:tplc="FFFFFFFF" w:tentative="1">
      <w:start w:val="1"/>
      <w:numFmt w:val="lowerRoman"/>
      <w:lvlText w:val="%9."/>
      <w:lvlJc w:val="right"/>
      <w:pPr>
        <w:ind w:left="7319" w:hanging="180"/>
      </w:pPr>
    </w:lvl>
  </w:abstractNum>
  <w:abstractNum w:abstractNumId="22" w15:restartNumberingAfterBreak="0">
    <w:nsid w:val="4E0E278C"/>
    <w:multiLevelType w:val="multilevel"/>
    <w:tmpl w:val="4CB407A4"/>
    <w:lvl w:ilvl="0">
      <w:start w:val="1"/>
      <w:numFmt w:val="decimal"/>
      <w:pStyle w:val="NumberedNormal"/>
      <w:lvlText w:val="%1."/>
      <w:lvlJc w:val="left"/>
      <w:pPr>
        <w:tabs>
          <w:tab w:val="num" w:pos="737"/>
        </w:tabs>
        <w:ind w:left="737" w:hanging="737"/>
      </w:pPr>
      <w:rPr>
        <w:rFonts w:ascii="Arial" w:hAnsi="Arial" w:hint="default"/>
        <w:b w:val="0"/>
        <w:i w:val="0"/>
      </w:rPr>
    </w:lvl>
    <w:lvl w:ilvl="1">
      <w:start w:val="1"/>
      <w:numFmt w:val="lowerLetter"/>
      <w:lvlText w:val="%2."/>
      <w:lvlJc w:val="left"/>
      <w:pPr>
        <w:tabs>
          <w:tab w:val="num" w:pos="1474"/>
        </w:tabs>
        <w:ind w:left="1474" w:hanging="737"/>
      </w:pPr>
      <w:rPr>
        <w:rFonts w:ascii="Arial" w:hAnsi="Arial" w:hint="default"/>
        <w:b w:val="0"/>
        <w:i w:val="0"/>
      </w:rPr>
    </w:lvl>
    <w:lvl w:ilvl="2">
      <w:start w:val="1"/>
      <w:numFmt w:val="lowerRoman"/>
      <w:lvlText w:val="%3."/>
      <w:lvlJc w:val="left"/>
      <w:pPr>
        <w:tabs>
          <w:tab w:val="num" w:pos="2211"/>
        </w:tabs>
        <w:ind w:left="2211" w:hanging="737"/>
      </w:pPr>
      <w:rPr>
        <w:rFonts w:hint="default"/>
      </w:rPr>
    </w:lvl>
    <w:lvl w:ilvl="3">
      <w:start w:val="1"/>
      <w:numFmt w:val="decimal"/>
      <w:lvlText w:val="%4."/>
      <w:lvlJc w:val="left"/>
      <w:pPr>
        <w:tabs>
          <w:tab w:val="num" w:pos="2948"/>
        </w:tabs>
        <w:ind w:left="2948" w:hanging="737"/>
      </w:pPr>
      <w:rPr>
        <w:rFonts w:hint="default"/>
      </w:rPr>
    </w:lvl>
    <w:lvl w:ilvl="4">
      <w:start w:val="1"/>
      <w:numFmt w:val="decimal"/>
      <w:lvlText w:val="%1.%2.%3.%4.%5"/>
      <w:lvlJc w:val="left"/>
      <w:pPr>
        <w:tabs>
          <w:tab w:val="num" w:pos="6290"/>
        </w:tabs>
        <w:ind w:left="6290" w:hanging="1080"/>
      </w:pPr>
      <w:rPr>
        <w:rFonts w:hint="default"/>
      </w:rPr>
    </w:lvl>
    <w:lvl w:ilvl="5">
      <w:start w:val="1"/>
      <w:numFmt w:val="decimal"/>
      <w:lvlText w:val="%1.%2.%3.%4.%5.%6"/>
      <w:lvlJc w:val="left"/>
      <w:pPr>
        <w:tabs>
          <w:tab w:val="num" w:pos="7730"/>
        </w:tabs>
        <w:ind w:left="7730" w:hanging="1440"/>
      </w:pPr>
      <w:rPr>
        <w:rFonts w:hint="default"/>
      </w:rPr>
    </w:lvl>
    <w:lvl w:ilvl="6">
      <w:start w:val="1"/>
      <w:numFmt w:val="decimal"/>
      <w:lvlText w:val="%1.%2.%3.%4.%5.%6.%7"/>
      <w:lvlJc w:val="left"/>
      <w:pPr>
        <w:tabs>
          <w:tab w:val="num" w:pos="8810"/>
        </w:tabs>
        <w:ind w:left="8810" w:hanging="1440"/>
      </w:pPr>
      <w:rPr>
        <w:rFonts w:hint="default"/>
      </w:rPr>
    </w:lvl>
    <w:lvl w:ilvl="7">
      <w:start w:val="1"/>
      <w:numFmt w:val="decimal"/>
      <w:lvlText w:val="%1.%2.%3.%4.%5.%6.%7.%8"/>
      <w:lvlJc w:val="left"/>
      <w:pPr>
        <w:tabs>
          <w:tab w:val="num" w:pos="10250"/>
        </w:tabs>
        <w:ind w:left="10250" w:hanging="1800"/>
      </w:pPr>
      <w:rPr>
        <w:rFonts w:hint="default"/>
      </w:rPr>
    </w:lvl>
    <w:lvl w:ilvl="8">
      <w:start w:val="1"/>
      <w:numFmt w:val="decimal"/>
      <w:lvlText w:val="%1.%2.%3.%4.%5.%6.%7.%8.%9"/>
      <w:lvlJc w:val="left"/>
      <w:pPr>
        <w:tabs>
          <w:tab w:val="num" w:pos="11330"/>
        </w:tabs>
        <w:ind w:left="11330" w:hanging="1800"/>
      </w:pPr>
      <w:rPr>
        <w:rFonts w:hint="default"/>
      </w:rPr>
    </w:lvl>
  </w:abstractNum>
  <w:abstractNum w:abstractNumId="23" w15:restartNumberingAfterBreak="0">
    <w:nsid w:val="54120011"/>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54C66579"/>
    <w:multiLevelType w:val="hybridMultilevel"/>
    <w:tmpl w:val="727EC78E"/>
    <w:lvl w:ilvl="0" w:tplc="41F25D0E">
      <w:start w:val="1"/>
      <w:numFmt w:val="lowerRoman"/>
      <w:lvlText w:val="%1)"/>
      <w:lvlJc w:val="left"/>
      <w:pPr>
        <w:ind w:left="1996" w:hanging="720"/>
      </w:pPr>
      <w:rPr>
        <w:rFonts w:hint="default"/>
      </w:rPr>
    </w:lvl>
    <w:lvl w:ilvl="1" w:tplc="14090019" w:tentative="1">
      <w:start w:val="1"/>
      <w:numFmt w:val="lowerLetter"/>
      <w:lvlText w:val="%2."/>
      <w:lvlJc w:val="left"/>
      <w:pPr>
        <w:ind w:left="2356" w:hanging="360"/>
      </w:pPr>
    </w:lvl>
    <w:lvl w:ilvl="2" w:tplc="1409001B" w:tentative="1">
      <w:start w:val="1"/>
      <w:numFmt w:val="lowerRoman"/>
      <w:lvlText w:val="%3."/>
      <w:lvlJc w:val="right"/>
      <w:pPr>
        <w:ind w:left="3076" w:hanging="180"/>
      </w:pPr>
    </w:lvl>
    <w:lvl w:ilvl="3" w:tplc="1409000F" w:tentative="1">
      <w:start w:val="1"/>
      <w:numFmt w:val="decimal"/>
      <w:lvlText w:val="%4."/>
      <w:lvlJc w:val="left"/>
      <w:pPr>
        <w:ind w:left="3796" w:hanging="360"/>
      </w:pPr>
    </w:lvl>
    <w:lvl w:ilvl="4" w:tplc="14090019" w:tentative="1">
      <w:start w:val="1"/>
      <w:numFmt w:val="lowerLetter"/>
      <w:lvlText w:val="%5."/>
      <w:lvlJc w:val="left"/>
      <w:pPr>
        <w:ind w:left="4516" w:hanging="360"/>
      </w:pPr>
    </w:lvl>
    <w:lvl w:ilvl="5" w:tplc="1409001B" w:tentative="1">
      <w:start w:val="1"/>
      <w:numFmt w:val="lowerRoman"/>
      <w:lvlText w:val="%6."/>
      <w:lvlJc w:val="right"/>
      <w:pPr>
        <w:ind w:left="5236" w:hanging="180"/>
      </w:pPr>
    </w:lvl>
    <w:lvl w:ilvl="6" w:tplc="1409000F" w:tentative="1">
      <w:start w:val="1"/>
      <w:numFmt w:val="decimal"/>
      <w:lvlText w:val="%7."/>
      <w:lvlJc w:val="left"/>
      <w:pPr>
        <w:ind w:left="5956" w:hanging="360"/>
      </w:pPr>
    </w:lvl>
    <w:lvl w:ilvl="7" w:tplc="14090019" w:tentative="1">
      <w:start w:val="1"/>
      <w:numFmt w:val="lowerLetter"/>
      <w:lvlText w:val="%8."/>
      <w:lvlJc w:val="left"/>
      <w:pPr>
        <w:ind w:left="6676" w:hanging="360"/>
      </w:pPr>
    </w:lvl>
    <w:lvl w:ilvl="8" w:tplc="1409001B" w:tentative="1">
      <w:start w:val="1"/>
      <w:numFmt w:val="lowerRoman"/>
      <w:lvlText w:val="%9."/>
      <w:lvlJc w:val="right"/>
      <w:pPr>
        <w:ind w:left="7396" w:hanging="180"/>
      </w:pPr>
    </w:lvl>
  </w:abstractNum>
  <w:abstractNum w:abstractNumId="25" w15:restartNumberingAfterBreak="0">
    <w:nsid w:val="5F4818AE"/>
    <w:multiLevelType w:val="singleLevel"/>
    <w:tmpl w:val="837CB7A6"/>
    <w:lvl w:ilvl="0">
      <w:start w:val="1"/>
      <w:numFmt w:val="bullet"/>
      <w:pStyle w:val="BulletText1"/>
      <w:lvlText w:val=""/>
      <w:lvlJc w:val="left"/>
      <w:pPr>
        <w:tabs>
          <w:tab w:val="num" w:pos="717"/>
        </w:tabs>
        <w:ind w:left="717" w:hanging="717"/>
      </w:pPr>
      <w:rPr>
        <w:rFonts w:ascii="Wingdings" w:hAnsi="Wingdings" w:hint="default"/>
      </w:rPr>
    </w:lvl>
  </w:abstractNum>
  <w:abstractNum w:abstractNumId="26" w15:restartNumberingAfterBreak="0">
    <w:nsid w:val="6BA450B1"/>
    <w:multiLevelType w:val="multilevel"/>
    <w:tmpl w:val="5216913E"/>
    <w:lvl w:ilvl="0">
      <w:start w:val="1"/>
      <w:numFmt w:val="decimal"/>
      <w:pStyle w:val="CMIS2"/>
      <w:lvlText w:val="%1."/>
      <w:lvlJc w:val="left"/>
      <w:pPr>
        <w:tabs>
          <w:tab w:val="num" w:pos="360"/>
        </w:tabs>
        <w:ind w:left="360" w:hanging="360"/>
      </w:pPr>
    </w:lvl>
    <w:lvl w:ilvl="1">
      <w:start w:val="1"/>
      <w:numFmt w:val="decimal"/>
      <w:pStyle w:val="CMIS3"/>
      <w:lvlText w:val="%1.%2"/>
      <w:lvlJc w:val="left"/>
      <w:pPr>
        <w:tabs>
          <w:tab w:val="num" w:pos="1494"/>
        </w:tabs>
        <w:ind w:left="792" w:firstLine="342"/>
      </w:pPr>
    </w:lvl>
    <w:lvl w:ilvl="2">
      <w:start w:val="1"/>
      <w:numFmt w:val="none"/>
      <w:lvlText w:val=""/>
      <w:lvlJc w:val="left"/>
      <w:pPr>
        <w:tabs>
          <w:tab w:val="num" w:pos="1224"/>
        </w:tabs>
        <w:ind w:left="1224" w:hanging="504"/>
      </w:pPr>
    </w:lvl>
    <w:lvl w:ilvl="3">
      <w:start w:val="1"/>
      <w:numFmt w:val="lowerLetter"/>
      <w:lvlText w:val="(%4)"/>
      <w:lvlJc w:val="left"/>
      <w:pPr>
        <w:tabs>
          <w:tab w:val="num" w:pos="2628"/>
        </w:tabs>
        <w:ind w:left="1728" w:firstLine="540"/>
      </w:pPr>
    </w:lvl>
    <w:lvl w:ilvl="4">
      <w:start w:val="1"/>
      <w:numFmt w:val="lowerRoman"/>
      <w:lvlText w:val="(%5)"/>
      <w:lvlJc w:val="left"/>
      <w:pPr>
        <w:tabs>
          <w:tab w:val="num" w:pos="3555"/>
        </w:tabs>
        <w:ind w:left="2835" w:firstLine="0"/>
      </w:pPr>
    </w:lvl>
    <w:lvl w:ilvl="5">
      <w:start w:val="1"/>
      <w:numFmt w:val="upperLetter"/>
      <w:lvlText w:val="(%6)"/>
      <w:lvlJc w:val="left"/>
      <w:pPr>
        <w:tabs>
          <w:tab w:val="num" w:pos="3195"/>
        </w:tabs>
        <w:ind w:left="2736" w:firstLine="99"/>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715A5110"/>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71C72916"/>
    <w:multiLevelType w:val="hybridMultilevel"/>
    <w:tmpl w:val="BB70486E"/>
    <w:lvl w:ilvl="0" w:tplc="596E2A4A">
      <w:start w:val="1"/>
      <w:numFmt w:val="bullet"/>
      <w:pStyle w:val="ListBullet2"/>
      <w:lvlText w:val=""/>
      <w:lvlJc w:val="left"/>
      <w:pPr>
        <w:tabs>
          <w:tab w:val="num" w:pos="360"/>
        </w:tabs>
        <w:ind w:left="360" w:hanging="360"/>
      </w:pPr>
      <w:rPr>
        <w:rFonts w:ascii="Wingdings" w:hAnsi="Wingdings" w:hint="default"/>
      </w:rPr>
    </w:lvl>
    <w:lvl w:ilvl="1" w:tplc="A57889CE" w:tentative="1">
      <w:start w:val="1"/>
      <w:numFmt w:val="bullet"/>
      <w:lvlText w:val="o"/>
      <w:lvlJc w:val="left"/>
      <w:pPr>
        <w:tabs>
          <w:tab w:val="num" w:pos="1440"/>
        </w:tabs>
        <w:ind w:left="1440" w:hanging="360"/>
      </w:pPr>
      <w:rPr>
        <w:rFonts w:ascii="Courier New" w:hAnsi="Courier New" w:cs="Courier New" w:hint="default"/>
      </w:rPr>
    </w:lvl>
    <w:lvl w:ilvl="2" w:tplc="3A2027E4" w:tentative="1">
      <w:start w:val="1"/>
      <w:numFmt w:val="bullet"/>
      <w:lvlText w:val=""/>
      <w:lvlJc w:val="left"/>
      <w:pPr>
        <w:tabs>
          <w:tab w:val="num" w:pos="2160"/>
        </w:tabs>
        <w:ind w:left="2160" w:hanging="360"/>
      </w:pPr>
      <w:rPr>
        <w:rFonts w:ascii="Wingdings" w:hAnsi="Wingdings" w:hint="default"/>
      </w:rPr>
    </w:lvl>
    <w:lvl w:ilvl="3" w:tplc="CB96ED2A" w:tentative="1">
      <w:start w:val="1"/>
      <w:numFmt w:val="bullet"/>
      <w:lvlText w:val=""/>
      <w:lvlJc w:val="left"/>
      <w:pPr>
        <w:tabs>
          <w:tab w:val="num" w:pos="2880"/>
        </w:tabs>
        <w:ind w:left="2880" w:hanging="360"/>
      </w:pPr>
      <w:rPr>
        <w:rFonts w:ascii="Symbol" w:hAnsi="Symbol" w:hint="default"/>
      </w:rPr>
    </w:lvl>
    <w:lvl w:ilvl="4" w:tplc="FA7E5F0E" w:tentative="1">
      <w:start w:val="1"/>
      <w:numFmt w:val="bullet"/>
      <w:lvlText w:val="o"/>
      <w:lvlJc w:val="left"/>
      <w:pPr>
        <w:tabs>
          <w:tab w:val="num" w:pos="3600"/>
        </w:tabs>
        <w:ind w:left="3600" w:hanging="360"/>
      </w:pPr>
      <w:rPr>
        <w:rFonts w:ascii="Courier New" w:hAnsi="Courier New" w:cs="Courier New" w:hint="default"/>
      </w:rPr>
    </w:lvl>
    <w:lvl w:ilvl="5" w:tplc="308CDD4E" w:tentative="1">
      <w:start w:val="1"/>
      <w:numFmt w:val="bullet"/>
      <w:lvlText w:val=""/>
      <w:lvlJc w:val="left"/>
      <w:pPr>
        <w:tabs>
          <w:tab w:val="num" w:pos="4320"/>
        </w:tabs>
        <w:ind w:left="4320" w:hanging="360"/>
      </w:pPr>
      <w:rPr>
        <w:rFonts w:ascii="Wingdings" w:hAnsi="Wingdings" w:hint="default"/>
      </w:rPr>
    </w:lvl>
    <w:lvl w:ilvl="6" w:tplc="B09E0C94" w:tentative="1">
      <w:start w:val="1"/>
      <w:numFmt w:val="bullet"/>
      <w:lvlText w:val=""/>
      <w:lvlJc w:val="left"/>
      <w:pPr>
        <w:tabs>
          <w:tab w:val="num" w:pos="5040"/>
        </w:tabs>
        <w:ind w:left="5040" w:hanging="360"/>
      </w:pPr>
      <w:rPr>
        <w:rFonts w:ascii="Symbol" w:hAnsi="Symbol" w:hint="default"/>
      </w:rPr>
    </w:lvl>
    <w:lvl w:ilvl="7" w:tplc="F92232E8" w:tentative="1">
      <w:start w:val="1"/>
      <w:numFmt w:val="bullet"/>
      <w:lvlText w:val="o"/>
      <w:lvlJc w:val="left"/>
      <w:pPr>
        <w:tabs>
          <w:tab w:val="num" w:pos="5760"/>
        </w:tabs>
        <w:ind w:left="5760" w:hanging="360"/>
      </w:pPr>
      <w:rPr>
        <w:rFonts w:ascii="Courier New" w:hAnsi="Courier New" w:cs="Courier New" w:hint="default"/>
      </w:rPr>
    </w:lvl>
    <w:lvl w:ilvl="8" w:tplc="45C04B3E" w:tentative="1">
      <w:start w:val="1"/>
      <w:numFmt w:val="bullet"/>
      <w:lvlText w:val=""/>
      <w:lvlJc w:val="left"/>
      <w:pPr>
        <w:tabs>
          <w:tab w:val="num" w:pos="6480"/>
        </w:tabs>
        <w:ind w:left="6480" w:hanging="360"/>
      </w:pPr>
      <w:rPr>
        <w:rFonts w:ascii="Wingdings" w:hAnsi="Wingdings" w:hint="default"/>
      </w:rPr>
    </w:lvl>
  </w:abstractNum>
  <w:num w:numId="1" w16cid:durableId="562301204">
    <w:abstractNumId w:val="12"/>
  </w:num>
  <w:num w:numId="2" w16cid:durableId="1631476832">
    <w:abstractNumId w:val="22"/>
  </w:num>
  <w:num w:numId="3" w16cid:durableId="1980452608">
    <w:abstractNumId w:val="28"/>
  </w:num>
  <w:num w:numId="4" w16cid:durableId="631861333">
    <w:abstractNumId w:val="27"/>
  </w:num>
  <w:num w:numId="5" w16cid:durableId="1938100578">
    <w:abstractNumId w:val="10"/>
  </w:num>
  <w:num w:numId="6" w16cid:durableId="1141121220">
    <w:abstractNumId w:val="23"/>
  </w:num>
  <w:num w:numId="7" w16cid:durableId="1997413340">
    <w:abstractNumId w:val="5"/>
  </w:num>
  <w:num w:numId="8" w16cid:durableId="1733189675">
    <w:abstractNumId w:val="4"/>
  </w:num>
  <w:num w:numId="9" w16cid:durableId="1027219245">
    <w:abstractNumId w:val="7"/>
  </w:num>
  <w:num w:numId="10" w16cid:durableId="1881478638">
    <w:abstractNumId w:val="3"/>
  </w:num>
  <w:num w:numId="11" w16cid:durableId="1046567696">
    <w:abstractNumId w:val="2"/>
  </w:num>
  <w:num w:numId="12" w16cid:durableId="198249729">
    <w:abstractNumId w:val="1"/>
  </w:num>
  <w:num w:numId="13" w16cid:durableId="151794237">
    <w:abstractNumId w:val="0"/>
  </w:num>
  <w:num w:numId="14" w16cid:durableId="2112116452">
    <w:abstractNumId w:val="8"/>
  </w:num>
  <w:num w:numId="15" w16cid:durableId="666633610">
    <w:abstractNumId w:val="6"/>
  </w:num>
  <w:num w:numId="16" w16cid:durableId="470635775">
    <w:abstractNumId w:val="25"/>
  </w:num>
  <w:num w:numId="17" w16cid:durableId="672995988">
    <w:abstractNumId w:val="26"/>
  </w:num>
  <w:num w:numId="18" w16cid:durableId="954486184">
    <w:abstractNumId w:val="9"/>
  </w:num>
  <w:num w:numId="19" w16cid:durableId="1456830312">
    <w:abstractNumId w:val="20"/>
  </w:num>
  <w:num w:numId="20" w16cid:durableId="1597134976">
    <w:abstractNumId w:val="12"/>
    <w:lvlOverride w:ilvl="0">
      <w:startOverride w:val="3"/>
    </w:lvlOverride>
    <w:lvlOverride w:ilvl="1">
      <w:startOverride w:val="3"/>
    </w:lvlOverride>
    <w:lvlOverride w:ilvl="2">
      <w:startOverride w:val="1"/>
    </w:lvlOverride>
    <w:lvlOverride w:ilvl="3">
      <w:startOverride w:val="5"/>
    </w:lvlOverride>
  </w:num>
  <w:num w:numId="21" w16cid:durableId="203646609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89974689">
    <w:abstractNumId w:val="19"/>
  </w:num>
  <w:num w:numId="23" w16cid:durableId="217936694">
    <w:abstractNumId w:val="13"/>
  </w:num>
  <w:num w:numId="24" w16cid:durableId="204146533">
    <w:abstractNumId w:val="18"/>
  </w:num>
  <w:num w:numId="25" w16cid:durableId="1683706239">
    <w:abstractNumId w:val="16"/>
  </w:num>
  <w:num w:numId="26" w16cid:durableId="1127775601">
    <w:abstractNumId w:val="11"/>
  </w:num>
  <w:num w:numId="27" w16cid:durableId="827594705">
    <w:abstractNumId w:val="15"/>
  </w:num>
  <w:num w:numId="28" w16cid:durableId="993028289">
    <w:abstractNumId w:val="12"/>
  </w:num>
  <w:num w:numId="29" w16cid:durableId="1363089376">
    <w:abstractNumId w:val="12"/>
  </w:num>
  <w:num w:numId="30" w16cid:durableId="1044450502">
    <w:abstractNumId w:val="12"/>
  </w:num>
  <w:num w:numId="31" w16cid:durableId="516038527">
    <w:abstractNumId w:val="12"/>
  </w:num>
  <w:num w:numId="32" w16cid:durableId="233928950">
    <w:abstractNumId w:val="17"/>
  </w:num>
  <w:num w:numId="33" w16cid:durableId="938828453">
    <w:abstractNumId w:val="24"/>
  </w:num>
  <w:num w:numId="34" w16cid:durableId="802581261">
    <w:abstractNumId w:val="21"/>
  </w:num>
  <w:num w:numId="35" w16cid:durableId="1401908018">
    <w:abstractNumId w:val="14"/>
  </w:num>
  <w:num w:numId="36" w16cid:durableId="842861854">
    <w:abstractNumId w:val="12"/>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vid Bullen">
    <w15:presenceInfo w15:providerId="AD" w15:userId="S::David.Bullen@transpower.co.nz::5d28174a-81c1-49ca-a7ca-6bc709c476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ocumentProtection w:edit="readOnly" w:enforcement="0"/>
  <w:defaultTabStop w:val="720"/>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323"/>
    <w:rsid w:val="00000132"/>
    <w:rsid w:val="00001029"/>
    <w:rsid w:val="00001DAD"/>
    <w:rsid w:val="00001E74"/>
    <w:rsid w:val="00002371"/>
    <w:rsid w:val="000023B3"/>
    <w:rsid w:val="000025D1"/>
    <w:rsid w:val="00002B4E"/>
    <w:rsid w:val="00002C15"/>
    <w:rsid w:val="000037FD"/>
    <w:rsid w:val="000051CB"/>
    <w:rsid w:val="00007104"/>
    <w:rsid w:val="000073D3"/>
    <w:rsid w:val="00007C15"/>
    <w:rsid w:val="00007FB9"/>
    <w:rsid w:val="000108D3"/>
    <w:rsid w:val="00010B00"/>
    <w:rsid w:val="00010DC1"/>
    <w:rsid w:val="000113A3"/>
    <w:rsid w:val="0001142F"/>
    <w:rsid w:val="0001219A"/>
    <w:rsid w:val="000121D4"/>
    <w:rsid w:val="000126A9"/>
    <w:rsid w:val="00012852"/>
    <w:rsid w:val="00012883"/>
    <w:rsid w:val="00012D94"/>
    <w:rsid w:val="000131F6"/>
    <w:rsid w:val="00014177"/>
    <w:rsid w:val="0001489D"/>
    <w:rsid w:val="00014B38"/>
    <w:rsid w:val="0001525E"/>
    <w:rsid w:val="00015492"/>
    <w:rsid w:val="000159CC"/>
    <w:rsid w:val="00015FDC"/>
    <w:rsid w:val="000170EF"/>
    <w:rsid w:val="00017398"/>
    <w:rsid w:val="000176BF"/>
    <w:rsid w:val="0001798D"/>
    <w:rsid w:val="00017B9F"/>
    <w:rsid w:val="00020494"/>
    <w:rsid w:val="0002049F"/>
    <w:rsid w:val="00021792"/>
    <w:rsid w:val="00021B20"/>
    <w:rsid w:val="00022C68"/>
    <w:rsid w:val="0002303B"/>
    <w:rsid w:val="0002333C"/>
    <w:rsid w:val="000238B8"/>
    <w:rsid w:val="00023CE7"/>
    <w:rsid w:val="000244BB"/>
    <w:rsid w:val="00024AA3"/>
    <w:rsid w:val="000251AE"/>
    <w:rsid w:val="00025439"/>
    <w:rsid w:val="00025804"/>
    <w:rsid w:val="00026000"/>
    <w:rsid w:val="00026110"/>
    <w:rsid w:val="0002687B"/>
    <w:rsid w:val="000270E0"/>
    <w:rsid w:val="00027624"/>
    <w:rsid w:val="0003039A"/>
    <w:rsid w:val="000309EE"/>
    <w:rsid w:val="00030D83"/>
    <w:rsid w:val="000311BD"/>
    <w:rsid w:val="000314E8"/>
    <w:rsid w:val="00031B9A"/>
    <w:rsid w:val="00032348"/>
    <w:rsid w:val="00032A7E"/>
    <w:rsid w:val="00032D3E"/>
    <w:rsid w:val="00032E79"/>
    <w:rsid w:val="000330FB"/>
    <w:rsid w:val="0003341F"/>
    <w:rsid w:val="00033D88"/>
    <w:rsid w:val="000346BB"/>
    <w:rsid w:val="000346DD"/>
    <w:rsid w:val="00034A4D"/>
    <w:rsid w:val="000359EF"/>
    <w:rsid w:val="00035DCB"/>
    <w:rsid w:val="0003654D"/>
    <w:rsid w:val="00037BF2"/>
    <w:rsid w:val="000400F0"/>
    <w:rsid w:val="000405D0"/>
    <w:rsid w:val="00040BE1"/>
    <w:rsid w:val="000418A1"/>
    <w:rsid w:val="00041C27"/>
    <w:rsid w:val="0004283C"/>
    <w:rsid w:val="00042A0D"/>
    <w:rsid w:val="00042BBA"/>
    <w:rsid w:val="00042ED7"/>
    <w:rsid w:val="00043345"/>
    <w:rsid w:val="00045251"/>
    <w:rsid w:val="00045958"/>
    <w:rsid w:val="000467CB"/>
    <w:rsid w:val="000468DF"/>
    <w:rsid w:val="00046ABA"/>
    <w:rsid w:val="00046E17"/>
    <w:rsid w:val="00046EA4"/>
    <w:rsid w:val="000474DD"/>
    <w:rsid w:val="00047A37"/>
    <w:rsid w:val="00047E0D"/>
    <w:rsid w:val="00050425"/>
    <w:rsid w:val="000513F6"/>
    <w:rsid w:val="000521E0"/>
    <w:rsid w:val="00053F95"/>
    <w:rsid w:val="00054886"/>
    <w:rsid w:val="000548BB"/>
    <w:rsid w:val="00054B46"/>
    <w:rsid w:val="000557CA"/>
    <w:rsid w:val="00055D2A"/>
    <w:rsid w:val="00055EDD"/>
    <w:rsid w:val="0005601C"/>
    <w:rsid w:val="000566E0"/>
    <w:rsid w:val="00056C17"/>
    <w:rsid w:val="00056E61"/>
    <w:rsid w:val="000573C8"/>
    <w:rsid w:val="00057EB8"/>
    <w:rsid w:val="00061171"/>
    <w:rsid w:val="00061181"/>
    <w:rsid w:val="000624EA"/>
    <w:rsid w:val="000626D4"/>
    <w:rsid w:val="00063BFB"/>
    <w:rsid w:val="00063C48"/>
    <w:rsid w:val="00064304"/>
    <w:rsid w:val="00064350"/>
    <w:rsid w:val="00064DBA"/>
    <w:rsid w:val="000657CC"/>
    <w:rsid w:val="00065872"/>
    <w:rsid w:val="00066AC7"/>
    <w:rsid w:val="00067A02"/>
    <w:rsid w:val="00070323"/>
    <w:rsid w:val="00070464"/>
    <w:rsid w:val="00071943"/>
    <w:rsid w:val="000728EE"/>
    <w:rsid w:val="00072F8A"/>
    <w:rsid w:val="000735EF"/>
    <w:rsid w:val="00073D03"/>
    <w:rsid w:val="00074986"/>
    <w:rsid w:val="00074EAB"/>
    <w:rsid w:val="000751D8"/>
    <w:rsid w:val="000758B3"/>
    <w:rsid w:val="00076954"/>
    <w:rsid w:val="0008027D"/>
    <w:rsid w:val="00081135"/>
    <w:rsid w:val="0008162E"/>
    <w:rsid w:val="00081733"/>
    <w:rsid w:val="0008284A"/>
    <w:rsid w:val="00082AB0"/>
    <w:rsid w:val="00083CE6"/>
    <w:rsid w:val="00084135"/>
    <w:rsid w:val="00085434"/>
    <w:rsid w:val="0008568F"/>
    <w:rsid w:val="0008589F"/>
    <w:rsid w:val="000863F1"/>
    <w:rsid w:val="000869AB"/>
    <w:rsid w:val="00086EA2"/>
    <w:rsid w:val="000870AA"/>
    <w:rsid w:val="0008746C"/>
    <w:rsid w:val="0008771E"/>
    <w:rsid w:val="00087F1D"/>
    <w:rsid w:val="000909FC"/>
    <w:rsid w:val="00091004"/>
    <w:rsid w:val="000918DD"/>
    <w:rsid w:val="0009295B"/>
    <w:rsid w:val="00092B31"/>
    <w:rsid w:val="00094EF5"/>
    <w:rsid w:val="00094F10"/>
    <w:rsid w:val="0009563C"/>
    <w:rsid w:val="00095E81"/>
    <w:rsid w:val="00096B5D"/>
    <w:rsid w:val="0009765C"/>
    <w:rsid w:val="00097EB3"/>
    <w:rsid w:val="000A0003"/>
    <w:rsid w:val="000A0EBB"/>
    <w:rsid w:val="000A1223"/>
    <w:rsid w:val="000A124B"/>
    <w:rsid w:val="000A2A19"/>
    <w:rsid w:val="000A2A46"/>
    <w:rsid w:val="000A41B0"/>
    <w:rsid w:val="000A42CA"/>
    <w:rsid w:val="000A46C6"/>
    <w:rsid w:val="000A504D"/>
    <w:rsid w:val="000A5C95"/>
    <w:rsid w:val="000A6470"/>
    <w:rsid w:val="000A7A8A"/>
    <w:rsid w:val="000B0338"/>
    <w:rsid w:val="000B0BEC"/>
    <w:rsid w:val="000B170C"/>
    <w:rsid w:val="000B1910"/>
    <w:rsid w:val="000B222A"/>
    <w:rsid w:val="000B33F0"/>
    <w:rsid w:val="000B39FF"/>
    <w:rsid w:val="000B4FBA"/>
    <w:rsid w:val="000B79FC"/>
    <w:rsid w:val="000C0B2F"/>
    <w:rsid w:val="000C2CF0"/>
    <w:rsid w:val="000C2F3B"/>
    <w:rsid w:val="000C30F1"/>
    <w:rsid w:val="000C33CE"/>
    <w:rsid w:val="000C3DD2"/>
    <w:rsid w:val="000C4378"/>
    <w:rsid w:val="000C45FE"/>
    <w:rsid w:val="000C4EBD"/>
    <w:rsid w:val="000C4F9D"/>
    <w:rsid w:val="000C4FC4"/>
    <w:rsid w:val="000C4FD0"/>
    <w:rsid w:val="000C60CC"/>
    <w:rsid w:val="000C7F47"/>
    <w:rsid w:val="000D0AD5"/>
    <w:rsid w:val="000D0ADA"/>
    <w:rsid w:val="000D0B87"/>
    <w:rsid w:val="000D0DA8"/>
    <w:rsid w:val="000D15CD"/>
    <w:rsid w:val="000D18A3"/>
    <w:rsid w:val="000D1936"/>
    <w:rsid w:val="000D1DF8"/>
    <w:rsid w:val="000D2471"/>
    <w:rsid w:val="000D410B"/>
    <w:rsid w:val="000D4634"/>
    <w:rsid w:val="000D4A14"/>
    <w:rsid w:val="000D4EF6"/>
    <w:rsid w:val="000D52BE"/>
    <w:rsid w:val="000D58B1"/>
    <w:rsid w:val="000D5C9A"/>
    <w:rsid w:val="000D637F"/>
    <w:rsid w:val="000D72D9"/>
    <w:rsid w:val="000D795A"/>
    <w:rsid w:val="000D7A25"/>
    <w:rsid w:val="000D7E7A"/>
    <w:rsid w:val="000E0A86"/>
    <w:rsid w:val="000E0B1B"/>
    <w:rsid w:val="000E1936"/>
    <w:rsid w:val="000E20E4"/>
    <w:rsid w:val="000E2650"/>
    <w:rsid w:val="000E2727"/>
    <w:rsid w:val="000E287C"/>
    <w:rsid w:val="000E287E"/>
    <w:rsid w:val="000E2F50"/>
    <w:rsid w:val="000E3C0C"/>
    <w:rsid w:val="000E479F"/>
    <w:rsid w:val="000E48A2"/>
    <w:rsid w:val="000E4938"/>
    <w:rsid w:val="000E55A5"/>
    <w:rsid w:val="000E5B63"/>
    <w:rsid w:val="000E6390"/>
    <w:rsid w:val="000E70AE"/>
    <w:rsid w:val="000E7AA4"/>
    <w:rsid w:val="000E7C70"/>
    <w:rsid w:val="000F0ECB"/>
    <w:rsid w:val="000F106C"/>
    <w:rsid w:val="000F1332"/>
    <w:rsid w:val="000F15A7"/>
    <w:rsid w:val="000F18D1"/>
    <w:rsid w:val="000F1BB3"/>
    <w:rsid w:val="000F1E4E"/>
    <w:rsid w:val="000F253B"/>
    <w:rsid w:val="000F2629"/>
    <w:rsid w:val="000F26CF"/>
    <w:rsid w:val="000F2C07"/>
    <w:rsid w:val="000F2D26"/>
    <w:rsid w:val="000F401A"/>
    <w:rsid w:val="000F42C4"/>
    <w:rsid w:val="000F5AE5"/>
    <w:rsid w:val="000F6B3C"/>
    <w:rsid w:val="000F7A6A"/>
    <w:rsid w:val="0010038B"/>
    <w:rsid w:val="00101100"/>
    <w:rsid w:val="00101B39"/>
    <w:rsid w:val="00101C63"/>
    <w:rsid w:val="001025E0"/>
    <w:rsid w:val="00103576"/>
    <w:rsid w:val="001052B9"/>
    <w:rsid w:val="001055F9"/>
    <w:rsid w:val="00105D6C"/>
    <w:rsid w:val="00105DCE"/>
    <w:rsid w:val="00106721"/>
    <w:rsid w:val="001067A8"/>
    <w:rsid w:val="001070EC"/>
    <w:rsid w:val="00107F6A"/>
    <w:rsid w:val="001104EC"/>
    <w:rsid w:val="00111711"/>
    <w:rsid w:val="0011407B"/>
    <w:rsid w:val="0011426F"/>
    <w:rsid w:val="0011448E"/>
    <w:rsid w:val="00114861"/>
    <w:rsid w:val="00114997"/>
    <w:rsid w:val="00114E2D"/>
    <w:rsid w:val="00115369"/>
    <w:rsid w:val="00115763"/>
    <w:rsid w:val="0011660C"/>
    <w:rsid w:val="00116ED2"/>
    <w:rsid w:val="00116F64"/>
    <w:rsid w:val="001172CF"/>
    <w:rsid w:val="001175EA"/>
    <w:rsid w:val="00120C61"/>
    <w:rsid w:val="001217F9"/>
    <w:rsid w:val="001226DD"/>
    <w:rsid w:val="00123D17"/>
    <w:rsid w:val="00123F07"/>
    <w:rsid w:val="00124498"/>
    <w:rsid w:val="0012459C"/>
    <w:rsid w:val="00124E50"/>
    <w:rsid w:val="00125116"/>
    <w:rsid w:val="00125C33"/>
    <w:rsid w:val="0012715C"/>
    <w:rsid w:val="00127C75"/>
    <w:rsid w:val="00130107"/>
    <w:rsid w:val="00130192"/>
    <w:rsid w:val="0013030C"/>
    <w:rsid w:val="001319A5"/>
    <w:rsid w:val="00132361"/>
    <w:rsid w:val="00132900"/>
    <w:rsid w:val="001345F7"/>
    <w:rsid w:val="00134DAF"/>
    <w:rsid w:val="0013533B"/>
    <w:rsid w:val="00136AF4"/>
    <w:rsid w:val="00136E6A"/>
    <w:rsid w:val="00136FB8"/>
    <w:rsid w:val="0014041C"/>
    <w:rsid w:val="00140FBA"/>
    <w:rsid w:val="00141A2E"/>
    <w:rsid w:val="00141AB5"/>
    <w:rsid w:val="00141DD5"/>
    <w:rsid w:val="001423CB"/>
    <w:rsid w:val="0014259F"/>
    <w:rsid w:val="00142EAC"/>
    <w:rsid w:val="0014455C"/>
    <w:rsid w:val="00144BA9"/>
    <w:rsid w:val="00144BEC"/>
    <w:rsid w:val="0014515A"/>
    <w:rsid w:val="00145E31"/>
    <w:rsid w:val="00146209"/>
    <w:rsid w:val="0014668C"/>
    <w:rsid w:val="001467DE"/>
    <w:rsid w:val="0015036F"/>
    <w:rsid w:val="0015044D"/>
    <w:rsid w:val="0015091B"/>
    <w:rsid w:val="00151A75"/>
    <w:rsid w:val="00152168"/>
    <w:rsid w:val="00154716"/>
    <w:rsid w:val="00154DDF"/>
    <w:rsid w:val="00155061"/>
    <w:rsid w:val="00155509"/>
    <w:rsid w:val="00155721"/>
    <w:rsid w:val="00156636"/>
    <w:rsid w:val="0015714F"/>
    <w:rsid w:val="0015729C"/>
    <w:rsid w:val="00157639"/>
    <w:rsid w:val="00157B25"/>
    <w:rsid w:val="0016074F"/>
    <w:rsid w:val="001611E5"/>
    <w:rsid w:val="0016141A"/>
    <w:rsid w:val="001615D0"/>
    <w:rsid w:val="00162038"/>
    <w:rsid w:val="001621C5"/>
    <w:rsid w:val="001628E8"/>
    <w:rsid w:val="001629BF"/>
    <w:rsid w:val="00162B87"/>
    <w:rsid w:val="0016446E"/>
    <w:rsid w:val="00165387"/>
    <w:rsid w:val="00165B61"/>
    <w:rsid w:val="00165DA0"/>
    <w:rsid w:val="001660C7"/>
    <w:rsid w:val="00166B51"/>
    <w:rsid w:val="00171AF2"/>
    <w:rsid w:val="00171EDE"/>
    <w:rsid w:val="00171FBB"/>
    <w:rsid w:val="001731EF"/>
    <w:rsid w:val="001732A3"/>
    <w:rsid w:val="00173CDD"/>
    <w:rsid w:val="0017431A"/>
    <w:rsid w:val="001752D6"/>
    <w:rsid w:val="001753E3"/>
    <w:rsid w:val="00176043"/>
    <w:rsid w:val="001761A2"/>
    <w:rsid w:val="00176C13"/>
    <w:rsid w:val="0018019E"/>
    <w:rsid w:val="0018118D"/>
    <w:rsid w:val="001812D8"/>
    <w:rsid w:val="00181960"/>
    <w:rsid w:val="001822F7"/>
    <w:rsid w:val="00183065"/>
    <w:rsid w:val="0018322E"/>
    <w:rsid w:val="00183C8A"/>
    <w:rsid w:val="00183CAC"/>
    <w:rsid w:val="00183D57"/>
    <w:rsid w:val="00184832"/>
    <w:rsid w:val="0018597C"/>
    <w:rsid w:val="00185E4A"/>
    <w:rsid w:val="001902A4"/>
    <w:rsid w:val="001907A6"/>
    <w:rsid w:val="00190D7B"/>
    <w:rsid w:val="00191398"/>
    <w:rsid w:val="00192237"/>
    <w:rsid w:val="00192527"/>
    <w:rsid w:val="00192634"/>
    <w:rsid w:val="001928FC"/>
    <w:rsid w:val="00193697"/>
    <w:rsid w:val="00194375"/>
    <w:rsid w:val="001946D5"/>
    <w:rsid w:val="00195FA0"/>
    <w:rsid w:val="001979C7"/>
    <w:rsid w:val="001A071C"/>
    <w:rsid w:val="001A0E39"/>
    <w:rsid w:val="001A1336"/>
    <w:rsid w:val="001A19E6"/>
    <w:rsid w:val="001A2077"/>
    <w:rsid w:val="001A2D93"/>
    <w:rsid w:val="001A4EDD"/>
    <w:rsid w:val="001A5397"/>
    <w:rsid w:val="001A5DB8"/>
    <w:rsid w:val="001A6DD5"/>
    <w:rsid w:val="001A7BC3"/>
    <w:rsid w:val="001A7C39"/>
    <w:rsid w:val="001B07D9"/>
    <w:rsid w:val="001B0BB2"/>
    <w:rsid w:val="001B12D8"/>
    <w:rsid w:val="001B242D"/>
    <w:rsid w:val="001B2F1C"/>
    <w:rsid w:val="001B3355"/>
    <w:rsid w:val="001B4ED5"/>
    <w:rsid w:val="001B51AF"/>
    <w:rsid w:val="001B5363"/>
    <w:rsid w:val="001B55AF"/>
    <w:rsid w:val="001B606F"/>
    <w:rsid w:val="001B6282"/>
    <w:rsid w:val="001B7757"/>
    <w:rsid w:val="001C0C14"/>
    <w:rsid w:val="001C171C"/>
    <w:rsid w:val="001C1D59"/>
    <w:rsid w:val="001C26CB"/>
    <w:rsid w:val="001C2A33"/>
    <w:rsid w:val="001C2D7A"/>
    <w:rsid w:val="001C2DCE"/>
    <w:rsid w:val="001C30B0"/>
    <w:rsid w:val="001C4347"/>
    <w:rsid w:val="001C4D4A"/>
    <w:rsid w:val="001C568A"/>
    <w:rsid w:val="001C56F8"/>
    <w:rsid w:val="001C5839"/>
    <w:rsid w:val="001C6167"/>
    <w:rsid w:val="001C616B"/>
    <w:rsid w:val="001C6AE7"/>
    <w:rsid w:val="001C7148"/>
    <w:rsid w:val="001C773E"/>
    <w:rsid w:val="001C786C"/>
    <w:rsid w:val="001C7CBC"/>
    <w:rsid w:val="001D12EC"/>
    <w:rsid w:val="001D2EE2"/>
    <w:rsid w:val="001D349A"/>
    <w:rsid w:val="001D5AEE"/>
    <w:rsid w:val="001D5D2C"/>
    <w:rsid w:val="001D716E"/>
    <w:rsid w:val="001E0773"/>
    <w:rsid w:val="001E0A5D"/>
    <w:rsid w:val="001E1247"/>
    <w:rsid w:val="001E1F9F"/>
    <w:rsid w:val="001E1FED"/>
    <w:rsid w:val="001E2354"/>
    <w:rsid w:val="001E301E"/>
    <w:rsid w:val="001E3138"/>
    <w:rsid w:val="001E31FE"/>
    <w:rsid w:val="001E34E6"/>
    <w:rsid w:val="001E40E1"/>
    <w:rsid w:val="001E4690"/>
    <w:rsid w:val="001E49DC"/>
    <w:rsid w:val="001E57ED"/>
    <w:rsid w:val="001E5A1A"/>
    <w:rsid w:val="001E79AC"/>
    <w:rsid w:val="001F0573"/>
    <w:rsid w:val="001F16C4"/>
    <w:rsid w:val="001F19FF"/>
    <w:rsid w:val="001F1F2A"/>
    <w:rsid w:val="001F2ADC"/>
    <w:rsid w:val="001F3578"/>
    <w:rsid w:val="001F3C88"/>
    <w:rsid w:val="001F3FAA"/>
    <w:rsid w:val="001F5B1A"/>
    <w:rsid w:val="001F6B24"/>
    <w:rsid w:val="001F6B4B"/>
    <w:rsid w:val="00200209"/>
    <w:rsid w:val="002002D8"/>
    <w:rsid w:val="00200DC5"/>
    <w:rsid w:val="00201B64"/>
    <w:rsid w:val="00202386"/>
    <w:rsid w:val="002029C5"/>
    <w:rsid w:val="00203D50"/>
    <w:rsid w:val="00204620"/>
    <w:rsid w:val="00204696"/>
    <w:rsid w:val="00204A5D"/>
    <w:rsid w:val="00204B22"/>
    <w:rsid w:val="00205063"/>
    <w:rsid w:val="0020536C"/>
    <w:rsid w:val="002054D6"/>
    <w:rsid w:val="00205E01"/>
    <w:rsid w:val="00205F4E"/>
    <w:rsid w:val="00206151"/>
    <w:rsid w:val="002063DC"/>
    <w:rsid w:val="00206C58"/>
    <w:rsid w:val="00210030"/>
    <w:rsid w:val="00211A83"/>
    <w:rsid w:val="00214D45"/>
    <w:rsid w:val="00215CA5"/>
    <w:rsid w:val="00220382"/>
    <w:rsid w:val="00220C2B"/>
    <w:rsid w:val="00220E52"/>
    <w:rsid w:val="0022119C"/>
    <w:rsid w:val="002235CB"/>
    <w:rsid w:val="00223E1F"/>
    <w:rsid w:val="002240A8"/>
    <w:rsid w:val="0022487E"/>
    <w:rsid w:val="00224950"/>
    <w:rsid w:val="00224D80"/>
    <w:rsid w:val="00225195"/>
    <w:rsid w:val="00225729"/>
    <w:rsid w:val="00225ECC"/>
    <w:rsid w:val="0022618D"/>
    <w:rsid w:val="00227C3A"/>
    <w:rsid w:val="002301BF"/>
    <w:rsid w:val="00230610"/>
    <w:rsid w:val="002308B2"/>
    <w:rsid w:val="0023095F"/>
    <w:rsid w:val="00230E7A"/>
    <w:rsid w:val="00231AAA"/>
    <w:rsid w:val="00232738"/>
    <w:rsid w:val="0023455E"/>
    <w:rsid w:val="00234941"/>
    <w:rsid w:val="002362C5"/>
    <w:rsid w:val="00236D15"/>
    <w:rsid w:val="002401EF"/>
    <w:rsid w:val="002409D9"/>
    <w:rsid w:val="00241653"/>
    <w:rsid w:val="002417BF"/>
    <w:rsid w:val="00241E8F"/>
    <w:rsid w:val="0024227C"/>
    <w:rsid w:val="00242E17"/>
    <w:rsid w:val="00243BDC"/>
    <w:rsid w:val="00243ED4"/>
    <w:rsid w:val="00243F81"/>
    <w:rsid w:val="002449E2"/>
    <w:rsid w:val="002461FB"/>
    <w:rsid w:val="00246BC5"/>
    <w:rsid w:val="002473F5"/>
    <w:rsid w:val="002501B0"/>
    <w:rsid w:val="00250B80"/>
    <w:rsid w:val="0025137E"/>
    <w:rsid w:val="00251C24"/>
    <w:rsid w:val="002528D7"/>
    <w:rsid w:val="00252AC5"/>
    <w:rsid w:val="00252D13"/>
    <w:rsid w:val="00254455"/>
    <w:rsid w:val="002547BC"/>
    <w:rsid w:val="00255CBC"/>
    <w:rsid w:val="00256375"/>
    <w:rsid w:val="00256E03"/>
    <w:rsid w:val="00256FFC"/>
    <w:rsid w:val="00257FE0"/>
    <w:rsid w:val="002602BC"/>
    <w:rsid w:val="00260A20"/>
    <w:rsid w:val="002618D4"/>
    <w:rsid w:val="00261999"/>
    <w:rsid w:val="00261E74"/>
    <w:rsid w:val="002626A4"/>
    <w:rsid w:val="002628FF"/>
    <w:rsid w:val="0026337F"/>
    <w:rsid w:val="00263B8B"/>
    <w:rsid w:val="00264260"/>
    <w:rsid w:val="002673E3"/>
    <w:rsid w:val="00267F26"/>
    <w:rsid w:val="00270264"/>
    <w:rsid w:val="0027090A"/>
    <w:rsid w:val="00270B71"/>
    <w:rsid w:val="00270F8D"/>
    <w:rsid w:val="00271354"/>
    <w:rsid w:val="00271BBE"/>
    <w:rsid w:val="00272ED2"/>
    <w:rsid w:val="0027307C"/>
    <w:rsid w:val="00273530"/>
    <w:rsid w:val="00274536"/>
    <w:rsid w:val="00274774"/>
    <w:rsid w:val="0027498F"/>
    <w:rsid w:val="00275576"/>
    <w:rsid w:val="0027573A"/>
    <w:rsid w:val="00275E14"/>
    <w:rsid w:val="00275EF2"/>
    <w:rsid w:val="00276956"/>
    <w:rsid w:val="00276E5E"/>
    <w:rsid w:val="00276F47"/>
    <w:rsid w:val="00277C01"/>
    <w:rsid w:val="00281194"/>
    <w:rsid w:val="002834A6"/>
    <w:rsid w:val="002835F2"/>
    <w:rsid w:val="00283BF6"/>
    <w:rsid w:val="002843A8"/>
    <w:rsid w:val="00284E48"/>
    <w:rsid w:val="002857E2"/>
    <w:rsid w:val="00285A06"/>
    <w:rsid w:val="00286110"/>
    <w:rsid w:val="0028691B"/>
    <w:rsid w:val="00287A44"/>
    <w:rsid w:val="00287D81"/>
    <w:rsid w:val="00291643"/>
    <w:rsid w:val="00292A86"/>
    <w:rsid w:val="002932D6"/>
    <w:rsid w:val="00293DC2"/>
    <w:rsid w:val="002950B0"/>
    <w:rsid w:val="002950C0"/>
    <w:rsid w:val="002959E0"/>
    <w:rsid w:val="00295A13"/>
    <w:rsid w:val="002960BF"/>
    <w:rsid w:val="00296ECF"/>
    <w:rsid w:val="00296F1E"/>
    <w:rsid w:val="00297655"/>
    <w:rsid w:val="00297C0B"/>
    <w:rsid w:val="00297F73"/>
    <w:rsid w:val="002A02DD"/>
    <w:rsid w:val="002A1537"/>
    <w:rsid w:val="002A2B9C"/>
    <w:rsid w:val="002A3244"/>
    <w:rsid w:val="002A3417"/>
    <w:rsid w:val="002A3A50"/>
    <w:rsid w:val="002A4649"/>
    <w:rsid w:val="002A57D5"/>
    <w:rsid w:val="002A5934"/>
    <w:rsid w:val="002A5C67"/>
    <w:rsid w:val="002A6733"/>
    <w:rsid w:val="002A762F"/>
    <w:rsid w:val="002B0CA1"/>
    <w:rsid w:val="002B1128"/>
    <w:rsid w:val="002B14DA"/>
    <w:rsid w:val="002B17AC"/>
    <w:rsid w:val="002B2C1F"/>
    <w:rsid w:val="002B38E4"/>
    <w:rsid w:val="002B4544"/>
    <w:rsid w:val="002B4775"/>
    <w:rsid w:val="002B4DCF"/>
    <w:rsid w:val="002B5213"/>
    <w:rsid w:val="002B573F"/>
    <w:rsid w:val="002B6171"/>
    <w:rsid w:val="002B63F6"/>
    <w:rsid w:val="002B6D74"/>
    <w:rsid w:val="002B77CE"/>
    <w:rsid w:val="002C20D7"/>
    <w:rsid w:val="002C22BD"/>
    <w:rsid w:val="002C2761"/>
    <w:rsid w:val="002C30AC"/>
    <w:rsid w:val="002C3825"/>
    <w:rsid w:val="002C3C7E"/>
    <w:rsid w:val="002C4060"/>
    <w:rsid w:val="002C497D"/>
    <w:rsid w:val="002C566D"/>
    <w:rsid w:val="002C6573"/>
    <w:rsid w:val="002C69E8"/>
    <w:rsid w:val="002C6D53"/>
    <w:rsid w:val="002C6DD8"/>
    <w:rsid w:val="002C6DDB"/>
    <w:rsid w:val="002C76CE"/>
    <w:rsid w:val="002D0006"/>
    <w:rsid w:val="002D1380"/>
    <w:rsid w:val="002D1D53"/>
    <w:rsid w:val="002D203E"/>
    <w:rsid w:val="002D2182"/>
    <w:rsid w:val="002D244D"/>
    <w:rsid w:val="002D2A43"/>
    <w:rsid w:val="002D365F"/>
    <w:rsid w:val="002D5144"/>
    <w:rsid w:val="002D5631"/>
    <w:rsid w:val="002D59CB"/>
    <w:rsid w:val="002D639C"/>
    <w:rsid w:val="002D63E3"/>
    <w:rsid w:val="002D64B6"/>
    <w:rsid w:val="002E022F"/>
    <w:rsid w:val="002E060B"/>
    <w:rsid w:val="002E137F"/>
    <w:rsid w:val="002E1555"/>
    <w:rsid w:val="002E164E"/>
    <w:rsid w:val="002E1962"/>
    <w:rsid w:val="002E3214"/>
    <w:rsid w:val="002E4A41"/>
    <w:rsid w:val="002E4F90"/>
    <w:rsid w:val="002E6021"/>
    <w:rsid w:val="002E79C6"/>
    <w:rsid w:val="002F0456"/>
    <w:rsid w:val="002F06BF"/>
    <w:rsid w:val="002F0BCD"/>
    <w:rsid w:val="002F0C9A"/>
    <w:rsid w:val="002F2CA1"/>
    <w:rsid w:val="002F2F76"/>
    <w:rsid w:val="002F372C"/>
    <w:rsid w:val="002F3D42"/>
    <w:rsid w:val="002F3E73"/>
    <w:rsid w:val="002F450A"/>
    <w:rsid w:val="002F4599"/>
    <w:rsid w:val="002F56B3"/>
    <w:rsid w:val="002F6477"/>
    <w:rsid w:val="002F6685"/>
    <w:rsid w:val="002F7406"/>
    <w:rsid w:val="002F7475"/>
    <w:rsid w:val="00300123"/>
    <w:rsid w:val="0030057E"/>
    <w:rsid w:val="0030081F"/>
    <w:rsid w:val="00301E9A"/>
    <w:rsid w:val="00302154"/>
    <w:rsid w:val="00302CCD"/>
    <w:rsid w:val="00302DC5"/>
    <w:rsid w:val="00303DFF"/>
    <w:rsid w:val="00303F32"/>
    <w:rsid w:val="00304726"/>
    <w:rsid w:val="00305592"/>
    <w:rsid w:val="00305B4C"/>
    <w:rsid w:val="00305D78"/>
    <w:rsid w:val="00306A1B"/>
    <w:rsid w:val="00306C24"/>
    <w:rsid w:val="00306F01"/>
    <w:rsid w:val="003071C8"/>
    <w:rsid w:val="00307886"/>
    <w:rsid w:val="003078BE"/>
    <w:rsid w:val="00307C9E"/>
    <w:rsid w:val="0031152C"/>
    <w:rsid w:val="00311AB8"/>
    <w:rsid w:val="0031322D"/>
    <w:rsid w:val="00313D1A"/>
    <w:rsid w:val="003148DD"/>
    <w:rsid w:val="00314DAC"/>
    <w:rsid w:val="003151C8"/>
    <w:rsid w:val="00315B6D"/>
    <w:rsid w:val="00316443"/>
    <w:rsid w:val="0031759F"/>
    <w:rsid w:val="00317809"/>
    <w:rsid w:val="0032061B"/>
    <w:rsid w:val="00321457"/>
    <w:rsid w:val="0032247C"/>
    <w:rsid w:val="0032257D"/>
    <w:rsid w:val="003231D4"/>
    <w:rsid w:val="00324D3E"/>
    <w:rsid w:val="00324F0D"/>
    <w:rsid w:val="003255D6"/>
    <w:rsid w:val="0032680B"/>
    <w:rsid w:val="00326B18"/>
    <w:rsid w:val="00326BA8"/>
    <w:rsid w:val="0032708D"/>
    <w:rsid w:val="003278BF"/>
    <w:rsid w:val="00327B8F"/>
    <w:rsid w:val="00330253"/>
    <w:rsid w:val="00332265"/>
    <w:rsid w:val="00332328"/>
    <w:rsid w:val="0033236B"/>
    <w:rsid w:val="00332A0F"/>
    <w:rsid w:val="00332A3A"/>
    <w:rsid w:val="00333992"/>
    <w:rsid w:val="003339D4"/>
    <w:rsid w:val="00333AC6"/>
    <w:rsid w:val="0033413B"/>
    <w:rsid w:val="003343CC"/>
    <w:rsid w:val="003352E4"/>
    <w:rsid w:val="003359AD"/>
    <w:rsid w:val="00335F34"/>
    <w:rsid w:val="00336F3D"/>
    <w:rsid w:val="00337E4C"/>
    <w:rsid w:val="00340792"/>
    <w:rsid w:val="00341313"/>
    <w:rsid w:val="003428AD"/>
    <w:rsid w:val="00342F1B"/>
    <w:rsid w:val="00343856"/>
    <w:rsid w:val="00343C09"/>
    <w:rsid w:val="0034410C"/>
    <w:rsid w:val="00345138"/>
    <w:rsid w:val="00345599"/>
    <w:rsid w:val="00345B0A"/>
    <w:rsid w:val="00346197"/>
    <w:rsid w:val="003464C2"/>
    <w:rsid w:val="0034777F"/>
    <w:rsid w:val="003505F2"/>
    <w:rsid w:val="0035061A"/>
    <w:rsid w:val="003512C1"/>
    <w:rsid w:val="003515CF"/>
    <w:rsid w:val="00352B9A"/>
    <w:rsid w:val="00352C43"/>
    <w:rsid w:val="00353878"/>
    <w:rsid w:val="0035419A"/>
    <w:rsid w:val="00356EE4"/>
    <w:rsid w:val="0036084D"/>
    <w:rsid w:val="00361140"/>
    <w:rsid w:val="00361614"/>
    <w:rsid w:val="00362180"/>
    <w:rsid w:val="003626D0"/>
    <w:rsid w:val="00362739"/>
    <w:rsid w:val="00364C8C"/>
    <w:rsid w:val="00365111"/>
    <w:rsid w:val="00365A1D"/>
    <w:rsid w:val="00365BD8"/>
    <w:rsid w:val="00366396"/>
    <w:rsid w:val="00366D64"/>
    <w:rsid w:val="0037257D"/>
    <w:rsid w:val="0037260A"/>
    <w:rsid w:val="00372B7D"/>
    <w:rsid w:val="00373334"/>
    <w:rsid w:val="00373500"/>
    <w:rsid w:val="00373770"/>
    <w:rsid w:val="00373B5E"/>
    <w:rsid w:val="003742A4"/>
    <w:rsid w:val="0037452E"/>
    <w:rsid w:val="00374EF2"/>
    <w:rsid w:val="00376138"/>
    <w:rsid w:val="00377584"/>
    <w:rsid w:val="0037788C"/>
    <w:rsid w:val="00377910"/>
    <w:rsid w:val="00377BEC"/>
    <w:rsid w:val="00383B02"/>
    <w:rsid w:val="003840BA"/>
    <w:rsid w:val="003845ED"/>
    <w:rsid w:val="0038462F"/>
    <w:rsid w:val="0038469F"/>
    <w:rsid w:val="003849D3"/>
    <w:rsid w:val="00384DD2"/>
    <w:rsid w:val="00384FEE"/>
    <w:rsid w:val="00385348"/>
    <w:rsid w:val="00385DA9"/>
    <w:rsid w:val="00386100"/>
    <w:rsid w:val="003861D3"/>
    <w:rsid w:val="003862B6"/>
    <w:rsid w:val="003864BB"/>
    <w:rsid w:val="00386BA1"/>
    <w:rsid w:val="00386FD7"/>
    <w:rsid w:val="003872D3"/>
    <w:rsid w:val="00387C0B"/>
    <w:rsid w:val="00390121"/>
    <w:rsid w:val="00392380"/>
    <w:rsid w:val="00392860"/>
    <w:rsid w:val="00393445"/>
    <w:rsid w:val="003934D4"/>
    <w:rsid w:val="00393FC1"/>
    <w:rsid w:val="00395496"/>
    <w:rsid w:val="00395769"/>
    <w:rsid w:val="00395E32"/>
    <w:rsid w:val="003970F6"/>
    <w:rsid w:val="00397263"/>
    <w:rsid w:val="003A0705"/>
    <w:rsid w:val="003A11D2"/>
    <w:rsid w:val="003A1939"/>
    <w:rsid w:val="003A1F92"/>
    <w:rsid w:val="003A2219"/>
    <w:rsid w:val="003A2DA7"/>
    <w:rsid w:val="003A31F3"/>
    <w:rsid w:val="003A34EE"/>
    <w:rsid w:val="003A43C0"/>
    <w:rsid w:val="003A4514"/>
    <w:rsid w:val="003A4A77"/>
    <w:rsid w:val="003A58F9"/>
    <w:rsid w:val="003A60E0"/>
    <w:rsid w:val="003A6416"/>
    <w:rsid w:val="003A685A"/>
    <w:rsid w:val="003A6ACD"/>
    <w:rsid w:val="003A6B42"/>
    <w:rsid w:val="003A6D42"/>
    <w:rsid w:val="003A7840"/>
    <w:rsid w:val="003B0DF5"/>
    <w:rsid w:val="003B0F21"/>
    <w:rsid w:val="003B101A"/>
    <w:rsid w:val="003B17EC"/>
    <w:rsid w:val="003B21B9"/>
    <w:rsid w:val="003B2F97"/>
    <w:rsid w:val="003B3001"/>
    <w:rsid w:val="003B30D6"/>
    <w:rsid w:val="003B4AD3"/>
    <w:rsid w:val="003B584E"/>
    <w:rsid w:val="003B58EF"/>
    <w:rsid w:val="003B6049"/>
    <w:rsid w:val="003B6128"/>
    <w:rsid w:val="003B6189"/>
    <w:rsid w:val="003C047B"/>
    <w:rsid w:val="003C0627"/>
    <w:rsid w:val="003C0FAD"/>
    <w:rsid w:val="003C1024"/>
    <w:rsid w:val="003C1B63"/>
    <w:rsid w:val="003C2382"/>
    <w:rsid w:val="003C3934"/>
    <w:rsid w:val="003C3E55"/>
    <w:rsid w:val="003C40B1"/>
    <w:rsid w:val="003C436A"/>
    <w:rsid w:val="003C4BA4"/>
    <w:rsid w:val="003C4CBD"/>
    <w:rsid w:val="003C6CAF"/>
    <w:rsid w:val="003C744A"/>
    <w:rsid w:val="003D0B77"/>
    <w:rsid w:val="003D0D39"/>
    <w:rsid w:val="003D181F"/>
    <w:rsid w:val="003D189C"/>
    <w:rsid w:val="003D1EC0"/>
    <w:rsid w:val="003D3147"/>
    <w:rsid w:val="003D3684"/>
    <w:rsid w:val="003D3C50"/>
    <w:rsid w:val="003D44F8"/>
    <w:rsid w:val="003D4FA7"/>
    <w:rsid w:val="003D64CE"/>
    <w:rsid w:val="003D6D0B"/>
    <w:rsid w:val="003D6EF3"/>
    <w:rsid w:val="003D77D9"/>
    <w:rsid w:val="003D7DF9"/>
    <w:rsid w:val="003E0547"/>
    <w:rsid w:val="003E0ADB"/>
    <w:rsid w:val="003E1158"/>
    <w:rsid w:val="003E129C"/>
    <w:rsid w:val="003E1778"/>
    <w:rsid w:val="003E1A80"/>
    <w:rsid w:val="003E2115"/>
    <w:rsid w:val="003E2D7B"/>
    <w:rsid w:val="003E3CA6"/>
    <w:rsid w:val="003E642B"/>
    <w:rsid w:val="003E6490"/>
    <w:rsid w:val="003E6696"/>
    <w:rsid w:val="003E73CF"/>
    <w:rsid w:val="003F0410"/>
    <w:rsid w:val="003F0B4F"/>
    <w:rsid w:val="003F3E15"/>
    <w:rsid w:val="003F3EE1"/>
    <w:rsid w:val="003F4EFE"/>
    <w:rsid w:val="003F6018"/>
    <w:rsid w:val="003F627C"/>
    <w:rsid w:val="003F6322"/>
    <w:rsid w:val="003F7244"/>
    <w:rsid w:val="003F72F4"/>
    <w:rsid w:val="003F7EB9"/>
    <w:rsid w:val="00400228"/>
    <w:rsid w:val="0040082C"/>
    <w:rsid w:val="00401980"/>
    <w:rsid w:val="00401AB3"/>
    <w:rsid w:val="004024BD"/>
    <w:rsid w:val="00403CB8"/>
    <w:rsid w:val="00403D48"/>
    <w:rsid w:val="00404808"/>
    <w:rsid w:val="004057A5"/>
    <w:rsid w:val="0040666D"/>
    <w:rsid w:val="004069D9"/>
    <w:rsid w:val="00406D9E"/>
    <w:rsid w:val="00406EEB"/>
    <w:rsid w:val="00407ABF"/>
    <w:rsid w:val="0041052D"/>
    <w:rsid w:val="004107B8"/>
    <w:rsid w:val="00411221"/>
    <w:rsid w:val="004122BE"/>
    <w:rsid w:val="00412376"/>
    <w:rsid w:val="004125FD"/>
    <w:rsid w:val="004129A5"/>
    <w:rsid w:val="004137B4"/>
    <w:rsid w:val="0041424B"/>
    <w:rsid w:val="00414CD1"/>
    <w:rsid w:val="00417ECD"/>
    <w:rsid w:val="00420EE4"/>
    <w:rsid w:val="004215D2"/>
    <w:rsid w:val="00422850"/>
    <w:rsid w:val="00423748"/>
    <w:rsid w:val="00423EC8"/>
    <w:rsid w:val="00424059"/>
    <w:rsid w:val="004243B2"/>
    <w:rsid w:val="004244F5"/>
    <w:rsid w:val="004245F8"/>
    <w:rsid w:val="00424B86"/>
    <w:rsid w:val="004258B7"/>
    <w:rsid w:val="00426228"/>
    <w:rsid w:val="004267C9"/>
    <w:rsid w:val="00427423"/>
    <w:rsid w:val="004277BE"/>
    <w:rsid w:val="00427C41"/>
    <w:rsid w:val="00427D4F"/>
    <w:rsid w:val="00430509"/>
    <w:rsid w:val="00430CEE"/>
    <w:rsid w:val="00431463"/>
    <w:rsid w:val="00432643"/>
    <w:rsid w:val="004326CB"/>
    <w:rsid w:val="004336AF"/>
    <w:rsid w:val="004338F3"/>
    <w:rsid w:val="00434B49"/>
    <w:rsid w:val="00435F3E"/>
    <w:rsid w:val="00437A4F"/>
    <w:rsid w:val="0044078C"/>
    <w:rsid w:val="00440B25"/>
    <w:rsid w:val="004411C7"/>
    <w:rsid w:val="0044181D"/>
    <w:rsid w:val="004419CA"/>
    <w:rsid w:val="00441ADF"/>
    <w:rsid w:val="00441B02"/>
    <w:rsid w:val="00442BE4"/>
    <w:rsid w:val="004442B5"/>
    <w:rsid w:val="004444B2"/>
    <w:rsid w:val="00445299"/>
    <w:rsid w:val="00445742"/>
    <w:rsid w:val="00445DD0"/>
    <w:rsid w:val="00446BD5"/>
    <w:rsid w:val="0044736F"/>
    <w:rsid w:val="004476A1"/>
    <w:rsid w:val="00447BF9"/>
    <w:rsid w:val="00450140"/>
    <w:rsid w:val="004507B4"/>
    <w:rsid w:val="00451977"/>
    <w:rsid w:val="004519AC"/>
    <w:rsid w:val="00451AA3"/>
    <w:rsid w:val="00451AC6"/>
    <w:rsid w:val="00451B68"/>
    <w:rsid w:val="00451E40"/>
    <w:rsid w:val="00452F02"/>
    <w:rsid w:val="0045379E"/>
    <w:rsid w:val="004537E0"/>
    <w:rsid w:val="00455610"/>
    <w:rsid w:val="00455DB4"/>
    <w:rsid w:val="00455F25"/>
    <w:rsid w:val="00456057"/>
    <w:rsid w:val="004563E5"/>
    <w:rsid w:val="004576FC"/>
    <w:rsid w:val="00457DF2"/>
    <w:rsid w:val="00460100"/>
    <w:rsid w:val="004608D2"/>
    <w:rsid w:val="00461509"/>
    <w:rsid w:val="0046169A"/>
    <w:rsid w:val="0046195D"/>
    <w:rsid w:val="00461E6B"/>
    <w:rsid w:val="004620B9"/>
    <w:rsid w:val="004625D6"/>
    <w:rsid w:val="00462AF0"/>
    <w:rsid w:val="004631A7"/>
    <w:rsid w:val="0046325D"/>
    <w:rsid w:val="004640E2"/>
    <w:rsid w:val="00464228"/>
    <w:rsid w:val="00464383"/>
    <w:rsid w:val="0046445D"/>
    <w:rsid w:val="0046475C"/>
    <w:rsid w:val="00464B15"/>
    <w:rsid w:val="00464F70"/>
    <w:rsid w:val="00465D26"/>
    <w:rsid w:val="00467388"/>
    <w:rsid w:val="00467436"/>
    <w:rsid w:val="00467554"/>
    <w:rsid w:val="004701C4"/>
    <w:rsid w:val="00470350"/>
    <w:rsid w:val="00470A5D"/>
    <w:rsid w:val="00470C1D"/>
    <w:rsid w:val="004711E1"/>
    <w:rsid w:val="004721EE"/>
    <w:rsid w:val="004722E2"/>
    <w:rsid w:val="00472B4E"/>
    <w:rsid w:val="00473D2E"/>
    <w:rsid w:val="00473E8C"/>
    <w:rsid w:val="00475205"/>
    <w:rsid w:val="00475247"/>
    <w:rsid w:val="004753B8"/>
    <w:rsid w:val="004756FB"/>
    <w:rsid w:val="00476116"/>
    <w:rsid w:val="00476868"/>
    <w:rsid w:val="00477478"/>
    <w:rsid w:val="00477BB0"/>
    <w:rsid w:val="00477D86"/>
    <w:rsid w:val="00480108"/>
    <w:rsid w:val="004808C9"/>
    <w:rsid w:val="00480A45"/>
    <w:rsid w:val="00480B31"/>
    <w:rsid w:val="00481EE5"/>
    <w:rsid w:val="004829F0"/>
    <w:rsid w:val="00482E54"/>
    <w:rsid w:val="00483086"/>
    <w:rsid w:val="004836CC"/>
    <w:rsid w:val="00483A0B"/>
    <w:rsid w:val="00484BEF"/>
    <w:rsid w:val="00485290"/>
    <w:rsid w:val="0048593A"/>
    <w:rsid w:val="004859F4"/>
    <w:rsid w:val="004863CB"/>
    <w:rsid w:val="00486E63"/>
    <w:rsid w:val="00486EFE"/>
    <w:rsid w:val="00487047"/>
    <w:rsid w:val="00487070"/>
    <w:rsid w:val="0048723C"/>
    <w:rsid w:val="00490C29"/>
    <w:rsid w:val="004919BB"/>
    <w:rsid w:val="00491B52"/>
    <w:rsid w:val="00491FF6"/>
    <w:rsid w:val="00492167"/>
    <w:rsid w:val="0049233D"/>
    <w:rsid w:val="004931CA"/>
    <w:rsid w:val="00493BDB"/>
    <w:rsid w:val="00494341"/>
    <w:rsid w:val="004947EF"/>
    <w:rsid w:val="00495297"/>
    <w:rsid w:val="004957B4"/>
    <w:rsid w:val="00497598"/>
    <w:rsid w:val="00497FF9"/>
    <w:rsid w:val="004A0734"/>
    <w:rsid w:val="004A0B7C"/>
    <w:rsid w:val="004A221A"/>
    <w:rsid w:val="004A332F"/>
    <w:rsid w:val="004A35B0"/>
    <w:rsid w:val="004A42E8"/>
    <w:rsid w:val="004A44FA"/>
    <w:rsid w:val="004A464E"/>
    <w:rsid w:val="004A4A8B"/>
    <w:rsid w:val="004A54F3"/>
    <w:rsid w:val="004A606A"/>
    <w:rsid w:val="004A658E"/>
    <w:rsid w:val="004A65AE"/>
    <w:rsid w:val="004A7134"/>
    <w:rsid w:val="004A77AF"/>
    <w:rsid w:val="004A7A91"/>
    <w:rsid w:val="004B07DA"/>
    <w:rsid w:val="004B1082"/>
    <w:rsid w:val="004B13A4"/>
    <w:rsid w:val="004B1B88"/>
    <w:rsid w:val="004B1EAA"/>
    <w:rsid w:val="004B21C8"/>
    <w:rsid w:val="004B2311"/>
    <w:rsid w:val="004B2982"/>
    <w:rsid w:val="004B3AD5"/>
    <w:rsid w:val="004B4CD1"/>
    <w:rsid w:val="004B58D7"/>
    <w:rsid w:val="004B5D6D"/>
    <w:rsid w:val="004B6523"/>
    <w:rsid w:val="004B6581"/>
    <w:rsid w:val="004B6A3B"/>
    <w:rsid w:val="004B6FD2"/>
    <w:rsid w:val="004B7CA0"/>
    <w:rsid w:val="004C0BFD"/>
    <w:rsid w:val="004C194C"/>
    <w:rsid w:val="004C1B27"/>
    <w:rsid w:val="004C1E84"/>
    <w:rsid w:val="004C25EA"/>
    <w:rsid w:val="004C321A"/>
    <w:rsid w:val="004C3288"/>
    <w:rsid w:val="004C387E"/>
    <w:rsid w:val="004C4C5F"/>
    <w:rsid w:val="004C4DA6"/>
    <w:rsid w:val="004C4DEC"/>
    <w:rsid w:val="004C5020"/>
    <w:rsid w:val="004C5524"/>
    <w:rsid w:val="004C72D6"/>
    <w:rsid w:val="004D0400"/>
    <w:rsid w:val="004D1B5E"/>
    <w:rsid w:val="004D1E57"/>
    <w:rsid w:val="004D2425"/>
    <w:rsid w:val="004D38B3"/>
    <w:rsid w:val="004D3CA9"/>
    <w:rsid w:val="004D45FB"/>
    <w:rsid w:val="004D4AAE"/>
    <w:rsid w:val="004D5B4F"/>
    <w:rsid w:val="004D5CD1"/>
    <w:rsid w:val="004D6E0B"/>
    <w:rsid w:val="004E27BB"/>
    <w:rsid w:val="004E2900"/>
    <w:rsid w:val="004E2C7E"/>
    <w:rsid w:val="004E2E02"/>
    <w:rsid w:val="004E2FC4"/>
    <w:rsid w:val="004E30A3"/>
    <w:rsid w:val="004E3F26"/>
    <w:rsid w:val="004E4115"/>
    <w:rsid w:val="004E4307"/>
    <w:rsid w:val="004E4359"/>
    <w:rsid w:val="004E43D7"/>
    <w:rsid w:val="004E5810"/>
    <w:rsid w:val="004E5D47"/>
    <w:rsid w:val="004E5F0B"/>
    <w:rsid w:val="004E6A1D"/>
    <w:rsid w:val="004E7C0F"/>
    <w:rsid w:val="004E7CCC"/>
    <w:rsid w:val="004E7EC0"/>
    <w:rsid w:val="004F097E"/>
    <w:rsid w:val="004F113E"/>
    <w:rsid w:val="004F1ADC"/>
    <w:rsid w:val="004F258D"/>
    <w:rsid w:val="004F342A"/>
    <w:rsid w:val="004F4A5B"/>
    <w:rsid w:val="004F52B7"/>
    <w:rsid w:val="004F5B6B"/>
    <w:rsid w:val="004F60B4"/>
    <w:rsid w:val="004F6E5B"/>
    <w:rsid w:val="004F7F5A"/>
    <w:rsid w:val="00501144"/>
    <w:rsid w:val="00501B11"/>
    <w:rsid w:val="00501ECF"/>
    <w:rsid w:val="00503357"/>
    <w:rsid w:val="00503467"/>
    <w:rsid w:val="0050363B"/>
    <w:rsid w:val="00503968"/>
    <w:rsid w:val="005047ED"/>
    <w:rsid w:val="005051DE"/>
    <w:rsid w:val="00506B7C"/>
    <w:rsid w:val="00507578"/>
    <w:rsid w:val="00507C64"/>
    <w:rsid w:val="00507E37"/>
    <w:rsid w:val="00510740"/>
    <w:rsid w:val="005109D2"/>
    <w:rsid w:val="00510F87"/>
    <w:rsid w:val="0051103B"/>
    <w:rsid w:val="0051167F"/>
    <w:rsid w:val="00511936"/>
    <w:rsid w:val="00512016"/>
    <w:rsid w:val="00512B7D"/>
    <w:rsid w:val="00513956"/>
    <w:rsid w:val="00513A9B"/>
    <w:rsid w:val="00514835"/>
    <w:rsid w:val="00514EAE"/>
    <w:rsid w:val="0051529D"/>
    <w:rsid w:val="005152F8"/>
    <w:rsid w:val="00515634"/>
    <w:rsid w:val="00515906"/>
    <w:rsid w:val="005168FE"/>
    <w:rsid w:val="0051693F"/>
    <w:rsid w:val="00516D7F"/>
    <w:rsid w:val="00517CDF"/>
    <w:rsid w:val="00520F5A"/>
    <w:rsid w:val="00521441"/>
    <w:rsid w:val="00522229"/>
    <w:rsid w:val="00522AA1"/>
    <w:rsid w:val="00522B21"/>
    <w:rsid w:val="0052343F"/>
    <w:rsid w:val="00524B38"/>
    <w:rsid w:val="00524CFB"/>
    <w:rsid w:val="00525FF9"/>
    <w:rsid w:val="00527624"/>
    <w:rsid w:val="0052791F"/>
    <w:rsid w:val="0052797C"/>
    <w:rsid w:val="0053001C"/>
    <w:rsid w:val="005302F5"/>
    <w:rsid w:val="00530363"/>
    <w:rsid w:val="0053092A"/>
    <w:rsid w:val="00530B92"/>
    <w:rsid w:val="00531603"/>
    <w:rsid w:val="00532522"/>
    <w:rsid w:val="00532FB1"/>
    <w:rsid w:val="00533948"/>
    <w:rsid w:val="00536121"/>
    <w:rsid w:val="00536D19"/>
    <w:rsid w:val="00536DF6"/>
    <w:rsid w:val="005374E1"/>
    <w:rsid w:val="00537886"/>
    <w:rsid w:val="0053799F"/>
    <w:rsid w:val="005403E9"/>
    <w:rsid w:val="005416E5"/>
    <w:rsid w:val="00542647"/>
    <w:rsid w:val="00542B0C"/>
    <w:rsid w:val="00542D34"/>
    <w:rsid w:val="005433AA"/>
    <w:rsid w:val="005436C3"/>
    <w:rsid w:val="00543E13"/>
    <w:rsid w:val="005448E5"/>
    <w:rsid w:val="00544B49"/>
    <w:rsid w:val="00544BD2"/>
    <w:rsid w:val="005456F8"/>
    <w:rsid w:val="005462BD"/>
    <w:rsid w:val="0054685A"/>
    <w:rsid w:val="00546E27"/>
    <w:rsid w:val="00550978"/>
    <w:rsid w:val="00551114"/>
    <w:rsid w:val="00551331"/>
    <w:rsid w:val="00552731"/>
    <w:rsid w:val="00552812"/>
    <w:rsid w:val="00552F36"/>
    <w:rsid w:val="00553066"/>
    <w:rsid w:val="005533BC"/>
    <w:rsid w:val="00553626"/>
    <w:rsid w:val="00553ABE"/>
    <w:rsid w:val="005553FD"/>
    <w:rsid w:val="00555E70"/>
    <w:rsid w:val="005562A7"/>
    <w:rsid w:val="00556E3B"/>
    <w:rsid w:val="0055735B"/>
    <w:rsid w:val="00557399"/>
    <w:rsid w:val="00557E28"/>
    <w:rsid w:val="0056001E"/>
    <w:rsid w:val="00560099"/>
    <w:rsid w:val="00560909"/>
    <w:rsid w:val="00561678"/>
    <w:rsid w:val="00562401"/>
    <w:rsid w:val="0056440E"/>
    <w:rsid w:val="005648BF"/>
    <w:rsid w:val="0056490E"/>
    <w:rsid w:val="00564BFE"/>
    <w:rsid w:val="00565AA9"/>
    <w:rsid w:val="0056648A"/>
    <w:rsid w:val="005666F9"/>
    <w:rsid w:val="0056684C"/>
    <w:rsid w:val="0056756A"/>
    <w:rsid w:val="005707C7"/>
    <w:rsid w:val="00570B9A"/>
    <w:rsid w:val="00570D15"/>
    <w:rsid w:val="0057101C"/>
    <w:rsid w:val="00572C10"/>
    <w:rsid w:val="00572CA7"/>
    <w:rsid w:val="00573F3B"/>
    <w:rsid w:val="00575762"/>
    <w:rsid w:val="005758A2"/>
    <w:rsid w:val="005758DA"/>
    <w:rsid w:val="00575C3C"/>
    <w:rsid w:val="00576C48"/>
    <w:rsid w:val="00577208"/>
    <w:rsid w:val="00577417"/>
    <w:rsid w:val="0057792B"/>
    <w:rsid w:val="00582B03"/>
    <w:rsid w:val="00582F4B"/>
    <w:rsid w:val="0058452B"/>
    <w:rsid w:val="00584552"/>
    <w:rsid w:val="005854FE"/>
    <w:rsid w:val="00585544"/>
    <w:rsid w:val="0058692B"/>
    <w:rsid w:val="0058708D"/>
    <w:rsid w:val="00587161"/>
    <w:rsid w:val="00587B7E"/>
    <w:rsid w:val="0059086A"/>
    <w:rsid w:val="0059186F"/>
    <w:rsid w:val="00591D74"/>
    <w:rsid w:val="00591E67"/>
    <w:rsid w:val="00591F33"/>
    <w:rsid w:val="00592157"/>
    <w:rsid w:val="00592762"/>
    <w:rsid w:val="00592B16"/>
    <w:rsid w:val="00596CCB"/>
    <w:rsid w:val="005970AC"/>
    <w:rsid w:val="00597E30"/>
    <w:rsid w:val="00597EEE"/>
    <w:rsid w:val="005A082B"/>
    <w:rsid w:val="005A0921"/>
    <w:rsid w:val="005A1519"/>
    <w:rsid w:val="005A2848"/>
    <w:rsid w:val="005A2E60"/>
    <w:rsid w:val="005A2E77"/>
    <w:rsid w:val="005A463E"/>
    <w:rsid w:val="005A51C3"/>
    <w:rsid w:val="005A54E2"/>
    <w:rsid w:val="005A6581"/>
    <w:rsid w:val="005A6B6E"/>
    <w:rsid w:val="005A6EAF"/>
    <w:rsid w:val="005A7139"/>
    <w:rsid w:val="005A7DB5"/>
    <w:rsid w:val="005B02AE"/>
    <w:rsid w:val="005B0CCF"/>
    <w:rsid w:val="005B272C"/>
    <w:rsid w:val="005B2890"/>
    <w:rsid w:val="005B2DD4"/>
    <w:rsid w:val="005B2E3A"/>
    <w:rsid w:val="005B3624"/>
    <w:rsid w:val="005B3888"/>
    <w:rsid w:val="005B3F66"/>
    <w:rsid w:val="005B4354"/>
    <w:rsid w:val="005B444E"/>
    <w:rsid w:val="005B4E14"/>
    <w:rsid w:val="005B549F"/>
    <w:rsid w:val="005B60EB"/>
    <w:rsid w:val="005B69A8"/>
    <w:rsid w:val="005B6AB5"/>
    <w:rsid w:val="005B7D7D"/>
    <w:rsid w:val="005C0454"/>
    <w:rsid w:val="005C2C96"/>
    <w:rsid w:val="005C2FD8"/>
    <w:rsid w:val="005C318F"/>
    <w:rsid w:val="005C3585"/>
    <w:rsid w:val="005C371B"/>
    <w:rsid w:val="005C3FEA"/>
    <w:rsid w:val="005C45A9"/>
    <w:rsid w:val="005C4AEC"/>
    <w:rsid w:val="005C4FCC"/>
    <w:rsid w:val="005C51F6"/>
    <w:rsid w:val="005C5543"/>
    <w:rsid w:val="005C5559"/>
    <w:rsid w:val="005C6381"/>
    <w:rsid w:val="005C7F54"/>
    <w:rsid w:val="005D08BC"/>
    <w:rsid w:val="005D0937"/>
    <w:rsid w:val="005D0961"/>
    <w:rsid w:val="005D156C"/>
    <w:rsid w:val="005D1BA2"/>
    <w:rsid w:val="005D28C7"/>
    <w:rsid w:val="005D29ED"/>
    <w:rsid w:val="005D35D2"/>
    <w:rsid w:val="005D4218"/>
    <w:rsid w:val="005D5C4C"/>
    <w:rsid w:val="005D62F4"/>
    <w:rsid w:val="005D69D8"/>
    <w:rsid w:val="005D6E2A"/>
    <w:rsid w:val="005D754A"/>
    <w:rsid w:val="005D7A5D"/>
    <w:rsid w:val="005E037F"/>
    <w:rsid w:val="005E0A90"/>
    <w:rsid w:val="005E0AA6"/>
    <w:rsid w:val="005E2424"/>
    <w:rsid w:val="005E281C"/>
    <w:rsid w:val="005E2BEF"/>
    <w:rsid w:val="005E39CA"/>
    <w:rsid w:val="005E39FA"/>
    <w:rsid w:val="005E6328"/>
    <w:rsid w:val="005E6A75"/>
    <w:rsid w:val="005E6FB7"/>
    <w:rsid w:val="005E7469"/>
    <w:rsid w:val="005F0342"/>
    <w:rsid w:val="005F054B"/>
    <w:rsid w:val="005F110E"/>
    <w:rsid w:val="005F2A27"/>
    <w:rsid w:val="005F331F"/>
    <w:rsid w:val="005F3524"/>
    <w:rsid w:val="005F4BB1"/>
    <w:rsid w:val="005F4D18"/>
    <w:rsid w:val="005F556C"/>
    <w:rsid w:val="005F5D4A"/>
    <w:rsid w:val="005F708D"/>
    <w:rsid w:val="005F70D7"/>
    <w:rsid w:val="005F7266"/>
    <w:rsid w:val="005F7DA7"/>
    <w:rsid w:val="0060000B"/>
    <w:rsid w:val="00600F39"/>
    <w:rsid w:val="006011FE"/>
    <w:rsid w:val="00601EEC"/>
    <w:rsid w:val="00602552"/>
    <w:rsid w:val="00602A09"/>
    <w:rsid w:val="00602A66"/>
    <w:rsid w:val="00602B88"/>
    <w:rsid w:val="00604815"/>
    <w:rsid w:val="00605214"/>
    <w:rsid w:val="006053BF"/>
    <w:rsid w:val="006064BE"/>
    <w:rsid w:val="0060717A"/>
    <w:rsid w:val="006073FE"/>
    <w:rsid w:val="00607AEB"/>
    <w:rsid w:val="006109A9"/>
    <w:rsid w:val="00610C04"/>
    <w:rsid w:val="006114DA"/>
    <w:rsid w:val="006120D8"/>
    <w:rsid w:val="00612224"/>
    <w:rsid w:val="006124CF"/>
    <w:rsid w:val="00612746"/>
    <w:rsid w:val="00612B90"/>
    <w:rsid w:val="00612ECE"/>
    <w:rsid w:val="00612EF7"/>
    <w:rsid w:val="006131A2"/>
    <w:rsid w:val="006134BF"/>
    <w:rsid w:val="00613FFF"/>
    <w:rsid w:val="00614E27"/>
    <w:rsid w:val="006160AB"/>
    <w:rsid w:val="00616184"/>
    <w:rsid w:val="006161E5"/>
    <w:rsid w:val="00617865"/>
    <w:rsid w:val="00617A85"/>
    <w:rsid w:val="00617D20"/>
    <w:rsid w:val="006202CA"/>
    <w:rsid w:val="0062161E"/>
    <w:rsid w:val="00621E61"/>
    <w:rsid w:val="00621EEA"/>
    <w:rsid w:val="00622B50"/>
    <w:rsid w:val="00623695"/>
    <w:rsid w:val="00624D09"/>
    <w:rsid w:val="00624DF8"/>
    <w:rsid w:val="00625386"/>
    <w:rsid w:val="00625B86"/>
    <w:rsid w:val="00626209"/>
    <w:rsid w:val="006264B3"/>
    <w:rsid w:val="00626D0A"/>
    <w:rsid w:val="0062772E"/>
    <w:rsid w:val="00627859"/>
    <w:rsid w:val="00627E08"/>
    <w:rsid w:val="00630B75"/>
    <w:rsid w:val="00630E0E"/>
    <w:rsid w:val="0063145D"/>
    <w:rsid w:val="00632004"/>
    <w:rsid w:val="006337EB"/>
    <w:rsid w:val="00633CE9"/>
    <w:rsid w:val="00633E75"/>
    <w:rsid w:val="00634188"/>
    <w:rsid w:val="00634B9F"/>
    <w:rsid w:val="006358B6"/>
    <w:rsid w:val="00636C01"/>
    <w:rsid w:val="006370AB"/>
    <w:rsid w:val="00637486"/>
    <w:rsid w:val="006379DD"/>
    <w:rsid w:val="00641317"/>
    <w:rsid w:val="00641F6D"/>
    <w:rsid w:val="006423E5"/>
    <w:rsid w:val="00642602"/>
    <w:rsid w:val="00642FC7"/>
    <w:rsid w:val="006436F9"/>
    <w:rsid w:val="00643B6D"/>
    <w:rsid w:val="00643E56"/>
    <w:rsid w:val="0064420A"/>
    <w:rsid w:val="0064426F"/>
    <w:rsid w:val="006445EC"/>
    <w:rsid w:val="00644846"/>
    <w:rsid w:val="00645975"/>
    <w:rsid w:val="006462DA"/>
    <w:rsid w:val="006465F1"/>
    <w:rsid w:val="006469FD"/>
    <w:rsid w:val="00646D8E"/>
    <w:rsid w:val="00647E36"/>
    <w:rsid w:val="00647E94"/>
    <w:rsid w:val="00650540"/>
    <w:rsid w:val="0065071D"/>
    <w:rsid w:val="00650E91"/>
    <w:rsid w:val="006516F9"/>
    <w:rsid w:val="00651B59"/>
    <w:rsid w:val="00652CA1"/>
    <w:rsid w:val="006539FE"/>
    <w:rsid w:val="00653B12"/>
    <w:rsid w:val="00654065"/>
    <w:rsid w:val="00654440"/>
    <w:rsid w:val="0065459E"/>
    <w:rsid w:val="00654AAB"/>
    <w:rsid w:val="00654B5A"/>
    <w:rsid w:val="00654E13"/>
    <w:rsid w:val="00654EE7"/>
    <w:rsid w:val="00655D2A"/>
    <w:rsid w:val="006563F9"/>
    <w:rsid w:val="006567E7"/>
    <w:rsid w:val="0065762A"/>
    <w:rsid w:val="0065779D"/>
    <w:rsid w:val="0065780E"/>
    <w:rsid w:val="00657886"/>
    <w:rsid w:val="00657C3C"/>
    <w:rsid w:val="00657CC1"/>
    <w:rsid w:val="0066129C"/>
    <w:rsid w:val="00661EC3"/>
    <w:rsid w:val="00662029"/>
    <w:rsid w:val="00662866"/>
    <w:rsid w:val="006633EA"/>
    <w:rsid w:val="00663A86"/>
    <w:rsid w:val="00663F99"/>
    <w:rsid w:val="00663FAE"/>
    <w:rsid w:val="00664BC2"/>
    <w:rsid w:val="00664DE2"/>
    <w:rsid w:val="00665208"/>
    <w:rsid w:val="00665EFA"/>
    <w:rsid w:val="0066619C"/>
    <w:rsid w:val="006661C7"/>
    <w:rsid w:val="00666507"/>
    <w:rsid w:val="00666BA2"/>
    <w:rsid w:val="00667665"/>
    <w:rsid w:val="006714F3"/>
    <w:rsid w:val="00671A38"/>
    <w:rsid w:val="00672A21"/>
    <w:rsid w:val="00673887"/>
    <w:rsid w:val="00673A53"/>
    <w:rsid w:val="00673DA2"/>
    <w:rsid w:val="006745DC"/>
    <w:rsid w:val="006745EF"/>
    <w:rsid w:val="006756F2"/>
    <w:rsid w:val="00676DDC"/>
    <w:rsid w:val="00677A7D"/>
    <w:rsid w:val="006810A8"/>
    <w:rsid w:val="0068296A"/>
    <w:rsid w:val="00682F3A"/>
    <w:rsid w:val="00683312"/>
    <w:rsid w:val="00683A5C"/>
    <w:rsid w:val="00683EDF"/>
    <w:rsid w:val="00683FEE"/>
    <w:rsid w:val="00684013"/>
    <w:rsid w:val="0068488E"/>
    <w:rsid w:val="0068524C"/>
    <w:rsid w:val="00685486"/>
    <w:rsid w:val="00685656"/>
    <w:rsid w:val="006857F9"/>
    <w:rsid w:val="00685EDE"/>
    <w:rsid w:val="006866AF"/>
    <w:rsid w:val="00687015"/>
    <w:rsid w:val="006870C5"/>
    <w:rsid w:val="00687686"/>
    <w:rsid w:val="0069030B"/>
    <w:rsid w:val="006904A5"/>
    <w:rsid w:val="00690665"/>
    <w:rsid w:val="00690EF6"/>
    <w:rsid w:val="0069138F"/>
    <w:rsid w:val="00691571"/>
    <w:rsid w:val="00691D3C"/>
    <w:rsid w:val="00691F2E"/>
    <w:rsid w:val="00694917"/>
    <w:rsid w:val="00695079"/>
    <w:rsid w:val="00695196"/>
    <w:rsid w:val="006953C1"/>
    <w:rsid w:val="006959E5"/>
    <w:rsid w:val="00695A31"/>
    <w:rsid w:val="00696FA8"/>
    <w:rsid w:val="006977F6"/>
    <w:rsid w:val="006A0799"/>
    <w:rsid w:val="006A0A96"/>
    <w:rsid w:val="006A11F6"/>
    <w:rsid w:val="006A160E"/>
    <w:rsid w:val="006A19FF"/>
    <w:rsid w:val="006A2694"/>
    <w:rsid w:val="006A2CFB"/>
    <w:rsid w:val="006A4747"/>
    <w:rsid w:val="006A562F"/>
    <w:rsid w:val="006A60D3"/>
    <w:rsid w:val="006A61B7"/>
    <w:rsid w:val="006A6BED"/>
    <w:rsid w:val="006A7562"/>
    <w:rsid w:val="006A7679"/>
    <w:rsid w:val="006A76BB"/>
    <w:rsid w:val="006A7999"/>
    <w:rsid w:val="006A7CF5"/>
    <w:rsid w:val="006B0492"/>
    <w:rsid w:val="006B150D"/>
    <w:rsid w:val="006B1A4F"/>
    <w:rsid w:val="006B1CB5"/>
    <w:rsid w:val="006B1DDF"/>
    <w:rsid w:val="006B212D"/>
    <w:rsid w:val="006B2132"/>
    <w:rsid w:val="006B2200"/>
    <w:rsid w:val="006B2427"/>
    <w:rsid w:val="006B3298"/>
    <w:rsid w:val="006B4D07"/>
    <w:rsid w:val="006B4D99"/>
    <w:rsid w:val="006B529F"/>
    <w:rsid w:val="006B5FAB"/>
    <w:rsid w:val="006B6541"/>
    <w:rsid w:val="006B7218"/>
    <w:rsid w:val="006B7784"/>
    <w:rsid w:val="006B7808"/>
    <w:rsid w:val="006C01BA"/>
    <w:rsid w:val="006C1B5D"/>
    <w:rsid w:val="006C1BF5"/>
    <w:rsid w:val="006C2D0F"/>
    <w:rsid w:val="006C2F09"/>
    <w:rsid w:val="006C356D"/>
    <w:rsid w:val="006C52A8"/>
    <w:rsid w:val="006C5435"/>
    <w:rsid w:val="006C59C1"/>
    <w:rsid w:val="006C6858"/>
    <w:rsid w:val="006C7018"/>
    <w:rsid w:val="006C7CCC"/>
    <w:rsid w:val="006D0F6B"/>
    <w:rsid w:val="006D1BA4"/>
    <w:rsid w:val="006D1CA3"/>
    <w:rsid w:val="006D2D4D"/>
    <w:rsid w:val="006D3303"/>
    <w:rsid w:val="006D3C84"/>
    <w:rsid w:val="006D4248"/>
    <w:rsid w:val="006D51F2"/>
    <w:rsid w:val="006D6460"/>
    <w:rsid w:val="006D6D37"/>
    <w:rsid w:val="006D7736"/>
    <w:rsid w:val="006D77F3"/>
    <w:rsid w:val="006D77F4"/>
    <w:rsid w:val="006E0E37"/>
    <w:rsid w:val="006E196E"/>
    <w:rsid w:val="006E356C"/>
    <w:rsid w:val="006E37CA"/>
    <w:rsid w:val="006E392E"/>
    <w:rsid w:val="006E4890"/>
    <w:rsid w:val="006E4DCD"/>
    <w:rsid w:val="006E4E08"/>
    <w:rsid w:val="006E4FB1"/>
    <w:rsid w:val="006E55E6"/>
    <w:rsid w:val="006E5949"/>
    <w:rsid w:val="006E6893"/>
    <w:rsid w:val="006E7667"/>
    <w:rsid w:val="006E7858"/>
    <w:rsid w:val="006E7E20"/>
    <w:rsid w:val="006F0C78"/>
    <w:rsid w:val="006F10A8"/>
    <w:rsid w:val="006F12DF"/>
    <w:rsid w:val="006F1351"/>
    <w:rsid w:val="006F17EE"/>
    <w:rsid w:val="006F1D0D"/>
    <w:rsid w:val="006F1F2C"/>
    <w:rsid w:val="006F2291"/>
    <w:rsid w:val="006F2F67"/>
    <w:rsid w:val="006F35E6"/>
    <w:rsid w:val="006F4653"/>
    <w:rsid w:val="006F4656"/>
    <w:rsid w:val="006F4935"/>
    <w:rsid w:val="006F5781"/>
    <w:rsid w:val="006F6255"/>
    <w:rsid w:val="0070005D"/>
    <w:rsid w:val="007007A2"/>
    <w:rsid w:val="00700B1C"/>
    <w:rsid w:val="00700C10"/>
    <w:rsid w:val="0070170C"/>
    <w:rsid w:val="0070184C"/>
    <w:rsid w:val="0070344E"/>
    <w:rsid w:val="00703BF3"/>
    <w:rsid w:val="00704298"/>
    <w:rsid w:val="00704422"/>
    <w:rsid w:val="00704682"/>
    <w:rsid w:val="00704A69"/>
    <w:rsid w:val="00705317"/>
    <w:rsid w:val="007054C3"/>
    <w:rsid w:val="00705C9D"/>
    <w:rsid w:val="007067CE"/>
    <w:rsid w:val="00706EF6"/>
    <w:rsid w:val="00707DF7"/>
    <w:rsid w:val="00710A53"/>
    <w:rsid w:val="00710BD7"/>
    <w:rsid w:val="00711E1C"/>
    <w:rsid w:val="007124F9"/>
    <w:rsid w:val="00712EEA"/>
    <w:rsid w:val="00714039"/>
    <w:rsid w:val="007144BB"/>
    <w:rsid w:val="0071513E"/>
    <w:rsid w:val="00715D9C"/>
    <w:rsid w:val="007167B2"/>
    <w:rsid w:val="00716CD6"/>
    <w:rsid w:val="00717288"/>
    <w:rsid w:val="00717F0B"/>
    <w:rsid w:val="00720E81"/>
    <w:rsid w:val="00721758"/>
    <w:rsid w:val="00721AFF"/>
    <w:rsid w:val="00721BA6"/>
    <w:rsid w:val="007222B4"/>
    <w:rsid w:val="00722604"/>
    <w:rsid w:val="00722B64"/>
    <w:rsid w:val="00723B34"/>
    <w:rsid w:val="00725BEF"/>
    <w:rsid w:val="00727237"/>
    <w:rsid w:val="00727273"/>
    <w:rsid w:val="00730BFA"/>
    <w:rsid w:val="00731A4B"/>
    <w:rsid w:val="007328B7"/>
    <w:rsid w:val="007345BB"/>
    <w:rsid w:val="00734E1A"/>
    <w:rsid w:val="00734EF1"/>
    <w:rsid w:val="00735166"/>
    <w:rsid w:val="007355C1"/>
    <w:rsid w:val="007361CC"/>
    <w:rsid w:val="0073659E"/>
    <w:rsid w:val="00736DB2"/>
    <w:rsid w:val="0073778D"/>
    <w:rsid w:val="00740D36"/>
    <w:rsid w:val="00740FD3"/>
    <w:rsid w:val="0074124D"/>
    <w:rsid w:val="0074242D"/>
    <w:rsid w:val="007424EA"/>
    <w:rsid w:val="00742516"/>
    <w:rsid w:val="00742D23"/>
    <w:rsid w:val="00744190"/>
    <w:rsid w:val="007442D4"/>
    <w:rsid w:val="007443EF"/>
    <w:rsid w:val="007446AC"/>
    <w:rsid w:val="00744888"/>
    <w:rsid w:val="00744D34"/>
    <w:rsid w:val="00744E79"/>
    <w:rsid w:val="00745199"/>
    <w:rsid w:val="00745764"/>
    <w:rsid w:val="00746131"/>
    <w:rsid w:val="0074769A"/>
    <w:rsid w:val="0075091D"/>
    <w:rsid w:val="00750E36"/>
    <w:rsid w:val="0075118B"/>
    <w:rsid w:val="0075179A"/>
    <w:rsid w:val="00751B59"/>
    <w:rsid w:val="007523D9"/>
    <w:rsid w:val="0075263F"/>
    <w:rsid w:val="0075316B"/>
    <w:rsid w:val="007540FC"/>
    <w:rsid w:val="00754F6C"/>
    <w:rsid w:val="0075588D"/>
    <w:rsid w:val="00757F28"/>
    <w:rsid w:val="007602F1"/>
    <w:rsid w:val="00760794"/>
    <w:rsid w:val="00760C84"/>
    <w:rsid w:val="00760ED8"/>
    <w:rsid w:val="007634D4"/>
    <w:rsid w:val="00763BA2"/>
    <w:rsid w:val="00763D13"/>
    <w:rsid w:val="00763E2D"/>
    <w:rsid w:val="00764C7F"/>
    <w:rsid w:val="00764F85"/>
    <w:rsid w:val="007659BC"/>
    <w:rsid w:val="00766075"/>
    <w:rsid w:val="0076638F"/>
    <w:rsid w:val="007663DB"/>
    <w:rsid w:val="00767AA5"/>
    <w:rsid w:val="00770951"/>
    <w:rsid w:val="007712D6"/>
    <w:rsid w:val="00771A0A"/>
    <w:rsid w:val="007725A5"/>
    <w:rsid w:val="00774822"/>
    <w:rsid w:val="00774ADD"/>
    <w:rsid w:val="00774B69"/>
    <w:rsid w:val="00774FF7"/>
    <w:rsid w:val="00775352"/>
    <w:rsid w:val="007754D8"/>
    <w:rsid w:val="00776083"/>
    <w:rsid w:val="007768AB"/>
    <w:rsid w:val="007769DE"/>
    <w:rsid w:val="007800AC"/>
    <w:rsid w:val="00780852"/>
    <w:rsid w:val="007810B8"/>
    <w:rsid w:val="007814A9"/>
    <w:rsid w:val="0078154C"/>
    <w:rsid w:val="0078157E"/>
    <w:rsid w:val="00781ACD"/>
    <w:rsid w:val="007821E4"/>
    <w:rsid w:val="00782982"/>
    <w:rsid w:val="00782C7C"/>
    <w:rsid w:val="007836BD"/>
    <w:rsid w:val="00785080"/>
    <w:rsid w:val="007867AE"/>
    <w:rsid w:val="0078795A"/>
    <w:rsid w:val="007900E0"/>
    <w:rsid w:val="007907C7"/>
    <w:rsid w:val="00790902"/>
    <w:rsid w:val="00790D01"/>
    <w:rsid w:val="007920A4"/>
    <w:rsid w:val="007927C2"/>
    <w:rsid w:val="00792891"/>
    <w:rsid w:val="00792EDC"/>
    <w:rsid w:val="00793DEE"/>
    <w:rsid w:val="0079501E"/>
    <w:rsid w:val="007953B2"/>
    <w:rsid w:val="007957CF"/>
    <w:rsid w:val="00795FEB"/>
    <w:rsid w:val="00796073"/>
    <w:rsid w:val="0079623B"/>
    <w:rsid w:val="007964BE"/>
    <w:rsid w:val="0079651F"/>
    <w:rsid w:val="00796690"/>
    <w:rsid w:val="00797C14"/>
    <w:rsid w:val="007A022A"/>
    <w:rsid w:val="007A03F2"/>
    <w:rsid w:val="007A0530"/>
    <w:rsid w:val="007A1018"/>
    <w:rsid w:val="007A10A3"/>
    <w:rsid w:val="007A154C"/>
    <w:rsid w:val="007A16C1"/>
    <w:rsid w:val="007A225D"/>
    <w:rsid w:val="007A226B"/>
    <w:rsid w:val="007A2B7D"/>
    <w:rsid w:val="007A33E3"/>
    <w:rsid w:val="007A4041"/>
    <w:rsid w:val="007A5077"/>
    <w:rsid w:val="007A555A"/>
    <w:rsid w:val="007A7448"/>
    <w:rsid w:val="007A74E1"/>
    <w:rsid w:val="007A7C1A"/>
    <w:rsid w:val="007B0460"/>
    <w:rsid w:val="007B1B1E"/>
    <w:rsid w:val="007B1B22"/>
    <w:rsid w:val="007B1D41"/>
    <w:rsid w:val="007B25F2"/>
    <w:rsid w:val="007B5263"/>
    <w:rsid w:val="007B5869"/>
    <w:rsid w:val="007B5C6A"/>
    <w:rsid w:val="007B64D0"/>
    <w:rsid w:val="007B6750"/>
    <w:rsid w:val="007B6F27"/>
    <w:rsid w:val="007B721D"/>
    <w:rsid w:val="007C02BF"/>
    <w:rsid w:val="007C0B8F"/>
    <w:rsid w:val="007C151C"/>
    <w:rsid w:val="007C1573"/>
    <w:rsid w:val="007C184C"/>
    <w:rsid w:val="007C18E7"/>
    <w:rsid w:val="007C1E28"/>
    <w:rsid w:val="007C245A"/>
    <w:rsid w:val="007C2B27"/>
    <w:rsid w:val="007C2B8A"/>
    <w:rsid w:val="007C4233"/>
    <w:rsid w:val="007C4372"/>
    <w:rsid w:val="007C44F6"/>
    <w:rsid w:val="007C48FF"/>
    <w:rsid w:val="007C4CD5"/>
    <w:rsid w:val="007C52EA"/>
    <w:rsid w:val="007C5C91"/>
    <w:rsid w:val="007C6A95"/>
    <w:rsid w:val="007C6AB7"/>
    <w:rsid w:val="007C77D2"/>
    <w:rsid w:val="007C798E"/>
    <w:rsid w:val="007D05C3"/>
    <w:rsid w:val="007D0632"/>
    <w:rsid w:val="007D0949"/>
    <w:rsid w:val="007D1141"/>
    <w:rsid w:val="007D12BB"/>
    <w:rsid w:val="007D14C3"/>
    <w:rsid w:val="007D1D75"/>
    <w:rsid w:val="007D203D"/>
    <w:rsid w:val="007D2DA2"/>
    <w:rsid w:val="007D33C2"/>
    <w:rsid w:val="007D400F"/>
    <w:rsid w:val="007D485A"/>
    <w:rsid w:val="007D4EB2"/>
    <w:rsid w:val="007D52A4"/>
    <w:rsid w:val="007D5472"/>
    <w:rsid w:val="007D5DA9"/>
    <w:rsid w:val="007D5FEA"/>
    <w:rsid w:val="007D6147"/>
    <w:rsid w:val="007D65BB"/>
    <w:rsid w:val="007E046D"/>
    <w:rsid w:val="007E051C"/>
    <w:rsid w:val="007E14D0"/>
    <w:rsid w:val="007E171A"/>
    <w:rsid w:val="007E18A6"/>
    <w:rsid w:val="007E2DAE"/>
    <w:rsid w:val="007E2F89"/>
    <w:rsid w:val="007E3DFD"/>
    <w:rsid w:val="007E47A2"/>
    <w:rsid w:val="007E5A6D"/>
    <w:rsid w:val="007E5B9E"/>
    <w:rsid w:val="007E6BE4"/>
    <w:rsid w:val="007E6D55"/>
    <w:rsid w:val="007F1D5F"/>
    <w:rsid w:val="007F1EF1"/>
    <w:rsid w:val="007F3349"/>
    <w:rsid w:val="007F3549"/>
    <w:rsid w:val="007F371A"/>
    <w:rsid w:val="007F4DBD"/>
    <w:rsid w:val="007F5765"/>
    <w:rsid w:val="007F586F"/>
    <w:rsid w:val="007F5C32"/>
    <w:rsid w:val="007F64F6"/>
    <w:rsid w:val="007F7A2C"/>
    <w:rsid w:val="007F7F2B"/>
    <w:rsid w:val="008007E0"/>
    <w:rsid w:val="008008EC"/>
    <w:rsid w:val="00800FCA"/>
    <w:rsid w:val="00801210"/>
    <w:rsid w:val="00802F5D"/>
    <w:rsid w:val="008032F1"/>
    <w:rsid w:val="008036DD"/>
    <w:rsid w:val="008037B3"/>
    <w:rsid w:val="008042A4"/>
    <w:rsid w:val="00804715"/>
    <w:rsid w:val="0080510E"/>
    <w:rsid w:val="0080633B"/>
    <w:rsid w:val="00806E2D"/>
    <w:rsid w:val="00806F41"/>
    <w:rsid w:val="00806FBE"/>
    <w:rsid w:val="008071D2"/>
    <w:rsid w:val="00807BB1"/>
    <w:rsid w:val="008138D9"/>
    <w:rsid w:val="00813CA9"/>
    <w:rsid w:val="00814F4A"/>
    <w:rsid w:val="0081536F"/>
    <w:rsid w:val="008162A5"/>
    <w:rsid w:val="0081737E"/>
    <w:rsid w:val="008176E8"/>
    <w:rsid w:val="00820D36"/>
    <w:rsid w:val="00821355"/>
    <w:rsid w:val="008218AE"/>
    <w:rsid w:val="0082200D"/>
    <w:rsid w:val="008223C3"/>
    <w:rsid w:val="008227C6"/>
    <w:rsid w:val="008237F8"/>
    <w:rsid w:val="0082465D"/>
    <w:rsid w:val="00825328"/>
    <w:rsid w:val="008257FD"/>
    <w:rsid w:val="00825C2B"/>
    <w:rsid w:val="0082610C"/>
    <w:rsid w:val="008265E7"/>
    <w:rsid w:val="00827B5A"/>
    <w:rsid w:val="00827C4A"/>
    <w:rsid w:val="00827D2C"/>
    <w:rsid w:val="00830803"/>
    <w:rsid w:val="00830E32"/>
    <w:rsid w:val="00831997"/>
    <w:rsid w:val="008321B9"/>
    <w:rsid w:val="008331B1"/>
    <w:rsid w:val="00833B9D"/>
    <w:rsid w:val="00834EBF"/>
    <w:rsid w:val="008364EC"/>
    <w:rsid w:val="00836FF9"/>
    <w:rsid w:val="0083777C"/>
    <w:rsid w:val="00837B65"/>
    <w:rsid w:val="008439FE"/>
    <w:rsid w:val="00844455"/>
    <w:rsid w:val="008451BD"/>
    <w:rsid w:val="008460FB"/>
    <w:rsid w:val="00846293"/>
    <w:rsid w:val="00846EF6"/>
    <w:rsid w:val="00846F74"/>
    <w:rsid w:val="008470E5"/>
    <w:rsid w:val="00847707"/>
    <w:rsid w:val="008506E8"/>
    <w:rsid w:val="00850B23"/>
    <w:rsid w:val="008519C5"/>
    <w:rsid w:val="008519DB"/>
    <w:rsid w:val="00851F4E"/>
    <w:rsid w:val="0085330D"/>
    <w:rsid w:val="00853446"/>
    <w:rsid w:val="008536A0"/>
    <w:rsid w:val="00854631"/>
    <w:rsid w:val="00855671"/>
    <w:rsid w:val="00855E79"/>
    <w:rsid w:val="00856199"/>
    <w:rsid w:val="00856F64"/>
    <w:rsid w:val="008575F5"/>
    <w:rsid w:val="00857E33"/>
    <w:rsid w:val="0086224E"/>
    <w:rsid w:val="0086322C"/>
    <w:rsid w:val="008632F2"/>
    <w:rsid w:val="0086343D"/>
    <w:rsid w:val="00863655"/>
    <w:rsid w:val="00863994"/>
    <w:rsid w:val="00864FC1"/>
    <w:rsid w:val="008655A6"/>
    <w:rsid w:val="00865ED9"/>
    <w:rsid w:val="00865F5C"/>
    <w:rsid w:val="00866A10"/>
    <w:rsid w:val="00866FBF"/>
    <w:rsid w:val="008673AC"/>
    <w:rsid w:val="008675E0"/>
    <w:rsid w:val="00867679"/>
    <w:rsid w:val="00870BD1"/>
    <w:rsid w:val="008729DB"/>
    <w:rsid w:val="008731B2"/>
    <w:rsid w:val="00873A8C"/>
    <w:rsid w:val="00874207"/>
    <w:rsid w:val="00876342"/>
    <w:rsid w:val="00877266"/>
    <w:rsid w:val="00877A64"/>
    <w:rsid w:val="00877C7F"/>
    <w:rsid w:val="00880BE5"/>
    <w:rsid w:val="008817EA"/>
    <w:rsid w:val="008818BE"/>
    <w:rsid w:val="00881C3E"/>
    <w:rsid w:val="00881D9A"/>
    <w:rsid w:val="008822CE"/>
    <w:rsid w:val="0088337F"/>
    <w:rsid w:val="008838D4"/>
    <w:rsid w:val="00884A48"/>
    <w:rsid w:val="00885056"/>
    <w:rsid w:val="00885689"/>
    <w:rsid w:val="008856BF"/>
    <w:rsid w:val="00885700"/>
    <w:rsid w:val="008858AD"/>
    <w:rsid w:val="0088597F"/>
    <w:rsid w:val="00885AAE"/>
    <w:rsid w:val="00885CAB"/>
    <w:rsid w:val="00886A54"/>
    <w:rsid w:val="00886E11"/>
    <w:rsid w:val="00887631"/>
    <w:rsid w:val="008879A1"/>
    <w:rsid w:val="00890596"/>
    <w:rsid w:val="0089188B"/>
    <w:rsid w:val="0089478E"/>
    <w:rsid w:val="00894F00"/>
    <w:rsid w:val="0089617C"/>
    <w:rsid w:val="0089633B"/>
    <w:rsid w:val="00896508"/>
    <w:rsid w:val="008979BE"/>
    <w:rsid w:val="00897D11"/>
    <w:rsid w:val="008A02CA"/>
    <w:rsid w:val="008A13E2"/>
    <w:rsid w:val="008A17D2"/>
    <w:rsid w:val="008A1B58"/>
    <w:rsid w:val="008A24BB"/>
    <w:rsid w:val="008A29C3"/>
    <w:rsid w:val="008A3AC9"/>
    <w:rsid w:val="008A3E55"/>
    <w:rsid w:val="008A3EEE"/>
    <w:rsid w:val="008A5B60"/>
    <w:rsid w:val="008A5BCB"/>
    <w:rsid w:val="008A5BFB"/>
    <w:rsid w:val="008A61C0"/>
    <w:rsid w:val="008A6477"/>
    <w:rsid w:val="008A651B"/>
    <w:rsid w:val="008A6614"/>
    <w:rsid w:val="008A6DD9"/>
    <w:rsid w:val="008A74DA"/>
    <w:rsid w:val="008A7765"/>
    <w:rsid w:val="008A7830"/>
    <w:rsid w:val="008A7B59"/>
    <w:rsid w:val="008B05D7"/>
    <w:rsid w:val="008B0CEC"/>
    <w:rsid w:val="008B0F41"/>
    <w:rsid w:val="008B0F68"/>
    <w:rsid w:val="008B1D7C"/>
    <w:rsid w:val="008B29F4"/>
    <w:rsid w:val="008B32DC"/>
    <w:rsid w:val="008B3868"/>
    <w:rsid w:val="008B3A93"/>
    <w:rsid w:val="008B4065"/>
    <w:rsid w:val="008B4A85"/>
    <w:rsid w:val="008B590C"/>
    <w:rsid w:val="008B5CB1"/>
    <w:rsid w:val="008B5D21"/>
    <w:rsid w:val="008B6152"/>
    <w:rsid w:val="008C1379"/>
    <w:rsid w:val="008C22D0"/>
    <w:rsid w:val="008C2E2E"/>
    <w:rsid w:val="008C401A"/>
    <w:rsid w:val="008C42D0"/>
    <w:rsid w:val="008C4305"/>
    <w:rsid w:val="008C462A"/>
    <w:rsid w:val="008C5345"/>
    <w:rsid w:val="008C59E9"/>
    <w:rsid w:val="008C65E3"/>
    <w:rsid w:val="008C67B6"/>
    <w:rsid w:val="008C7406"/>
    <w:rsid w:val="008C7899"/>
    <w:rsid w:val="008D0165"/>
    <w:rsid w:val="008D0E4C"/>
    <w:rsid w:val="008D111E"/>
    <w:rsid w:val="008D1F26"/>
    <w:rsid w:val="008D2B75"/>
    <w:rsid w:val="008D2F44"/>
    <w:rsid w:val="008D2F5D"/>
    <w:rsid w:val="008D3CCB"/>
    <w:rsid w:val="008D3D83"/>
    <w:rsid w:val="008D4206"/>
    <w:rsid w:val="008D4E13"/>
    <w:rsid w:val="008D530C"/>
    <w:rsid w:val="008D645A"/>
    <w:rsid w:val="008D79DE"/>
    <w:rsid w:val="008D7E20"/>
    <w:rsid w:val="008E2851"/>
    <w:rsid w:val="008E2C42"/>
    <w:rsid w:val="008E3E28"/>
    <w:rsid w:val="008E55D4"/>
    <w:rsid w:val="008E5633"/>
    <w:rsid w:val="008E58DE"/>
    <w:rsid w:val="008E66D8"/>
    <w:rsid w:val="008E707E"/>
    <w:rsid w:val="008F0632"/>
    <w:rsid w:val="008F0D2A"/>
    <w:rsid w:val="008F0DB1"/>
    <w:rsid w:val="008F1624"/>
    <w:rsid w:val="008F18CE"/>
    <w:rsid w:val="008F28EB"/>
    <w:rsid w:val="008F3DF0"/>
    <w:rsid w:val="008F3F7F"/>
    <w:rsid w:val="008F5A7A"/>
    <w:rsid w:val="008F628E"/>
    <w:rsid w:val="008F7205"/>
    <w:rsid w:val="00900A26"/>
    <w:rsid w:val="00901498"/>
    <w:rsid w:val="009014FD"/>
    <w:rsid w:val="009017AA"/>
    <w:rsid w:val="00901A24"/>
    <w:rsid w:val="0090248F"/>
    <w:rsid w:val="0090296D"/>
    <w:rsid w:val="0090454B"/>
    <w:rsid w:val="0090469C"/>
    <w:rsid w:val="0090591B"/>
    <w:rsid w:val="00905BDC"/>
    <w:rsid w:val="0090658B"/>
    <w:rsid w:val="00906859"/>
    <w:rsid w:val="00906FE5"/>
    <w:rsid w:val="0090735C"/>
    <w:rsid w:val="00907917"/>
    <w:rsid w:val="00907CEF"/>
    <w:rsid w:val="00907E38"/>
    <w:rsid w:val="00907FFE"/>
    <w:rsid w:val="009103A6"/>
    <w:rsid w:val="00910460"/>
    <w:rsid w:val="00910D70"/>
    <w:rsid w:val="00910EDB"/>
    <w:rsid w:val="00911492"/>
    <w:rsid w:val="009125D4"/>
    <w:rsid w:val="00912971"/>
    <w:rsid w:val="00913D2B"/>
    <w:rsid w:val="00913ED7"/>
    <w:rsid w:val="00914A92"/>
    <w:rsid w:val="00915612"/>
    <w:rsid w:val="009156D7"/>
    <w:rsid w:val="00915D8C"/>
    <w:rsid w:val="00915EC8"/>
    <w:rsid w:val="00916060"/>
    <w:rsid w:val="00916420"/>
    <w:rsid w:val="00916993"/>
    <w:rsid w:val="009212D9"/>
    <w:rsid w:val="009227D6"/>
    <w:rsid w:val="00922E3E"/>
    <w:rsid w:val="00924DD3"/>
    <w:rsid w:val="00924F71"/>
    <w:rsid w:val="00924FD5"/>
    <w:rsid w:val="009251C2"/>
    <w:rsid w:val="0092715D"/>
    <w:rsid w:val="00930072"/>
    <w:rsid w:val="009319AC"/>
    <w:rsid w:val="00931AC8"/>
    <w:rsid w:val="00931DF7"/>
    <w:rsid w:val="00932111"/>
    <w:rsid w:val="009321AA"/>
    <w:rsid w:val="00932F7E"/>
    <w:rsid w:val="009338AE"/>
    <w:rsid w:val="009338FB"/>
    <w:rsid w:val="00933BB1"/>
    <w:rsid w:val="00933C55"/>
    <w:rsid w:val="009345E5"/>
    <w:rsid w:val="00934B0B"/>
    <w:rsid w:val="00934B39"/>
    <w:rsid w:val="00934BE9"/>
    <w:rsid w:val="0093569B"/>
    <w:rsid w:val="009359E8"/>
    <w:rsid w:val="00935E56"/>
    <w:rsid w:val="009360A6"/>
    <w:rsid w:val="0093614C"/>
    <w:rsid w:val="00936526"/>
    <w:rsid w:val="00936794"/>
    <w:rsid w:val="00936BF4"/>
    <w:rsid w:val="00937362"/>
    <w:rsid w:val="009376F5"/>
    <w:rsid w:val="00937791"/>
    <w:rsid w:val="009379AD"/>
    <w:rsid w:val="0094115D"/>
    <w:rsid w:val="00941EEE"/>
    <w:rsid w:val="009428BC"/>
    <w:rsid w:val="00942A2F"/>
    <w:rsid w:val="00942C41"/>
    <w:rsid w:val="0094358A"/>
    <w:rsid w:val="00943BDC"/>
    <w:rsid w:val="009443EB"/>
    <w:rsid w:val="00944A20"/>
    <w:rsid w:val="00945AFD"/>
    <w:rsid w:val="00945E72"/>
    <w:rsid w:val="00946DEF"/>
    <w:rsid w:val="009476C2"/>
    <w:rsid w:val="00947913"/>
    <w:rsid w:val="0095068D"/>
    <w:rsid w:val="0095088C"/>
    <w:rsid w:val="00950EF3"/>
    <w:rsid w:val="0095132A"/>
    <w:rsid w:val="0095140F"/>
    <w:rsid w:val="009514FF"/>
    <w:rsid w:val="0095204E"/>
    <w:rsid w:val="0095205C"/>
    <w:rsid w:val="0095265E"/>
    <w:rsid w:val="009539D1"/>
    <w:rsid w:val="00953CCA"/>
    <w:rsid w:val="00953F1E"/>
    <w:rsid w:val="009542AE"/>
    <w:rsid w:val="00955596"/>
    <w:rsid w:val="009559C5"/>
    <w:rsid w:val="009570AB"/>
    <w:rsid w:val="009603F4"/>
    <w:rsid w:val="0096081B"/>
    <w:rsid w:val="00960D66"/>
    <w:rsid w:val="0096146C"/>
    <w:rsid w:val="0096198E"/>
    <w:rsid w:val="00962964"/>
    <w:rsid w:val="00962AD2"/>
    <w:rsid w:val="00962C12"/>
    <w:rsid w:val="00963472"/>
    <w:rsid w:val="00963561"/>
    <w:rsid w:val="00963746"/>
    <w:rsid w:val="0096379E"/>
    <w:rsid w:val="00963B71"/>
    <w:rsid w:val="00963D9B"/>
    <w:rsid w:val="0096409E"/>
    <w:rsid w:val="00964215"/>
    <w:rsid w:val="00964EBC"/>
    <w:rsid w:val="00965D62"/>
    <w:rsid w:val="00966312"/>
    <w:rsid w:val="009670BB"/>
    <w:rsid w:val="009670FC"/>
    <w:rsid w:val="00967875"/>
    <w:rsid w:val="00967886"/>
    <w:rsid w:val="00967A03"/>
    <w:rsid w:val="00967AC9"/>
    <w:rsid w:val="00970952"/>
    <w:rsid w:val="00970CBE"/>
    <w:rsid w:val="00972ABA"/>
    <w:rsid w:val="00972B03"/>
    <w:rsid w:val="00974B33"/>
    <w:rsid w:val="00974F11"/>
    <w:rsid w:val="0097516C"/>
    <w:rsid w:val="00975915"/>
    <w:rsid w:val="0097663D"/>
    <w:rsid w:val="00976F9E"/>
    <w:rsid w:val="009770A2"/>
    <w:rsid w:val="00977289"/>
    <w:rsid w:val="00977372"/>
    <w:rsid w:val="0097779D"/>
    <w:rsid w:val="00980102"/>
    <w:rsid w:val="00980EFD"/>
    <w:rsid w:val="009815B7"/>
    <w:rsid w:val="00982D8F"/>
    <w:rsid w:val="00983B9D"/>
    <w:rsid w:val="00984A76"/>
    <w:rsid w:val="00984B2D"/>
    <w:rsid w:val="00984D06"/>
    <w:rsid w:val="00984EFD"/>
    <w:rsid w:val="009851DB"/>
    <w:rsid w:val="0098758A"/>
    <w:rsid w:val="0099007A"/>
    <w:rsid w:val="00990924"/>
    <w:rsid w:val="00991466"/>
    <w:rsid w:val="00991FD7"/>
    <w:rsid w:val="00992448"/>
    <w:rsid w:val="00992AA8"/>
    <w:rsid w:val="00993AEF"/>
    <w:rsid w:val="00993C08"/>
    <w:rsid w:val="00993DED"/>
    <w:rsid w:val="009950B4"/>
    <w:rsid w:val="009954A5"/>
    <w:rsid w:val="00995548"/>
    <w:rsid w:val="009957CE"/>
    <w:rsid w:val="00996CF1"/>
    <w:rsid w:val="00997076"/>
    <w:rsid w:val="009977D0"/>
    <w:rsid w:val="009A0451"/>
    <w:rsid w:val="009A1813"/>
    <w:rsid w:val="009A299E"/>
    <w:rsid w:val="009A3B2A"/>
    <w:rsid w:val="009A3D62"/>
    <w:rsid w:val="009A4460"/>
    <w:rsid w:val="009A45CE"/>
    <w:rsid w:val="009A4CB6"/>
    <w:rsid w:val="009A6E4C"/>
    <w:rsid w:val="009A7A51"/>
    <w:rsid w:val="009A7E7D"/>
    <w:rsid w:val="009B04C6"/>
    <w:rsid w:val="009B066A"/>
    <w:rsid w:val="009B1B45"/>
    <w:rsid w:val="009B1DA9"/>
    <w:rsid w:val="009B1E00"/>
    <w:rsid w:val="009B21DF"/>
    <w:rsid w:val="009B2CB9"/>
    <w:rsid w:val="009B2CC6"/>
    <w:rsid w:val="009B2E66"/>
    <w:rsid w:val="009B32CD"/>
    <w:rsid w:val="009B50FA"/>
    <w:rsid w:val="009B551F"/>
    <w:rsid w:val="009B5D1D"/>
    <w:rsid w:val="009B5E0D"/>
    <w:rsid w:val="009B611D"/>
    <w:rsid w:val="009B624F"/>
    <w:rsid w:val="009B6AA8"/>
    <w:rsid w:val="009B7502"/>
    <w:rsid w:val="009B7528"/>
    <w:rsid w:val="009C2709"/>
    <w:rsid w:val="009C28DF"/>
    <w:rsid w:val="009C3598"/>
    <w:rsid w:val="009C6965"/>
    <w:rsid w:val="009C69C2"/>
    <w:rsid w:val="009D0008"/>
    <w:rsid w:val="009D075D"/>
    <w:rsid w:val="009D0954"/>
    <w:rsid w:val="009D10D2"/>
    <w:rsid w:val="009D1586"/>
    <w:rsid w:val="009D1A19"/>
    <w:rsid w:val="009D1A98"/>
    <w:rsid w:val="009D29C9"/>
    <w:rsid w:val="009D2DE9"/>
    <w:rsid w:val="009D3083"/>
    <w:rsid w:val="009D32E0"/>
    <w:rsid w:val="009D34D5"/>
    <w:rsid w:val="009D3794"/>
    <w:rsid w:val="009D3913"/>
    <w:rsid w:val="009D39CF"/>
    <w:rsid w:val="009D3A34"/>
    <w:rsid w:val="009D64B4"/>
    <w:rsid w:val="009D64D7"/>
    <w:rsid w:val="009D7339"/>
    <w:rsid w:val="009E079D"/>
    <w:rsid w:val="009E09C2"/>
    <w:rsid w:val="009E0DF2"/>
    <w:rsid w:val="009E1AF4"/>
    <w:rsid w:val="009E1CEE"/>
    <w:rsid w:val="009E2F2C"/>
    <w:rsid w:val="009E4B6C"/>
    <w:rsid w:val="009E4C18"/>
    <w:rsid w:val="009E5D42"/>
    <w:rsid w:val="009E71E0"/>
    <w:rsid w:val="009F0CDD"/>
    <w:rsid w:val="009F1234"/>
    <w:rsid w:val="009F21A3"/>
    <w:rsid w:val="009F3A37"/>
    <w:rsid w:val="009F414E"/>
    <w:rsid w:val="009F4151"/>
    <w:rsid w:val="009F456A"/>
    <w:rsid w:val="009F4945"/>
    <w:rsid w:val="009F6A8F"/>
    <w:rsid w:val="009F75DB"/>
    <w:rsid w:val="00A00D8D"/>
    <w:rsid w:val="00A0121A"/>
    <w:rsid w:val="00A0145D"/>
    <w:rsid w:val="00A01A94"/>
    <w:rsid w:val="00A01FFC"/>
    <w:rsid w:val="00A03C77"/>
    <w:rsid w:val="00A0407D"/>
    <w:rsid w:val="00A06B83"/>
    <w:rsid w:val="00A07341"/>
    <w:rsid w:val="00A0795D"/>
    <w:rsid w:val="00A10266"/>
    <w:rsid w:val="00A10F71"/>
    <w:rsid w:val="00A1149A"/>
    <w:rsid w:val="00A11BBB"/>
    <w:rsid w:val="00A11F78"/>
    <w:rsid w:val="00A12A8E"/>
    <w:rsid w:val="00A139BA"/>
    <w:rsid w:val="00A160C2"/>
    <w:rsid w:val="00A17473"/>
    <w:rsid w:val="00A178B2"/>
    <w:rsid w:val="00A17D66"/>
    <w:rsid w:val="00A209EA"/>
    <w:rsid w:val="00A21A3C"/>
    <w:rsid w:val="00A22554"/>
    <w:rsid w:val="00A22E4A"/>
    <w:rsid w:val="00A231D3"/>
    <w:rsid w:val="00A2328A"/>
    <w:rsid w:val="00A234D1"/>
    <w:rsid w:val="00A2371E"/>
    <w:rsid w:val="00A23B67"/>
    <w:rsid w:val="00A23E5C"/>
    <w:rsid w:val="00A2422F"/>
    <w:rsid w:val="00A25F36"/>
    <w:rsid w:val="00A26EA6"/>
    <w:rsid w:val="00A270B1"/>
    <w:rsid w:val="00A3109B"/>
    <w:rsid w:val="00A32AA9"/>
    <w:rsid w:val="00A3306D"/>
    <w:rsid w:val="00A333C3"/>
    <w:rsid w:val="00A34DB1"/>
    <w:rsid w:val="00A34E64"/>
    <w:rsid w:val="00A351B6"/>
    <w:rsid w:val="00A357F3"/>
    <w:rsid w:val="00A3664E"/>
    <w:rsid w:val="00A411E7"/>
    <w:rsid w:val="00A41B93"/>
    <w:rsid w:val="00A41F40"/>
    <w:rsid w:val="00A42FCE"/>
    <w:rsid w:val="00A44EDC"/>
    <w:rsid w:val="00A44F65"/>
    <w:rsid w:val="00A45069"/>
    <w:rsid w:val="00A45F9C"/>
    <w:rsid w:val="00A46A45"/>
    <w:rsid w:val="00A47F28"/>
    <w:rsid w:val="00A50FCF"/>
    <w:rsid w:val="00A52CE7"/>
    <w:rsid w:val="00A53602"/>
    <w:rsid w:val="00A53FA0"/>
    <w:rsid w:val="00A54F85"/>
    <w:rsid w:val="00A56553"/>
    <w:rsid w:val="00A568E5"/>
    <w:rsid w:val="00A60021"/>
    <w:rsid w:val="00A62213"/>
    <w:rsid w:val="00A6226C"/>
    <w:rsid w:val="00A622DE"/>
    <w:rsid w:val="00A6273B"/>
    <w:rsid w:val="00A63094"/>
    <w:rsid w:val="00A649A0"/>
    <w:rsid w:val="00A65E4E"/>
    <w:rsid w:val="00A6633E"/>
    <w:rsid w:val="00A66F56"/>
    <w:rsid w:val="00A67785"/>
    <w:rsid w:val="00A67BEE"/>
    <w:rsid w:val="00A67D78"/>
    <w:rsid w:val="00A703D9"/>
    <w:rsid w:val="00A70AA3"/>
    <w:rsid w:val="00A71B1A"/>
    <w:rsid w:val="00A7211E"/>
    <w:rsid w:val="00A721FA"/>
    <w:rsid w:val="00A72974"/>
    <w:rsid w:val="00A73889"/>
    <w:rsid w:val="00A73A2E"/>
    <w:rsid w:val="00A751FC"/>
    <w:rsid w:val="00A7522E"/>
    <w:rsid w:val="00A7532D"/>
    <w:rsid w:val="00A758A3"/>
    <w:rsid w:val="00A75BFD"/>
    <w:rsid w:val="00A7613C"/>
    <w:rsid w:val="00A76357"/>
    <w:rsid w:val="00A763FF"/>
    <w:rsid w:val="00A765FF"/>
    <w:rsid w:val="00A770D9"/>
    <w:rsid w:val="00A77548"/>
    <w:rsid w:val="00A81277"/>
    <w:rsid w:val="00A814BC"/>
    <w:rsid w:val="00A81D52"/>
    <w:rsid w:val="00A82764"/>
    <w:rsid w:val="00A82ABF"/>
    <w:rsid w:val="00A8328C"/>
    <w:rsid w:val="00A83693"/>
    <w:rsid w:val="00A847D4"/>
    <w:rsid w:val="00A84BD2"/>
    <w:rsid w:val="00A84D65"/>
    <w:rsid w:val="00A850F2"/>
    <w:rsid w:val="00A854B2"/>
    <w:rsid w:val="00A87339"/>
    <w:rsid w:val="00A87498"/>
    <w:rsid w:val="00A87A51"/>
    <w:rsid w:val="00A87B8B"/>
    <w:rsid w:val="00A90F97"/>
    <w:rsid w:val="00A91086"/>
    <w:rsid w:val="00A91347"/>
    <w:rsid w:val="00A9140E"/>
    <w:rsid w:val="00A9181B"/>
    <w:rsid w:val="00A925F6"/>
    <w:rsid w:val="00A93306"/>
    <w:rsid w:val="00A935D7"/>
    <w:rsid w:val="00A9448A"/>
    <w:rsid w:val="00A9474D"/>
    <w:rsid w:val="00A94D89"/>
    <w:rsid w:val="00A9567C"/>
    <w:rsid w:val="00A95AC9"/>
    <w:rsid w:val="00A95C5E"/>
    <w:rsid w:val="00A964FE"/>
    <w:rsid w:val="00A96D7D"/>
    <w:rsid w:val="00A9700C"/>
    <w:rsid w:val="00A973FB"/>
    <w:rsid w:val="00A97598"/>
    <w:rsid w:val="00A97742"/>
    <w:rsid w:val="00A97E30"/>
    <w:rsid w:val="00A97EDB"/>
    <w:rsid w:val="00AA0302"/>
    <w:rsid w:val="00AA1217"/>
    <w:rsid w:val="00AA2943"/>
    <w:rsid w:val="00AA609E"/>
    <w:rsid w:val="00AA60A1"/>
    <w:rsid w:val="00AA6596"/>
    <w:rsid w:val="00AA6765"/>
    <w:rsid w:val="00AA6909"/>
    <w:rsid w:val="00AA79E8"/>
    <w:rsid w:val="00AA7C4F"/>
    <w:rsid w:val="00AB0026"/>
    <w:rsid w:val="00AB036E"/>
    <w:rsid w:val="00AB0FF0"/>
    <w:rsid w:val="00AB19E1"/>
    <w:rsid w:val="00AB1A3F"/>
    <w:rsid w:val="00AB237E"/>
    <w:rsid w:val="00AB2B13"/>
    <w:rsid w:val="00AB4A29"/>
    <w:rsid w:val="00AB5228"/>
    <w:rsid w:val="00AB554F"/>
    <w:rsid w:val="00AB5A27"/>
    <w:rsid w:val="00AB5C93"/>
    <w:rsid w:val="00AB5D2C"/>
    <w:rsid w:val="00AB611F"/>
    <w:rsid w:val="00AB67F0"/>
    <w:rsid w:val="00AB6EC4"/>
    <w:rsid w:val="00AC040F"/>
    <w:rsid w:val="00AC0563"/>
    <w:rsid w:val="00AC05E3"/>
    <w:rsid w:val="00AC12B5"/>
    <w:rsid w:val="00AC1D42"/>
    <w:rsid w:val="00AC2367"/>
    <w:rsid w:val="00AC27AE"/>
    <w:rsid w:val="00AC3911"/>
    <w:rsid w:val="00AC5492"/>
    <w:rsid w:val="00AC54AF"/>
    <w:rsid w:val="00AC5805"/>
    <w:rsid w:val="00AC5956"/>
    <w:rsid w:val="00AC6E94"/>
    <w:rsid w:val="00AD058D"/>
    <w:rsid w:val="00AD1D86"/>
    <w:rsid w:val="00AD1DE5"/>
    <w:rsid w:val="00AD28AB"/>
    <w:rsid w:val="00AD2CE9"/>
    <w:rsid w:val="00AD2D06"/>
    <w:rsid w:val="00AD2F4B"/>
    <w:rsid w:val="00AD5213"/>
    <w:rsid w:val="00AD5215"/>
    <w:rsid w:val="00AD52C7"/>
    <w:rsid w:val="00AD5628"/>
    <w:rsid w:val="00AD5AFD"/>
    <w:rsid w:val="00AD6694"/>
    <w:rsid w:val="00AD66A0"/>
    <w:rsid w:val="00AD71F3"/>
    <w:rsid w:val="00AD74E9"/>
    <w:rsid w:val="00AD77A3"/>
    <w:rsid w:val="00AD7BD1"/>
    <w:rsid w:val="00AE01CE"/>
    <w:rsid w:val="00AE06BC"/>
    <w:rsid w:val="00AE10C4"/>
    <w:rsid w:val="00AE16B6"/>
    <w:rsid w:val="00AE16E9"/>
    <w:rsid w:val="00AE20FD"/>
    <w:rsid w:val="00AE2216"/>
    <w:rsid w:val="00AE2237"/>
    <w:rsid w:val="00AE242B"/>
    <w:rsid w:val="00AE2775"/>
    <w:rsid w:val="00AE2876"/>
    <w:rsid w:val="00AE296A"/>
    <w:rsid w:val="00AE368C"/>
    <w:rsid w:val="00AE3896"/>
    <w:rsid w:val="00AE3C82"/>
    <w:rsid w:val="00AE405A"/>
    <w:rsid w:val="00AE50D6"/>
    <w:rsid w:val="00AE575A"/>
    <w:rsid w:val="00AE5DB1"/>
    <w:rsid w:val="00AE600A"/>
    <w:rsid w:val="00AE6841"/>
    <w:rsid w:val="00AE73F3"/>
    <w:rsid w:val="00AE74C7"/>
    <w:rsid w:val="00AE7B4D"/>
    <w:rsid w:val="00AF156F"/>
    <w:rsid w:val="00AF2045"/>
    <w:rsid w:val="00AF227F"/>
    <w:rsid w:val="00AF24E8"/>
    <w:rsid w:val="00AF2AE9"/>
    <w:rsid w:val="00AF33F9"/>
    <w:rsid w:val="00AF351C"/>
    <w:rsid w:val="00AF3700"/>
    <w:rsid w:val="00AF3ADD"/>
    <w:rsid w:val="00AF49A3"/>
    <w:rsid w:val="00AF4A70"/>
    <w:rsid w:val="00AF4CDA"/>
    <w:rsid w:val="00AF5694"/>
    <w:rsid w:val="00AF7D47"/>
    <w:rsid w:val="00B00530"/>
    <w:rsid w:val="00B00E6F"/>
    <w:rsid w:val="00B00F57"/>
    <w:rsid w:val="00B012FA"/>
    <w:rsid w:val="00B01D9B"/>
    <w:rsid w:val="00B01F49"/>
    <w:rsid w:val="00B0298D"/>
    <w:rsid w:val="00B034C8"/>
    <w:rsid w:val="00B047AA"/>
    <w:rsid w:val="00B04DAF"/>
    <w:rsid w:val="00B04EB0"/>
    <w:rsid w:val="00B05103"/>
    <w:rsid w:val="00B054DC"/>
    <w:rsid w:val="00B05C52"/>
    <w:rsid w:val="00B06460"/>
    <w:rsid w:val="00B075F3"/>
    <w:rsid w:val="00B10024"/>
    <w:rsid w:val="00B10A82"/>
    <w:rsid w:val="00B11CA5"/>
    <w:rsid w:val="00B12BA0"/>
    <w:rsid w:val="00B12C49"/>
    <w:rsid w:val="00B13970"/>
    <w:rsid w:val="00B16249"/>
    <w:rsid w:val="00B16F0F"/>
    <w:rsid w:val="00B17A61"/>
    <w:rsid w:val="00B20FBB"/>
    <w:rsid w:val="00B21013"/>
    <w:rsid w:val="00B21653"/>
    <w:rsid w:val="00B21D36"/>
    <w:rsid w:val="00B21E35"/>
    <w:rsid w:val="00B21F90"/>
    <w:rsid w:val="00B22AD8"/>
    <w:rsid w:val="00B22BEE"/>
    <w:rsid w:val="00B2346E"/>
    <w:rsid w:val="00B24086"/>
    <w:rsid w:val="00B24692"/>
    <w:rsid w:val="00B24BA4"/>
    <w:rsid w:val="00B257FE"/>
    <w:rsid w:val="00B25901"/>
    <w:rsid w:val="00B25992"/>
    <w:rsid w:val="00B261BA"/>
    <w:rsid w:val="00B2748A"/>
    <w:rsid w:val="00B27A57"/>
    <w:rsid w:val="00B27D23"/>
    <w:rsid w:val="00B3147E"/>
    <w:rsid w:val="00B32627"/>
    <w:rsid w:val="00B329FF"/>
    <w:rsid w:val="00B32C5B"/>
    <w:rsid w:val="00B33301"/>
    <w:rsid w:val="00B3333D"/>
    <w:rsid w:val="00B33800"/>
    <w:rsid w:val="00B3422B"/>
    <w:rsid w:val="00B34248"/>
    <w:rsid w:val="00B34938"/>
    <w:rsid w:val="00B35365"/>
    <w:rsid w:val="00B355BD"/>
    <w:rsid w:val="00B356B5"/>
    <w:rsid w:val="00B35F67"/>
    <w:rsid w:val="00B36400"/>
    <w:rsid w:val="00B36B93"/>
    <w:rsid w:val="00B37C4E"/>
    <w:rsid w:val="00B37C70"/>
    <w:rsid w:val="00B37C72"/>
    <w:rsid w:val="00B40D94"/>
    <w:rsid w:val="00B41B96"/>
    <w:rsid w:val="00B4330C"/>
    <w:rsid w:val="00B438F3"/>
    <w:rsid w:val="00B45779"/>
    <w:rsid w:val="00B45AAC"/>
    <w:rsid w:val="00B46B2E"/>
    <w:rsid w:val="00B46E64"/>
    <w:rsid w:val="00B4784A"/>
    <w:rsid w:val="00B502E5"/>
    <w:rsid w:val="00B508F5"/>
    <w:rsid w:val="00B51356"/>
    <w:rsid w:val="00B5281C"/>
    <w:rsid w:val="00B52E0E"/>
    <w:rsid w:val="00B52FFB"/>
    <w:rsid w:val="00B55276"/>
    <w:rsid w:val="00B56C11"/>
    <w:rsid w:val="00B56F07"/>
    <w:rsid w:val="00B579D9"/>
    <w:rsid w:val="00B6093A"/>
    <w:rsid w:val="00B6096A"/>
    <w:rsid w:val="00B6131E"/>
    <w:rsid w:val="00B61525"/>
    <w:rsid w:val="00B62688"/>
    <w:rsid w:val="00B626E7"/>
    <w:rsid w:val="00B62927"/>
    <w:rsid w:val="00B62AAE"/>
    <w:rsid w:val="00B64520"/>
    <w:rsid w:val="00B6496D"/>
    <w:rsid w:val="00B64E77"/>
    <w:rsid w:val="00B6509F"/>
    <w:rsid w:val="00B653B4"/>
    <w:rsid w:val="00B660F1"/>
    <w:rsid w:val="00B66861"/>
    <w:rsid w:val="00B66CFB"/>
    <w:rsid w:val="00B66E5E"/>
    <w:rsid w:val="00B6723A"/>
    <w:rsid w:val="00B67532"/>
    <w:rsid w:val="00B67649"/>
    <w:rsid w:val="00B67773"/>
    <w:rsid w:val="00B67845"/>
    <w:rsid w:val="00B70280"/>
    <w:rsid w:val="00B7088C"/>
    <w:rsid w:val="00B73C4F"/>
    <w:rsid w:val="00B74393"/>
    <w:rsid w:val="00B7476C"/>
    <w:rsid w:val="00B747E7"/>
    <w:rsid w:val="00B74EF8"/>
    <w:rsid w:val="00B7505A"/>
    <w:rsid w:val="00B754A4"/>
    <w:rsid w:val="00B75543"/>
    <w:rsid w:val="00B75C4A"/>
    <w:rsid w:val="00B75C7A"/>
    <w:rsid w:val="00B76039"/>
    <w:rsid w:val="00B779FB"/>
    <w:rsid w:val="00B80A7B"/>
    <w:rsid w:val="00B81C84"/>
    <w:rsid w:val="00B820D1"/>
    <w:rsid w:val="00B82B48"/>
    <w:rsid w:val="00B83903"/>
    <w:rsid w:val="00B84616"/>
    <w:rsid w:val="00B84AEB"/>
    <w:rsid w:val="00B84F75"/>
    <w:rsid w:val="00B8550E"/>
    <w:rsid w:val="00B85C99"/>
    <w:rsid w:val="00B864E2"/>
    <w:rsid w:val="00B865BC"/>
    <w:rsid w:val="00B87A75"/>
    <w:rsid w:val="00B903D5"/>
    <w:rsid w:val="00B90557"/>
    <w:rsid w:val="00B90A3B"/>
    <w:rsid w:val="00B90E51"/>
    <w:rsid w:val="00B915B7"/>
    <w:rsid w:val="00B9237B"/>
    <w:rsid w:val="00B928C0"/>
    <w:rsid w:val="00B92939"/>
    <w:rsid w:val="00B92BCF"/>
    <w:rsid w:val="00B92E36"/>
    <w:rsid w:val="00B93081"/>
    <w:rsid w:val="00B93222"/>
    <w:rsid w:val="00B93D63"/>
    <w:rsid w:val="00B9432D"/>
    <w:rsid w:val="00B947B2"/>
    <w:rsid w:val="00B9648B"/>
    <w:rsid w:val="00B9669F"/>
    <w:rsid w:val="00B97B04"/>
    <w:rsid w:val="00B97D00"/>
    <w:rsid w:val="00B97D8B"/>
    <w:rsid w:val="00BA00A7"/>
    <w:rsid w:val="00BA0713"/>
    <w:rsid w:val="00BA0E72"/>
    <w:rsid w:val="00BA179F"/>
    <w:rsid w:val="00BA21EB"/>
    <w:rsid w:val="00BA2E95"/>
    <w:rsid w:val="00BA3B1D"/>
    <w:rsid w:val="00BA3FAC"/>
    <w:rsid w:val="00BA4893"/>
    <w:rsid w:val="00BA4DE6"/>
    <w:rsid w:val="00BA540A"/>
    <w:rsid w:val="00BA54F3"/>
    <w:rsid w:val="00BA601D"/>
    <w:rsid w:val="00BA61B5"/>
    <w:rsid w:val="00BA6292"/>
    <w:rsid w:val="00BA6870"/>
    <w:rsid w:val="00BA6A06"/>
    <w:rsid w:val="00BA7071"/>
    <w:rsid w:val="00BA71AC"/>
    <w:rsid w:val="00BA75D0"/>
    <w:rsid w:val="00BA7DD4"/>
    <w:rsid w:val="00BB08C8"/>
    <w:rsid w:val="00BB1FA0"/>
    <w:rsid w:val="00BB25BD"/>
    <w:rsid w:val="00BB28DD"/>
    <w:rsid w:val="00BB2BC6"/>
    <w:rsid w:val="00BB2D66"/>
    <w:rsid w:val="00BB30FC"/>
    <w:rsid w:val="00BB3A16"/>
    <w:rsid w:val="00BB3B31"/>
    <w:rsid w:val="00BB3D18"/>
    <w:rsid w:val="00BB4010"/>
    <w:rsid w:val="00BB43D1"/>
    <w:rsid w:val="00BB4969"/>
    <w:rsid w:val="00BB6B6F"/>
    <w:rsid w:val="00BB72F6"/>
    <w:rsid w:val="00BB79F3"/>
    <w:rsid w:val="00BB7C22"/>
    <w:rsid w:val="00BC009C"/>
    <w:rsid w:val="00BC04E1"/>
    <w:rsid w:val="00BC06B9"/>
    <w:rsid w:val="00BC1B28"/>
    <w:rsid w:val="00BC1F16"/>
    <w:rsid w:val="00BC265A"/>
    <w:rsid w:val="00BC31DD"/>
    <w:rsid w:val="00BC3555"/>
    <w:rsid w:val="00BC3625"/>
    <w:rsid w:val="00BC4111"/>
    <w:rsid w:val="00BC4CC4"/>
    <w:rsid w:val="00BC5084"/>
    <w:rsid w:val="00BC525B"/>
    <w:rsid w:val="00BC5D05"/>
    <w:rsid w:val="00BC6C91"/>
    <w:rsid w:val="00BC7946"/>
    <w:rsid w:val="00BC7B34"/>
    <w:rsid w:val="00BC7C4A"/>
    <w:rsid w:val="00BD05C5"/>
    <w:rsid w:val="00BD078A"/>
    <w:rsid w:val="00BD0EE1"/>
    <w:rsid w:val="00BD0F12"/>
    <w:rsid w:val="00BD1B95"/>
    <w:rsid w:val="00BD2179"/>
    <w:rsid w:val="00BD39E6"/>
    <w:rsid w:val="00BD3AF5"/>
    <w:rsid w:val="00BD3DCE"/>
    <w:rsid w:val="00BD4393"/>
    <w:rsid w:val="00BD44CA"/>
    <w:rsid w:val="00BD4C21"/>
    <w:rsid w:val="00BD4C62"/>
    <w:rsid w:val="00BD4FAA"/>
    <w:rsid w:val="00BD525F"/>
    <w:rsid w:val="00BD5B60"/>
    <w:rsid w:val="00BD632D"/>
    <w:rsid w:val="00BD660A"/>
    <w:rsid w:val="00BD6B93"/>
    <w:rsid w:val="00BD7446"/>
    <w:rsid w:val="00BD773E"/>
    <w:rsid w:val="00BD7A7C"/>
    <w:rsid w:val="00BE1143"/>
    <w:rsid w:val="00BE1523"/>
    <w:rsid w:val="00BE1A3D"/>
    <w:rsid w:val="00BE1C6B"/>
    <w:rsid w:val="00BE24DA"/>
    <w:rsid w:val="00BE2833"/>
    <w:rsid w:val="00BE2C51"/>
    <w:rsid w:val="00BE30BB"/>
    <w:rsid w:val="00BE35BF"/>
    <w:rsid w:val="00BE3681"/>
    <w:rsid w:val="00BE41D0"/>
    <w:rsid w:val="00BE41E7"/>
    <w:rsid w:val="00BE41F3"/>
    <w:rsid w:val="00BE4F13"/>
    <w:rsid w:val="00BE65F4"/>
    <w:rsid w:val="00BE6766"/>
    <w:rsid w:val="00BE75F9"/>
    <w:rsid w:val="00BE760E"/>
    <w:rsid w:val="00BE7A11"/>
    <w:rsid w:val="00BE7B25"/>
    <w:rsid w:val="00BE7CB5"/>
    <w:rsid w:val="00BF07C1"/>
    <w:rsid w:val="00BF1575"/>
    <w:rsid w:val="00BF1DAB"/>
    <w:rsid w:val="00BF2831"/>
    <w:rsid w:val="00BF2837"/>
    <w:rsid w:val="00BF34C3"/>
    <w:rsid w:val="00BF3EB9"/>
    <w:rsid w:val="00BF4022"/>
    <w:rsid w:val="00BF4B0D"/>
    <w:rsid w:val="00BF55DE"/>
    <w:rsid w:val="00BF6704"/>
    <w:rsid w:val="00BF69DE"/>
    <w:rsid w:val="00BF7110"/>
    <w:rsid w:val="00BF75BF"/>
    <w:rsid w:val="00C000AC"/>
    <w:rsid w:val="00C004B7"/>
    <w:rsid w:val="00C00DC9"/>
    <w:rsid w:val="00C019E4"/>
    <w:rsid w:val="00C01D0C"/>
    <w:rsid w:val="00C02015"/>
    <w:rsid w:val="00C0218F"/>
    <w:rsid w:val="00C039CC"/>
    <w:rsid w:val="00C041C4"/>
    <w:rsid w:val="00C0449D"/>
    <w:rsid w:val="00C04D83"/>
    <w:rsid w:val="00C053C8"/>
    <w:rsid w:val="00C053D8"/>
    <w:rsid w:val="00C05613"/>
    <w:rsid w:val="00C0570F"/>
    <w:rsid w:val="00C05933"/>
    <w:rsid w:val="00C05C63"/>
    <w:rsid w:val="00C06624"/>
    <w:rsid w:val="00C067C1"/>
    <w:rsid w:val="00C10848"/>
    <w:rsid w:val="00C1162C"/>
    <w:rsid w:val="00C11E82"/>
    <w:rsid w:val="00C1258F"/>
    <w:rsid w:val="00C12797"/>
    <w:rsid w:val="00C127C1"/>
    <w:rsid w:val="00C133C8"/>
    <w:rsid w:val="00C13483"/>
    <w:rsid w:val="00C13496"/>
    <w:rsid w:val="00C1373C"/>
    <w:rsid w:val="00C13EA4"/>
    <w:rsid w:val="00C14650"/>
    <w:rsid w:val="00C14AEC"/>
    <w:rsid w:val="00C14D9F"/>
    <w:rsid w:val="00C15A69"/>
    <w:rsid w:val="00C15B0C"/>
    <w:rsid w:val="00C16FBD"/>
    <w:rsid w:val="00C170DF"/>
    <w:rsid w:val="00C1751D"/>
    <w:rsid w:val="00C17A8B"/>
    <w:rsid w:val="00C20031"/>
    <w:rsid w:val="00C21990"/>
    <w:rsid w:val="00C21D17"/>
    <w:rsid w:val="00C223A7"/>
    <w:rsid w:val="00C22BD9"/>
    <w:rsid w:val="00C2392B"/>
    <w:rsid w:val="00C23A4F"/>
    <w:rsid w:val="00C250CE"/>
    <w:rsid w:val="00C26068"/>
    <w:rsid w:val="00C2620D"/>
    <w:rsid w:val="00C26265"/>
    <w:rsid w:val="00C26CED"/>
    <w:rsid w:val="00C27767"/>
    <w:rsid w:val="00C3057E"/>
    <w:rsid w:val="00C30E8D"/>
    <w:rsid w:val="00C31C1F"/>
    <w:rsid w:val="00C31F13"/>
    <w:rsid w:val="00C328A6"/>
    <w:rsid w:val="00C3355E"/>
    <w:rsid w:val="00C34485"/>
    <w:rsid w:val="00C3463D"/>
    <w:rsid w:val="00C348ED"/>
    <w:rsid w:val="00C36DD0"/>
    <w:rsid w:val="00C36F4A"/>
    <w:rsid w:val="00C37D57"/>
    <w:rsid w:val="00C37E37"/>
    <w:rsid w:val="00C37EA8"/>
    <w:rsid w:val="00C401BF"/>
    <w:rsid w:val="00C40376"/>
    <w:rsid w:val="00C40BB4"/>
    <w:rsid w:val="00C4173A"/>
    <w:rsid w:val="00C41914"/>
    <w:rsid w:val="00C41BA4"/>
    <w:rsid w:val="00C41BAC"/>
    <w:rsid w:val="00C4355D"/>
    <w:rsid w:val="00C4361A"/>
    <w:rsid w:val="00C4457E"/>
    <w:rsid w:val="00C46AB9"/>
    <w:rsid w:val="00C47C0A"/>
    <w:rsid w:val="00C47C4C"/>
    <w:rsid w:val="00C50281"/>
    <w:rsid w:val="00C5044B"/>
    <w:rsid w:val="00C5051C"/>
    <w:rsid w:val="00C50DF4"/>
    <w:rsid w:val="00C512C0"/>
    <w:rsid w:val="00C52364"/>
    <w:rsid w:val="00C5239B"/>
    <w:rsid w:val="00C531B9"/>
    <w:rsid w:val="00C53445"/>
    <w:rsid w:val="00C53806"/>
    <w:rsid w:val="00C53CA1"/>
    <w:rsid w:val="00C53D1D"/>
    <w:rsid w:val="00C53F93"/>
    <w:rsid w:val="00C5478E"/>
    <w:rsid w:val="00C55039"/>
    <w:rsid w:val="00C55940"/>
    <w:rsid w:val="00C567DC"/>
    <w:rsid w:val="00C56C41"/>
    <w:rsid w:val="00C56CD3"/>
    <w:rsid w:val="00C56D42"/>
    <w:rsid w:val="00C56E0B"/>
    <w:rsid w:val="00C56FE9"/>
    <w:rsid w:val="00C573DF"/>
    <w:rsid w:val="00C602A1"/>
    <w:rsid w:val="00C60B7A"/>
    <w:rsid w:val="00C614A0"/>
    <w:rsid w:val="00C615D9"/>
    <w:rsid w:val="00C61817"/>
    <w:rsid w:val="00C61D66"/>
    <w:rsid w:val="00C62182"/>
    <w:rsid w:val="00C625DF"/>
    <w:rsid w:val="00C6289F"/>
    <w:rsid w:val="00C636B5"/>
    <w:rsid w:val="00C63AE3"/>
    <w:rsid w:val="00C63CD3"/>
    <w:rsid w:val="00C6441C"/>
    <w:rsid w:val="00C647CB"/>
    <w:rsid w:val="00C64AFA"/>
    <w:rsid w:val="00C64B5B"/>
    <w:rsid w:val="00C65405"/>
    <w:rsid w:val="00C65D61"/>
    <w:rsid w:val="00C66432"/>
    <w:rsid w:val="00C66D71"/>
    <w:rsid w:val="00C67773"/>
    <w:rsid w:val="00C708AA"/>
    <w:rsid w:val="00C70BA4"/>
    <w:rsid w:val="00C7131B"/>
    <w:rsid w:val="00C71487"/>
    <w:rsid w:val="00C71B70"/>
    <w:rsid w:val="00C722B8"/>
    <w:rsid w:val="00C72489"/>
    <w:rsid w:val="00C727F2"/>
    <w:rsid w:val="00C73174"/>
    <w:rsid w:val="00C732F2"/>
    <w:rsid w:val="00C7331A"/>
    <w:rsid w:val="00C74623"/>
    <w:rsid w:val="00C74857"/>
    <w:rsid w:val="00C754EC"/>
    <w:rsid w:val="00C75D1B"/>
    <w:rsid w:val="00C76EEB"/>
    <w:rsid w:val="00C76F2D"/>
    <w:rsid w:val="00C77E8E"/>
    <w:rsid w:val="00C77EC9"/>
    <w:rsid w:val="00C8167B"/>
    <w:rsid w:val="00C81802"/>
    <w:rsid w:val="00C825AD"/>
    <w:rsid w:val="00C83388"/>
    <w:rsid w:val="00C83425"/>
    <w:rsid w:val="00C83552"/>
    <w:rsid w:val="00C837FF"/>
    <w:rsid w:val="00C83885"/>
    <w:rsid w:val="00C83F4B"/>
    <w:rsid w:val="00C84D6A"/>
    <w:rsid w:val="00C85012"/>
    <w:rsid w:val="00C85B6F"/>
    <w:rsid w:val="00C865C3"/>
    <w:rsid w:val="00C86987"/>
    <w:rsid w:val="00C90FF1"/>
    <w:rsid w:val="00C91805"/>
    <w:rsid w:val="00C91F8C"/>
    <w:rsid w:val="00C92B3E"/>
    <w:rsid w:val="00C92B90"/>
    <w:rsid w:val="00C93425"/>
    <w:rsid w:val="00C9358D"/>
    <w:rsid w:val="00C95232"/>
    <w:rsid w:val="00C95261"/>
    <w:rsid w:val="00C955EE"/>
    <w:rsid w:val="00C95636"/>
    <w:rsid w:val="00C95955"/>
    <w:rsid w:val="00C960C7"/>
    <w:rsid w:val="00C965A5"/>
    <w:rsid w:val="00C9678F"/>
    <w:rsid w:val="00C96A5E"/>
    <w:rsid w:val="00CA03F5"/>
    <w:rsid w:val="00CA05F0"/>
    <w:rsid w:val="00CA0824"/>
    <w:rsid w:val="00CA0A40"/>
    <w:rsid w:val="00CA1255"/>
    <w:rsid w:val="00CA1919"/>
    <w:rsid w:val="00CA1D23"/>
    <w:rsid w:val="00CA203B"/>
    <w:rsid w:val="00CA281F"/>
    <w:rsid w:val="00CA2D5E"/>
    <w:rsid w:val="00CA3AAE"/>
    <w:rsid w:val="00CA463D"/>
    <w:rsid w:val="00CA5273"/>
    <w:rsid w:val="00CA5954"/>
    <w:rsid w:val="00CA5F41"/>
    <w:rsid w:val="00CA7440"/>
    <w:rsid w:val="00CB070F"/>
    <w:rsid w:val="00CB07FF"/>
    <w:rsid w:val="00CB0894"/>
    <w:rsid w:val="00CB11F3"/>
    <w:rsid w:val="00CB1627"/>
    <w:rsid w:val="00CB22A4"/>
    <w:rsid w:val="00CB2CD8"/>
    <w:rsid w:val="00CB2FF5"/>
    <w:rsid w:val="00CB3AA5"/>
    <w:rsid w:val="00CB4CD7"/>
    <w:rsid w:val="00CB4D13"/>
    <w:rsid w:val="00CB4E22"/>
    <w:rsid w:val="00CB502B"/>
    <w:rsid w:val="00CB5DD7"/>
    <w:rsid w:val="00CB5FE5"/>
    <w:rsid w:val="00CB7075"/>
    <w:rsid w:val="00CB789F"/>
    <w:rsid w:val="00CB7E6B"/>
    <w:rsid w:val="00CB7EFA"/>
    <w:rsid w:val="00CB7FD5"/>
    <w:rsid w:val="00CC0661"/>
    <w:rsid w:val="00CC10D3"/>
    <w:rsid w:val="00CC2200"/>
    <w:rsid w:val="00CC2F4E"/>
    <w:rsid w:val="00CC3855"/>
    <w:rsid w:val="00CC41D3"/>
    <w:rsid w:val="00CC443E"/>
    <w:rsid w:val="00CC4929"/>
    <w:rsid w:val="00CC520F"/>
    <w:rsid w:val="00CC5D84"/>
    <w:rsid w:val="00CC60DB"/>
    <w:rsid w:val="00CC62C3"/>
    <w:rsid w:val="00CC68B8"/>
    <w:rsid w:val="00CC6AF7"/>
    <w:rsid w:val="00CC6EB3"/>
    <w:rsid w:val="00CD0059"/>
    <w:rsid w:val="00CD04CA"/>
    <w:rsid w:val="00CD0AD0"/>
    <w:rsid w:val="00CD1621"/>
    <w:rsid w:val="00CD1D8A"/>
    <w:rsid w:val="00CD221A"/>
    <w:rsid w:val="00CD38CA"/>
    <w:rsid w:val="00CD3CA5"/>
    <w:rsid w:val="00CD3FFB"/>
    <w:rsid w:val="00CD4126"/>
    <w:rsid w:val="00CD4D3B"/>
    <w:rsid w:val="00CD5A7C"/>
    <w:rsid w:val="00CD73C6"/>
    <w:rsid w:val="00CD7C28"/>
    <w:rsid w:val="00CE19BA"/>
    <w:rsid w:val="00CE2497"/>
    <w:rsid w:val="00CE2AF8"/>
    <w:rsid w:val="00CE2EC0"/>
    <w:rsid w:val="00CE32FF"/>
    <w:rsid w:val="00CE3DCF"/>
    <w:rsid w:val="00CE3EDC"/>
    <w:rsid w:val="00CE67F6"/>
    <w:rsid w:val="00CE6943"/>
    <w:rsid w:val="00CE6C42"/>
    <w:rsid w:val="00CE7380"/>
    <w:rsid w:val="00CE76EE"/>
    <w:rsid w:val="00CF04E3"/>
    <w:rsid w:val="00CF0FFC"/>
    <w:rsid w:val="00CF10BD"/>
    <w:rsid w:val="00CF125D"/>
    <w:rsid w:val="00CF1288"/>
    <w:rsid w:val="00CF12F5"/>
    <w:rsid w:val="00CF2A3A"/>
    <w:rsid w:val="00CF2BB1"/>
    <w:rsid w:val="00CF2F33"/>
    <w:rsid w:val="00CF2FBE"/>
    <w:rsid w:val="00CF360C"/>
    <w:rsid w:val="00CF3BA2"/>
    <w:rsid w:val="00CF5424"/>
    <w:rsid w:val="00CF5827"/>
    <w:rsid w:val="00CF66BD"/>
    <w:rsid w:val="00CF6D4D"/>
    <w:rsid w:val="00CF78FB"/>
    <w:rsid w:val="00D00A3C"/>
    <w:rsid w:val="00D0147B"/>
    <w:rsid w:val="00D0154B"/>
    <w:rsid w:val="00D015C7"/>
    <w:rsid w:val="00D01ACC"/>
    <w:rsid w:val="00D01DEA"/>
    <w:rsid w:val="00D02144"/>
    <w:rsid w:val="00D02F55"/>
    <w:rsid w:val="00D03BB7"/>
    <w:rsid w:val="00D04281"/>
    <w:rsid w:val="00D04C51"/>
    <w:rsid w:val="00D04E0E"/>
    <w:rsid w:val="00D050F2"/>
    <w:rsid w:val="00D05318"/>
    <w:rsid w:val="00D0597B"/>
    <w:rsid w:val="00D05D30"/>
    <w:rsid w:val="00D05E69"/>
    <w:rsid w:val="00D060CC"/>
    <w:rsid w:val="00D069BA"/>
    <w:rsid w:val="00D06AFF"/>
    <w:rsid w:val="00D06D55"/>
    <w:rsid w:val="00D07107"/>
    <w:rsid w:val="00D07611"/>
    <w:rsid w:val="00D10E81"/>
    <w:rsid w:val="00D1180E"/>
    <w:rsid w:val="00D12091"/>
    <w:rsid w:val="00D1296C"/>
    <w:rsid w:val="00D12CC1"/>
    <w:rsid w:val="00D12FE1"/>
    <w:rsid w:val="00D130B0"/>
    <w:rsid w:val="00D131C6"/>
    <w:rsid w:val="00D15457"/>
    <w:rsid w:val="00D15826"/>
    <w:rsid w:val="00D15EC3"/>
    <w:rsid w:val="00D16252"/>
    <w:rsid w:val="00D1644A"/>
    <w:rsid w:val="00D16895"/>
    <w:rsid w:val="00D16AFE"/>
    <w:rsid w:val="00D16DE6"/>
    <w:rsid w:val="00D17505"/>
    <w:rsid w:val="00D20225"/>
    <w:rsid w:val="00D213A2"/>
    <w:rsid w:val="00D216DB"/>
    <w:rsid w:val="00D21747"/>
    <w:rsid w:val="00D219D6"/>
    <w:rsid w:val="00D21A86"/>
    <w:rsid w:val="00D22249"/>
    <w:rsid w:val="00D229A6"/>
    <w:rsid w:val="00D22A73"/>
    <w:rsid w:val="00D232EF"/>
    <w:rsid w:val="00D2390F"/>
    <w:rsid w:val="00D23B97"/>
    <w:rsid w:val="00D24193"/>
    <w:rsid w:val="00D24843"/>
    <w:rsid w:val="00D2500A"/>
    <w:rsid w:val="00D2529B"/>
    <w:rsid w:val="00D25823"/>
    <w:rsid w:val="00D26677"/>
    <w:rsid w:val="00D26A83"/>
    <w:rsid w:val="00D300E2"/>
    <w:rsid w:val="00D315CC"/>
    <w:rsid w:val="00D31CD2"/>
    <w:rsid w:val="00D32231"/>
    <w:rsid w:val="00D32B40"/>
    <w:rsid w:val="00D32EC9"/>
    <w:rsid w:val="00D3302B"/>
    <w:rsid w:val="00D333D1"/>
    <w:rsid w:val="00D33F54"/>
    <w:rsid w:val="00D351EE"/>
    <w:rsid w:val="00D35379"/>
    <w:rsid w:val="00D3599A"/>
    <w:rsid w:val="00D35D95"/>
    <w:rsid w:val="00D368EC"/>
    <w:rsid w:val="00D37B84"/>
    <w:rsid w:val="00D404B4"/>
    <w:rsid w:val="00D405A6"/>
    <w:rsid w:val="00D40999"/>
    <w:rsid w:val="00D40A20"/>
    <w:rsid w:val="00D40BB9"/>
    <w:rsid w:val="00D40D71"/>
    <w:rsid w:val="00D41201"/>
    <w:rsid w:val="00D41A96"/>
    <w:rsid w:val="00D42310"/>
    <w:rsid w:val="00D42DDF"/>
    <w:rsid w:val="00D432AF"/>
    <w:rsid w:val="00D43C60"/>
    <w:rsid w:val="00D43F4F"/>
    <w:rsid w:val="00D443CA"/>
    <w:rsid w:val="00D445FC"/>
    <w:rsid w:val="00D475A0"/>
    <w:rsid w:val="00D476A1"/>
    <w:rsid w:val="00D47E7F"/>
    <w:rsid w:val="00D504ED"/>
    <w:rsid w:val="00D505A0"/>
    <w:rsid w:val="00D50A56"/>
    <w:rsid w:val="00D50AB0"/>
    <w:rsid w:val="00D529CF"/>
    <w:rsid w:val="00D53130"/>
    <w:rsid w:val="00D53A6D"/>
    <w:rsid w:val="00D548CD"/>
    <w:rsid w:val="00D548E8"/>
    <w:rsid w:val="00D54E04"/>
    <w:rsid w:val="00D550AB"/>
    <w:rsid w:val="00D55761"/>
    <w:rsid w:val="00D55BE5"/>
    <w:rsid w:val="00D56051"/>
    <w:rsid w:val="00D56416"/>
    <w:rsid w:val="00D565DF"/>
    <w:rsid w:val="00D5661B"/>
    <w:rsid w:val="00D56934"/>
    <w:rsid w:val="00D56FDB"/>
    <w:rsid w:val="00D57C17"/>
    <w:rsid w:val="00D57EED"/>
    <w:rsid w:val="00D600F5"/>
    <w:rsid w:val="00D60515"/>
    <w:rsid w:val="00D60B94"/>
    <w:rsid w:val="00D60CAA"/>
    <w:rsid w:val="00D6169B"/>
    <w:rsid w:val="00D61D1C"/>
    <w:rsid w:val="00D61D57"/>
    <w:rsid w:val="00D626C1"/>
    <w:rsid w:val="00D6303E"/>
    <w:rsid w:val="00D638ED"/>
    <w:rsid w:val="00D63DB3"/>
    <w:rsid w:val="00D65044"/>
    <w:rsid w:val="00D65137"/>
    <w:rsid w:val="00D654B4"/>
    <w:rsid w:val="00D65EE3"/>
    <w:rsid w:val="00D65FE3"/>
    <w:rsid w:val="00D667B8"/>
    <w:rsid w:val="00D67215"/>
    <w:rsid w:val="00D675B7"/>
    <w:rsid w:val="00D67B6F"/>
    <w:rsid w:val="00D7096F"/>
    <w:rsid w:val="00D70A81"/>
    <w:rsid w:val="00D70CF8"/>
    <w:rsid w:val="00D71392"/>
    <w:rsid w:val="00D71A0A"/>
    <w:rsid w:val="00D73323"/>
    <w:rsid w:val="00D74726"/>
    <w:rsid w:val="00D756CB"/>
    <w:rsid w:val="00D758C4"/>
    <w:rsid w:val="00D7726A"/>
    <w:rsid w:val="00D77815"/>
    <w:rsid w:val="00D778E3"/>
    <w:rsid w:val="00D77AE3"/>
    <w:rsid w:val="00D80CB7"/>
    <w:rsid w:val="00D811F4"/>
    <w:rsid w:val="00D81914"/>
    <w:rsid w:val="00D81FC5"/>
    <w:rsid w:val="00D825B1"/>
    <w:rsid w:val="00D82DD7"/>
    <w:rsid w:val="00D83ACD"/>
    <w:rsid w:val="00D83EC3"/>
    <w:rsid w:val="00D8490D"/>
    <w:rsid w:val="00D84D9B"/>
    <w:rsid w:val="00D859D5"/>
    <w:rsid w:val="00D85E4A"/>
    <w:rsid w:val="00D863DE"/>
    <w:rsid w:val="00D86B40"/>
    <w:rsid w:val="00D87062"/>
    <w:rsid w:val="00D870F0"/>
    <w:rsid w:val="00D872AD"/>
    <w:rsid w:val="00D872F0"/>
    <w:rsid w:val="00D87372"/>
    <w:rsid w:val="00D90B48"/>
    <w:rsid w:val="00D90C14"/>
    <w:rsid w:val="00D9205F"/>
    <w:rsid w:val="00D92CEF"/>
    <w:rsid w:val="00D931E1"/>
    <w:rsid w:val="00D94181"/>
    <w:rsid w:val="00D94317"/>
    <w:rsid w:val="00D94850"/>
    <w:rsid w:val="00D95FFC"/>
    <w:rsid w:val="00D96529"/>
    <w:rsid w:val="00D967CF"/>
    <w:rsid w:val="00D96FA9"/>
    <w:rsid w:val="00D970FC"/>
    <w:rsid w:val="00D97142"/>
    <w:rsid w:val="00D971DF"/>
    <w:rsid w:val="00D97D15"/>
    <w:rsid w:val="00DA0EC5"/>
    <w:rsid w:val="00DA119A"/>
    <w:rsid w:val="00DA16B7"/>
    <w:rsid w:val="00DA3237"/>
    <w:rsid w:val="00DA3D09"/>
    <w:rsid w:val="00DA44FE"/>
    <w:rsid w:val="00DA47EA"/>
    <w:rsid w:val="00DA58ED"/>
    <w:rsid w:val="00DA5E6A"/>
    <w:rsid w:val="00DA61C9"/>
    <w:rsid w:val="00DA6297"/>
    <w:rsid w:val="00DA67AD"/>
    <w:rsid w:val="00DA7F18"/>
    <w:rsid w:val="00DB076E"/>
    <w:rsid w:val="00DB088E"/>
    <w:rsid w:val="00DB0AF0"/>
    <w:rsid w:val="00DB1641"/>
    <w:rsid w:val="00DB2AB5"/>
    <w:rsid w:val="00DB2EED"/>
    <w:rsid w:val="00DB3423"/>
    <w:rsid w:val="00DB557D"/>
    <w:rsid w:val="00DB55E8"/>
    <w:rsid w:val="00DB5652"/>
    <w:rsid w:val="00DB62D4"/>
    <w:rsid w:val="00DB6989"/>
    <w:rsid w:val="00DB75FF"/>
    <w:rsid w:val="00DC0143"/>
    <w:rsid w:val="00DC0A57"/>
    <w:rsid w:val="00DC13D5"/>
    <w:rsid w:val="00DC17B3"/>
    <w:rsid w:val="00DC1BDF"/>
    <w:rsid w:val="00DC3B38"/>
    <w:rsid w:val="00DC4452"/>
    <w:rsid w:val="00DC540D"/>
    <w:rsid w:val="00DC5A3F"/>
    <w:rsid w:val="00DC5BFC"/>
    <w:rsid w:val="00DC630D"/>
    <w:rsid w:val="00DC65F9"/>
    <w:rsid w:val="00DC7DF5"/>
    <w:rsid w:val="00DD0D33"/>
    <w:rsid w:val="00DD124C"/>
    <w:rsid w:val="00DD18FF"/>
    <w:rsid w:val="00DD2DB2"/>
    <w:rsid w:val="00DD335A"/>
    <w:rsid w:val="00DD3F21"/>
    <w:rsid w:val="00DD47F7"/>
    <w:rsid w:val="00DD5791"/>
    <w:rsid w:val="00DD6711"/>
    <w:rsid w:val="00DD7690"/>
    <w:rsid w:val="00DD77EC"/>
    <w:rsid w:val="00DE0C32"/>
    <w:rsid w:val="00DE10A1"/>
    <w:rsid w:val="00DE1551"/>
    <w:rsid w:val="00DE221A"/>
    <w:rsid w:val="00DE3576"/>
    <w:rsid w:val="00DE3A8F"/>
    <w:rsid w:val="00DE4602"/>
    <w:rsid w:val="00DE6198"/>
    <w:rsid w:val="00DE61EB"/>
    <w:rsid w:val="00DE6DC7"/>
    <w:rsid w:val="00DF008A"/>
    <w:rsid w:val="00DF0765"/>
    <w:rsid w:val="00DF0959"/>
    <w:rsid w:val="00DF0F99"/>
    <w:rsid w:val="00DF1828"/>
    <w:rsid w:val="00DF1E05"/>
    <w:rsid w:val="00DF2A9B"/>
    <w:rsid w:val="00DF2E14"/>
    <w:rsid w:val="00DF38F6"/>
    <w:rsid w:val="00DF3AAF"/>
    <w:rsid w:val="00DF40D2"/>
    <w:rsid w:val="00DF5A2C"/>
    <w:rsid w:val="00DF5F4C"/>
    <w:rsid w:val="00DF77B2"/>
    <w:rsid w:val="00DF7AF3"/>
    <w:rsid w:val="00E00EA8"/>
    <w:rsid w:val="00E00F06"/>
    <w:rsid w:val="00E01F15"/>
    <w:rsid w:val="00E01F4A"/>
    <w:rsid w:val="00E0353E"/>
    <w:rsid w:val="00E036F9"/>
    <w:rsid w:val="00E03D8C"/>
    <w:rsid w:val="00E0498A"/>
    <w:rsid w:val="00E06E45"/>
    <w:rsid w:val="00E074A2"/>
    <w:rsid w:val="00E07723"/>
    <w:rsid w:val="00E104F5"/>
    <w:rsid w:val="00E10B1B"/>
    <w:rsid w:val="00E111A2"/>
    <w:rsid w:val="00E1137C"/>
    <w:rsid w:val="00E12C9D"/>
    <w:rsid w:val="00E12DC1"/>
    <w:rsid w:val="00E13820"/>
    <w:rsid w:val="00E14CB1"/>
    <w:rsid w:val="00E14D54"/>
    <w:rsid w:val="00E14DA7"/>
    <w:rsid w:val="00E15405"/>
    <w:rsid w:val="00E157CC"/>
    <w:rsid w:val="00E1603F"/>
    <w:rsid w:val="00E1650F"/>
    <w:rsid w:val="00E1698C"/>
    <w:rsid w:val="00E17FE9"/>
    <w:rsid w:val="00E201B9"/>
    <w:rsid w:val="00E2076E"/>
    <w:rsid w:val="00E2241E"/>
    <w:rsid w:val="00E22808"/>
    <w:rsid w:val="00E2310C"/>
    <w:rsid w:val="00E24068"/>
    <w:rsid w:val="00E2445D"/>
    <w:rsid w:val="00E24B25"/>
    <w:rsid w:val="00E24F09"/>
    <w:rsid w:val="00E25962"/>
    <w:rsid w:val="00E264D7"/>
    <w:rsid w:val="00E26619"/>
    <w:rsid w:val="00E267AF"/>
    <w:rsid w:val="00E26C97"/>
    <w:rsid w:val="00E27525"/>
    <w:rsid w:val="00E277CA"/>
    <w:rsid w:val="00E30005"/>
    <w:rsid w:val="00E31424"/>
    <w:rsid w:val="00E314D1"/>
    <w:rsid w:val="00E3150F"/>
    <w:rsid w:val="00E3195D"/>
    <w:rsid w:val="00E31D91"/>
    <w:rsid w:val="00E32034"/>
    <w:rsid w:val="00E322C2"/>
    <w:rsid w:val="00E325CA"/>
    <w:rsid w:val="00E32FD0"/>
    <w:rsid w:val="00E338F2"/>
    <w:rsid w:val="00E345FE"/>
    <w:rsid w:val="00E3470F"/>
    <w:rsid w:val="00E34A48"/>
    <w:rsid w:val="00E364D8"/>
    <w:rsid w:val="00E36671"/>
    <w:rsid w:val="00E36F9F"/>
    <w:rsid w:val="00E37ED5"/>
    <w:rsid w:val="00E415C3"/>
    <w:rsid w:val="00E428BA"/>
    <w:rsid w:val="00E430ED"/>
    <w:rsid w:val="00E438FD"/>
    <w:rsid w:val="00E439DA"/>
    <w:rsid w:val="00E444EC"/>
    <w:rsid w:val="00E47B5C"/>
    <w:rsid w:val="00E50D1D"/>
    <w:rsid w:val="00E5239A"/>
    <w:rsid w:val="00E52CE0"/>
    <w:rsid w:val="00E53B7A"/>
    <w:rsid w:val="00E53D7D"/>
    <w:rsid w:val="00E541FF"/>
    <w:rsid w:val="00E5435F"/>
    <w:rsid w:val="00E55E0C"/>
    <w:rsid w:val="00E5649B"/>
    <w:rsid w:val="00E56641"/>
    <w:rsid w:val="00E566BD"/>
    <w:rsid w:val="00E56C6F"/>
    <w:rsid w:val="00E56FE9"/>
    <w:rsid w:val="00E5704D"/>
    <w:rsid w:val="00E571C3"/>
    <w:rsid w:val="00E57389"/>
    <w:rsid w:val="00E5756A"/>
    <w:rsid w:val="00E605F7"/>
    <w:rsid w:val="00E6061D"/>
    <w:rsid w:val="00E61F32"/>
    <w:rsid w:val="00E62051"/>
    <w:rsid w:val="00E623B3"/>
    <w:rsid w:val="00E62737"/>
    <w:rsid w:val="00E62C8A"/>
    <w:rsid w:val="00E62DAD"/>
    <w:rsid w:val="00E64A27"/>
    <w:rsid w:val="00E64AC9"/>
    <w:rsid w:val="00E65191"/>
    <w:rsid w:val="00E656D8"/>
    <w:rsid w:val="00E65817"/>
    <w:rsid w:val="00E65B7F"/>
    <w:rsid w:val="00E6643C"/>
    <w:rsid w:val="00E668E3"/>
    <w:rsid w:val="00E66B66"/>
    <w:rsid w:val="00E704F3"/>
    <w:rsid w:val="00E70542"/>
    <w:rsid w:val="00E70CDF"/>
    <w:rsid w:val="00E712E1"/>
    <w:rsid w:val="00E71C2E"/>
    <w:rsid w:val="00E72520"/>
    <w:rsid w:val="00E72706"/>
    <w:rsid w:val="00E72EE7"/>
    <w:rsid w:val="00E73A84"/>
    <w:rsid w:val="00E74D9F"/>
    <w:rsid w:val="00E75289"/>
    <w:rsid w:val="00E75308"/>
    <w:rsid w:val="00E7550A"/>
    <w:rsid w:val="00E75710"/>
    <w:rsid w:val="00E760EF"/>
    <w:rsid w:val="00E761B5"/>
    <w:rsid w:val="00E764DC"/>
    <w:rsid w:val="00E801B5"/>
    <w:rsid w:val="00E80E31"/>
    <w:rsid w:val="00E81429"/>
    <w:rsid w:val="00E8296E"/>
    <w:rsid w:val="00E82D20"/>
    <w:rsid w:val="00E836F6"/>
    <w:rsid w:val="00E84E11"/>
    <w:rsid w:val="00E85234"/>
    <w:rsid w:val="00E86CED"/>
    <w:rsid w:val="00E86E15"/>
    <w:rsid w:val="00E8796C"/>
    <w:rsid w:val="00E87AEE"/>
    <w:rsid w:val="00E9076F"/>
    <w:rsid w:val="00E90F5F"/>
    <w:rsid w:val="00E917A1"/>
    <w:rsid w:val="00E91EB3"/>
    <w:rsid w:val="00E92D58"/>
    <w:rsid w:val="00E9394D"/>
    <w:rsid w:val="00E93ED4"/>
    <w:rsid w:val="00E93FBB"/>
    <w:rsid w:val="00E947D3"/>
    <w:rsid w:val="00E95885"/>
    <w:rsid w:val="00E95AD5"/>
    <w:rsid w:val="00E9613A"/>
    <w:rsid w:val="00E975F0"/>
    <w:rsid w:val="00E97725"/>
    <w:rsid w:val="00E97EE2"/>
    <w:rsid w:val="00EA0BC7"/>
    <w:rsid w:val="00EA1B46"/>
    <w:rsid w:val="00EA2566"/>
    <w:rsid w:val="00EA2E82"/>
    <w:rsid w:val="00EA2FF7"/>
    <w:rsid w:val="00EA3A50"/>
    <w:rsid w:val="00EA4153"/>
    <w:rsid w:val="00EA455F"/>
    <w:rsid w:val="00EA46F0"/>
    <w:rsid w:val="00EA4C13"/>
    <w:rsid w:val="00EA4F61"/>
    <w:rsid w:val="00EA6395"/>
    <w:rsid w:val="00EA7BDF"/>
    <w:rsid w:val="00EB0190"/>
    <w:rsid w:val="00EB0D5B"/>
    <w:rsid w:val="00EB125A"/>
    <w:rsid w:val="00EB1521"/>
    <w:rsid w:val="00EB1B18"/>
    <w:rsid w:val="00EB2833"/>
    <w:rsid w:val="00EB2AFE"/>
    <w:rsid w:val="00EB51CB"/>
    <w:rsid w:val="00EB58EE"/>
    <w:rsid w:val="00EB6BED"/>
    <w:rsid w:val="00EB6D91"/>
    <w:rsid w:val="00EB71E2"/>
    <w:rsid w:val="00EB79B9"/>
    <w:rsid w:val="00EB7A60"/>
    <w:rsid w:val="00EB7C38"/>
    <w:rsid w:val="00EB7F51"/>
    <w:rsid w:val="00EC0214"/>
    <w:rsid w:val="00EC054D"/>
    <w:rsid w:val="00EC2268"/>
    <w:rsid w:val="00EC285D"/>
    <w:rsid w:val="00EC2FF4"/>
    <w:rsid w:val="00EC32A2"/>
    <w:rsid w:val="00EC3952"/>
    <w:rsid w:val="00EC3E44"/>
    <w:rsid w:val="00EC4BB7"/>
    <w:rsid w:val="00EC7202"/>
    <w:rsid w:val="00EC75AB"/>
    <w:rsid w:val="00ED02CE"/>
    <w:rsid w:val="00ED0F92"/>
    <w:rsid w:val="00ED1344"/>
    <w:rsid w:val="00ED185D"/>
    <w:rsid w:val="00ED2D72"/>
    <w:rsid w:val="00ED32A9"/>
    <w:rsid w:val="00ED3327"/>
    <w:rsid w:val="00ED404E"/>
    <w:rsid w:val="00ED4718"/>
    <w:rsid w:val="00ED4D77"/>
    <w:rsid w:val="00ED5F67"/>
    <w:rsid w:val="00ED608A"/>
    <w:rsid w:val="00ED7417"/>
    <w:rsid w:val="00ED79B3"/>
    <w:rsid w:val="00ED7D33"/>
    <w:rsid w:val="00EE14FF"/>
    <w:rsid w:val="00EE160C"/>
    <w:rsid w:val="00EE296E"/>
    <w:rsid w:val="00EE2D44"/>
    <w:rsid w:val="00EE2E4A"/>
    <w:rsid w:val="00EE3C27"/>
    <w:rsid w:val="00EE4EFF"/>
    <w:rsid w:val="00EE5EC7"/>
    <w:rsid w:val="00EE66B9"/>
    <w:rsid w:val="00EE6B94"/>
    <w:rsid w:val="00EE75D8"/>
    <w:rsid w:val="00EE78ED"/>
    <w:rsid w:val="00EF034A"/>
    <w:rsid w:val="00EF0D67"/>
    <w:rsid w:val="00EF11F2"/>
    <w:rsid w:val="00EF26E6"/>
    <w:rsid w:val="00EF3450"/>
    <w:rsid w:val="00EF3E47"/>
    <w:rsid w:val="00EF45FE"/>
    <w:rsid w:val="00EF5538"/>
    <w:rsid w:val="00EF573B"/>
    <w:rsid w:val="00EF5758"/>
    <w:rsid w:val="00EF7267"/>
    <w:rsid w:val="00EF75AA"/>
    <w:rsid w:val="00F0043D"/>
    <w:rsid w:val="00F0094F"/>
    <w:rsid w:val="00F01439"/>
    <w:rsid w:val="00F02654"/>
    <w:rsid w:val="00F02FB9"/>
    <w:rsid w:val="00F03553"/>
    <w:rsid w:val="00F03E3D"/>
    <w:rsid w:val="00F0444D"/>
    <w:rsid w:val="00F04F4F"/>
    <w:rsid w:val="00F05068"/>
    <w:rsid w:val="00F0545C"/>
    <w:rsid w:val="00F056B0"/>
    <w:rsid w:val="00F05AA8"/>
    <w:rsid w:val="00F05C6D"/>
    <w:rsid w:val="00F05D90"/>
    <w:rsid w:val="00F060F0"/>
    <w:rsid w:val="00F06890"/>
    <w:rsid w:val="00F070AF"/>
    <w:rsid w:val="00F07639"/>
    <w:rsid w:val="00F07758"/>
    <w:rsid w:val="00F07E88"/>
    <w:rsid w:val="00F103BC"/>
    <w:rsid w:val="00F104BC"/>
    <w:rsid w:val="00F1098F"/>
    <w:rsid w:val="00F11C9E"/>
    <w:rsid w:val="00F11CAC"/>
    <w:rsid w:val="00F120B8"/>
    <w:rsid w:val="00F124F9"/>
    <w:rsid w:val="00F14598"/>
    <w:rsid w:val="00F1478C"/>
    <w:rsid w:val="00F14D66"/>
    <w:rsid w:val="00F14D94"/>
    <w:rsid w:val="00F15567"/>
    <w:rsid w:val="00F17EF1"/>
    <w:rsid w:val="00F20E28"/>
    <w:rsid w:val="00F210E0"/>
    <w:rsid w:val="00F2122D"/>
    <w:rsid w:val="00F2210E"/>
    <w:rsid w:val="00F2218D"/>
    <w:rsid w:val="00F22790"/>
    <w:rsid w:val="00F228A6"/>
    <w:rsid w:val="00F22D49"/>
    <w:rsid w:val="00F23745"/>
    <w:rsid w:val="00F23A84"/>
    <w:rsid w:val="00F2492D"/>
    <w:rsid w:val="00F25FA3"/>
    <w:rsid w:val="00F26BB9"/>
    <w:rsid w:val="00F3117A"/>
    <w:rsid w:val="00F31371"/>
    <w:rsid w:val="00F31EB7"/>
    <w:rsid w:val="00F32040"/>
    <w:rsid w:val="00F325EC"/>
    <w:rsid w:val="00F32CF5"/>
    <w:rsid w:val="00F3305D"/>
    <w:rsid w:val="00F344A1"/>
    <w:rsid w:val="00F34732"/>
    <w:rsid w:val="00F357B7"/>
    <w:rsid w:val="00F35B59"/>
    <w:rsid w:val="00F36DC4"/>
    <w:rsid w:val="00F374A3"/>
    <w:rsid w:val="00F40664"/>
    <w:rsid w:val="00F41CD1"/>
    <w:rsid w:val="00F4353E"/>
    <w:rsid w:val="00F44883"/>
    <w:rsid w:val="00F460CB"/>
    <w:rsid w:val="00F463B0"/>
    <w:rsid w:val="00F46528"/>
    <w:rsid w:val="00F46AF4"/>
    <w:rsid w:val="00F50893"/>
    <w:rsid w:val="00F515D0"/>
    <w:rsid w:val="00F518C4"/>
    <w:rsid w:val="00F52560"/>
    <w:rsid w:val="00F530BD"/>
    <w:rsid w:val="00F53B6D"/>
    <w:rsid w:val="00F53DBB"/>
    <w:rsid w:val="00F5771E"/>
    <w:rsid w:val="00F57DBD"/>
    <w:rsid w:val="00F57FDE"/>
    <w:rsid w:val="00F60088"/>
    <w:rsid w:val="00F6074E"/>
    <w:rsid w:val="00F60B21"/>
    <w:rsid w:val="00F60E56"/>
    <w:rsid w:val="00F61472"/>
    <w:rsid w:val="00F61971"/>
    <w:rsid w:val="00F6299F"/>
    <w:rsid w:val="00F644AC"/>
    <w:rsid w:val="00F646D2"/>
    <w:rsid w:val="00F65B94"/>
    <w:rsid w:val="00F663ED"/>
    <w:rsid w:val="00F66D61"/>
    <w:rsid w:val="00F66D7B"/>
    <w:rsid w:val="00F6712D"/>
    <w:rsid w:val="00F67DDA"/>
    <w:rsid w:val="00F70578"/>
    <w:rsid w:val="00F7075C"/>
    <w:rsid w:val="00F717CB"/>
    <w:rsid w:val="00F718A6"/>
    <w:rsid w:val="00F71A45"/>
    <w:rsid w:val="00F71CE1"/>
    <w:rsid w:val="00F7221E"/>
    <w:rsid w:val="00F74428"/>
    <w:rsid w:val="00F7544B"/>
    <w:rsid w:val="00F7576B"/>
    <w:rsid w:val="00F75A33"/>
    <w:rsid w:val="00F75D6A"/>
    <w:rsid w:val="00F76064"/>
    <w:rsid w:val="00F76352"/>
    <w:rsid w:val="00F7646B"/>
    <w:rsid w:val="00F777F1"/>
    <w:rsid w:val="00F77A61"/>
    <w:rsid w:val="00F80A5F"/>
    <w:rsid w:val="00F82877"/>
    <w:rsid w:val="00F82DC1"/>
    <w:rsid w:val="00F83BAF"/>
    <w:rsid w:val="00F84262"/>
    <w:rsid w:val="00F842A5"/>
    <w:rsid w:val="00F846A3"/>
    <w:rsid w:val="00F84795"/>
    <w:rsid w:val="00F84B89"/>
    <w:rsid w:val="00F8520D"/>
    <w:rsid w:val="00F854B7"/>
    <w:rsid w:val="00F859D1"/>
    <w:rsid w:val="00F85AA2"/>
    <w:rsid w:val="00F86A7C"/>
    <w:rsid w:val="00F8725A"/>
    <w:rsid w:val="00F87284"/>
    <w:rsid w:val="00F87DC8"/>
    <w:rsid w:val="00F87EC2"/>
    <w:rsid w:val="00F907E5"/>
    <w:rsid w:val="00F914F0"/>
    <w:rsid w:val="00F92BE6"/>
    <w:rsid w:val="00F935FD"/>
    <w:rsid w:val="00F937DC"/>
    <w:rsid w:val="00F9492B"/>
    <w:rsid w:val="00F94C5A"/>
    <w:rsid w:val="00F951A0"/>
    <w:rsid w:val="00F953BF"/>
    <w:rsid w:val="00F9544D"/>
    <w:rsid w:val="00F95A79"/>
    <w:rsid w:val="00F96788"/>
    <w:rsid w:val="00F96A0F"/>
    <w:rsid w:val="00F96BFC"/>
    <w:rsid w:val="00F979DF"/>
    <w:rsid w:val="00FA0995"/>
    <w:rsid w:val="00FA0F74"/>
    <w:rsid w:val="00FA10A6"/>
    <w:rsid w:val="00FA14B9"/>
    <w:rsid w:val="00FA238F"/>
    <w:rsid w:val="00FA24D9"/>
    <w:rsid w:val="00FA2B0F"/>
    <w:rsid w:val="00FA2C9F"/>
    <w:rsid w:val="00FA2D77"/>
    <w:rsid w:val="00FA3018"/>
    <w:rsid w:val="00FA33A1"/>
    <w:rsid w:val="00FA537C"/>
    <w:rsid w:val="00FA5753"/>
    <w:rsid w:val="00FA6095"/>
    <w:rsid w:val="00FA7420"/>
    <w:rsid w:val="00FA75B3"/>
    <w:rsid w:val="00FB21E3"/>
    <w:rsid w:val="00FB250D"/>
    <w:rsid w:val="00FB257F"/>
    <w:rsid w:val="00FB2687"/>
    <w:rsid w:val="00FB274E"/>
    <w:rsid w:val="00FB290D"/>
    <w:rsid w:val="00FB2D7C"/>
    <w:rsid w:val="00FB3A77"/>
    <w:rsid w:val="00FB482C"/>
    <w:rsid w:val="00FB5177"/>
    <w:rsid w:val="00FB542D"/>
    <w:rsid w:val="00FB5AE9"/>
    <w:rsid w:val="00FB61BD"/>
    <w:rsid w:val="00FB65DB"/>
    <w:rsid w:val="00FB68F8"/>
    <w:rsid w:val="00FB6C76"/>
    <w:rsid w:val="00FB73D5"/>
    <w:rsid w:val="00FB7442"/>
    <w:rsid w:val="00FB7A08"/>
    <w:rsid w:val="00FC12BB"/>
    <w:rsid w:val="00FC236A"/>
    <w:rsid w:val="00FC24B4"/>
    <w:rsid w:val="00FC2595"/>
    <w:rsid w:val="00FC2B4F"/>
    <w:rsid w:val="00FC3C13"/>
    <w:rsid w:val="00FC4B6F"/>
    <w:rsid w:val="00FC4EF6"/>
    <w:rsid w:val="00FC4F95"/>
    <w:rsid w:val="00FC521F"/>
    <w:rsid w:val="00FC63A2"/>
    <w:rsid w:val="00FC6983"/>
    <w:rsid w:val="00FC7726"/>
    <w:rsid w:val="00FC78EE"/>
    <w:rsid w:val="00FD0145"/>
    <w:rsid w:val="00FD022F"/>
    <w:rsid w:val="00FD0D13"/>
    <w:rsid w:val="00FD17C6"/>
    <w:rsid w:val="00FD1A20"/>
    <w:rsid w:val="00FD2B3D"/>
    <w:rsid w:val="00FD2BCE"/>
    <w:rsid w:val="00FD4238"/>
    <w:rsid w:val="00FD4816"/>
    <w:rsid w:val="00FD4B81"/>
    <w:rsid w:val="00FD4C86"/>
    <w:rsid w:val="00FD5080"/>
    <w:rsid w:val="00FD514A"/>
    <w:rsid w:val="00FD5284"/>
    <w:rsid w:val="00FD55C8"/>
    <w:rsid w:val="00FD569E"/>
    <w:rsid w:val="00FD6520"/>
    <w:rsid w:val="00FD6DCB"/>
    <w:rsid w:val="00FE1368"/>
    <w:rsid w:val="00FE149B"/>
    <w:rsid w:val="00FE1696"/>
    <w:rsid w:val="00FE20CB"/>
    <w:rsid w:val="00FE3667"/>
    <w:rsid w:val="00FE3B9C"/>
    <w:rsid w:val="00FE3DFF"/>
    <w:rsid w:val="00FE3E72"/>
    <w:rsid w:val="00FE40E5"/>
    <w:rsid w:val="00FE4739"/>
    <w:rsid w:val="00FE4F20"/>
    <w:rsid w:val="00FE4FDE"/>
    <w:rsid w:val="00FE530B"/>
    <w:rsid w:val="00FE5321"/>
    <w:rsid w:val="00FE5548"/>
    <w:rsid w:val="00FE57B2"/>
    <w:rsid w:val="00FE5B59"/>
    <w:rsid w:val="00FE5F3B"/>
    <w:rsid w:val="00FE6389"/>
    <w:rsid w:val="00FE6809"/>
    <w:rsid w:val="00FE693F"/>
    <w:rsid w:val="00FE69A4"/>
    <w:rsid w:val="00FE6EDA"/>
    <w:rsid w:val="00FE6F22"/>
    <w:rsid w:val="00FF0C6D"/>
    <w:rsid w:val="00FF103A"/>
    <w:rsid w:val="00FF1DF6"/>
    <w:rsid w:val="00FF2838"/>
    <w:rsid w:val="00FF31A0"/>
    <w:rsid w:val="00FF33D1"/>
    <w:rsid w:val="00FF3956"/>
    <w:rsid w:val="00FF444B"/>
    <w:rsid w:val="00FF4A05"/>
    <w:rsid w:val="00FF4B60"/>
    <w:rsid w:val="00FF4CC9"/>
    <w:rsid w:val="00FF5068"/>
    <w:rsid w:val="00FF514D"/>
    <w:rsid w:val="00FF6166"/>
    <w:rsid w:val="00FF6322"/>
    <w:rsid w:val="00FF674F"/>
    <w:rsid w:val="00FF712F"/>
    <w:rsid w:val="00FF73B9"/>
  </w:rsids>
  <m:mathPr>
    <m:mathFont m:val="Cambria Math"/>
    <m:brkBin m:val="after"/>
    <m:brkBinSub m:val="--"/>
    <m:smallFrac/>
    <m:dispDef/>
    <m:lMargin m:val="0"/>
    <m:rMargin m:val="0"/>
    <m:defJc m:val="centerGroup"/>
    <m:wrapIndent m:val="1440"/>
    <m:intLim m:val="subSup"/>
    <m:naryLim m:val="subSup"/>
  </m:mathPr>
  <w:themeFontLang w:val="en-NZ"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70002D"/>
  <w15:docId w15:val="{E20F2404-018F-4245-A2E1-5396F0FE5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qFormat="1"/>
    <w:lsdException w:name="List Number" w:semiHidden="1" w:unhideWhenUsed="1"/>
    <w:lsdException w:name="List 2" w:semiHidden="1" w:unhideWhenUsed="1" w:qFormat="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452B"/>
    <w:rPr>
      <w:rFonts w:ascii="Arial" w:hAnsi="Arial"/>
      <w:sz w:val="22"/>
      <w:szCs w:val="22"/>
      <w:lang w:eastAsia="en-GB"/>
    </w:rPr>
  </w:style>
  <w:style w:type="paragraph" w:styleId="Heading1">
    <w:name w:val="heading 1"/>
    <w:basedOn w:val="Normal"/>
    <w:next w:val="BodyText"/>
    <w:qFormat/>
    <w:rsid w:val="00FE5548"/>
    <w:pPr>
      <w:keepNext/>
      <w:numPr>
        <w:numId w:val="1"/>
      </w:numPr>
      <w:tabs>
        <w:tab w:val="left" w:pos="840"/>
      </w:tabs>
      <w:spacing w:before="240" w:after="240"/>
      <w:outlineLvl w:val="0"/>
    </w:pPr>
    <w:rPr>
      <w:rFonts w:cs="Arial"/>
      <w:b/>
      <w:bCs/>
      <w:kern w:val="32"/>
      <w:sz w:val="32"/>
      <w:szCs w:val="32"/>
    </w:rPr>
  </w:style>
  <w:style w:type="paragraph" w:styleId="Heading2">
    <w:name w:val="heading 2"/>
    <w:basedOn w:val="Normal"/>
    <w:next w:val="BodyText"/>
    <w:link w:val="Heading2Char"/>
    <w:qFormat/>
    <w:rsid w:val="00D77815"/>
    <w:pPr>
      <w:keepNext/>
      <w:numPr>
        <w:ilvl w:val="1"/>
        <w:numId w:val="1"/>
      </w:numPr>
      <w:spacing w:before="360" w:after="120"/>
      <w:jc w:val="both"/>
      <w:outlineLvl w:val="1"/>
    </w:pPr>
    <w:rPr>
      <w:rFonts w:cs="Arial"/>
      <w:b/>
      <w:bCs/>
      <w:iCs/>
      <w:sz w:val="26"/>
      <w:szCs w:val="28"/>
    </w:rPr>
  </w:style>
  <w:style w:type="paragraph" w:styleId="Heading3">
    <w:name w:val="heading 3"/>
    <w:basedOn w:val="Normal"/>
    <w:next w:val="BodyText"/>
    <w:link w:val="Heading3Char"/>
    <w:qFormat/>
    <w:rsid w:val="00C46AB9"/>
    <w:pPr>
      <w:keepNext/>
      <w:numPr>
        <w:ilvl w:val="2"/>
        <w:numId w:val="1"/>
      </w:numPr>
      <w:spacing w:before="360" w:after="120"/>
      <w:ind w:left="851" w:hanging="851"/>
      <w:outlineLvl w:val="2"/>
    </w:pPr>
    <w:rPr>
      <w:rFonts w:cs="Arial"/>
      <w:b/>
      <w:bCs/>
      <w:i/>
      <w:lang w:val="en-AU"/>
    </w:rPr>
  </w:style>
  <w:style w:type="paragraph" w:styleId="Heading4">
    <w:name w:val="heading 4"/>
    <w:basedOn w:val="Normal"/>
    <w:next w:val="BodyText"/>
    <w:qFormat/>
    <w:rsid w:val="0020536C"/>
    <w:pPr>
      <w:keepNext/>
      <w:tabs>
        <w:tab w:val="num" w:pos="864"/>
      </w:tabs>
      <w:spacing w:before="120" w:after="120"/>
      <w:ind w:left="862" w:hanging="23"/>
      <w:outlineLvl w:val="3"/>
    </w:pPr>
    <w:rPr>
      <w:b/>
      <w:szCs w:val="20"/>
      <w:u w:val="single"/>
      <w:lang w:eastAsia="en-NZ"/>
    </w:rPr>
  </w:style>
  <w:style w:type="paragraph" w:styleId="Heading5">
    <w:name w:val="heading 5"/>
    <w:basedOn w:val="BodyText"/>
    <w:next w:val="BodyText"/>
    <w:link w:val="Heading5Char"/>
    <w:qFormat/>
    <w:rsid w:val="00846EF6"/>
    <w:pPr>
      <w:numPr>
        <w:ilvl w:val="3"/>
        <w:numId w:val="1"/>
      </w:numPr>
      <w:tabs>
        <w:tab w:val="left" w:pos="1418"/>
      </w:tabs>
      <w:ind w:left="851" w:hanging="851"/>
      <w:outlineLvl w:val="4"/>
    </w:pPr>
    <w:rPr>
      <w:rFonts w:asciiTheme="minorHAnsi" w:hAnsiTheme="minorHAnsi" w:cstheme="minorHAnsi"/>
      <w:iCs/>
      <w:szCs w:val="22"/>
      <w:lang w:val="en-AU"/>
    </w:rPr>
  </w:style>
  <w:style w:type="paragraph" w:styleId="Heading6">
    <w:name w:val="heading 6"/>
    <w:basedOn w:val="Normal"/>
    <w:next w:val="Normal"/>
    <w:qFormat/>
    <w:rsid w:val="001C171C"/>
    <w:pPr>
      <w:keepNext/>
      <w:tabs>
        <w:tab w:val="num" w:pos="1152"/>
      </w:tabs>
      <w:ind w:left="1152" w:hanging="1152"/>
      <w:jc w:val="center"/>
      <w:outlineLvl w:val="5"/>
    </w:pPr>
    <w:rPr>
      <w:b/>
      <w:sz w:val="24"/>
      <w:szCs w:val="20"/>
      <w:u w:val="single"/>
      <w:lang w:eastAsia="en-NZ"/>
    </w:rPr>
  </w:style>
  <w:style w:type="paragraph" w:styleId="Heading7">
    <w:name w:val="heading 7"/>
    <w:basedOn w:val="Normal"/>
    <w:next w:val="Normal"/>
    <w:qFormat/>
    <w:rsid w:val="001C171C"/>
    <w:pPr>
      <w:keepNext/>
      <w:tabs>
        <w:tab w:val="num" w:pos="1296"/>
      </w:tabs>
      <w:ind w:left="1296" w:hanging="1296"/>
      <w:jc w:val="center"/>
      <w:outlineLvl w:val="6"/>
    </w:pPr>
    <w:rPr>
      <w:b/>
      <w:sz w:val="28"/>
      <w:szCs w:val="20"/>
      <w:u w:val="single"/>
      <w:lang w:eastAsia="en-NZ"/>
    </w:rPr>
  </w:style>
  <w:style w:type="paragraph" w:styleId="Heading8">
    <w:name w:val="heading 8"/>
    <w:basedOn w:val="Normal"/>
    <w:next w:val="Normal"/>
    <w:qFormat/>
    <w:rsid w:val="001C171C"/>
    <w:pPr>
      <w:tabs>
        <w:tab w:val="num" w:pos="1440"/>
      </w:tabs>
      <w:spacing w:before="240" w:after="60"/>
      <w:ind w:left="1440" w:hanging="1440"/>
      <w:outlineLvl w:val="7"/>
    </w:pPr>
    <w:rPr>
      <w:i/>
      <w:sz w:val="20"/>
      <w:szCs w:val="20"/>
      <w:lang w:eastAsia="en-NZ"/>
    </w:rPr>
  </w:style>
  <w:style w:type="paragraph" w:styleId="Heading9">
    <w:name w:val="heading 9"/>
    <w:basedOn w:val="Normal"/>
    <w:next w:val="Normal"/>
    <w:qFormat/>
    <w:rsid w:val="001C171C"/>
    <w:pPr>
      <w:tabs>
        <w:tab w:val="num" w:pos="1584"/>
      </w:tabs>
      <w:spacing w:before="240" w:after="60"/>
      <w:ind w:left="1584" w:hanging="1584"/>
      <w:outlineLvl w:val="8"/>
    </w:pPr>
    <w:rPr>
      <w:b/>
      <w:i/>
      <w:sz w:val="18"/>
      <w:szCs w:val="20"/>
      <w:lang w:eastAsia="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77815"/>
    <w:rPr>
      <w:rFonts w:ascii="Arial" w:hAnsi="Arial" w:cs="Arial"/>
      <w:b/>
      <w:bCs/>
      <w:iCs/>
      <w:sz w:val="26"/>
      <w:szCs w:val="28"/>
      <w:lang w:eastAsia="en-GB"/>
    </w:rPr>
  </w:style>
  <w:style w:type="paragraph" w:styleId="MacroText">
    <w:name w:val="macro"/>
    <w:semiHidden/>
    <w:rsid w:val="000E19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sz w:val="16"/>
      <w:lang w:val="en-GB" w:eastAsia="en-GB"/>
    </w:rPr>
  </w:style>
  <w:style w:type="paragraph" w:customStyle="1" w:styleId="StyleHeading1PartLeft0cmHanging125cm">
    <w:name w:val="Style Heading 1Part + Left:  0 cm Hanging:  1.25 cm"/>
    <w:basedOn w:val="Heading1"/>
    <w:autoRedefine/>
    <w:semiHidden/>
    <w:rsid w:val="00A9700C"/>
    <w:pPr>
      <w:numPr>
        <w:numId w:val="0"/>
      </w:numPr>
      <w:tabs>
        <w:tab w:val="num" w:pos="432"/>
        <w:tab w:val="left" w:pos="720"/>
      </w:tabs>
      <w:spacing w:before="120" w:after="120"/>
      <w:ind w:left="432" w:hanging="432"/>
    </w:pPr>
    <w:rPr>
      <w:rFonts w:cs="Times New Roman"/>
      <w:kern w:val="0"/>
      <w:sz w:val="28"/>
      <w:szCs w:val="20"/>
      <w:lang w:val="en-GB"/>
    </w:rPr>
  </w:style>
  <w:style w:type="paragraph" w:customStyle="1" w:styleId="Covertitle">
    <w:name w:val="Cover title"/>
    <w:basedOn w:val="Normal"/>
    <w:semiHidden/>
    <w:rsid w:val="00FE6809"/>
    <w:pPr>
      <w:jc w:val="center"/>
    </w:pPr>
    <w:rPr>
      <w:b/>
      <w:smallCaps/>
      <w:sz w:val="56"/>
      <w:szCs w:val="56"/>
    </w:rPr>
  </w:style>
  <w:style w:type="paragraph" w:styleId="Header">
    <w:name w:val="header"/>
    <w:basedOn w:val="Normal"/>
    <w:link w:val="HeaderChar"/>
    <w:rsid w:val="00CC5D84"/>
    <w:pPr>
      <w:tabs>
        <w:tab w:val="center" w:pos="4153"/>
        <w:tab w:val="right" w:pos="8306"/>
      </w:tabs>
    </w:pPr>
  </w:style>
  <w:style w:type="paragraph" w:styleId="Footer">
    <w:name w:val="footer"/>
    <w:basedOn w:val="Normal"/>
    <w:link w:val="FooterChar"/>
    <w:rsid w:val="00CC5D84"/>
    <w:pPr>
      <w:tabs>
        <w:tab w:val="center" w:pos="4153"/>
        <w:tab w:val="right" w:pos="8306"/>
      </w:tabs>
    </w:pPr>
  </w:style>
  <w:style w:type="paragraph" w:customStyle="1" w:styleId="Contents">
    <w:name w:val="Contents"/>
    <w:basedOn w:val="Covertitle"/>
    <w:semiHidden/>
    <w:rsid w:val="00FE6809"/>
    <w:rPr>
      <w:sz w:val="40"/>
      <w:szCs w:val="40"/>
    </w:rPr>
  </w:style>
  <w:style w:type="paragraph" w:styleId="BodyText2">
    <w:name w:val="Body Text 2"/>
    <w:basedOn w:val="Normal"/>
    <w:link w:val="BodyText2Char"/>
    <w:qFormat/>
    <w:rsid w:val="00F32040"/>
    <w:pPr>
      <w:ind w:left="840"/>
      <w:jc w:val="both"/>
    </w:pPr>
    <w:rPr>
      <w:i/>
      <w:szCs w:val="20"/>
      <w:lang w:eastAsia="en-US"/>
    </w:rPr>
  </w:style>
  <w:style w:type="character" w:styleId="Hyperlink">
    <w:name w:val="Hyperlink"/>
    <w:basedOn w:val="DefaultParagraphFont"/>
    <w:uiPriority w:val="99"/>
    <w:rsid w:val="000251AE"/>
    <w:rPr>
      <w:color w:val="0000FF"/>
      <w:u w:val="single"/>
    </w:rPr>
  </w:style>
  <w:style w:type="character" w:styleId="FollowedHyperlink">
    <w:name w:val="FollowedHyperlink"/>
    <w:basedOn w:val="DefaultParagraphFont"/>
    <w:semiHidden/>
    <w:rsid w:val="00963B71"/>
    <w:rPr>
      <w:color w:val="800080"/>
      <w:u w:val="single"/>
    </w:rPr>
  </w:style>
  <w:style w:type="paragraph" w:styleId="BodyText">
    <w:name w:val="Body Text"/>
    <w:basedOn w:val="Normal"/>
    <w:link w:val="BodyTextChar"/>
    <w:qFormat/>
    <w:rsid w:val="00FE5548"/>
    <w:pPr>
      <w:spacing w:before="120" w:after="120"/>
      <w:ind w:left="839"/>
      <w:jc w:val="both"/>
    </w:pPr>
    <w:rPr>
      <w:szCs w:val="20"/>
      <w:lang w:eastAsia="en-NZ"/>
    </w:rPr>
  </w:style>
  <w:style w:type="paragraph" w:styleId="Caption">
    <w:name w:val="caption"/>
    <w:basedOn w:val="Normal"/>
    <w:next w:val="Normal"/>
    <w:qFormat/>
    <w:rsid w:val="006370AB"/>
    <w:pPr>
      <w:spacing w:before="120" w:after="120"/>
      <w:jc w:val="center"/>
    </w:pPr>
    <w:rPr>
      <w:rFonts w:ascii="Arial Narrow" w:hAnsi="Arial Narrow"/>
      <w:i/>
      <w:color w:val="5E7683" w:themeColor="text1"/>
      <w:szCs w:val="20"/>
    </w:rPr>
  </w:style>
  <w:style w:type="table" w:styleId="TableColorful1">
    <w:name w:val="Table Colorful 1"/>
    <w:basedOn w:val="TableNormal"/>
    <w:semiHidden/>
    <w:rsid w:val="007328B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paragraph" w:styleId="BalloonText">
    <w:name w:val="Balloon Text"/>
    <w:basedOn w:val="Normal"/>
    <w:semiHidden/>
    <w:rsid w:val="008439FE"/>
    <w:rPr>
      <w:rFonts w:ascii="Tahoma" w:hAnsi="Tahoma" w:cs="Tahoma"/>
      <w:sz w:val="16"/>
      <w:szCs w:val="16"/>
    </w:rPr>
  </w:style>
  <w:style w:type="paragraph" w:styleId="BodyTextIndent">
    <w:name w:val="Body Text Indent"/>
    <w:basedOn w:val="Normal"/>
    <w:qFormat/>
    <w:rsid w:val="006C7CCC"/>
    <w:pPr>
      <w:spacing w:after="120"/>
      <w:ind w:left="1200"/>
    </w:pPr>
  </w:style>
  <w:style w:type="paragraph" w:customStyle="1" w:styleId="Default">
    <w:name w:val="Default"/>
    <w:semiHidden/>
    <w:rsid w:val="00962AD2"/>
    <w:pPr>
      <w:autoSpaceDE w:val="0"/>
      <w:autoSpaceDN w:val="0"/>
      <w:adjustRightInd w:val="0"/>
    </w:pPr>
    <w:rPr>
      <w:rFonts w:ascii="Arial" w:hAnsi="Arial" w:cs="Arial"/>
      <w:color w:val="000000"/>
      <w:sz w:val="24"/>
      <w:szCs w:val="24"/>
      <w:lang w:val="en-GB" w:eastAsia="en-GB"/>
    </w:rPr>
  </w:style>
  <w:style w:type="paragraph" w:styleId="TOC1">
    <w:name w:val="toc 1"/>
    <w:basedOn w:val="Normal"/>
    <w:next w:val="Normal"/>
    <w:autoRedefine/>
    <w:uiPriority w:val="39"/>
    <w:rsid w:val="00E70542"/>
    <w:pPr>
      <w:tabs>
        <w:tab w:val="left" w:pos="480"/>
        <w:tab w:val="right" w:leader="dot" w:pos="8760"/>
      </w:tabs>
      <w:ind w:left="480" w:hanging="480"/>
    </w:pPr>
    <w:rPr>
      <w:b/>
      <w:smallCaps/>
      <w:noProof/>
      <w:sz w:val="18"/>
      <w:szCs w:val="18"/>
    </w:rPr>
  </w:style>
  <w:style w:type="paragraph" w:styleId="TOC2">
    <w:name w:val="toc 2"/>
    <w:basedOn w:val="Normal"/>
    <w:next w:val="Normal"/>
    <w:autoRedefine/>
    <w:uiPriority w:val="39"/>
    <w:rsid w:val="0070184C"/>
    <w:pPr>
      <w:tabs>
        <w:tab w:val="left" w:pos="240"/>
        <w:tab w:val="left" w:pos="960"/>
        <w:tab w:val="right" w:leader="dot" w:pos="8760"/>
      </w:tabs>
      <w:ind w:left="960" w:hanging="480"/>
    </w:pPr>
    <w:rPr>
      <w:noProof/>
      <w:sz w:val="20"/>
      <w:szCs w:val="20"/>
    </w:rPr>
  </w:style>
  <w:style w:type="paragraph" w:styleId="TOC3">
    <w:name w:val="toc 3"/>
    <w:basedOn w:val="Normal"/>
    <w:next w:val="Normal"/>
    <w:autoRedefine/>
    <w:uiPriority w:val="39"/>
    <w:rsid w:val="00E70542"/>
    <w:pPr>
      <w:tabs>
        <w:tab w:val="left" w:pos="1680"/>
        <w:tab w:val="right" w:leader="dot" w:pos="8760"/>
      </w:tabs>
      <w:ind w:left="1680" w:hanging="720"/>
    </w:pPr>
    <w:rPr>
      <w:noProof/>
      <w:sz w:val="18"/>
      <w:szCs w:val="18"/>
    </w:rPr>
  </w:style>
  <w:style w:type="paragraph" w:styleId="DocumentMap">
    <w:name w:val="Document Map"/>
    <w:basedOn w:val="Normal"/>
    <w:semiHidden/>
    <w:rsid w:val="00946DEF"/>
    <w:pPr>
      <w:shd w:val="clear" w:color="auto" w:fill="000080"/>
    </w:pPr>
    <w:rPr>
      <w:rFonts w:ascii="Tahoma" w:hAnsi="Tahoma" w:cs="Tahoma"/>
      <w:sz w:val="20"/>
      <w:szCs w:val="20"/>
    </w:rPr>
  </w:style>
  <w:style w:type="paragraph" w:styleId="List2">
    <w:name w:val="List 2"/>
    <w:basedOn w:val="List"/>
    <w:qFormat/>
    <w:rsid w:val="006C7CCC"/>
    <w:pPr>
      <w:tabs>
        <w:tab w:val="clear" w:pos="1200"/>
        <w:tab w:val="num" w:pos="1680"/>
      </w:tabs>
      <w:spacing w:after="220" w:line="220" w:lineRule="atLeast"/>
      <w:ind w:left="1680" w:hanging="480"/>
    </w:pPr>
    <w:rPr>
      <w:rFonts w:cs="Arial"/>
      <w:lang w:val="en-GB"/>
    </w:rPr>
  </w:style>
  <w:style w:type="paragraph" w:styleId="List">
    <w:name w:val="List"/>
    <w:basedOn w:val="Normal"/>
    <w:qFormat/>
    <w:rsid w:val="00552731"/>
    <w:pPr>
      <w:numPr>
        <w:numId w:val="19"/>
      </w:numPr>
    </w:pPr>
    <w:rPr>
      <w:b/>
      <w:lang w:val="en-AU"/>
    </w:rPr>
  </w:style>
  <w:style w:type="paragraph" w:customStyle="1" w:styleId="StyleHeading212pt">
    <w:name w:val="Style Heading 2 + 12 pt"/>
    <w:basedOn w:val="Heading2"/>
    <w:autoRedefine/>
    <w:semiHidden/>
    <w:rsid w:val="00630E0E"/>
    <w:rPr>
      <w:iCs w:val="0"/>
      <w:sz w:val="24"/>
    </w:rPr>
  </w:style>
  <w:style w:type="paragraph" w:customStyle="1" w:styleId="Heading212pt1">
    <w:name w:val="Heading 2 + 12 pt1"/>
    <w:basedOn w:val="Heading2"/>
    <w:link w:val="Heading212pt1Char"/>
    <w:autoRedefine/>
    <w:semiHidden/>
    <w:rsid w:val="00236D15"/>
    <w:pPr>
      <w:keepNext w:val="0"/>
      <w:numPr>
        <w:ilvl w:val="0"/>
        <w:numId w:val="0"/>
      </w:numPr>
      <w:spacing w:after="240"/>
      <w:ind w:left="720" w:hanging="11"/>
    </w:pPr>
    <w:rPr>
      <w:b w:val="0"/>
      <w:iCs w:val="0"/>
      <w:sz w:val="22"/>
      <w:szCs w:val="22"/>
      <w:lang w:val="en-AU"/>
    </w:rPr>
  </w:style>
  <w:style w:type="character" w:customStyle="1" w:styleId="Heading212pt1Char">
    <w:name w:val="Heading 2 + 12 pt1 Char"/>
    <w:basedOn w:val="Heading2Char"/>
    <w:link w:val="Heading212pt1"/>
    <w:rsid w:val="00236D15"/>
    <w:rPr>
      <w:rFonts w:ascii="Arial" w:hAnsi="Arial" w:cs="Arial"/>
      <w:b/>
      <w:bCs/>
      <w:iCs/>
      <w:sz w:val="22"/>
      <w:szCs w:val="22"/>
      <w:lang w:val="en-AU" w:eastAsia="en-GB"/>
    </w:rPr>
  </w:style>
  <w:style w:type="paragraph" w:styleId="FootnoteText">
    <w:name w:val="footnote text"/>
    <w:basedOn w:val="Normal"/>
    <w:semiHidden/>
    <w:rsid w:val="000A0003"/>
    <w:pPr>
      <w:tabs>
        <w:tab w:val="left" w:pos="480"/>
      </w:tabs>
      <w:ind w:left="454" w:hanging="454"/>
      <w:jc w:val="both"/>
    </w:pPr>
    <w:rPr>
      <w:sz w:val="18"/>
      <w:szCs w:val="20"/>
      <w:lang w:eastAsia="en-US"/>
    </w:rPr>
  </w:style>
  <w:style w:type="character" w:styleId="FootnoteReference">
    <w:name w:val="footnote reference"/>
    <w:basedOn w:val="DefaultParagraphFont"/>
    <w:semiHidden/>
    <w:rsid w:val="000A0003"/>
    <w:rPr>
      <w:dstrike w:val="0"/>
      <w:color w:val="auto"/>
      <w:vertAlign w:val="superscript"/>
    </w:rPr>
  </w:style>
  <w:style w:type="paragraph" w:styleId="BlockText">
    <w:name w:val="Block Text"/>
    <w:basedOn w:val="BodyText"/>
    <w:semiHidden/>
    <w:rsid w:val="00E5704D"/>
    <w:pPr>
      <w:ind w:left="840"/>
    </w:pPr>
  </w:style>
  <w:style w:type="paragraph" w:customStyle="1" w:styleId="heading212pt10">
    <w:name w:val="heading212pt1"/>
    <w:basedOn w:val="Normal"/>
    <w:semiHidden/>
    <w:rsid w:val="009B32CD"/>
    <w:pPr>
      <w:spacing w:before="100" w:beforeAutospacing="1" w:after="100" w:afterAutospacing="1"/>
    </w:pPr>
    <w:rPr>
      <w:rFonts w:ascii="Times New Roman" w:hAnsi="Times New Roman"/>
      <w:sz w:val="24"/>
      <w:szCs w:val="24"/>
      <w:lang w:val="en-GB"/>
    </w:rPr>
  </w:style>
  <w:style w:type="paragraph" w:customStyle="1" w:styleId="NumberedNormal">
    <w:name w:val="Numbered Normal"/>
    <w:basedOn w:val="Normal"/>
    <w:semiHidden/>
    <w:rsid w:val="00E87AEE"/>
    <w:pPr>
      <w:numPr>
        <w:numId w:val="2"/>
      </w:numPr>
      <w:spacing w:before="120" w:after="120"/>
    </w:pPr>
    <w:rPr>
      <w:sz w:val="24"/>
      <w:szCs w:val="20"/>
      <w:lang w:eastAsia="en-US"/>
    </w:rPr>
  </w:style>
  <w:style w:type="table" w:styleId="TableGrid">
    <w:name w:val="Table Grid"/>
    <w:basedOn w:val="TableNormal"/>
    <w:rsid w:val="006160AB"/>
    <w:rPr>
      <w:rFonts w:ascii="Arial Narrow" w:hAnsi="Arial Narro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Paragraph"/>
    <w:basedOn w:val="Normal"/>
    <w:semiHidden/>
    <w:rsid w:val="00236D15"/>
    <w:pPr>
      <w:spacing w:before="60" w:after="60"/>
    </w:pPr>
    <w:rPr>
      <w:sz w:val="20"/>
      <w:szCs w:val="20"/>
      <w:lang w:eastAsia="en-NZ"/>
    </w:rPr>
  </w:style>
  <w:style w:type="paragraph" w:styleId="ListBullet2">
    <w:name w:val="List Bullet 2"/>
    <w:basedOn w:val="Normal"/>
    <w:qFormat/>
    <w:rsid w:val="00446BD5"/>
    <w:pPr>
      <w:numPr>
        <w:numId w:val="3"/>
      </w:numPr>
      <w:tabs>
        <w:tab w:val="clear" w:pos="360"/>
        <w:tab w:val="num" w:pos="1680"/>
      </w:tabs>
      <w:ind w:left="1680" w:hanging="480"/>
    </w:pPr>
  </w:style>
  <w:style w:type="paragraph" w:styleId="TOC4">
    <w:name w:val="toc 4"/>
    <w:basedOn w:val="Normal"/>
    <w:next w:val="Normal"/>
    <w:autoRedefine/>
    <w:uiPriority w:val="39"/>
    <w:rsid w:val="00E5704D"/>
    <w:pPr>
      <w:ind w:left="720"/>
    </w:pPr>
    <w:rPr>
      <w:rFonts w:ascii="Times New Roman" w:hAnsi="Times New Roman"/>
      <w:sz w:val="24"/>
      <w:szCs w:val="24"/>
      <w:lang w:val="en-GB"/>
    </w:rPr>
  </w:style>
  <w:style w:type="paragraph" w:styleId="TOC5">
    <w:name w:val="toc 5"/>
    <w:basedOn w:val="Normal"/>
    <w:next w:val="Normal"/>
    <w:autoRedefine/>
    <w:uiPriority w:val="39"/>
    <w:rsid w:val="00E5704D"/>
    <w:pPr>
      <w:ind w:left="960"/>
    </w:pPr>
    <w:rPr>
      <w:rFonts w:ascii="Times New Roman" w:hAnsi="Times New Roman"/>
      <w:sz w:val="24"/>
      <w:szCs w:val="24"/>
      <w:lang w:val="en-GB"/>
    </w:rPr>
  </w:style>
  <w:style w:type="paragraph" w:styleId="TOC6">
    <w:name w:val="toc 6"/>
    <w:basedOn w:val="Normal"/>
    <w:next w:val="Normal"/>
    <w:autoRedefine/>
    <w:uiPriority w:val="39"/>
    <w:rsid w:val="00E5704D"/>
    <w:pPr>
      <w:ind w:left="1200"/>
    </w:pPr>
    <w:rPr>
      <w:rFonts w:ascii="Times New Roman" w:hAnsi="Times New Roman"/>
      <w:sz w:val="24"/>
      <w:szCs w:val="24"/>
      <w:lang w:val="en-GB"/>
    </w:rPr>
  </w:style>
  <w:style w:type="paragraph" w:styleId="TOC7">
    <w:name w:val="toc 7"/>
    <w:basedOn w:val="Normal"/>
    <w:next w:val="Normal"/>
    <w:autoRedefine/>
    <w:uiPriority w:val="39"/>
    <w:rsid w:val="00E5704D"/>
    <w:pPr>
      <w:ind w:left="1440"/>
    </w:pPr>
    <w:rPr>
      <w:rFonts w:ascii="Times New Roman" w:hAnsi="Times New Roman"/>
      <w:sz w:val="24"/>
      <w:szCs w:val="24"/>
      <w:lang w:val="en-GB"/>
    </w:rPr>
  </w:style>
  <w:style w:type="paragraph" w:styleId="TOC8">
    <w:name w:val="toc 8"/>
    <w:basedOn w:val="Normal"/>
    <w:next w:val="Normal"/>
    <w:autoRedefine/>
    <w:uiPriority w:val="39"/>
    <w:rsid w:val="00E5704D"/>
    <w:pPr>
      <w:ind w:left="1680"/>
    </w:pPr>
    <w:rPr>
      <w:rFonts w:ascii="Times New Roman" w:hAnsi="Times New Roman"/>
      <w:sz w:val="24"/>
      <w:szCs w:val="24"/>
      <w:lang w:val="en-GB"/>
    </w:rPr>
  </w:style>
  <w:style w:type="paragraph" w:styleId="TOC9">
    <w:name w:val="toc 9"/>
    <w:basedOn w:val="Normal"/>
    <w:next w:val="Normal"/>
    <w:autoRedefine/>
    <w:uiPriority w:val="39"/>
    <w:rsid w:val="00E5704D"/>
    <w:pPr>
      <w:ind w:left="1920"/>
    </w:pPr>
    <w:rPr>
      <w:rFonts w:ascii="Times New Roman" w:hAnsi="Times New Roman"/>
      <w:sz w:val="24"/>
      <w:szCs w:val="24"/>
      <w:lang w:val="en-GB"/>
    </w:rPr>
  </w:style>
  <w:style w:type="numbering" w:styleId="111111">
    <w:name w:val="Outline List 2"/>
    <w:basedOn w:val="NoList"/>
    <w:semiHidden/>
    <w:rsid w:val="00E5704D"/>
    <w:pPr>
      <w:numPr>
        <w:numId w:val="4"/>
      </w:numPr>
    </w:pPr>
  </w:style>
  <w:style w:type="numbering" w:styleId="1ai">
    <w:name w:val="Outline List 1"/>
    <w:basedOn w:val="NoList"/>
    <w:semiHidden/>
    <w:rsid w:val="00E5704D"/>
    <w:pPr>
      <w:numPr>
        <w:numId w:val="5"/>
      </w:numPr>
    </w:pPr>
  </w:style>
  <w:style w:type="numbering" w:styleId="ArticleSection">
    <w:name w:val="Outline List 3"/>
    <w:basedOn w:val="NoList"/>
    <w:semiHidden/>
    <w:rsid w:val="00E5704D"/>
    <w:pPr>
      <w:numPr>
        <w:numId w:val="6"/>
      </w:numPr>
    </w:pPr>
  </w:style>
  <w:style w:type="paragraph" w:styleId="BodyTextFirstIndent">
    <w:name w:val="Body Text First Indent"/>
    <w:basedOn w:val="BodyText"/>
    <w:semiHidden/>
    <w:rsid w:val="00E5704D"/>
    <w:pPr>
      <w:ind w:left="0" w:firstLine="210"/>
      <w:jc w:val="left"/>
    </w:pPr>
    <w:rPr>
      <w:szCs w:val="22"/>
      <w:lang w:eastAsia="en-GB"/>
    </w:rPr>
  </w:style>
  <w:style w:type="paragraph" w:styleId="BodyTextFirstIndent2">
    <w:name w:val="Body Text First Indent 2"/>
    <w:basedOn w:val="BodyTextIndent"/>
    <w:semiHidden/>
    <w:rsid w:val="00E5704D"/>
    <w:pPr>
      <w:ind w:firstLine="210"/>
    </w:pPr>
  </w:style>
  <w:style w:type="paragraph" w:styleId="Closing">
    <w:name w:val="Closing"/>
    <w:basedOn w:val="Normal"/>
    <w:semiHidden/>
    <w:rsid w:val="00E5704D"/>
    <w:pPr>
      <w:ind w:left="4252"/>
    </w:pPr>
  </w:style>
  <w:style w:type="paragraph" w:styleId="Date">
    <w:name w:val="Date"/>
    <w:basedOn w:val="Normal"/>
    <w:next w:val="Normal"/>
    <w:semiHidden/>
    <w:rsid w:val="00E5704D"/>
  </w:style>
  <w:style w:type="paragraph" w:styleId="E-mailSignature">
    <w:name w:val="E-mail Signature"/>
    <w:basedOn w:val="Normal"/>
    <w:semiHidden/>
    <w:rsid w:val="00E5704D"/>
  </w:style>
  <w:style w:type="character" w:styleId="Emphasis">
    <w:name w:val="Emphasis"/>
    <w:basedOn w:val="DefaultParagraphFont"/>
    <w:rsid w:val="00E5704D"/>
    <w:rPr>
      <w:i/>
      <w:iCs/>
    </w:rPr>
  </w:style>
  <w:style w:type="paragraph" w:styleId="EnvelopeAddress">
    <w:name w:val="envelope address"/>
    <w:basedOn w:val="Normal"/>
    <w:semiHidden/>
    <w:rsid w:val="00E5704D"/>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E5704D"/>
    <w:rPr>
      <w:rFonts w:cs="Arial"/>
      <w:sz w:val="20"/>
      <w:szCs w:val="20"/>
    </w:rPr>
  </w:style>
  <w:style w:type="character" w:styleId="HTMLAcronym">
    <w:name w:val="HTML Acronym"/>
    <w:basedOn w:val="DefaultParagraphFont"/>
    <w:semiHidden/>
    <w:rsid w:val="00E5704D"/>
  </w:style>
  <w:style w:type="paragraph" w:styleId="HTMLAddress">
    <w:name w:val="HTML Address"/>
    <w:basedOn w:val="Normal"/>
    <w:semiHidden/>
    <w:rsid w:val="00E5704D"/>
    <w:rPr>
      <w:i/>
      <w:iCs/>
    </w:rPr>
  </w:style>
  <w:style w:type="character" w:styleId="HTMLCite">
    <w:name w:val="HTML Cite"/>
    <w:basedOn w:val="DefaultParagraphFont"/>
    <w:semiHidden/>
    <w:rsid w:val="00E5704D"/>
    <w:rPr>
      <w:i/>
      <w:iCs/>
    </w:rPr>
  </w:style>
  <w:style w:type="character" w:styleId="HTMLCode">
    <w:name w:val="HTML Code"/>
    <w:basedOn w:val="DefaultParagraphFont"/>
    <w:semiHidden/>
    <w:rsid w:val="00E5704D"/>
    <w:rPr>
      <w:rFonts w:ascii="Courier New" w:hAnsi="Courier New" w:cs="Courier New"/>
      <w:sz w:val="20"/>
      <w:szCs w:val="20"/>
    </w:rPr>
  </w:style>
  <w:style w:type="character" w:styleId="HTMLDefinition">
    <w:name w:val="HTML Definition"/>
    <w:basedOn w:val="DefaultParagraphFont"/>
    <w:semiHidden/>
    <w:rsid w:val="00E5704D"/>
    <w:rPr>
      <w:i/>
      <w:iCs/>
    </w:rPr>
  </w:style>
  <w:style w:type="character" w:styleId="HTMLKeyboard">
    <w:name w:val="HTML Keyboard"/>
    <w:basedOn w:val="DefaultParagraphFont"/>
    <w:semiHidden/>
    <w:rsid w:val="00E5704D"/>
    <w:rPr>
      <w:rFonts w:ascii="Courier New" w:hAnsi="Courier New" w:cs="Courier New"/>
      <w:sz w:val="20"/>
      <w:szCs w:val="20"/>
    </w:rPr>
  </w:style>
  <w:style w:type="paragraph" w:styleId="HTMLPreformatted">
    <w:name w:val="HTML Preformatted"/>
    <w:basedOn w:val="Normal"/>
    <w:semiHidden/>
    <w:rsid w:val="00E5704D"/>
    <w:rPr>
      <w:rFonts w:ascii="Courier New" w:hAnsi="Courier New" w:cs="Courier New"/>
      <w:sz w:val="20"/>
      <w:szCs w:val="20"/>
    </w:rPr>
  </w:style>
  <w:style w:type="character" w:styleId="HTMLSample">
    <w:name w:val="HTML Sample"/>
    <w:basedOn w:val="DefaultParagraphFont"/>
    <w:semiHidden/>
    <w:rsid w:val="00E5704D"/>
    <w:rPr>
      <w:rFonts w:ascii="Courier New" w:hAnsi="Courier New" w:cs="Courier New"/>
    </w:rPr>
  </w:style>
  <w:style w:type="character" w:styleId="HTMLTypewriter">
    <w:name w:val="HTML Typewriter"/>
    <w:basedOn w:val="DefaultParagraphFont"/>
    <w:semiHidden/>
    <w:rsid w:val="00E5704D"/>
    <w:rPr>
      <w:rFonts w:ascii="Courier New" w:hAnsi="Courier New" w:cs="Courier New"/>
      <w:sz w:val="20"/>
      <w:szCs w:val="20"/>
    </w:rPr>
  </w:style>
  <w:style w:type="character" w:styleId="HTMLVariable">
    <w:name w:val="HTML Variable"/>
    <w:basedOn w:val="DefaultParagraphFont"/>
    <w:semiHidden/>
    <w:rsid w:val="00E5704D"/>
    <w:rPr>
      <w:i/>
      <w:iCs/>
    </w:rPr>
  </w:style>
  <w:style w:type="character" w:styleId="LineNumber">
    <w:name w:val="line number"/>
    <w:basedOn w:val="DefaultParagraphFont"/>
    <w:semiHidden/>
    <w:rsid w:val="00E5704D"/>
  </w:style>
  <w:style w:type="paragraph" w:styleId="List4">
    <w:name w:val="List 4"/>
    <w:basedOn w:val="Normal"/>
    <w:semiHidden/>
    <w:rsid w:val="00E5704D"/>
    <w:pPr>
      <w:ind w:left="1132" w:hanging="283"/>
    </w:pPr>
  </w:style>
  <w:style w:type="paragraph" w:styleId="List5">
    <w:name w:val="List 5"/>
    <w:basedOn w:val="Normal"/>
    <w:semiHidden/>
    <w:rsid w:val="00E5704D"/>
    <w:pPr>
      <w:ind w:left="1415" w:hanging="283"/>
    </w:pPr>
  </w:style>
  <w:style w:type="paragraph" w:styleId="ListBullet4">
    <w:name w:val="List Bullet 4"/>
    <w:basedOn w:val="Normal"/>
    <w:semiHidden/>
    <w:rsid w:val="00E5704D"/>
    <w:pPr>
      <w:numPr>
        <w:numId w:val="7"/>
      </w:numPr>
      <w:tabs>
        <w:tab w:val="clear" w:pos="1209"/>
        <w:tab w:val="num" w:pos="360"/>
      </w:tabs>
      <w:ind w:left="0" w:firstLine="0"/>
    </w:pPr>
  </w:style>
  <w:style w:type="paragraph" w:styleId="ListBullet5">
    <w:name w:val="List Bullet 5"/>
    <w:basedOn w:val="Normal"/>
    <w:semiHidden/>
    <w:rsid w:val="00E5704D"/>
    <w:pPr>
      <w:numPr>
        <w:numId w:val="8"/>
      </w:numPr>
    </w:pPr>
  </w:style>
  <w:style w:type="paragraph" w:styleId="ListContinue">
    <w:name w:val="List Continue"/>
    <w:basedOn w:val="Normal"/>
    <w:semiHidden/>
    <w:rsid w:val="00E5704D"/>
    <w:pPr>
      <w:spacing w:after="120"/>
      <w:ind w:left="283"/>
    </w:pPr>
  </w:style>
  <w:style w:type="paragraph" w:styleId="ListContinue2">
    <w:name w:val="List Continue 2"/>
    <w:basedOn w:val="Normal"/>
    <w:semiHidden/>
    <w:rsid w:val="00E5704D"/>
    <w:pPr>
      <w:spacing w:after="120"/>
      <w:ind w:left="566"/>
    </w:pPr>
  </w:style>
  <w:style w:type="paragraph" w:styleId="ListContinue3">
    <w:name w:val="List Continue 3"/>
    <w:basedOn w:val="Normal"/>
    <w:semiHidden/>
    <w:rsid w:val="00E5704D"/>
    <w:pPr>
      <w:spacing w:after="120"/>
      <w:ind w:left="849"/>
    </w:pPr>
  </w:style>
  <w:style w:type="paragraph" w:styleId="ListContinue4">
    <w:name w:val="List Continue 4"/>
    <w:basedOn w:val="Normal"/>
    <w:semiHidden/>
    <w:rsid w:val="00E5704D"/>
    <w:pPr>
      <w:spacing w:after="120"/>
      <w:ind w:left="1132"/>
    </w:pPr>
  </w:style>
  <w:style w:type="paragraph" w:styleId="ListContinue5">
    <w:name w:val="List Continue 5"/>
    <w:basedOn w:val="Normal"/>
    <w:semiHidden/>
    <w:rsid w:val="00E5704D"/>
    <w:pPr>
      <w:spacing w:after="120"/>
      <w:ind w:left="1415"/>
    </w:pPr>
  </w:style>
  <w:style w:type="paragraph" w:styleId="ListNumber">
    <w:name w:val="List Number"/>
    <w:basedOn w:val="Normal"/>
    <w:rsid w:val="00E5704D"/>
    <w:pPr>
      <w:numPr>
        <w:numId w:val="9"/>
      </w:numPr>
    </w:pPr>
  </w:style>
  <w:style w:type="paragraph" w:styleId="ListNumber2">
    <w:name w:val="List Number 2"/>
    <w:basedOn w:val="Normal"/>
    <w:semiHidden/>
    <w:rsid w:val="00E5704D"/>
    <w:pPr>
      <w:numPr>
        <w:numId w:val="10"/>
      </w:numPr>
    </w:pPr>
  </w:style>
  <w:style w:type="paragraph" w:styleId="ListNumber3">
    <w:name w:val="List Number 3"/>
    <w:basedOn w:val="Normal"/>
    <w:semiHidden/>
    <w:rsid w:val="00E5704D"/>
    <w:pPr>
      <w:numPr>
        <w:numId w:val="11"/>
      </w:numPr>
    </w:pPr>
  </w:style>
  <w:style w:type="paragraph" w:styleId="ListNumber4">
    <w:name w:val="List Number 4"/>
    <w:basedOn w:val="Normal"/>
    <w:semiHidden/>
    <w:rsid w:val="00E5704D"/>
    <w:pPr>
      <w:numPr>
        <w:numId w:val="12"/>
      </w:numPr>
    </w:pPr>
  </w:style>
  <w:style w:type="paragraph" w:styleId="ListNumber5">
    <w:name w:val="List Number 5"/>
    <w:basedOn w:val="Normal"/>
    <w:semiHidden/>
    <w:rsid w:val="00E5704D"/>
    <w:pPr>
      <w:numPr>
        <w:numId w:val="13"/>
      </w:numPr>
    </w:pPr>
  </w:style>
  <w:style w:type="paragraph" w:styleId="MessageHeader">
    <w:name w:val="Message Header"/>
    <w:basedOn w:val="Normal"/>
    <w:semiHidden/>
    <w:rsid w:val="00E5704D"/>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E5704D"/>
    <w:rPr>
      <w:rFonts w:ascii="Times New Roman" w:hAnsi="Times New Roman"/>
      <w:sz w:val="24"/>
      <w:szCs w:val="24"/>
    </w:rPr>
  </w:style>
  <w:style w:type="paragraph" w:styleId="NormalIndent">
    <w:name w:val="Normal Indent"/>
    <w:basedOn w:val="Normal"/>
    <w:semiHidden/>
    <w:rsid w:val="00E5704D"/>
    <w:pPr>
      <w:ind w:left="720"/>
    </w:pPr>
  </w:style>
  <w:style w:type="paragraph" w:styleId="NoteHeading">
    <w:name w:val="Note Heading"/>
    <w:basedOn w:val="Normal"/>
    <w:next w:val="Normal"/>
    <w:semiHidden/>
    <w:rsid w:val="00E5704D"/>
  </w:style>
  <w:style w:type="character" w:styleId="PageNumber">
    <w:name w:val="page number"/>
    <w:basedOn w:val="DefaultParagraphFont"/>
    <w:rsid w:val="00E5704D"/>
  </w:style>
  <w:style w:type="paragraph" w:styleId="PlainText">
    <w:name w:val="Plain Text"/>
    <w:basedOn w:val="Normal"/>
    <w:semiHidden/>
    <w:rsid w:val="00E5704D"/>
    <w:rPr>
      <w:rFonts w:ascii="Courier New" w:hAnsi="Courier New" w:cs="Courier New"/>
      <w:sz w:val="20"/>
      <w:szCs w:val="20"/>
    </w:rPr>
  </w:style>
  <w:style w:type="paragraph" w:styleId="Salutation">
    <w:name w:val="Salutation"/>
    <w:basedOn w:val="Normal"/>
    <w:next w:val="Normal"/>
    <w:semiHidden/>
    <w:rsid w:val="00E5704D"/>
  </w:style>
  <w:style w:type="paragraph" w:styleId="Signature">
    <w:name w:val="Signature"/>
    <w:basedOn w:val="Normal"/>
    <w:semiHidden/>
    <w:rsid w:val="00E5704D"/>
    <w:pPr>
      <w:ind w:left="4252"/>
    </w:pPr>
  </w:style>
  <w:style w:type="character" w:styleId="Strong">
    <w:name w:val="Strong"/>
    <w:basedOn w:val="DefaultParagraphFont"/>
    <w:uiPriority w:val="99"/>
    <w:rsid w:val="00E5704D"/>
    <w:rPr>
      <w:b/>
      <w:bCs/>
    </w:rPr>
  </w:style>
  <w:style w:type="paragraph" w:styleId="Subtitle">
    <w:name w:val="Subtitle"/>
    <w:basedOn w:val="Normal"/>
    <w:rsid w:val="00E5704D"/>
    <w:pPr>
      <w:spacing w:after="60"/>
      <w:jc w:val="center"/>
      <w:outlineLvl w:val="1"/>
    </w:pPr>
    <w:rPr>
      <w:rFonts w:cs="Arial"/>
      <w:sz w:val="24"/>
      <w:szCs w:val="24"/>
    </w:rPr>
  </w:style>
  <w:style w:type="table" w:styleId="Table3Deffects1">
    <w:name w:val="Table 3D effects 1"/>
    <w:basedOn w:val="TableNormal"/>
    <w:semiHidden/>
    <w:rsid w:val="00E5704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E5704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E5704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E5704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E5704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E5704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E5704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2">
    <w:name w:val="Table Colorful 2"/>
    <w:basedOn w:val="TableNormal"/>
    <w:semiHidden/>
    <w:rsid w:val="00E5704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E5704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E5704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E5704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E5704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E5704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E5704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E5704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E5704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E5704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E5704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E5704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E5704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E5704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E5704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E5704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E5704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E5704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E5704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E5704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E5704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E5704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E5704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E5704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E5704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E5704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E5704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E5704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E5704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E5704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E5704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E570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E5704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E5704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E5704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Covertitle"/>
    <w:link w:val="TitleChar"/>
    <w:uiPriority w:val="99"/>
    <w:qFormat/>
    <w:rsid w:val="00FD4238"/>
    <w:pPr>
      <w:ind w:left="839"/>
      <w:jc w:val="left"/>
    </w:pPr>
    <w:rPr>
      <w:smallCaps w:val="0"/>
    </w:rPr>
  </w:style>
  <w:style w:type="paragraph" w:styleId="BodyText3">
    <w:name w:val="Body Text 3"/>
    <w:basedOn w:val="Normal"/>
    <w:qFormat/>
    <w:rsid w:val="00F32040"/>
    <w:pPr>
      <w:spacing w:after="120"/>
      <w:ind w:left="840"/>
      <w:jc w:val="both"/>
    </w:pPr>
    <w:rPr>
      <w:sz w:val="16"/>
      <w:szCs w:val="16"/>
    </w:rPr>
  </w:style>
  <w:style w:type="paragraph" w:styleId="ListBullet">
    <w:name w:val="List Bullet"/>
    <w:basedOn w:val="Normal"/>
    <w:qFormat/>
    <w:rsid w:val="00446BD5"/>
    <w:pPr>
      <w:numPr>
        <w:numId w:val="14"/>
      </w:numPr>
      <w:tabs>
        <w:tab w:val="num" w:pos="1200"/>
      </w:tabs>
      <w:ind w:left="1200"/>
    </w:pPr>
  </w:style>
  <w:style w:type="paragraph" w:styleId="ListBullet3">
    <w:name w:val="List Bullet 3"/>
    <w:basedOn w:val="Normal"/>
    <w:qFormat/>
    <w:rsid w:val="00446BD5"/>
    <w:pPr>
      <w:numPr>
        <w:numId w:val="15"/>
      </w:numPr>
      <w:tabs>
        <w:tab w:val="clear" w:pos="926"/>
        <w:tab w:val="num" w:pos="2040"/>
      </w:tabs>
      <w:ind w:left="2040"/>
    </w:pPr>
  </w:style>
  <w:style w:type="character" w:customStyle="1" w:styleId="BodyTextChar">
    <w:name w:val="Body Text Char"/>
    <w:basedOn w:val="DefaultParagraphFont"/>
    <w:link w:val="BodyText"/>
    <w:rsid w:val="00FE5548"/>
    <w:rPr>
      <w:rFonts w:ascii="Arial" w:hAnsi="Arial"/>
      <w:sz w:val="22"/>
      <w:lang w:val="en-NZ" w:eastAsia="en-NZ" w:bidi="ar-SA"/>
    </w:rPr>
  </w:style>
  <w:style w:type="paragraph" w:styleId="BodyTextIndent3">
    <w:name w:val="Body Text Indent 3"/>
    <w:basedOn w:val="Normal"/>
    <w:link w:val="BodyTextIndent3Char"/>
    <w:qFormat/>
    <w:rsid w:val="00066AC7"/>
    <w:pPr>
      <w:spacing w:before="120" w:after="120" w:line="360" w:lineRule="auto"/>
      <w:ind w:left="1678"/>
    </w:pPr>
    <w:rPr>
      <w:sz w:val="16"/>
      <w:szCs w:val="16"/>
    </w:rPr>
  </w:style>
  <w:style w:type="paragraph" w:customStyle="1" w:styleId="BulletText1">
    <w:name w:val="Bullet Text 1"/>
    <w:basedOn w:val="Normal"/>
    <w:semiHidden/>
    <w:rsid w:val="003D4FA7"/>
    <w:pPr>
      <w:numPr>
        <w:numId w:val="16"/>
      </w:numPr>
    </w:pPr>
    <w:rPr>
      <w:sz w:val="20"/>
      <w:szCs w:val="20"/>
      <w:lang w:val="en-US" w:eastAsia="en-US"/>
    </w:rPr>
  </w:style>
  <w:style w:type="paragraph" w:customStyle="1" w:styleId="TableHeaderText">
    <w:name w:val="Table Header Text"/>
    <w:basedOn w:val="Normal"/>
    <w:semiHidden/>
    <w:rsid w:val="003D4FA7"/>
    <w:pPr>
      <w:spacing w:before="60" w:after="60"/>
      <w:jc w:val="center"/>
    </w:pPr>
    <w:rPr>
      <w:rFonts w:ascii="Arial Narrow" w:hAnsi="Arial Narrow" w:cs="Arial"/>
      <w:b/>
      <w:sz w:val="20"/>
      <w:szCs w:val="20"/>
      <w:lang w:val="en-US" w:eastAsia="en-US"/>
    </w:rPr>
  </w:style>
  <w:style w:type="paragraph" w:styleId="List3">
    <w:name w:val="List 3"/>
    <w:basedOn w:val="Normal"/>
    <w:semiHidden/>
    <w:rsid w:val="00015492"/>
    <w:pPr>
      <w:ind w:left="849" w:hanging="283"/>
    </w:pPr>
  </w:style>
  <w:style w:type="paragraph" w:customStyle="1" w:styleId="NoNumCrt">
    <w:name w:val="NoNumCrt"/>
    <w:basedOn w:val="Normal"/>
    <w:semiHidden/>
    <w:rsid w:val="002D2182"/>
    <w:pPr>
      <w:tabs>
        <w:tab w:val="left" w:pos="851"/>
        <w:tab w:val="left" w:pos="1701"/>
        <w:tab w:val="left" w:pos="2552"/>
        <w:tab w:val="left" w:pos="3402"/>
      </w:tabs>
      <w:jc w:val="both"/>
    </w:pPr>
    <w:rPr>
      <w:rFonts w:ascii="Times New Roman" w:hAnsi="Times New Roman"/>
      <w:sz w:val="23"/>
      <w:szCs w:val="20"/>
      <w:lang w:eastAsia="en-NZ"/>
    </w:rPr>
  </w:style>
  <w:style w:type="paragraph" w:customStyle="1" w:styleId="Normal2">
    <w:name w:val="Normal 2"/>
    <w:basedOn w:val="Normal"/>
    <w:semiHidden/>
    <w:rsid w:val="00D504ED"/>
    <w:pPr>
      <w:spacing w:before="120" w:after="120"/>
    </w:pPr>
    <w:rPr>
      <w:rFonts w:ascii="Arial Narrow" w:hAnsi="Arial Narrow"/>
      <w:sz w:val="24"/>
      <w:szCs w:val="20"/>
    </w:rPr>
  </w:style>
  <w:style w:type="character" w:customStyle="1" w:styleId="BodyText2Char">
    <w:name w:val="Body Text 2 Char"/>
    <w:basedOn w:val="DefaultParagraphFont"/>
    <w:link w:val="BodyText2"/>
    <w:rsid w:val="00092B31"/>
    <w:rPr>
      <w:rFonts w:ascii="Arial" w:hAnsi="Arial"/>
      <w:i/>
      <w:sz w:val="22"/>
      <w:lang w:val="en-NZ" w:eastAsia="en-US" w:bidi="ar-SA"/>
    </w:rPr>
  </w:style>
  <w:style w:type="paragraph" w:customStyle="1" w:styleId="StyleArial11ptLeft125cm">
    <w:name w:val="Style Arial 11 pt Left:  1.25 cm"/>
    <w:basedOn w:val="Normal"/>
    <w:semiHidden/>
    <w:rsid w:val="00864FC1"/>
    <w:pPr>
      <w:ind w:left="709"/>
    </w:pPr>
    <w:rPr>
      <w:lang w:eastAsia="en-NZ"/>
    </w:rPr>
  </w:style>
  <w:style w:type="paragraph" w:customStyle="1" w:styleId="CMIS2">
    <w:name w:val="CMIS2"/>
    <w:basedOn w:val="Normal"/>
    <w:semiHidden/>
    <w:rsid w:val="00864FC1"/>
    <w:pPr>
      <w:keepNext/>
      <w:keepLines/>
      <w:numPr>
        <w:numId w:val="17"/>
      </w:numPr>
      <w:tabs>
        <w:tab w:val="clear" w:pos="360"/>
        <w:tab w:val="num" w:pos="567"/>
      </w:tabs>
      <w:spacing w:before="120" w:after="120"/>
      <w:ind w:left="567" w:hanging="567"/>
    </w:pPr>
    <w:rPr>
      <w:rFonts w:ascii="Times New Roman" w:hAnsi="Times New Roman"/>
      <w:b/>
      <w:i/>
      <w:sz w:val="24"/>
      <w:szCs w:val="20"/>
    </w:rPr>
  </w:style>
  <w:style w:type="paragraph" w:customStyle="1" w:styleId="CMIS3">
    <w:name w:val="CMIS3"/>
    <w:semiHidden/>
    <w:rsid w:val="00864FC1"/>
    <w:pPr>
      <w:numPr>
        <w:ilvl w:val="1"/>
        <w:numId w:val="17"/>
      </w:numPr>
      <w:tabs>
        <w:tab w:val="left" w:pos="1134"/>
      </w:tabs>
      <w:spacing w:before="120" w:after="120"/>
      <w:ind w:left="1134" w:hanging="567"/>
    </w:pPr>
    <w:rPr>
      <w:b/>
      <w:lang w:eastAsia="en-GB"/>
    </w:rPr>
  </w:style>
  <w:style w:type="paragraph" w:customStyle="1" w:styleId="Numberedpara">
    <w:name w:val="Numbered para"/>
    <w:basedOn w:val="Normal"/>
    <w:semiHidden/>
    <w:rsid w:val="00B75C7A"/>
    <w:rPr>
      <w:rFonts w:ascii="Verdana" w:hAnsi="Verdana"/>
      <w:sz w:val="24"/>
      <w:szCs w:val="20"/>
      <w:lang w:eastAsia="en-US"/>
    </w:rPr>
  </w:style>
  <w:style w:type="numbering" w:customStyle="1" w:styleId="Indent1">
    <w:name w:val="Indent1"/>
    <w:semiHidden/>
    <w:rsid w:val="00B75C7A"/>
    <w:pPr>
      <w:numPr>
        <w:numId w:val="18"/>
      </w:numPr>
    </w:pPr>
  </w:style>
  <w:style w:type="table" w:customStyle="1" w:styleId="SOReportTable">
    <w:name w:val="SO Report Table"/>
    <w:basedOn w:val="TableGrid"/>
    <w:rsid w:val="003F3E15"/>
    <w:pPr>
      <w:spacing w:before="20" w:after="20"/>
    </w:pPr>
    <w:rPr>
      <w:rFonts w:asciiTheme="minorHAnsi" w:hAnsiTheme="minorHAnsi"/>
      <w:color w:val="2E454D" w:themeColor="background1" w:themeShade="40"/>
      <w:sz w:val="22"/>
    </w:rPr>
    <w:tblPr>
      <w:tblStyleRowBandSize w:val="3"/>
      <w:tblStyleColBandSize w:val="2"/>
      <w:tblInd w:w="839" w:type="dxa"/>
      <w:tblBorders>
        <w:top w:val="single" w:sz="4" w:space="0" w:color="286478"/>
        <w:left w:val="single" w:sz="4" w:space="0" w:color="286478"/>
        <w:bottom w:val="single" w:sz="4" w:space="0" w:color="286478"/>
        <w:right w:val="single" w:sz="4" w:space="0" w:color="286478"/>
        <w:insideH w:val="single" w:sz="4" w:space="0" w:color="286478"/>
        <w:insideV w:val="single" w:sz="4" w:space="0" w:color="286478"/>
      </w:tblBorders>
      <w:tblCellMar>
        <w:left w:w="57" w:type="dxa"/>
        <w:right w:w="57" w:type="dxa"/>
      </w:tblCellMar>
    </w:tblPr>
    <w:tblStylePr w:type="firstRow">
      <w:rPr>
        <w:rFonts w:asciiTheme="majorHAnsi" w:hAnsiTheme="majorHAnsi"/>
        <w:b/>
        <w:color w:val="2E454D" w:themeColor="background1" w:themeShade="40"/>
      </w:rPr>
      <w:tblPr/>
      <w:tcPr>
        <w:shd w:val="clear" w:color="auto" w:fill="97CEDA" w:themeFill="accent1" w:themeFillTint="99"/>
      </w:tcPr>
    </w:tblStylePr>
    <w:tblStylePr w:type="firstCol">
      <w:rPr>
        <w:rFonts w:asciiTheme="minorHAnsi" w:hAnsiTheme="minorHAnsi"/>
        <w:color w:val="2E454D" w:themeColor="background1" w:themeShade="40"/>
        <w:sz w:val="22"/>
      </w:rPr>
    </w:tblStylePr>
  </w:style>
  <w:style w:type="paragraph" w:styleId="BodyTextIndent2">
    <w:name w:val="Body Text Indent 2"/>
    <w:basedOn w:val="Normal"/>
    <w:qFormat/>
    <w:rsid w:val="006C7CCC"/>
    <w:pPr>
      <w:spacing w:after="60" w:line="480" w:lineRule="auto"/>
      <w:ind w:left="1678"/>
    </w:pPr>
  </w:style>
  <w:style w:type="table" w:customStyle="1" w:styleId="LightShading1">
    <w:name w:val="Light Shading1"/>
    <w:basedOn w:val="TableNormal"/>
    <w:uiPriority w:val="60"/>
    <w:rsid w:val="00EB2AFE"/>
    <w:rPr>
      <w:color w:val="465861" w:themeColor="text1" w:themeShade="BF"/>
    </w:rPr>
    <w:tblPr>
      <w:tblStyleRowBandSize w:val="1"/>
      <w:tblStyleColBandSize w:val="1"/>
      <w:tblBorders>
        <w:top w:val="single" w:sz="8" w:space="0" w:color="5E7683" w:themeColor="text1"/>
        <w:bottom w:val="single" w:sz="8" w:space="0" w:color="5E7683" w:themeColor="text1"/>
      </w:tblBorders>
    </w:tblPr>
    <w:tblStylePr w:type="firstRow">
      <w:pPr>
        <w:spacing w:before="0" w:after="0" w:line="240" w:lineRule="auto"/>
      </w:pPr>
      <w:rPr>
        <w:b/>
        <w:bCs/>
      </w:rPr>
      <w:tblPr/>
      <w:tcPr>
        <w:tcBorders>
          <w:top w:val="single" w:sz="8" w:space="0" w:color="5E7683" w:themeColor="text1"/>
          <w:left w:val="nil"/>
          <w:bottom w:val="single" w:sz="8" w:space="0" w:color="5E7683" w:themeColor="text1"/>
          <w:right w:val="nil"/>
          <w:insideH w:val="nil"/>
          <w:insideV w:val="nil"/>
        </w:tcBorders>
      </w:tcPr>
    </w:tblStylePr>
    <w:tblStylePr w:type="lastRow">
      <w:pPr>
        <w:spacing w:before="0" w:after="0" w:line="240" w:lineRule="auto"/>
      </w:pPr>
      <w:rPr>
        <w:b/>
        <w:bCs/>
      </w:rPr>
      <w:tblPr/>
      <w:tcPr>
        <w:tcBorders>
          <w:top w:val="single" w:sz="8" w:space="0" w:color="5E7683" w:themeColor="text1"/>
          <w:left w:val="nil"/>
          <w:bottom w:val="single" w:sz="8" w:space="0" w:color="5E768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DE1" w:themeFill="text1" w:themeFillTint="3F"/>
      </w:tcPr>
    </w:tblStylePr>
    <w:tblStylePr w:type="band1Horz">
      <w:tblPr/>
      <w:tcPr>
        <w:tcBorders>
          <w:left w:val="nil"/>
          <w:right w:val="nil"/>
          <w:insideH w:val="nil"/>
          <w:insideV w:val="nil"/>
        </w:tcBorders>
        <w:shd w:val="clear" w:color="auto" w:fill="D5DDE1" w:themeFill="text1" w:themeFillTint="3F"/>
      </w:tcPr>
    </w:tblStylePr>
  </w:style>
  <w:style w:type="table" w:customStyle="1" w:styleId="LightShading-Accent11">
    <w:name w:val="Light Shading - Accent 11"/>
    <w:basedOn w:val="TableNormal"/>
    <w:uiPriority w:val="60"/>
    <w:rsid w:val="00EB2AFE"/>
    <w:rPr>
      <w:color w:val="368798" w:themeColor="accent1" w:themeShade="BF"/>
    </w:rPr>
    <w:tblPr>
      <w:tblStyleRowBandSize w:val="1"/>
      <w:tblStyleColBandSize w:val="1"/>
      <w:tblBorders>
        <w:top w:val="single" w:sz="8" w:space="0" w:color="53AFC2" w:themeColor="accent1"/>
        <w:bottom w:val="single" w:sz="8" w:space="0" w:color="53AFC2" w:themeColor="accent1"/>
      </w:tblBorders>
    </w:tblPr>
    <w:tblStylePr w:type="firstRow">
      <w:pPr>
        <w:spacing w:before="0" w:after="0" w:line="240" w:lineRule="auto"/>
      </w:pPr>
      <w:rPr>
        <w:b/>
        <w:bCs/>
      </w:rPr>
      <w:tblPr/>
      <w:tcPr>
        <w:tcBorders>
          <w:top w:val="single" w:sz="8" w:space="0" w:color="53AFC2" w:themeColor="accent1"/>
          <w:left w:val="nil"/>
          <w:bottom w:val="single" w:sz="8" w:space="0" w:color="53AFC2" w:themeColor="accent1"/>
          <w:right w:val="nil"/>
          <w:insideH w:val="nil"/>
          <w:insideV w:val="nil"/>
        </w:tcBorders>
      </w:tcPr>
    </w:tblStylePr>
    <w:tblStylePr w:type="lastRow">
      <w:pPr>
        <w:spacing w:before="0" w:after="0" w:line="240" w:lineRule="auto"/>
      </w:pPr>
      <w:rPr>
        <w:b/>
        <w:bCs/>
      </w:rPr>
      <w:tblPr/>
      <w:tcPr>
        <w:tcBorders>
          <w:top w:val="single" w:sz="8" w:space="0" w:color="53AFC2" w:themeColor="accent1"/>
          <w:left w:val="nil"/>
          <w:bottom w:val="single" w:sz="8" w:space="0" w:color="53AFC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4EBF0" w:themeFill="accent1" w:themeFillTint="3F"/>
      </w:tcPr>
    </w:tblStylePr>
    <w:tblStylePr w:type="band1Horz">
      <w:tblPr/>
      <w:tcPr>
        <w:tcBorders>
          <w:left w:val="nil"/>
          <w:right w:val="nil"/>
          <w:insideH w:val="nil"/>
          <w:insideV w:val="nil"/>
        </w:tcBorders>
        <w:shd w:val="clear" w:color="auto" w:fill="D4EBF0" w:themeFill="accent1" w:themeFillTint="3F"/>
      </w:tcPr>
    </w:tblStylePr>
  </w:style>
  <w:style w:type="table" w:styleId="LightShading-Accent2">
    <w:name w:val="Light Shading Accent 2"/>
    <w:basedOn w:val="TableNormal"/>
    <w:uiPriority w:val="60"/>
    <w:rsid w:val="00EB2AFE"/>
    <w:rPr>
      <w:color w:val="A85A17" w:themeColor="accent2" w:themeShade="BF"/>
    </w:rPr>
    <w:tblPr>
      <w:tblStyleRowBandSize w:val="1"/>
      <w:tblStyleColBandSize w:val="1"/>
      <w:tblBorders>
        <w:top w:val="single" w:sz="8" w:space="0" w:color="E07920" w:themeColor="accent2"/>
        <w:bottom w:val="single" w:sz="8" w:space="0" w:color="E07920" w:themeColor="accent2"/>
      </w:tblBorders>
    </w:tblPr>
    <w:tblStylePr w:type="firstRow">
      <w:pPr>
        <w:spacing w:before="0" w:after="0" w:line="240" w:lineRule="auto"/>
      </w:pPr>
      <w:rPr>
        <w:b/>
        <w:bCs/>
      </w:rPr>
      <w:tblPr/>
      <w:tcPr>
        <w:tcBorders>
          <w:top w:val="single" w:sz="8" w:space="0" w:color="E07920" w:themeColor="accent2"/>
          <w:left w:val="nil"/>
          <w:bottom w:val="single" w:sz="8" w:space="0" w:color="E07920" w:themeColor="accent2"/>
          <w:right w:val="nil"/>
          <w:insideH w:val="nil"/>
          <w:insideV w:val="nil"/>
        </w:tcBorders>
      </w:tcPr>
    </w:tblStylePr>
    <w:tblStylePr w:type="lastRow">
      <w:pPr>
        <w:spacing w:before="0" w:after="0" w:line="240" w:lineRule="auto"/>
      </w:pPr>
      <w:rPr>
        <w:b/>
        <w:bCs/>
      </w:rPr>
      <w:tblPr/>
      <w:tcPr>
        <w:tcBorders>
          <w:top w:val="single" w:sz="8" w:space="0" w:color="E07920" w:themeColor="accent2"/>
          <w:left w:val="nil"/>
          <w:bottom w:val="single" w:sz="8" w:space="0" w:color="E0792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DDC7" w:themeFill="accent2" w:themeFillTint="3F"/>
      </w:tcPr>
    </w:tblStylePr>
    <w:tblStylePr w:type="band1Horz">
      <w:tblPr/>
      <w:tcPr>
        <w:tcBorders>
          <w:left w:val="nil"/>
          <w:right w:val="nil"/>
          <w:insideH w:val="nil"/>
          <w:insideV w:val="nil"/>
        </w:tcBorders>
        <w:shd w:val="clear" w:color="auto" w:fill="F7DDC7" w:themeFill="accent2" w:themeFillTint="3F"/>
      </w:tcPr>
    </w:tblStylePr>
  </w:style>
  <w:style w:type="table" w:styleId="LightShading-Accent3">
    <w:name w:val="Light Shading Accent 3"/>
    <w:basedOn w:val="TableNormal"/>
    <w:uiPriority w:val="60"/>
    <w:rsid w:val="00EB2AFE"/>
    <w:rPr>
      <w:color w:val="5D932F" w:themeColor="accent3" w:themeShade="BF"/>
    </w:rPr>
    <w:tblPr>
      <w:tblStyleRowBandSize w:val="1"/>
      <w:tblStyleColBandSize w:val="1"/>
      <w:tblBorders>
        <w:top w:val="single" w:sz="8" w:space="0" w:color="7DC242" w:themeColor="accent3"/>
        <w:bottom w:val="single" w:sz="8" w:space="0" w:color="7DC242" w:themeColor="accent3"/>
      </w:tblBorders>
    </w:tblPr>
    <w:tblStylePr w:type="firstRow">
      <w:pPr>
        <w:spacing w:before="0" w:after="0" w:line="240" w:lineRule="auto"/>
      </w:pPr>
      <w:rPr>
        <w:b/>
        <w:bCs/>
      </w:rPr>
      <w:tblPr/>
      <w:tcPr>
        <w:tcBorders>
          <w:top w:val="single" w:sz="8" w:space="0" w:color="7DC242" w:themeColor="accent3"/>
          <w:left w:val="nil"/>
          <w:bottom w:val="single" w:sz="8" w:space="0" w:color="7DC242" w:themeColor="accent3"/>
          <w:right w:val="nil"/>
          <w:insideH w:val="nil"/>
          <w:insideV w:val="nil"/>
        </w:tcBorders>
      </w:tcPr>
    </w:tblStylePr>
    <w:tblStylePr w:type="lastRow">
      <w:pPr>
        <w:spacing w:before="0" w:after="0" w:line="240" w:lineRule="auto"/>
      </w:pPr>
      <w:rPr>
        <w:b/>
        <w:bCs/>
      </w:rPr>
      <w:tblPr/>
      <w:tcPr>
        <w:tcBorders>
          <w:top w:val="single" w:sz="8" w:space="0" w:color="7DC242" w:themeColor="accent3"/>
          <w:left w:val="nil"/>
          <w:bottom w:val="single" w:sz="8" w:space="0" w:color="7DC242"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F0D0" w:themeFill="accent3" w:themeFillTint="3F"/>
      </w:tcPr>
    </w:tblStylePr>
    <w:tblStylePr w:type="band1Horz">
      <w:tblPr/>
      <w:tcPr>
        <w:tcBorders>
          <w:left w:val="nil"/>
          <w:right w:val="nil"/>
          <w:insideH w:val="nil"/>
          <w:insideV w:val="nil"/>
        </w:tcBorders>
        <w:shd w:val="clear" w:color="auto" w:fill="DEF0D0" w:themeFill="accent3" w:themeFillTint="3F"/>
      </w:tcPr>
    </w:tblStylePr>
  </w:style>
  <w:style w:type="table" w:styleId="LightShading-Accent4">
    <w:name w:val="Light Shading Accent 4"/>
    <w:basedOn w:val="TableNormal"/>
    <w:uiPriority w:val="60"/>
    <w:rsid w:val="00EB2AFE"/>
    <w:rPr>
      <w:color w:val="C7103A" w:themeColor="accent4" w:themeShade="BF"/>
    </w:rPr>
    <w:tblPr>
      <w:tblStyleRowBandSize w:val="1"/>
      <w:tblStyleColBandSize w:val="1"/>
      <w:tblBorders>
        <w:top w:val="single" w:sz="8" w:space="0" w:color="EE325D" w:themeColor="accent4"/>
        <w:bottom w:val="single" w:sz="8" w:space="0" w:color="EE325D" w:themeColor="accent4"/>
      </w:tblBorders>
    </w:tblPr>
    <w:tblStylePr w:type="firstRow">
      <w:pPr>
        <w:spacing w:before="0" w:after="0" w:line="240" w:lineRule="auto"/>
      </w:pPr>
      <w:rPr>
        <w:b/>
        <w:bCs/>
      </w:rPr>
      <w:tblPr/>
      <w:tcPr>
        <w:tcBorders>
          <w:top w:val="single" w:sz="8" w:space="0" w:color="EE325D" w:themeColor="accent4"/>
          <w:left w:val="nil"/>
          <w:bottom w:val="single" w:sz="8" w:space="0" w:color="EE325D" w:themeColor="accent4"/>
          <w:right w:val="nil"/>
          <w:insideH w:val="nil"/>
          <w:insideV w:val="nil"/>
        </w:tcBorders>
      </w:tcPr>
    </w:tblStylePr>
    <w:tblStylePr w:type="lastRow">
      <w:pPr>
        <w:spacing w:before="0" w:after="0" w:line="240" w:lineRule="auto"/>
      </w:pPr>
      <w:rPr>
        <w:b/>
        <w:bCs/>
      </w:rPr>
      <w:tblPr/>
      <w:tcPr>
        <w:tcBorders>
          <w:top w:val="single" w:sz="8" w:space="0" w:color="EE325D" w:themeColor="accent4"/>
          <w:left w:val="nil"/>
          <w:bottom w:val="single" w:sz="8" w:space="0" w:color="EE325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CCD6" w:themeFill="accent4" w:themeFillTint="3F"/>
      </w:tcPr>
    </w:tblStylePr>
    <w:tblStylePr w:type="band1Horz">
      <w:tblPr/>
      <w:tcPr>
        <w:tcBorders>
          <w:left w:val="nil"/>
          <w:right w:val="nil"/>
          <w:insideH w:val="nil"/>
          <w:insideV w:val="nil"/>
        </w:tcBorders>
        <w:shd w:val="clear" w:color="auto" w:fill="FACCD6" w:themeFill="accent4" w:themeFillTint="3F"/>
      </w:tcPr>
    </w:tblStylePr>
  </w:style>
  <w:style w:type="table" w:styleId="LightShading-Accent5">
    <w:name w:val="Light Shading Accent 5"/>
    <w:basedOn w:val="TableNormal"/>
    <w:uiPriority w:val="60"/>
    <w:rsid w:val="00EB2AFE"/>
    <w:rPr>
      <w:color w:val="0081B3" w:themeColor="accent5" w:themeShade="BF"/>
    </w:rPr>
    <w:tblPr>
      <w:tblStyleRowBandSize w:val="1"/>
      <w:tblStyleColBandSize w:val="1"/>
      <w:tblBorders>
        <w:top w:val="single" w:sz="8" w:space="0" w:color="00AEEF" w:themeColor="accent5"/>
        <w:bottom w:val="single" w:sz="8" w:space="0" w:color="00AEEF" w:themeColor="accent5"/>
      </w:tblBorders>
    </w:tblPr>
    <w:tblStylePr w:type="firstRow">
      <w:pPr>
        <w:spacing w:before="0" w:after="0" w:line="240" w:lineRule="auto"/>
      </w:pPr>
      <w:rPr>
        <w:b/>
        <w:bCs/>
      </w:rPr>
      <w:tblPr/>
      <w:tcPr>
        <w:tcBorders>
          <w:top w:val="single" w:sz="8" w:space="0" w:color="00AEEF" w:themeColor="accent5"/>
          <w:left w:val="nil"/>
          <w:bottom w:val="single" w:sz="8" w:space="0" w:color="00AEEF" w:themeColor="accent5"/>
          <w:right w:val="nil"/>
          <w:insideH w:val="nil"/>
          <w:insideV w:val="nil"/>
        </w:tcBorders>
      </w:tcPr>
    </w:tblStylePr>
    <w:tblStylePr w:type="lastRow">
      <w:pPr>
        <w:spacing w:before="0" w:after="0" w:line="240" w:lineRule="auto"/>
      </w:pPr>
      <w:rPr>
        <w:b/>
        <w:bCs/>
      </w:rPr>
      <w:tblPr/>
      <w:tcPr>
        <w:tcBorders>
          <w:top w:val="single" w:sz="8" w:space="0" w:color="00AEEF" w:themeColor="accent5"/>
          <w:left w:val="nil"/>
          <w:bottom w:val="single" w:sz="8" w:space="0" w:color="00AEE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ECFF" w:themeFill="accent5" w:themeFillTint="3F"/>
      </w:tcPr>
    </w:tblStylePr>
    <w:tblStylePr w:type="band1Horz">
      <w:tblPr/>
      <w:tcPr>
        <w:tcBorders>
          <w:left w:val="nil"/>
          <w:right w:val="nil"/>
          <w:insideH w:val="nil"/>
          <w:insideV w:val="nil"/>
        </w:tcBorders>
        <w:shd w:val="clear" w:color="auto" w:fill="BCECFF" w:themeFill="accent5" w:themeFillTint="3F"/>
      </w:tcPr>
    </w:tblStylePr>
  </w:style>
  <w:style w:type="table" w:styleId="LightShading-Accent6">
    <w:name w:val="Light Shading Accent 6"/>
    <w:basedOn w:val="TableNormal"/>
    <w:uiPriority w:val="60"/>
    <w:rsid w:val="00EB2AFE"/>
    <w:rPr>
      <w:color w:val="18B2F0" w:themeColor="accent6" w:themeShade="BF"/>
    </w:rPr>
    <w:tblPr>
      <w:tblStyleRowBandSize w:val="1"/>
      <w:tblStyleColBandSize w:val="1"/>
      <w:tblBorders>
        <w:top w:val="single" w:sz="8" w:space="0" w:color="6DCFF6" w:themeColor="accent6"/>
        <w:bottom w:val="single" w:sz="8" w:space="0" w:color="6DCFF6" w:themeColor="accent6"/>
      </w:tblBorders>
    </w:tblPr>
    <w:tblStylePr w:type="firstRow">
      <w:pPr>
        <w:spacing w:before="0" w:after="0" w:line="240" w:lineRule="auto"/>
      </w:pPr>
      <w:rPr>
        <w:b/>
        <w:bCs/>
      </w:rPr>
      <w:tblPr/>
      <w:tcPr>
        <w:tcBorders>
          <w:top w:val="single" w:sz="8" w:space="0" w:color="6DCFF6" w:themeColor="accent6"/>
          <w:left w:val="nil"/>
          <w:bottom w:val="single" w:sz="8" w:space="0" w:color="6DCFF6" w:themeColor="accent6"/>
          <w:right w:val="nil"/>
          <w:insideH w:val="nil"/>
          <w:insideV w:val="nil"/>
        </w:tcBorders>
      </w:tcPr>
    </w:tblStylePr>
    <w:tblStylePr w:type="lastRow">
      <w:pPr>
        <w:spacing w:before="0" w:after="0" w:line="240" w:lineRule="auto"/>
      </w:pPr>
      <w:rPr>
        <w:b/>
        <w:bCs/>
      </w:rPr>
      <w:tblPr/>
      <w:tcPr>
        <w:tcBorders>
          <w:top w:val="single" w:sz="8" w:space="0" w:color="6DCFF6" w:themeColor="accent6"/>
          <w:left w:val="nil"/>
          <w:bottom w:val="single" w:sz="8" w:space="0" w:color="6DCFF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AF3FC" w:themeFill="accent6" w:themeFillTint="3F"/>
      </w:tcPr>
    </w:tblStylePr>
    <w:tblStylePr w:type="band1Horz">
      <w:tblPr/>
      <w:tcPr>
        <w:tcBorders>
          <w:left w:val="nil"/>
          <w:right w:val="nil"/>
          <w:insideH w:val="nil"/>
          <w:insideV w:val="nil"/>
        </w:tcBorders>
        <w:shd w:val="clear" w:color="auto" w:fill="DAF3FC" w:themeFill="accent6" w:themeFillTint="3F"/>
      </w:tcPr>
    </w:tblStylePr>
  </w:style>
  <w:style w:type="table" w:customStyle="1" w:styleId="LightList1">
    <w:name w:val="Light List1"/>
    <w:basedOn w:val="TableNormal"/>
    <w:uiPriority w:val="61"/>
    <w:rsid w:val="00EB2AFE"/>
    <w:tblPr>
      <w:tblStyleRowBandSize w:val="1"/>
      <w:tblStyleColBandSize w:val="1"/>
      <w:tblBorders>
        <w:top w:val="single" w:sz="8" w:space="0" w:color="5E7683" w:themeColor="text1"/>
        <w:left w:val="single" w:sz="8" w:space="0" w:color="5E7683" w:themeColor="text1"/>
        <w:bottom w:val="single" w:sz="8" w:space="0" w:color="5E7683" w:themeColor="text1"/>
        <w:right w:val="single" w:sz="8" w:space="0" w:color="5E7683" w:themeColor="text1"/>
      </w:tblBorders>
    </w:tblPr>
    <w:tblStylePr w:type="firstRow">
      <w:pPr>
        <w:spacing w:before="0" w:after="0" w:line="240" w:lineRule="auto"/>
      </w:pPr>
      <w:rPr>
        <w:b/>
        <w:bCs/>
        <w:color w:val="F5F8F9" w:themeColor="background1"/>
      </w:rPr>
      <w:tblPr/>
      <w:tcPr>
        <w:shd w:val="clear" w:color="auto" w:fill="5E7683" w:themeFill="text1"/>
      </w:tcPr>
    </w:tblStylePr>
    <w:tblStylePr w:type="lastRow">
      <w:pPr>
        <w:spacing w:before="0" w:after="0" w:line="240" w:lineRule="auto"/>
      </w:pPr>
      <w:rPr>
        <w:b/>
        <w:bCs/>
      </w:rPr>
      <w:tblPr/>
      <w:tcPr>
        <w:tcBorders>
          <w:top w:val="double" w:sz="6" w:space="0" w:color="5E7683" w:themeColor="text1"/>
          <w:left w:val="single" w:sz="8" w:space="0" w:color="5E7683" w:themeColor="text1"/>
          <w:bottom w:val="single" w:sz="8" w:space="0" w:color="5E7683" w:themeColor="text1"/>
          <w:right w:val="single" w:sz="8" w:space="0" w:color="5E7683" w:themeColor="text1"/>
        </w:tcBorders>
      </w:tcPr>
    </w:tblStylePr>
    <w:tblStylePr w:type="firstCol">
      <w:rPr>
        <w:b/>
        <w:bCs/>
      </w:rPr>
    </w:tblStylePr>
    <w:tblStylePr w:type="lastCol">
      <w:rPr>
        <w:b/>
        <w:bCs/>
      </w:rPr>
    </w:tblStylePr>
    <w:tblStylePr w:type="band1Vert">
      <w:tblPr/>
      <w:tcPr>
        <w:tcBorders>
          <w:top w:val="single" w:sz="8" w:space="0" w:color="5E7683" w:themeColor="text1"/>
          <w:left w:val="single" w:sz="8" w:space="0" w:color="5E7683" w:themeColor="text1"/>
          <w:bottom w:val="single" w:sz="8" w:space="0" w:color="5E7683" w:themeColor="text1"/>
          <w:right w:val="single" w:sz="8" w:space="0" w:color="5E7683" w:themeColor="text1"/>
        </w:tcBorders>
      </w:tcPr>
    </w:tblStylePr>
    <w:tblStylePr w:type="band1Horz">
      <w:tblPr/>
      <w:tcPr>
        <w:tcBorders>
          <w:top w:val="single" w:sz="8" w:space="0" w:color="5E7683" w:themeColor="text1"/>
          <w:left w:val="single" w:sz="8" w:space="0" w:color="5E7683" w:themeColor="text1"/>
          <w:bottom w:val="single" w:sz="8" w:space="0" w:color="5E7683" w:themeColor="text1"/>
          <w:right w:val="single" w:sz="8" w:space="0" w:color="5E7683" w:themeColor="text1"/>
        </w:tcBorders>
      </w:tcPr>
    </w:tblStylePr>
  </w:style>
  <w:style w:type="table" w:customStyle="1" w:styleId="LightList-Accent11">
    <w:name w:val="Light List - Accent 11"/>
    <w:basedOn w:val="TableNormal"/>
    <w:uiPriority w:val="61"/>
    <w:rsid w:val="00EB2AFE"/>
    <w:tblPr>
      <w:tblStyleRowBandSize w:val="1"/>
      <w:tblStyleColBandSize w:val="1"/>
      <w:tblBorders>
        <w:top w:val="single" w:sz="8" w:space="0" w:color="53AFC2" w:themeColor="accent1"/>
        <w:left w:val="single" w:sz="8" w:space="0" w:color="53AFC2" w:themeColor="accent1"/>
        <w:bottom w:val="single" w:sz="8" w:space="0" w:color="53AFC2" w:themeColor="accent1"/>
        <w:right w:val="single" w:sz="8" w:space="0" w:color="53AFC2" w:themeColor="accent1"/>
      </w:tblBorders>
    </w:tblPr>
    <w:tblStylePr w:type="firstRow">
      <w:pPr>
        <w:spacing w:before="0" w:after="0" w:line="240" w:lineRule="auto"/>
      </w:pPr>
      <w:rPr>
        <w:b/>
        <w:bCs/>
        <w:color w:val="F5F8F9" w:themeColor="background1"/>
      </w:rPr>
      <w:tblPr/>
      <w:tcPr>
        <w:shd w:val="clear" w:color="auto" w:fill="53AFC2" w:themeFill="accent1"/>
      </w:tcPr>
    </w:tblStylePr>
    <w:tblStylePr w:type="lastRow">
      <w:pPr>
        <w:spacing w:before="0" w:after="0" w:line="240" w:lineRule="auto"/>
      </w:pPr>
      <w:rPr>
        <w:b/>
        <w:bCs/>
      </w:rPr>
      <w:tblPr/>
      <w:tcPr>
        <w:tcBorders>
          <w:top w:val="double" w:sz="6" w:space="0" w:color="53AFC2" w:themeColor="accent1"/>
          <w:left w:val="single" w:sz="8" w:space="0" w:color="53AFC2" w:themeColor="accent1"/>
          <w:bottom w:val="single" w:sz="8" w:space="0" w:color="53AFC2" w:themeColor="accent1"/>
          <w:right w:val="single" w:sz="8" w:space="0" w:color="53AFC2" w:themeColor="accent1"/>
        </w:tcBorders>
      </w:tcPr>
    </w:tblStylePr>
    <w:tblStylePr w:type="firstCol">
      <w:rPr>
        <w:b/>
        <w:bCs/>
      </w:rPr>
    </w:tblStylePr>
    <w:tblStylePr w:type="lastCol">
      <w:rPr>
        <w:b/>
        <w:bCs/>
      </w:rPr>
    </w:tblStylePr>
    <w:tblStylePr w:type="band1Vert">
      <w:tblPr/>
      <w:tcPr>
        <w:tcBorders>
          <w:top w:val="single" w:sz="8" w:space="0" w:color="53AFC2" w:themeColor="accent1"/>
          <w:left w:val="single" w:sz="8" w:space="0" w:color="53AFC2" w:themeColor="accent1"/>
          <w:bottom w:val="single" w:sz="8" w:space="0" w:color="53AFC2" w:themeColor="accent1"/>
          <w:right w:val="single" w:sz="8" w:space="0" w:color="53AFC2" w:themeColor="accent1"/>
        </w:tcBorders>
      </w:tcPr>
    </w:tblStylePr>
    <w:tblStylePr w:type="band1Horz">
      <w:tblPr/>
      <w:tcPr>
        <w:tcBorders>
          <w:top w:val="single" w:sz="8" w:space="0" w:color="53AFC2" w:themeColor="accent1"/>
          <w:left w:val="single" w:sz="8" w:space="0" w:color="53AFC2" w:themeColor="accent1"/>
          <w:bottom w:val="single" w:sz="8" w:space="0" w:color="53AFC2" w:themeColor="accent1"/>
          <w:right w:val="single" w:sz="8" w:space="0" w:color="53AFC2" w:themeColor="accent1"/>
        </w:tcBorders>
      </w:tcPr>
    </w:tblStylePr>
  </w:style>
  <w:style w:type="table" w:styleId="LightList-Accent2">
    <w:name w:val="Light List Accent 2"/>
    <w:basedOn w:val="TableNormal"/>
    <w:uiPriority w:val="61"/>
    <w:rsid w:val="00EB2AFE"/>
    <w:tblPr>
      <w:tblStyleRowBandSize w:val="1"/>
      <w:tblStyleColBandSize w:val="1"/>
      <w:tblBorders>
        <w:top w:val="single" w:sz="8" w:space="0" w:color="E07920" w:themeColor="accent2"/>
        <w:left w:val="single" w:sz="8" w:space="0" w:color="E07920" w:themeColor="accent2"/>
        <w:bottom w:val="single" w:sz="8" w:space="0" w:color="E07920" w:themeColor="accent2"/>
        <w:right w:val="single" w:sz="8" w:space="0" w:color="E07920" w:themeColor="accent2"/>
      </w:tblBorders>
    </w:tblPr>
    <w:tblStylePr w:type="firstRow">
      <w:pPr>
        <w:spacing w:before="0" w:after="0" w:line="240" w:lineRule="auto"/>
      </w:pPr>
      <w:rPr>
        <w:b/>
        <w:bCs/>
        <w:color w:val="F5F8F9" w:themeColor="background1"/>
      </w:rPr>
      <w:tblPr/>
      <w:tcPr>
        <w:shd w:val="clear" w:color="auto" w:fill="E07920" w:themeFill="accent2"/>
      </w:tcPr>
    </w:tblStylePr>
    <w:tblStylePr w:type="lastRow">
      <w:pPr>
        <w:spacing w:before="0" w:after="0" w:line="240" w:lineRule="auto"/>
      </w:pPr>
      <w:rPr>
        <w:b/>
        <w:bCs/>
      </w:rPr>
      <w:tblPr/>
      <w:tcPr>
        <w:tcBorders>
          <w:top w:val="double" w:sz="6" w:space="0" w:color="E07920" w:themeColor="accent2"/>
          <w:left w:val="single" w:sz="8" w:space="0" w:color="E07920" w:themeColor="accent2"/>
          <w:bottom w:val="single" w:sz="8" w:space="0" w:color="E07920" w:themeColor="accent2"/>
          <w:right w:val="single" w:sz="8" w:space="0" w:color="E07920" w:themeColor="accent2"/>
        </w:tcBorders>
      </w:tcPr>
    </w:tblStylePr>
    <w:tblStylePr w:type="firstCol">
      <w:rPr>
        <w:b/>
        <w:bCs/>
      </w:rPr>
    </w:tblStylePr>
    <w:tblStylePr w:type="lastCol">
      <w:rPr>
        <w:b/>
        <w:bCs/>
      </w:rPr>
    </w:tblStylePr>
    <w:tblStylePr w:type="band1Vert">
      <w:tblPr/>
      <w:tcPr>
        <w:tcBorders>
          <w:top w:val="single" w:sz="8" w:space="0" w:color="E07920" w:themeColor="accent2"/>
          <w:left w:val="single" w:sz="8" w:space="0" w:color="E07920" w:themeColor="accent2"/>
          <w:bottom w:val="single" w:sz="8" w:space="0" w:color="E07920" w:themeColor="accent2"/>
          <w:right w:val="single" w:sz="8" w:space="0" w:color="E07920" w:themeColor="accent2"/>
        </w:tcBorders>
      </w:tcPr>
    </w:tblStylePr>
    <w:tblStylePr w:type="band1Horz">
      <w:tblPr/>
      <w:tcPr>
        <w:tcBorders>
          <w:top w:val="single" w:sz="8" w:space="0" w:color="E07920" w:themeColor="accent2"/>
          <w:left w:val="single" w:sz="8" w:space="0" w:color="E07920" w:themeColor="accent2"/>
          <w:bottom w:val="single" w:sz="8" w:space="0" w:color="E07920" w:themeColor="accent2"/>
          <w:right w:val="single" w:sz="8" w:space="0" w:color="E07920" w:themeColor="accent2"/>
        </w:tcBorders>
      </w:tcPr>
    </w:tblStylePr>
  </w:style>
  <w:style w:type="table" w:styleId="LightList-Accent3">
    <w:name w:val="Light List Accent 3"/>
    <w:basedOn w:val="TableNormal"/>
    <w:uiPriority w:val="61"/>
    <w:rsid w:val="00EB2AFE"/>
    <w:tblPr>
      <w:tblStyleRowBandSize w:val="1"/>
      <w:tblStyleColBandSize w:val="1"/>
      <w:tblBorders>
        <w:top w:val="single" w:sz="8" w:space="0" w:color="7DC242" w:themeColor="accent3"/>
        <w:left w:val="single" w:sz="8" w:space="0" w:color="7DC242" w:themeColor="accent3"/>
        <w:bottom w:val="single" w:sz="8" w:space="0" w:color="7DC242" w:themeColor="accent3"/>
        <w:right w:val="single" w:sz="8" w:space="0" w:color="7DC242" w:themeColor="accent3"/>
      </w:tblBorders>
    </w:tblPr>
    <w:tblStylePr w:type="firstRow">
      <w:pPr>
        <w:spacing w:before="0" w:after="0" w:line="240" w:lineRule="auto"/>
      </w:pPr>
      <w:rPr>
        <w:b/>
        <w:bCs/>
        <w:color w:val="F5F8F9" w:themeColor="background1"/>
      </w:rPr>
      <w:tblPr/>
      <w:tcPr>
        <w:shd w:val="clear" w:color="auto" w:fill="7DC242" w:themeFill="accent3"/>
      </w:tcPr>
    </w:tblStylePr>
    <w:tblStylePr w:type="lastRow">
      <w:pPr>
        <w:spacing w:before="0" w:after="0" w:line="240" w:lineRule="auto"/>
      </w:pPr>
      <w:rPr>
        <w:b/>
        <w:bCs/>
      </w:rPr>
      <w:tblPr/>
      <w:tcPr>
        <w:tcBorders>
          <w:top w:val="double" w:sz="6" w:space="0" w:color="7DC242" w:themeColor="accent3"/>
          <w:left w:val="single" w:sz="8" w:space="0" w:color="7DC242" w:themeColor="accent3"/>
          <w:bottom w:val="single" w:sz="8" w:space="0" w:color="7DC242" w:themeColor="accent3"/>
          <w:right w:val="single" w:sz="8" w:space="0" w:color="7DC242" w:themeColor="accent3"/>
        </w:tcBorders>
      </w:tcPr>
    </w:tblStylePr>
    <w:tblStylePr w:type="firstCol">
      <w:rPr>
        <w:b/>
        <w:bCs/>
      </w:rPr>
    </w:tblStylePr>
    <w:tblStylePr w:type="lastCol">
      <w:rPr>
        <w:b/>
        <w:bCs/>
      </w:rPr>
    </w:tblStylePr>
    <w:tblStylePr w:type="band1Vert">
      <w:tblPr/>
      <w:tcPr>
        <w:tcBorders>
          <w:top w:val="single" w:sz="8" w:space="0" w:color="7DC242" w:themeColor="accent3"/>
          <w:left w:val="single" w:sz="8" w:space="0" w:color="7DC242" w:themeColor="accent3"/>
          <w:bottom w:val="single" w:sz="8" w:space="0" w:color="7DC242" w:themeColor="accent3"/>
          <w:right w:val="single" w:sz="8" w:space="0" w:color="7DC242" w:themeColor="accent3"/>
        </w:tcBorders>
      </w:tcPr>
    </w:tblStylePr>
    <w:tblStylePr w:type="band1Horz">
      <w:tblPr/>
      <w:tcPr>
        <w:tcBorders>
          <w:top w:val="single" w:sz="8" w:space="0" w:color="7DC242" w:themeColor="accent3"/>
          <w:left w:val="single" w:sz="8" w:space="0" w:color="7DC242" w:themeColor="accent3"/>
          <w:bottom w:val="single" w:sz="8" w:space="0" w:color="7DC242" w:themeColor="accent3"/>
          <w:right w:val="single" w:sz="8" w:space="0" w:color="7DC242" w:themeColor="accent3"/>
        </w:tcBorders>
      </w:tcPr>
    </w:tblStylePr>
  </w:style>
  <w:style w:type="table" w:styleId="DarkList-Accent5">
    <w:name w:val="Dark List Accent 5"/>
    <w:basedOn w:val="TableNormal"/>
    <w:uiPriority w:val="70"/>
    <w:rsid w:val="00EB2AFE"/>
    <w:rPr>
      <w:color w:val="F5F8F9" w:themeColor="background1"/>
    </w:rPr>
    <w:tblPr>
      <w:tblStyleRowBandSize w:val="1"/>
      <w:tblStyleColBandSize w:val="1"/>
    </w:tblPr>
    <w:tcPr>
      <w:shd w:val="clear" w:color="auto" w:fill="00AEEF" w:themeFill="accent5"/>
    </w:tcPr>
    <w:tblStylePr w:type="firstRow">
      <w:rPr>
        <w:b/>
        <w:bCs/>
      </w:rPr>
      <w:tblPr/>
      <w:tcPr>
        <w:tcBorders>
          <w:top w:val="nil"/>
          <w:left w:val="nil"/>
          <w:bottom w:val="single" w:sz="18" w:space="0" w:color="F5F8F9" w:themeColor="background1"/>
          <w:right w:val="nil"/>
          <w:insideH w:val="nil"/>
          <w:insideV w:val="nil"/>
        </w:tcBorders>
        <w:shd w:val="clear" w:color="auto" w:fill="5E7683" w:themeFill="text1"/>
      </w:tcPr>
    </w:tblStylePr>
    <w:tblStylePr w:type="lastRow">
      <w:tblPr/>
      <w:tcPr>
        <w:tcBorders>
          <w:top w:val="single" w:sz="18" w:space="0" w:color="F5F8F9" w:themeColor="background1"/>
          <w:left w:val="nil"/>
          <w:bottom w:val="nil"/>
          <w:right w:val="nil"/>
          <w:insideH w:val="nil"/>
          <w:insideV w:val="nil"/>
        </w:tcBorders>
        <w:shd w:val="clear" w:color="auto" w:fill="005677" w:themeFill="accent5" w:themeFillShade="7F"/>
      </w:tcPr>
    </w:tblStylePr>
    <w:tblStylePr w:type="firstCol">
      <w:tblPr/>
      <w:tcPr>
        <w:tcBorders>
          <w:top w:val="nil"/>
          <w:left w:val="nil"/>
          <w:bottom w:val="nil"/>
          <w:right w:val="single" w:sz="18" w:space="0" w:color="F5F8F9" w:themeColor="background1"/>
          <w:insideH w:val="nil"/>
          <w:insideV w:val="nil"/>
        </w:tcBorders>
        <w:shd w:val="clear" w:color="auto" w:fill="0081B3" w:themeFill="accent5" w:themeFillShade="BF"/>
      </w:tcPr>
    </w:tblStylePr>
    <w:tblStylePr w:type="lastCol">
      <w:tblPr/>
      <w:tcPr>
        <w:tcBorders>
          <w:top w:val="nil"/>
          <w:left w:val="single" w:sz="18" w:space="0" w:color="F5F8F9" w:themeColor="background1"/>
          <w:bottom w:val="nil"/>
          <w:right w:val="nil"/>
          <w:insideH w:val="nil"/>
          <w:insideV w:val="nil"/>
        </w:tcBorders>
        <w:shd w:val="clear" w:color="auto" w:fill="0081B3" w:themeFill="accent5" w:themeFillShade="BF"/>
      </w:tcPr>
    </w:tblStylePr>
    <w:tblStylePr w:type="band1Vert">
      <w:tblPr/>
      <w:tcPr>
        <w:tcBorders>
          <w:top w:val="nil"/>
          <w:left w:val="nil"/>
          <w:bottom w:val="nil"/>
          <w:right w:val="nil"/>
          <w:insideH w:val="nil"/>
          <w:insideV w:val="nil"/>
        </w:tcBorders>
        <w:shd w:val="clear" w:color="auto" w:fill="0081B3" w:themeFill="accent5" w:themeFillShade="BF"/>
      </w:tcPr>
    </w:tblStylePr>
    <w:tblStylePr w:type="band1Horz">
      <w:tblPr/>
      <w:tcPr>
        <w:tcBorders>
          <w:top w:val="nil"/>
          <w:left w:val="nil"/>
          <w:bottom w:val="nil"/>
          <w:right w:val="nil"/>
          <w:insideH w:val="nil"/>
          <w:insideV w:val="nil"/>
        </w:tcBorders>
        <w:shd w:val="clear" w:color="auto" w:fill="0081B3" w:themeFill="accent5" w:themeFillShade="BF"/>
      </w:tcPr>
    </w:tblStylePr>
  </w:style>
  <w:style w:type="table" w:styleId="ColorfulList-Accent2">
    <w:name w:val="Colorful List Accent 2"/>
    <w:basedOn w:val="TableNormal"/>
    <w:uiPriority w:val="72"/>
    <w:rsid w:val="00EB2AFE"/>
    <w:rPr>
      <w:color w:val="5E7683" w:themeColor="text1"/>
    </w:rPr>
    <w:tblPr>
      <w:tblStyleRowBandSize w:val="1"/>
      <w:tblStyleColBandSize w:val="1"/>
    </w:tblPr>
    <w:tcPr>
      <w:shd w:val="clear" w:color="auto" w:fill="FCF1E9" w:themeFill="accent2" w:themeFillTint="19"/>
    </w:tcPr>
    <w:tblStylePr w:type="firstRow">
      <w:rPr>
        <w:b/>
        <w:bCs/>
        <w:color w:val="F5F8F9" w:themeColor="background1"/>
      </w:rPr>
      <w:tblPr/>
      <w:tcPr>
        <w:tcBorders>
          <w:bottom w:val="single" w:sz="12" w:space="0" w:color="F5F8F9" w:themeColor="background1"/>
        </w:tcBorders>
        <w:shd w:val="clear" w:color="auto" w:fill="B36019" w:themeFill="accent2" w:themeFillShade="CC"/>
      </w:tcPr>
    </w:tblStylePr>
    <w:tblStylePr w:type="lastRow">
      <w:rPr>
        <w:b/>
        <w:bCs/>
        <w:color w:val="B36019" w:themeColor="accent2" w:themeShade="CC"/>
      </w:rPr>
      <w:tblPr/>
      <w:tcPr>
        <w:tcBorders>
          <w:top w:val="single" w:sz="12" w:space="0" w:color="5E7683" w:themeColor="text1"/>
        </w:tcBorders>
        <w:shd w:val="clear" w:color="auto" w:fill="F5F8F9"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DDC7" w:themeFill="accent2" w:themeFillTint="3F"/>
      </w:tcPr>
    </w:tblStylePr>
    <w:tblStylePr w:type="band1Horz">
      <w:tblPr/>
      <w:tcPr>
        <w:shd w:val="clear" w:color="auto" w:fill="F8E4D2" w:themeFill="accent2" w:themeFillTint="33"/>
      </w:tcPr>
    </w:tblStylePr>
  </w:style>
  <w:style w:type="paragraph" w:styleId="NoSpacing">
    <w:name w:val="No Spacing"/>
    <w:link w:val="NoSpacingChar"/>
    <w:uiPriority w:val="1"/>
    <w:qFormat/>
    <w:rsid w:val="005109D2"/>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5109D2"/>
    <w:rPr>
      <w:rFonts w:asciiTheme="minorHAnsi" w:eastAsiaTheme="minorEastAsia" w:hAnsiTheme="minorHAnsi" w:cstheme="minorBidi"/>
      <w:sz w:val="22"/>
      <w:szCs w:val="22"/>
      <w:lang w:val="en-US" w:eastAsia="en-US"/>
    </w:rPr>
  </w:style>
  <w:style w:type="character" w:customStyle="1" w:styleId="HeaderChar">
    <w:name w:val="Header Char"/>
    <w:basedOn w:val="DefaultParagraphFont"/>
    <w:link w:val="Header"/>
    <w:semiHidden/>
    <w:rsid w:val="0033236B"/>
    <w:rPr>
      <w:rFonts w:ascii="Arial" w:hAnsi="Arial"/>
      <w:sz w:val="22"/>
      <w:szCs w:val="22"/>
      <w:lang w:eastAsia="en-GB"/>
    </w:rPr>
  </w:style>
  <w:style w:type="character" w:customStyle="1" w:styleId="FooterChar">
    <w:name w:val="Footer Char"/>
    <w:basedOn w:val="DefaultParagraphFont"/>
    <w:link w:val="Footer"/>
    <w:semiHidden/>
    <w:rsid w:val="0033236B"/>
    <w:rPr>
      <w:rFonts w:ascii="Arial" w:hAnsi="Arial"/>
      <w:sz w:val="22"/>
      <w:szCs w:val="22"/>
      <w:lang w:eastAsia="en-GB"/>
    </w:rPr>
  </w:style>
  <w:style w:type="paragraph" w:customStyle="1" w:styleId="TitleSecondary">
    <w:name w:val="Title Secondary"/>
    <w:basedOn w:val="Normal"/>
    <w:link w:val="TitleSecondaryChar"/>
    <w:uiPriority w:val="99"/>
    <w:qFormat/>
    <w:rsid w:val="00FD4238"/>
    <w:pPr>
      <w:ind w:left="839"/>
    </w:pPr>
    <w:rPr>
      <w:b/>
      <w:sz w:val="28"/>
      <w:szCs w:val="28"/>
    </w:rPr>
  </w:style>
  <w:style w:type="character" w:customStyle="1" w:styleId="TitleSecondaryChar">
    <w:name w:val="Title Secondary Char"/>
    <w:basedOn w:val="DefaultParagraphFont"/>
    <w:link w:val="TitleSecondary"/>
    <w:uiPriority w:val="99"/>
    <w:rsid w:val="00555E70"/>
    <w:rPr>
      <w:rFonts w:ascii="Arial" w:hAnsi="Arial"/>
      <w:b/>
      <w:sz w:val="28"/>
      <w:szCs w:val="28"/>
      <w:lang w:eastAsia="en-GB"/>
    </w:rPr>
  </w:style>
  <w:style w:type="character" w:styleId="PlaceholderText">
    <w:name w:val="Placeholder Text"/>
    <w:basedOn w:val="DefaultParagraphFont"/>
    <w:uiPriority w:val="99"/>
    <w:semiHidden/>
    <w:rsid w:val="00FD4238"/>
    <w:rPr>
      <w:color w:val="808080"/>
    </w:rPr>
  </w:style>
  <w:style w:type="character" w:customStyle="1" w:styleId="TitleChar">
    <w:name w:val="Title Char"/>
    <w:basedOn w:val="DefaultParagraphFont"/>
    <w:link w:val="Title"/>
    <w:uiPriority w:val="99"/>
    <w:rsid w:val="00555E70"/>
    <w:rPr>
      <w:rFonts w:ascii="Arial" w:hAnsi="Arial"/>
      <w:b/>
      <w:sz w:val="56"/>
      <w:szCs w:val="56"/>
      <w:lang w:eastAsia="en-GB"/>
    </w:rPr>
  </w:style>
  <w:style w:type="table" w:customStyle="1" w:styleId="LightList2">
    <w:name w:val="Light List2"/>
    <w:basedOn w:val="TableNormal"/>
    <w:uiPriority w:val="61"/>
    <w:rsid w:val="0041052D"/>
    <w:tblPr>
      <w:tblStyleRowBandSize w:val="1"/>
      <w:tblStyleColBandSize w:val="1"/>
      <w:tblBorders>
        <w:top w:val="single" w:sz="8" w:space="0" w:color="5E7683" w:themeColor="text1"/>
        <w:left w:val="single" w:sz="8" w:space="0" w:color="5E7683" w:themeColor="text1"/>
        <w:bottom w:val="single" w:sz="8" w:space="0" w:color="5E7683" w:themeColor="text1"/>
        <w:right w:val="single" w:sz="8" w:space="0" w:color="5E7683" w:themeColor="text1"/>
      </w:tblBorders>
    </w:tblPr>
    <w:tblStylePr w:type="firstRow">
      <w:pPr>
        <w:spacing w:before="0" w:after="0" w:line="240" w:lineRule="auto"/>
      </w:pPr>
      <w:rPr>
        <w:b/>
        <w:bCs/>
        <w:color w:val="F5F8F9" w:themeColor="background1"/>
      </w:rPr>
      <w:tblPr/>
      <w:tcPr>
        <w:shd w:val="clear" w:color="auto" w:fill="5E7683" w:themeFill="text1"/>
      </w:tcPr>
    </w:tblStylePr>
    <w:tblStylePr w:type="lastRow">
      <w:pPr>
        <w:spacing w:before="0" w:after="0" w:line="240" w:lineRule="auto"/>
      </w:pPr>
      <w:rPr>
        <w:b/>
        <w:bCs/>
      </w:rPr>
      <w:tblPr/>
      <w:tcPr>
        <w:tcBorders>
          <w:top w:val="double" w:sz="6" w:space="0" w:color="5E7683" w:themeColor="text1"/>
          <w:left w:val="single" w:sz="8" w:space="0" w:color="5E7683" w:themeColor="text1"/>
          <w:bottom w:val="single" w:sz="8" w:space="0" w:color="5E7683" w:themeColor="text1"/>
          <w:right w:val="single" w:sz="8" w:space="0" w:color="5E7683" w:themeColor="text1"/>
        </w:tcBorders>
      </w:tcPr>
    </w:tblStylePr>
    <w:tblStylePr w:type="firstCol">
      <w:rPr>
        <w:b/>
        <w:bCs/>
      </w:rPr>
    </w:tblStylePr>
    <w:tblStylePr w:type="lastCol">
      <w:rPr>
        <w:b/>
        <w:bCs/>
      </w:rPr>
    </w:tblStylePr>
    <w:tblStylePr w:type="band1Vert">
      <w:tblPr/>
      <w:tcPr>
        <w:tcBorders>
          <w:top w:val="single" w:sz="8" w:space="0" w:color="5E7683" w:themeColor="text1"/>
          <w:left w:val="single" w:sz="8" w:space="0" w:color="5E7683" w:themeColor="text1"/>
          <w:bottom w:val="single" w:sz="8" w:space="0" w:color="5E7683" w:themeColor="text1"/>
          <w:right w:val="single" w:sz="8" w:space="0" w:color="5E7683" w:themeColor="text1"/>
        </w:tcBorders>
      </w:tcPr>
    </w:tblStylePr>
    <w:tblStylePr w:type="band1Horz">
      <w:tblPr/>
      <w:tcPr>
        <w:tcBorders>
          <w:top w:val="single" w:sz="8" w:space="0" w:color="5E7683" w:themeColor="text1"/>
          <w:left w:val="single" w:sz="8" w:space="0" w:color="5E7683" w:themeColor="text1"/>
          <w:bottom w:val="single" w:sz="8" w:space="0" w:color="5E7683" w:themeColor="text1"/>
          <w:right w:val="single" w:sz="8" w:space="0" w:color="5E7683" w:themeColor="text1"/>
        </w:tcBorders>
      </w:tcPr>
    </w:tblStylePr>
  </w:style>
  <w:style w:type="table" w:customStyle="1" w:styleId="LightShading2">
    <w:name w:val="Light Shading2"/>
    <w:basedOn w:val="TableNormal"/>
    <w:uiPriority w:val="60"/>
    <w:rsid w:val="0041052D"/>
    <w:rPr>
      <w:color w:val="465861" w:themeColor="text1" w:themeShade="BF"/>
    </w:rPr>
    <w:tblPr>
      <w:tblStyleRowBandSize w:val="1"/>
      <w:tblStyleColBandSize w:val="1"/>
      <w:tblBorders>
        <w:top w:val="single" w:sz="8" w:space="0" w:color="5E7683" w:themeColor="text1"/>
        <w:bottom w:val="single" w:sz="8" w:space="0" w:color="5E7683" w:themeColor="text1"/>
      </w:tblBorders>
    </w:tblPr>
    <w:tblStylePr w:type="firstRow">
      <w:pPr>
        <w:spacing w:before="0" w:after="0" w:line="240" w:lineRule="auto"/>
      </w:pPr>
      <w:rPr>
        <w:b/>
        <w:bCs/>
      </w:rPr>
      <w:tblPr/>
      <w:tcPr>
        <w:tcBorders>
          <w:top w:val="single" w:sz="8" w:space="0" w:color="5E7683" w:themeColor="text1"/>
          <w:left w:val="nil"/>
          <w:bottom w:val="single" w:sz="8" w:space="0" w:color="5E7683" w:themeColor="text1"/>
          <w:right w:val="nil"/>
          <w:insideH w:val="nil"/>
          <w:insideV w:val="nil"/>
        </w:tcBorders>
      </w:tcPr>
    </w:tblStylePr>
    <w:tblStylePr w:type="lastRow">
      <w:pPr>
        <w:spacing w:before="0" w:after="0" w:line="240" w:lineRule="auto"/>
      </w:pPr>
      <w:rPr>
        <w:b/>
        <w:bCs/>
      </w:rPr>
      <w:tblPr/>
      <w:tcPr>
        <w:tcBorders>
          <w:top w:val="single" w:sz="8" w:space="0" w:color="5E7683" w:themeColor="text1"/>
          <w:left w:val="nil"/>
          <w:bottom w:val="single" w:sz="8" w:space="0" w:color="5E768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DDE1" w:themeFill="text1" w:themeFillTint="3F"/>
      </w:tcPr>
    </w:tblStylePr>
    <w:tblStylePr w:type="band1Horz">
      <w:tblPr/>
      <w:tcPr>
        <w:tcBorders>
          <w:left w:val="nil"/>
          <w:right w:val="nil"/>
          <w:insideH w:val="nil"/>
          <w:insideV w:val="nil"/>
        </w:tcBorders>
        <w:shd w:val="clear" w:color="auto" w:fill="D5DDE1" w:themeFill="text1" w:themeFillTint="3F"/>
      </w:tcPr>
    </w:tblStylePr>
  </w:style>
  <w:style w:type="paragraph" w:customStyle="1" w:styleId="CVTitle">
    <w:name w:val="CV Title"/>
    <w:basedOn w:val="BodyText"/>
    <w:next w:val="BodyText"/>
    <w:rsid w:val="006B212D"/>
    <w:pPr>
      <w:keepLines/>
      <w:suppressAutoHyphens/>
      <w:spacing w:before="0"/>
      <w:ind w:left="0"/>
    </w:pPr>
    <w:rPr>
      <w:rFonts w:ascii="Times New Roman" w:hAnsi="Times New Roman"/>
      <w:i/>
      <w:sz w:val="24"/>
      <w:lang w:val="en-AU" w:eastAsia="en-US"/>
    </w:rPr>
  </w:style>
  <w:style w:type="paragraph" w:customStyle="1" w:styleId="CVName">
    <w:name w:val="CV Name"/>
    <w:basedOn w:val="Normal"/>
    <w:next w:val="CVTitle"/>
    <w:rsid w:val="006B212D"/>
    <w:pPr>
      <w:spacing w:before="240" w:after="240"/>
      <w:jc w:val="both"/>
    </w:pPr>
    <w:rPr>
      <w:rFonts w:ascii="Times New Roman" w:hAnsi="Times New Roman"/>
      <w:b/>
      <w:sz w:val="24"/>
      <w:szCs w:val="20"/>
      <w:lang w:val="en-AU" w:eastAsia="en-US"/>
    </w:rPr>
  </w:style>
  <w:style w:type="paragraph" w:customStyle="1" w:styleId="NormalFirstParagraph">
    <w:name w:val="Normal First Paragraph"/>
    <w:basedOn w:val="Normal"/>
    <w:next w:val="Normal"/>
    <w:uiPriority w:val="99"/>
    <w:rsid w:val="006B212D"/>
    <w:pPr>
      <w:spacing w:after="60" w:line="360" w:lineRule="auto"/>
      <w:ind w:left="567"/>
      <w:jc w:val="both"/>
    </w:pPr>
    <w:rPr>
      <w:rFonts w:ascii="Times New Roman" w:hAnsi="Times New Roman"/>
      <w:i/>
      <w:sz w:val="24"/>
      <w:szCs w:val="20"/>
      <w:lang w:val="en-AU" w:eastAsia="en-US"/>
    </w:rPr>
  </w:style>
  <w:style w:type="paragraph" w:customStyle="1" w:styleId="bullet3">
    <w:name w:val="bullet 3"/>
    <w:basedOn w:val="ListBullet"/>
    <w:uiPriority w:val="99"/>
    <w:rsid w:val="006B212D"/>
  </w:style>
  <w:style w:type="paragraph" w:customStyle="1" w:styleId="Note">
    <w:name w:val="Note"/>
    <w:basedOn w:val="Normal"/>
    <w:next w:val="Normal"/>
    <w:rsid w:val="006B212D"/>
    <w:pPr>
      <w:spacing w:before="120" w:after="120" w:line="360" w:lineRule="auto"/>
      <w:ind w:left="850" w:hanging="283"/>
      <w:jc w:val="both"/>
    </w:pPr>
    <w:rPr>
      <w:rFonts w:ascii="Courier New" w:hAnsi="Courier New"/>
      <w:smallCaps/>
      <w:sz w:val="24"/>
      <w:szCs w:val="20"/>
      <w:lang w:val="en-GB" w:eastAsia="en-US"/>
    </w:rPr>
  </w:style>
  <w:style w:type="paragraph" w:customStyle="1" w:styleId="Heading1withoutnumbering">
    <w:name w:val="Heading 1 without numbering"/>
    <w:basedOn w:val="Heading1"/>
    <w:next w:val="Normal"/>
    <w:rsid w:val="006B212D"/>
    <w:pPr>
      <w:pageBreakBefore/>
      <w:numPr>
        <w:numId w:val="0"/>
      </w:numPr>
      <w:tabs>
        <w:tab w:val="clear" w:pos="840"/>
      </w:tabs>
      <w:spacing w:before="360"/>
      <w:jc w:val="both"/>
      <w:outlineLvl w:val="9"/>
    </w:pPr>
    <w:rPr>
      <w:rFonts w:ascii="Times New Roman Bold" w:hAnsi="Times New Roman Bold" w:cs="Times New Roman"/>
      <w:bCs w:val="0"/>
      <w:caps/>
      <w:kern w:val="0"/>
      <w:szCs w:val="20"/>
      <w:lang w:val="en-AU" w:eastAsia="en-US"/>
    </w:rPr>
  </w:style>
  <w:style w:type="paragraph" w:customStyle="1" w:styleId="FigureCaption">
    <w:name w:val="Figure Caption"/>
    <w:basedOn w:val="Normal"/>
    <w:rsid w:val="006B212D"/>
    <w:pPr>
      <w:spacing w:after="60" w:line="360" w:lineRule="auto"/>
      <w:jc w:val="both"/>
    </w:pPr>
    <w:rPr>
      <w:rFonts w:ascii="Times New Roman" w:hAnsi="Times New Roman"/>
      <w:sz w:val="20"/>
      <w:szCs w:val="20"/>
      <w:lang w:val="en-AU" w:eastAsia="en-US"/>
    </w:rPr>
  </w:style>
  <w:style w:type="paragraph" w:customStyle="1" w:styleId="Heading1Appendix">
    <w:name w:val="Heading 1 Appendix"/>
    <w:basedOn w:val="Heading1"/>
    <w:next w:val="Normal"/>
    <w:rsid w:val="006B212D"/>
    <w:pPr>
      <w:pageBreakBefore/>
      <w:tabs>
        <w:tab w:val="clear" w:pos="840"/>
      </w:tabs>
      <w:spacing w:before="360" w:after="120"/>
      <w:ind w:left="283" w:hanging="283"/>
      <w:jc w:val="both"/>
      <w:outlineLvl w:val="9"/>
    </w:pPr>
    <w:rPr>
      <w:rFonts w:ascii="Times New Roman Bold" w:hAnsi="Times New Roman Bold" w:cs="Times New Roman"/>
      <w:bCs w:val="0"/>
      <w:caps/>
      <w:kern w:val="0"/>
      <w:szCs w:val="20"/>
      <w:lang w:val="en-AU" w:eastAsia="en-US"/>
    </w:rPr>
  </w:style>
  <w:style w:type="paragraph" w:customStyle="1" w:styleId="Figure">
    <w:name w:val="Figure"/>
    <w:basedOn w:val="Normal"/>
    <w:next w:val="FigureCaption"/>
    <w:rsid w:val="006B212D"/>
    <w:pPr>
      <w:keepNext/>
      <w:spacing w:before="240" w:after="60" w:line="360" w:lineRule="auto"/>
      <w:jc w:val="center"/>
    </w:pPr>
    <w:rPr>
      <w:rFonts w:ascii="Times New Roman" w:hAnsi="Times New Roman"/>
      <w:sz w:val="24"/>
      <w:szCs w:val="20"/>
      <w:lang w:val="en-AU" w:eastAsia="en-US"/>
    </w:rPr>
  </w:style>
  <w:style w:type="paragraph" w:customStyle="1" w:styleId="Heading2Appendix">
    <w:name w:val="Heading 2 Appendix"/>
    <w:basedOn w:val="Heading2"/>
    <w:next w:val="Normal"/>
    <w:rsid w:val="006B212D"/>
    <w:pPr>
      <w:keepLines/>
      <w:tabs>
        <w:tab w:val="num" w:pos="792"/>
      </w:tabs>
      <w:outlineLvl w:val="9"/>
    </w:pPr>
    <w:rPr>
      <w:rFonts w:ascii="Times New Roman Bold" w:hAnsi="Times New Roman Bold" w:cs="Times New Roman"/>
      <w:bCs w:val="0"/>
      <w:iCs w:val="0"/>
      <w:smallCaps/>
      <w:sz w:val="24"/>
      <w:szCs w:val="20"/>
      <w:lang w:val="en-US" w:eastAsia="en-US"/>
    </w:rPr>
  </w:style>
  <w:style w:type="paragraph" w:styleId="CommentText">
    <w:name w:val="annotation text"/>
    <w:basedOn w:val="Normal"/>
    <w:link w:val="CommentTextChar"/>
    <w:rsid w:val="006B212D"/>
    <w:pPr>
      <w:spacing w:after="120" w:line="360" w:lineRule="auto"/>
      <w:jc w:val="both"/>
    </w:pPr>
    <w:rPr>
      <w:rFonts w:ascii="Times New Roman" w:hAnsi="Times New Roman"/>
      <w:sz w:val="20"/>
      <w:szCs w:val="20"/>
      <w:lang w:val="en-AU" w:eastAsia="en-US"/>
    </w:rPr>
  </w:style>
  <w:style w:type="character" w:customStyle="1" w:styleId="CommentTextChar">
    <w:name w:val="Comment Text Char"/>
    <w:basedOn w:val="DefaultParagraphFont"/>
    <w:link w:val="CommentText"/>
    <w:rsid w:val="006B212D"/>
    <w:rPr>
      <w:lang w:val="en-AU" w:eastAsia="en-US"/>
    </w:rPr>
  </w:style>
  <w:style w:type="character" w:styleId="CommentReference">
    <w:name w:val="annotation reference"/>
    <w:basedOn w:val="DefaultParagraphFont"/>
    <w:uiPriority w:val="99"/>
    <w:rsid w:val="006B212D"/>
    <w:rPr>
      <w:sz w:val="16"/>
    </w:rPr>
  </w:style>
  <w:style w:type="paragraph" w:styleId="ListParagraph">
    <w:name w:val="List Paragraph"/>
    <w:basedOn w:val="Normal"/>
    <w:uiPriority w:val="34"/>
    <w:qFormat/>
    <w:rsid w:val="006B212D"/>
    <w:pPr>
      <w:keepNext/>
      <w:spacing w:after="240"/>
      <w:ind w:left="720"/>
      <w:contextualSpacing/>
      <w:jc w:val="both"/>
    </w:pPr>
    <w:rPr>
      <w:rFonts w:ascii="Times New Roman" w:hAnsi="Times New Roman"/>
      <w:sz w:val="24"/>
      <w:szCs w:val="20"/>
      <w:lang w:val="en-GB" w:eastAsia="en-US"/>
    </w:rPr>
  </w:style>
  <w:style w:type="paragraph" w:customStyle="1" w:styleId="Equation">
    <w:name w:val="Equation"/>
    <w:basedOn w:val="Normal"/>
    <w:qFormat/>
    <w:rsid w:val="009376F5"/>
    <w:pPr>
      <w:spacing w:before="120"/>
    </w:pPr>
    <w:rPr>
      <w:rFonts w:ascii="Times New Roman" w:hAnsi="Times New Roman"/>
      <w:i/>
      <w:color w:val="2E454D" w:themeColor="background1" w:themeShade="40"/>
    </w:rPr>
  </w:style>
  <w:style w:type="paragraph" w:styleId="Revision">
    <w:name w:val="Revision"/>
    <w:hidden/>
    <w:uiPriority w:val="99"/>
    <w:semiHidden/>
    <w:rsid w:val="000E5B63"/>
    <w:rPr>
      <w:rFonts w:ascii="Arial" w:hAnsi="Arial"/>
      <w:sz w:val="22"/>
      <w:szCs w:val="22"/>
      <w:lang w:eastAsia="en-GB"/>
    </w:rPr>
  </w:style>
  <w:style w:type="character" w:customStyle="1" w:styleId="Heading3Char">
    <w:name w:val="Heading 3 Char"/>
    <w:basedOn w:val="DefaultParagraphFont"/>
    <w:link w:val="Heading3"/>
    <w:rsid w:val="00C46AB9"/>
    <w:rPr>
      <w:rFonts w:ascii="Arial" w:hAnsi="Arial" w:cs="Arial"/>
      <w:b/>
      <w:bCs/>
      <w:i/>
      <w:sz w:val="22"/>
      <w:szCs w:val="22"/>
      <w:lang w:val="en-AU" w:eastAsia="en-GB"/>
    </w:rPr>
  </w:style>
  <w:style w:type="paragraph" w:styleId="CommentSubject">
    <w:name w:val="annotation subject"/>
    <w:basedOn w:val="CommentText"/>
    <w:next w:val="CommentText"/>
    <w:link w:val="CommentSubjectChar"/>
    <w:uiPriority w:val="99"/>
    <w:rsid w:val="00621EEA"/>
    <w:pPr>
      <w:spacing w:after="0" w:line="240" w:lineRule="auto"/>
      <w:jc w:val="left"/>
    </w:pPr>
    <w:rPr>
      <w:rFonts w:ascii="Arial" w:hAnsi="Arial"/>
      <w:b/>
      <w:bCs/>
      <w:lang w:val="en-NZ" w:eastAsia="en-GB"/>
    </w:rPr>
  </w:style>
  <w:style w:type="character" w:customStyle="1" w:styleId="CommentSubjectChar">
    <w:name w:val="Comment Subject Char"/>
    <w:basedOn w:val="CommentTextChar"/>
    <w:link w:val="CommentSubject"/>
    <w:uiPriority w:val="99"/>
    <w:rsid w:val="00555E70"/>
    <w:rPr>
      <w:rFonts w:ascii="Arial" w:hAnsi="Arial"/>
      <w:b/>
      <w:bCs/>
      <w:lang w:val="en-AU" w:eastAsia="en-GB"/>
    </w:rPr>
  </w:style>
  <w:style w:type="paragraph" w:customStyle="1" w:styleId="noindent">
    <w:name w:val="#) no indent"/>
    <w:basedOn w:val="ListParagraph"/>
    <w:uiPriority w:val="99"/>
    <w:rsid w:val="00EA2566"/>
    <w:pPr>
      <w:keepNext w:val="0"/>
      <w:numPr>
        <w:numId w:val="22"/>
      </w:numPr>
      <w:autoSpaceDE w:val="0"/>
      <w:autoSpaceDN w:val="0"/>
      <w:adjustRightInd w:val="0"/>
      <w:spacing w:before="120" w:after="120"/>
      <w:jc w:val="left"/>
    </w:pPr>
    <w:rPr>
      <w:rFonts w:eastAsiaTheme="minorHAnsi"/>
      <w:szCs w:val="18"/>
      <w:u w:val="single"/>
      <w:lang w:val="en-NZ"/>
    </w:rPr>
  </w:style>
  <w:style w:type="character" w:styleId="UnresolvedMention">
    <w:name w:val="Unresolved Mention"/>
    <w:basedOn w:val="DefaultParagraphFont"/>
    <w:uiPriority w:val="99"/>
    <w:semiHidden/>
    <w:unhideWhenUsed/>
    <w:rsid w:val="00EF7267"/>
    <w:rPr>
      <w:color w:val="808080"/>
      <w:shd w:val="clear" w:color="auto" w:fill="E6E6E6"/>
    </w:rPr>
  </w:style>
  <w:style w:type="paragraph" w:customStyle="1" w:styleId="Appendix">
    <w:name w:val="Appendix"/>
    <w:basedOn w:val="Index4"/>
    <w:link w:val="AppendixChar"/>
    <w:rsid w:val="00C85B6F"/>
    <w:pPr>
      <w:numPr>
        <w:numId w:val="23"/>
      </w:numPr>
      <w:spacing w:before="120" w:after="120"/>
    </w:pPr>
    <w:rPr>
      <w:rFonts w:ascii="Times New Roman" w:eastAsiaTheme="minorHAnsi" w:hAnsi="Times New Roman"/>
      <w:kern w:val="32"/>
      <w:sz w:val="24"/>
      <w:szCs w:val="24"/>
      <w:lang w:eastAsia="en-US"/>
    </w:rPr>
  </w:style>
  <w:style w:type="character" w:customStyle="1" w:styleId="AppendixChar">
    <w:name w:val="Appendix Char"/>
    <w:basedOn w:val="DefaultParagraphFont"/>
    <w:link w:val="Appendix"/>
    <w:rsid w:val="00C85B6F"/>
    <w:rPr>
      <w:rFonts w:eastAsiaTheme="minorHAnsi"/>
      <w:kern w:val="32"/>
      <w:sz w:val="24"/>
      <w:szCs w:val="24"/>
      <w:lang w:eastAsia="en-US"/>
    </w:rPr>
  </w:style>
  <w:style w:type="paragraph" w:styleId="Index4">
    <w:name w:val="index 4"/>
    <w:basedOn w:val="Normal"/>
    <w:next w:val="Normal"/>
    <w:autoRedefine/>
    <w:semiHidden/>
    <w:unhideWhenUsed/>
    <w:rsid w:val="00C85B6F"/>
    <w:pPr>
      <w:ind w:left="880" w:hanging="220"/>
    </w:pPr>
  </w:style>
  <w:style w:type="paragraph" w:customStyle="1" w:styleId="EqnNum">
    <w:name w:val="EqnNum"/>
    <w:basedOn w:val="BodyText"/>
    <w:link w:val="EqnNumChar"/>
    <w:qFormat/>
    <w:rsid w:val="00714039"/>
    <w:pPr>
      <w:tabs>
        <w:tab w:val="num" w:pos="1701"/>
      </w:tabs>
      <w:ind w:left="709" w:hanging="709"/>
    </w:pPr>
    <w:rPr>
      <w:rFonts w:ascii="Cambria Math" w:hAnsi="Cambria Math"/>
      <w:i/>
    </w:rPr>
  </w:style>
  <w:style w:type="character" w:customStyle="1" w:styleId="EqnNumChar">
    <w:name w:val="EqnNum Char"/>
    <w:basedOn w:val="BodyTextChar"/>
    <w:link w:val="EqnNum"/>
    <w:rsid w:val="00714039"/>
    <w:rPr>
      <w:rFonts w:ascii="Cambria Math" w:hAnsi="Cambria Math"/>
      <w:i/>
      <w:sz w:val="22"/>
      <w:lang w:val="en-NZ" w:eastAsia="en-NZ" w:bidi="ar-SA"/>
    </w:rPr>
  </w:style>
  <w:style w:type="paragraph" w:customStyle="1" w:styleId="EqnUnder">
    <w:name w:val="EqnUnder"/>
    <w:basedOn w:val="BodyText"/>
    <w:link w:val="EqnUnderChar"/>
    <w:qFormat/>
    <w:rsid w:val="00714039"/>
    <w:pPr>
      <w:spacing w:before="60" w:after="60"/>
      <w:ind w:left="0"/>
      <w:jc w:val="center"/>
    </w:pPr>
    <w:rPr>
      <w:rFonts w:ascii="Cambria Math" w:hAnsi="Cambria Math" w:cs="Arial"/>
      <w:i/>
      <w:lang w:val="en-AU" w:eastAsia="en-GB"/>
    </w:rPr>
  </w:style>
  <w:style w:type="character" w:customStyle="1" w:styleId="EqnUnderChar">
    <w:name w:val="EqnUnder Char"/>
    <w:basedOn w:val="BodyTextChar"/>
    <w:link w:val="EqnUnder"/>
    <w:rsid w:val="00714039"/>
    <w:rPr>
      <w:rFonts w:ascii="Cambria Math" w:hAnsi="Cambria Math" w:cs="Arial"/>
      <w:i/>
      <w:sz w:val="22"/>
      <w:lang w:val="en-AU" w:eastAsia="en-GB" w:bidi="ar-SA"/>
    </w:rPr>
  </w:style>
  <w:style w:type="paragraph" w:customStyle="1" w:styleId="eqn-bullet">
    <w:name w:val="eqn-bullet"/>
    <w:basedOn w:val="BodyTextIndent3"/>
    <w:link w:val="eqn-bulletChar"/>
    <w:uiPriority w:val="8"/>
    <w:qFormat/>
    <w:rsid w:val="00A67D78"/>
    <w:pPr>
      <w:numPr>
        <w:numId w:val="25"/>
      </w:numPr>
    </w:pPr>
    <w:rPr>
      <w:rFonts w:ascii="Cambria Math" w:hAnsi="Cambria Math"/>
      <w:i/>
    </w:rPr>
  </w:style>
  <w:style w:type="character" w:customStyle="1" w:styleId="BodyTextIndent3Char">
    <w:name w:val="Body Text Indent 3 Char"/>
    <w:basedOn w:val="DefaultParagraphFont"/>
    <w:link w:val="BodyTextIndent3"/>
    <w:rsid w:val="00A67D78"/>
    <w:rPr>
      <w:rFonts w:ascii="Arial" w:hAnsi="Arial"/>
      <w:sz w:val="16"/>
      <w:szCs w:val="16"/>
      <w:lang w:eastAsia="en-GB"/>
    </w:rPr>
  </w:style>
  <w:style w:type="character" w:customStyle="1" w:styleId="eqn-bulletChar">
    <w:name w:val="eqn-bullet Char"/>
    <w:basedOn w:val="BodyTextIndent3Char"/>
    <w:link w:val="eqn-bullet"/>
    <w:uiPriority w:val="8"/>
    <w:rsid w:val="00555E70"/>
    <w:rPr>
      <w:rFonts w:ascii="Cambria Math" w:hAnsi="Cambria Math"/>
      <w:i/>
      <w:sz w:val="16"/>
      <w:szCs w:val="16"/>
      <w:lang w:eastAsia="en-GB"/>
    </w:rPr>
  </w:style>
  <w:style w:type="paragraph" w:customStyle="1" w:styleId="TableTimes">
    <w:name w:val="TableTimes"/>
    <w:link w:val="TableTimesChar"/>
    <w:uiPriority w:val="1"/>
    <w:qFormat/>
    <w:rsid w:val="006F35E6"/>
    <w:pPr>
      <w:spacing w:before="60" w:after="60"/>
    </w:pPr>
    <w:rPr>
      <w:sz w:val="22"/>
      <w:szCs w:val="22"/>
      <w:lang w:eastAsia="en-GB" w:bidi="th-TH"/>
    </w:rPr>
  </w:style>
  <w:style w:type="character" w:customStyle="1" w:styleId="TableTimesChar">
    <w:name w:val="TableTimes Char"/>
    <w:basedOn w:val="DefaultParagraphFont"/>
    <w:link w:val="TableTimes"/>
    <w:uiPriority w:val="1"/>
    <w:rsid w:val="006F35E6"/>
    <w:rPr>
      <w:sz w:val="22"/>
      <w:szCs w:val="22"/>
      <w:lang w:eastAsia="en-GB" w:bidi="th-TH"/>
    </w:rPr>
  </w:style>
  <w:style w:type="paragraph" w:customStyle="1" w:styleId="eqn-inline">
    <w:name w:val="eqn-inline"/>
    <w:basedOn w:val="BodyText"/>
    <w:link w:val="eqn-inlineChar"/>
    <w:rsid w:val="00F914F0"/>
    <w:pPr>
      <w:ind w:left="0"/>
    </w:pPr>
    <w:rPr>
      <w:rFonts w:ascii="Times New Roman" w:hAnsi="Times New Roman"/>
      <w:i/>
      <w:iCs/>
      <w:color w:val="2E454D" w:themeColor="background1" w:themeShade="40"/>
    </w:rPr>
  </w:style>
  <w:style w:type="character" w:customStyle="1" w:styleId="eqn-inlineChar">
    <w:name w:val="eqn-inline Char"/>
    <w:basedOn w:val="BodyTextChar"/>
    <w:link w:val="eqn-inline"/>
    <w:rsid w:val="00F914F0"/>
    <w:rPr>
      <w:rFonts w:ascii="Arial" w:hAnsi="Arial"/>
      <w:i/>
      <w:iCs/>
      <w:color w:val="2E454D" w:themeColor="background1" w:themeShade="40"/>
      <w:sz w:val="22"/>
      <w:lang w:val="en-NZ" w:eastAsia="en-NZ" w:bidi="ar-SA"/>
    </w:rPr>
  </w:style>
  <w:style w:type="character" w:customStyle="1" w:styleId="Heading5Char">
    <w:name w:val="Heading 5 Char"/>
    <w:basedOn w:val="DefaultParagraphFont"/>
    <w:link w:val="Heading5"/>
    <w:rsid w:val="00BB2BC6"/>
    <w:rPr>
      <w:rFonts w:asciiTheme="minorHAnsi" w:hAnsiTheme="minorHAnsi" w:cstheme="minorHAnsi"/>
      <w:iCs/>
      <w:sz w:val="22"/>
      <w:szCs w:val="22"/>
      <w:lang w:val="en-AU"/>
    </w:rPr>
  </w:style>
  <w:style w:type="character" w:customStyle="1" w:styleId="hljs-string">
    <w:name w:val="hljs-string"/>
    <w:basedOn w:val="DefaultParagraphFont"/>
    <w:rsid w:val="00DB55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75262">
      <w:bodyDiv w:val="1"/>
      <w:marLeft w:val="0"/>
      <w:marRight w:val="0"/>
      <w:marTop w:val="0"/>
      <w:marBottom w:val="0"/>
      <w:divBdr>
        <w:top w:val="none" w:sz="0" w:space="0" w:color="auto"/>
        <w:left w:val="none" w:sz="0" w:space="0" w:color="auto"/>
        <w:bottom w:val="none" w:sz="0" w:space="0" w:color="auto"/>
        <w:right w:val="none" w:sz="0" w:space="0" w:color="auto"/>
      </w:divBdr>
      <w:divsChild>
        <w:div w:id="1744137947">
          <w:marLeft w:val="0"/>
          <w:marRight w:val="0"/>
          <w:marTop w:val="0"/>
          <w:marBottom w:val="0"/>
          <w:divBdr>
            <w:top w:val="none" w:sz="0" w:space="0" w:color="auto"/>
            <w:left w:val="none" w:sz="0" w:space="0" w:color="auto"/>
            <w:bottom w:val="none" w:sz="0" w:space="0" w:color="auto"/>
            <w:right w:val="none" w:sz="0" w:space="0" w:color="auto"/>
          </w:divBdr>
        </w:div>
      </w:divsChild>
    </w:div>
    <w:div w:id="31200019">
      <w:bodyDiv w:val="1"/>
      <w:marLeft w:val="0"/>
      <w:marRight w:val="0"/>
      <w:marTop w:val="0"/>
      <w:marBottom w:val="0"/>
      <w:divBdr>
        <w:top w:val="none" w:sz="0" w:space="0" w:color="auto"/>
        <w:left w:val="none" w:sz="0" w:space="0" w:color="auto"/>
        <w:bottom w:val="none" w:sz="0" w:space="0" w:color="auto"/>
        <w:right w:val="none" w:sz="0" w:space="0" w:color="auto"/>
      </w:divBdr>
      <w:divsChild>
        <w:div w:id="885918801">
          <w:marLeft w:val="0"/>
          <w:marRight w:val="0"/>
          <w:marTop w:val="0"/>
          <w:marBottom w:val="0"/>
          <w:divBdr>
            <w:top w:val="none" w:sz="0" w:space="0" w:color="auto"/>
            <w:left w:val="none" w:sz="0" w:space="0" w:color="auto"/>
            <w:bottom w:val="none" w:sz="0" w:space="0" w:color="auto"/>
            <w:right w:val="none" w:sz="0" w:space="0" w:color="auto"/>
          </w:divBdr>
        </w:div>
        <w:div w:id="1459376020">
          <w:marLeft w:val="0"/>
          <w:marRight w:val="0"/>
          <w:marTop w:val="0"/>
          <w:marBottom w:val="0"/>
          <w:divBdr>
            <w:top w:val="none" w:sz="0" w:space="0" w:color="auto"/>
            <w:left w:val="none" w:sz="0" w:space="0" w:color="auto"/>
            <w:bottom w:val="none" w:sz="0" w:space="0" w:color="auto"/>
            <w:right w:val="none" w:sz="0" w:space="0" w:color="auto"/>
          </w:divBdr>
        </w:div>
        <w:div w:id="2022121422">
          <w:marLeft w:val="0"/>
          <w:marRight w:val="0"/>
          <w:marTop w:val="0"/>
          <w:marBottom w:val="0"/>
          <w:divBdr>
            <w:top w:val="none" w:sz="0" w:space="0" w:color="auto"/>
            <w:left w:val="none" w:sz="0" w:space="0" w:color="auto"/>
            <w:bottom w:val="none" w:sz="0" w:space="0" w:color="auto"/>
            <w:right w:val="none" w:sz="0" w:space="0" w:color="auto"/>
          </w:divBdr>
        </w:div>
      </w:divsChild>
    </w:div>
    <w:div w:id="32969808">
      <w:bodyDiv w:val="1"/>
      <w:marLeft w:val="0"/>
      <w:marRight w:val="0"/>
      <w:marTop w:val="0"/>
      <w:marBottom w:val="0"/>
      <w:divBdr>
        <w:top w:val="none" w:sz="0" w:space="0" w:color="auto"/>
        <w:left w:val="none" w:sz="0" w:space="0" w:color="auto"/>
        <w:bottom w:val="none" w:sz="0" w:space="0" w:color="auto"/>
        <w:right w:val="none" w:sz="0" w:space="0" w:color="auto"/>
      </w:divBdr>
      <w:divsChild>
        <w:div w:id="1844473170">
          <w:marLeft w:val="0"/>
          <w:marRight w:val="0"/>
          <w:marTop w:val="0"/>
          <w:marBottom w:val="0"/>
          <w:divBdr>
            <w:top w:val="none" w:sz="0" w:space="0" w:color="auto"/>
            <w:left w:val="none" w:sz="0" w:space="0" w:color="auto"/>
            <w:bottom w:val="none" w:sz="0" w:space="0" w:color="auto"/>
            <w:right w:val="none" w:sz="0" w:space="0" w:color="auto"/>
          </w:divBdr>
        </w:div>
      </w:divsChild>
    </w:div>
    <w:div w:id="140271433">
      <w:bodyDiv w:val="1"/>
      <w:marLeft w:val="0"/>
      <w:marRight w:val="0"/>
      <w:marTop w:val="0"/>
      <w:marBottom w:val="0"/>
      <w:divBdr>
        <w:top w:val="none" w:sz="0" w:space="0" w:color="auto"/>
        <w:left w:val="none" w:sz="0" w:space="0" w:color="auto"/>
        <w:bottom w:val="none" w:sz="0" w:space="0" w:color="auto"/>
        <w:right w:val="none" w:sz="0" w:space="0" w:color="auto"/>
      </w:divBdr>
    </w:div>
    <w:div w:id="272249905">
      <w:bodyDiv w:val="1"/>
      <w:marLeft w:val="0"/>
      <w:marRight w:val="0"/>
      <w:marTop w:val="0"/>
      <w:marBottom w:val="0"/>
      <w:divBdr>
        <w:top w:val="none" w:sz="0" w:space="0" w:color="auto"/>
        <w:left w:val="none" w:sz="0" w:space="0" w:color="auto"/>
        <w:bottom w:val="none" w:sz="0" w:space="0" w:color="auto"/>
        <w:right w:val="none" w:sz="0" w:space="0" w:color="auto"/>
      </w:divBdr>
    </w:div>
    <w:div w:id="587349022">
      <w:bodyDiv w:val="1"/>
      <w:marLeft w:val="0"/>
      <w:marRight w:val="0"/>
      <w:marTop w:val="0"/>
      <w:marBottom w:val="0"/>
      <w:divBdr>
        <w:top w:val="none" w:sz="0" w:space="0" w:color="auto"/>
        <w:left w:val="none" w:sz="0" w:space="0" w:color="auto"/>
        <w:bottom w:val="none" w:sz="0" w:space="0" w:color="auto"/>
        <w:right w:val="none" w:sz="0" w:space="0" w:color="auto"/>
      </w:divBdr>
      <w:divsChild>
        <w:div w:id="1398823192">
          <w:marLeft w:val="0"/>
          <w:marRight w:val="0"/>
          <w:marTop w:val="0"/>
          <w:marBottom w:val="0"/>
          <w:divBdr>
            <w:top w:val="none" w:sz="0" w:space="0" w:color="auto"/>
            <w:left w:val="none" w:sz="0" w:space="0" w:color="auto"/>
            <w:bottom w:val="none" w:sz="0" w:space="0" w:color="auto"/>
            <w:right w:val="none" w:sz="0" w:space="0" w:color="auto"/>
          </w:divBdr>
        </w:div>
      </w:divsChild>
    </w:div>
    <w:div w:id="909193286">
      <w:bodyDiv w:val="1"/>
      <w:marLeft w:val="0"/>
      <w:marRight w:val="0"/>
      <w:marTop w:val="0"/>
      <w:marBottom w:val="0"/>
      <w:divBdr>
        <w:top w:val="none" w:sz="0" w:space="0" w:color="auto"/>
        <w:left w:val="none" w:sz="0" w:space="0" w:color="auto"/>
        <w:bottom w:val="none" w:sz="0" w:space="0" w:color="auto"/>
        <w:right w:val="none" w:sz="0" w:space="0" w:color="auto"/>
      </w:divBdr>
    </w:div>
    <w:div w:id="941449092">
      <w:bodyDiv w:val="1"/>
      <w:marLeft w:val="0"/>
      <w:marRight w:val="0"/>
      <w:marTop w:val="0"/>
      <w:marBottom w:val="0"/>
      <w:divBdr>
        <w:top w:val="none" w:sz="0" w:space="0" w:color="auto"/>
        <w:left w:val="none" w:sz="0" w:space="0" w:color="auto"/>
        <w:bottom w:val="none" w:sz="0" w:space="0" w:color="auto"/>
        <w:right w:val="none" w:sz="0" w:space="0" w:color="auto"/>
      </w:divBdr>
    </w:div>
    <w:div w:id="974914238">
      <w:bodyDiv w:val="1"/>
      <w:marLeft w:val="0"/>
      <w:marRight w:val="0"/>
      <w:marTop w:val="0"/>
      <w:marBottom w:val="0"/>
      <w:divBdr>
        <w:top w:val="none" w:sz="0" w:space="0" w:color="auto"/>
        <w:left w:val="none" w:sz="0" w:space="0" w:color="auto"/>
        <w:bottom w:val="none" w:sz="0" w:space="0" w:color="auto"/>
        <w:right w:val="none" w:sz="0" w:space="0" w:color="auto"/>
      </w:divBdr>
    </w:div>
    <w:div w:id="997851997">
      <w:bodyDiv w:val="1"/>
      <w:marLeft w:val="0"/>
      <w:marRight w:val="0"/>
      <w:marTop w:val="0"/>
      <w:marBottom w:val="0"/>
      <w:divBdr>
        <w:top w:val="none" w:sz="0" w:space="0" w:color="auto"/>
        <w:left w:val="none" w:sz="0" w:space="0" w:color="auto"/>
        <w:bottom w:val="none" w:sz="0" w:space="0" w:color="auto"/>
        <w:right w:val="none" w:sz="0" w:space="0" w:color="auto"/>
      </w:divBdr>
      <w:divsChild>
        <w:div w:id="847716262">
          <w:marLeft w:val="0"/>
          <w:marRight w:val="0"/>
          <w:marTop w:val="0"/>
          <w:marBottom w:val="0"/>
          <w:divBdr>
            <w:top w:val="none" w:sz="0" w:space="0" w:color="auto"/>
            <w:left w:val="none" w:sz="0" w:space="0" w:color="auto"/>
            <w:bottom w:val="none" w:sz="0" w:space="0" w:color="auto"/>
            <w:right w:val="none" w:sz="0" w:space="0" w:color="auto"/>
          </w:divBdr>
        </w:div>
      </w:divsChild>
    </w:div>
    <w:div w:id="1113790873">
      <w:bodyDiv w:val="1"/>
      <w:marLeft w:val="0"/>
      <w:marRight w:val="0"/>
      <w:marTop w:val="0"/>
      <w:marBottom w:val="0"/>
      <w:divBdr>
        <w:top w:val="none" w:sz="0" w:space="0" w:color="auto"/>
        <w:left w:val="none" w:sz="0" w:space="0" w:color="auto"/>
        <w:bottom w:val="none" w:sz="0" w:space="0" w:color="auto"/>
        <w:right w:val="none" w:sz="0" w:space="0" w:color="auto"/>
      </w:divBdr>
    </w:div>
    <w:div w:id="1129906177">
      <w:bodyDiv w:val="1"/>
      <w:marLeft w:val="0"/>
      <w:marRight w:val="0"/>
      <w:marTop w:val="0"/>
      <w:marBottom w:val="0"/>
      <w:divBdr>
        <w:top w:val="none" w:sz="0" w:space="0" w:color="auto"/>
        <w:left w:val="none" w:sz="0" w:space="0" w:color="auto"/>
        <w:bottom w:val="none" w:sz="0" w:space="0" w:color="auto"/>
        <w:right w:val="none" w:sz="0" w:space="0" w:color="auto"/>
      </w:divBdr>
    </w:div>
    <w:div w:id="1217275323">
      <w:bodyDiv w:val="1"/>
      <w:marLeft w:val="0"/>
      <w:marRight w:val="0"/>
      <w:marTop w:val="0"/>
      <w:marBottom w:val="0"/>
      <w:divBdr>
        <w:top w:val="none" w:sz="0" w:space="0" w:color="auto"/>
        <w:left w:val="none" w:sz="0" w:space="0" w:color="auto"/>
        <w:bottom w:val="none" w:sz="0" w:space="0" w:color="auto"/>
        <w:right w:val="none" w:sz="0" w:space="0" w:color="auto"/>
      </w:divBdr>
      <w:divsChild>
        <w:div w:id="791633353">
          <w:marLeft w:val="0"/>
          <w:marRight w:val="0"/>
          <w:marTop w:val="0"/>
          <w:marBottom w:val="0"/>
          <w:divBdr>
            <w:top w:val="none" w:sz="0" w:space="0" w:color="auto"/>
            <w:left w:val="none" w:sz="0" w:space="0" w:color="auto"/>
            <w:bottom w:val="none" w:sz="0" w:space="0" w:color="auto"/>
            <w:right w:val="none" w:sz="0" w:space="0" w:color="auto"/>
          </w:divBdr>
        </w:div>
        <w:div w:id="1709989045">
          <w:marLeft w:val="0"/>
          <w:marRight w:val="0"/>
          <w:marTop w:val="0"/>
          <w:marBottom w:val="0"/>
          <w:divBdr>
            <w:top w:val="none" w:sz="0" w:space="0" w:color="auto"/>
            <w:left w:val="none" w:sz="0" w:space="0" w:color="auto"/>
            <w:bottom w:val="none" w:sz="0" w:space="0" w:color="auto"/>
            <w:right w:val="none" w:sz="0" w:space="0" w:color="auto"/>
          </w:divBdr>
        </w:div>
      </w:divsChild>
    </w:div>
    <w:div w:id="1219248985">
      <w:bodyDiv w:val="1"/>
      <w:marLeft w:val="0"/>
      <w:marRight w:val="0"/>
      <w:marTop w:val="0"/>
      <w:marBottom w:val="0"/>
      <w:divBdr>
        <w:top w:val="none" w:sz="0" w:space="0" w:color="auto"/>
        <w:left w:val="none" w:sz="0" w:space="0" w:color="auto"/>
        <w:bottom w:val="none" w:sz="0" w:space="0" w:color="auto"/>
        <w:right w:val="none" w:sz="0" w:space="0" w:color="auto"/>
      </w:divBdr>
      <w:divsChild>
        <w:div w:id="852033548">
          <w:marLeft w:val="0"/>
          <w:marRight w:val="0"/>
          <w:marTop w:val="0"/>
          <w:marBottom w:val="0"/>
          <w:divBdr>
            <w:top w:val="none" w:sz="0" w:space="0" w:color="auto"/>
            <w:left w:val="none" w:sz="0" w:space="0" w:color="auto"/>
            <w:bottom w:val="none" w:sz="0" w:space="0" w:color="auto"/>
            <w:right w:val="none" w:sz="0" w:space="0" w:color="auto"/>
          </w:divBdr>
        </w:div>
        <w:div w:id="942998076">
          <w:marLeft w:val="0"/>
          <w:marRight w:val="0"/>
          <w:marTop w:val="0"/>
          <w:marBottom w:val="0"/>
          <w:divBdr>
            <w:top w:val="none" w:sz="0" w:space="0" w:color="auto"/>
            <w:left w:val="none" w:sz="0" w:space="0" w:color="auto"/>
            <w:bottom w:val="none" w:sz="0" w:space="0" w:color="auto"/>
            <w:right w:val="none" w:sz="0" w:space="0" w:color="auto"/>
          </w:divBdr>
        </w:div>
      </w:divsChild>
    </w:div>
    <w:div w:id="1597254354">
      <w:bodyDiv w:val="1"/>
      <w:marLeft w:val="0"/>
      <w:marRight w:val="0"/>
      <w:marTop w:val="0"/>
      <w:marBottom w:val="0"/>
      <w:divBdr>
        <w:top w:val="none" w:sz="0" w:space="0" w:color="auto"/>
        <w:left w:val="none" w:sz="0" w:space="0" w:color="auto"/>
        <w:bottom w:val="none" w:sz="0" w:space="0" w:color="auto"/>
        <w:right w:val="none" w:sz="0" w:space="0" w:color="auto"/>
      </w:divBdr>
      <w:divsChild>
        <w:div w:id="112333067">
          <w:marLeft w:val="0"/>
          <w:marRight w:val="0"/>
          <w:marTop w:val="0"/>
          <w:marBottom w:val="0"/>
          <w:divBdr>
            <w:top w:val="none" w:sz="0" w:space="0" w:color="auto"/>
            <w:left w:val="none" w:sz="0" w:space="0" w:color="auto"/>
            <w:bottom w:val="none" w:sz="0" w:space="0" w:color="auto"/>
            <w:right w:val="none" w:sz="0" w:space="0" w:color="auto"/>
          </w:divBdr>
          <w:divsChild>
            <w:div w:id="702947984">
              <w:marLeft w:val="0"/>
              <w:marRight w:val="0"/>
              <w:marTop w:val="0"/>
              <w:marBottom w:val="0"/>
              <w:divBdr>
                <w:top w:val="none" w:sz="0" w:space="0" w:color="auto"/>
                <w:left w:val="none" w:sz="0" w:space="0" w:color="auto"/>
                <w:bottom w:val="none" w:sz="0" w:space="0" w:color="auto"/>
                <w:right w:val="none" w:sz="0" w:space="0" w:color="auto"/>
              </w:divBdr>
              <w:divsChild>
                <w:div w:id="482432204">
                  <w:marLeft w:val="305"/>
                  <w:marRight w:val="366"/>
                  <w:marTop w:val="0"/>
                  <w:marBottom w:val="0"/>
                  <w:divBdr>
                    <w:top w:val="none" w:sz="0" w:space="0" w:color="auto"/>
                    <w:left w:val="none" w:sz="0" w:space="0" w:color="auto"/>
                    <w:bottom w:val="none" w:sz="0" w:space="0" w:color="auto"/>
                    <w:right w:val="none" w:sz="0" w:space="0" w:color="auto"/>
                  </w:divBdr>
                  <w:divsChild>
                    <w:div w:id="376126987">
                      <w:marLeft w:val="0"/>
                      <w:marRight w:val="0"/>
                      <w:marTop w:val="98"/>
                      <w:marBottom w:val="98"/>
                      <w:divBdr>
                        <w:top w:val="none" w:sz="0" w:space="0" w:color="auto"/>
                        <w:left w:val="none" w:sz="0" w:space="0" w:color="auto"/>
                        <w:bottom w:val="none" w:sz="0" w:space="0" w:color="auto"/>
                        <w:right w:val="none" w:sz="0" w:space="0" w:color="auto"/>
                      </w:divBdr>
                    </w:div>
                    <w:div w:id="567349227">
                      <w:marLeft w:val="0"/>
                      <w:marRight w:val="0"/>
                      <w:marTop w:val="98"/>
                      <w:marBottom w:val="98"/>
                      <w:divBdr>
                        <w:top w:val="none" w:sz="0" w:space="0" w:color="auto"/>
                        <w:left w:val="none" w:sz="0" w:space="0" w:color="auto"/>
                        <w:bottom w:val="none" w:sz="0" w:space="0" w:color="auto"/>
                        <w:right w:val="none" w:sz="0" w:space="0" w:color="auto"/>
                      </w:divBdr>
                    </w:div>
                    <w:div w:id="728194122">
                      <w:marLeft w:val="0"/>
                      <w:marRight w:val="0"/>
                      <w:marTop w:val="98"/>
                      <w:marBottom w:val="98"/>
                      <w:divBdr>
                        <w:top w:val="none" w:sz="0" w:space="0" w:color="auto"/>
                        <w:left w:val="none" w:sz="0" w:space="0" w:color="auto"/>
                        <w:bottom w:val="none" w:sz="0" w:space="0" w:color="auto"/>
                        <w:right w:val="none" w:sz="0" w:space="0" w:color="auto"/>
                      </w:divBdr>
                    </w:div>
                    <w:div w:id="933978590">
                      <w:marLeft w:val="0"/>
                      <w:marRight w:val="0"/>
                      <w:marTop w:val="98"/>
                      <w:marBottom w:val="98"/>
                      <w:divBdr>
                        <w:top w:val="none" w:sz="0" w:space="0" w:color="auto"/>
                        <w:left w:val="none" w:sz="0" w:space="0" w:color="auto"/>
                        <w:bottom w:val="none" w:sz="0" w:space="0" w:color="auto"/>
                        <w:right w:val="none" w:sz="0" w:space="0" w:color="auto"/>
                      </w:divBdr>
                    </w:div>
                    <w:div w:id="1046485168">
                      <w:marLeft w:val="0"/>
                      <w:marRight w:val="0"/>
                      <w:marTop w:val="98"/>
                      <w:marBottom w:val="98"/>
                      <w:divBdr>
                        <w:top w:val="none" w:sz="0" w:space="0" w:color="auto"/>
                        <w:left w:val="none" w:sz="0" w:space="0" w:color="auto"/>
                        <w:bottom w:val="none" w:sz="0" w:space="0" w:color="auto"/>
                        <w:right w:val="none" w:sz="0" w:space="0" w:color="auto"/>
                      </w:divBdr>
                    </w:div>
                    <w:div w:id="1450927019">
                      <w:marLeft w:val="0"/>
                      <w:marRight w:val="0"/>
                      <w:marTop w:val="98"/>
                      <w:marBottom w:val="98"/>
                      <w:divBdr>
                        <w:top w:val="none" w:sz="0" w:space="0" w:color="auto"/>
                        <w:left w:val="none" w:sz="0" w:space="0" w:color="auto"/>
                        <w:bottom w:val="none" w:sz="0" w:space="0" w:color="auto"/>
                        <w:right w:val="none" w:sz="0" w:space="0" w:color="auto"/>
                      </w:divBdr>
                    </w:div>
                    <w:div w:id="1797290481">
                      <w:marLeft w:val="0"/>
                      <w:marRight w:val="0"/>
                      <w:marTop w:val="98"/>
                      <w:marBottom w:val="98"/>
                      <w:divBdr>
                        <w:top w:val="none" w:sz="0" w:space="0" w:color="auto"/>
                        <w:left w:val="none" w:sz="0" w:space="0" w:color="auto"/>
                        <w:bottom w:val="none" w:sz="0" w:space="0" w:color="auto"/>
                        <w:right w:val="none" w:sz="0" w:space="0" w:color="auto"/>
                      </w:divBdr>
                    </w:div>
                  </w:divsChild>
                </w:div>
              </w:divsChild>
            </w:div>
          </w:divsChild>
        </w:div>
      </w:divsChild>
    </w:div>
    <w:div w:id="1650748481">
      <w:bodyDiv w:val="1"/>
      <w:marLeft w:val="0"/>
      <w:marRight w:val="0"/>
      <w:marTop w:val="0"/>
      <w:marBottom w:val="0"/>
      <w:divBdr>
        <w:top w:val="none" w:sz="0" w:space="0" w:color="auto"/>
        <w:left w:val="none" w:sz="0" w:space="0" w:color="auto"/>
        <w:bottom w:val="none" w:sz="0" w:space="0" w:color="auto"/>
        <w:right w:val="none" w:sz="0" w:space="0" w:color="auto"/>
      </w:divBdr>
    </w:div>
    <w:div w:id="1754007924">
      <w:bodyDiv w:val="1"/>
      <w:marLeft w:val="0"/>
      <w:marRight w:val="0"/>
      <w:marTop w:val="0"/>
      <w:marBottom w:val="0"/>
      <w:divBdr>
        <w:top w:val="none" w:sz="0" w:space="0" w:color="auto"/>
        <w:left w:val="none" w:sz="0" w:space="0" w:color="auto"/>
        <w:bottom w:val="none" w:sz="0" w:space="0" w:color="auto"/>
        <w:right w:val="none" w:sz="0" w:space="0" w:color="auto"/>
      </w:divBdr>
    </w:div>
    <w:div w:id="1796291157">
      <w:bodyDiv w:val="1"/>
      <w:marLeft w:val="0"/>
      <w:marRight w:val="0"/>
      <w:marTop w:val="0"/>
      <w:marBottom w:val="0"/>
      <w:divBdr>
        <w:top w:val="none" w:sz="0" w:space="0" w:color="auto"/>
        <w:left w:val="none" w:sz="0" w:space="0" w:color="auto"/>
        <w:bottom w:val="none" w:sz="0" w:space="0" w:color="auto"/>
        <w:right w:val="none" w:sz="0" w:space="0" w:color="auto"/>
      </w:divBdr>
    </w:div>
    <w:div w:id="1814567824">
      <w:bodyDiv w:val="1"/>
      <w:marLeft w:val="0"/>
      <w:marRight w:val="0"/>
      <w:marTop w:val="0"/>
      <w:marBottom w:val="0"/>
      <w:divBdr>
        <w:top w:val="none" w:sz="0" w:space="0" w:color="auto"/>
        <w:left w:val="none" w:sz="0" w:space="0" w:color="auto"/>
        <w:bottom w:val="none" w:sz="0" w:space="0" w:color="auto"/>
        <w:right w:val="none" w:sz="0" w:space="0" w:color="auto"/>
      </w:divBdr>
    </w:div>
    <w:div w:id="1833136209">
      <w:bodyDiv w:val="1"/>
      <w:marLeft w:val="0"/>
      <w:marRight w:val="0"/>
      <w:marTop w:val="0"/>
      <w:marBottom w:val="0"/>
      <w:divBdr>
        <w:top w:val="none" w:sz="0" w:space="0" w:color="auto"/>
        <w:left w:val="none" w:sz="0" w:space="0" w:color="auto"/>
        <w:bottom w:val="none" w:sz="0" w:space="0" w:color="auto"/>
        <w:right w:val="none" w:sz="0" w:space="0" w:color="auto"/>
      </w:divBdr>
      <w:divsChild>
        <w:div w:id="444424365">
          <w:marLeft w:val="0"/>
          <w:marRight w:val="0"/>
          <w:marTop w:val="0"/>
          <w:marBottom w:val="0"/>
          <w:divBdr>
            <w:top w:val="none" w:sz="0" w:space="0" w:color="auto"/>
            <w:left w:val="none" w:sz="0" w:space="0" w:color="auto"/>
            <w:bottom w:val="none" w:sz="0" w:space="0" w:color="auto"/>
            <w:right w:val="none" w:sz="0" w:space="0" w:color="auto"/>
          </w:divBdr>
        </w:div>
      </w:divsChild>
    </w:div>
    <w:div w:id="1881896984">
      <w:bodyDiv w:val="1"/>
      <w:marLeft w:val="0"/>
      <w:marRight w:val="0"/>
      <w:marTop w:val="0"/>
      <w:marBottom w:val="0"/>
      <w:divBdr>
        <w:top w:val="none" w:sz="0" w:space="0" w:color="auto"/>
        <w:left w:val="none" w:sz="0" w:space="0" w:color="auto"/>
        <w:bottom w:val="none" w:sz="0" w:space="0" w:color="auto"/>
        <w:right w:val="none" w:sz="0" w:space="0" w:color="auto"/>
      </w:divBdr>
      <w:divsChild>
        <w:div w:id="1060665519">
          <w:marLeft w:val="0"/>
          <w:marRight w:val="0"/>
          <w:marTop w:val="0"/>
          <w:marBottom w:val="0"/>
          <w:divBdr>
            <w:top w:val="none" w:sz="0" w:space="0" w:color="auto"/>
            <w:left w:val="none" w:sz="0" w:space="0" w:color="auto"/>
            <w:bottom w:val="none" w:sz="0" w:space="0" w:color="auto"/>
            <w:right w:val="none" w:sz="0" w:space="0" w:color="auto"/>
          </w:divBdr>
          <w:divsChild>
            <w:div w:id="325010581">
              <w:marLeft w:val="0"/>
              <w:marRight w:val="0"/>
              <w:marTop w:val="0"/>
              <w:marBottom w:val="0"/>
              <w:divBdr>
                <w:top w:val="none" w:sz="0" w:space="0" w:color="auto"/>
                <w:left w:val="none" w:sz="0" w:space="0" w:color="auto"/>
                <w:bottom w:val="none" w:sz="0" w:space="0" w:color="auto"/>
                <w:right w:val="none" w:sz="0" w:space="0" w:color="auto"/>
              </w:divBdr>
            </w:div>
            <w:div w:id="619184234">
              <w:marLeft w:val="0"/>
              <w:marRight w:val="0"/>
              <w:marTop w:val="0"/>
              <w:marBottom w:val="0"/>
              <w:divBdr>
                <w:top w:val="none" w:sz="0" w:space="0" w:color="auto"/>
                <w:left w:val="none" w:sz="0" w:space="0" w:color="auto"/>
                <w:bottom w:val="none" w:sz="0" w:space="0" w:color="auto"/>
                <w:right w:val="none" w:sz="0" w:space="0" w:color="auto"/>
              </w:divBdr>
            </w:div>
            <w:div w:id="625086808">
              <w:marLeft w:val="0"/>
              <w:marRight w:val="0"/>
              <w:marTop w:val="0"/>
              <w:marBottom w:val="0"/>
              <w:divBdr>
                <w:top w:val="none" w:sz="0" w:space="0" w:color="auto"/>
                <w:left w:val="none" w:sz="0" w:space="0" w:color="auto"/>
                <w:bottom w:val="none" w:sz="0" w:space="0" w:color="auto"/>
                <w:right w:val="none" w:sz="0" w:space="0" w:color="auto"/>
              </w:divBdr>
            </w:div>
            <w:div w:id="916521956">
              <w:marLeft w:val="0"/>
              <w:marRight w:val="0"/>
              <w:marTop w:val="0"/>
              <w:marBottom w:val="0"/>
              <w:divBdr>
                <w:top w:val="none" w:sz="0" w:space="0" w:color="auto"/>
                <w:left w:val="none" w:sz="0" w:space="0" w:color="auto"/>
                <w:bottom w:val="none" w:sz="0" w:space="0" w:color="auto"/>
                <w:right w:val="none" w:sz="0" w:space="0" w:color="auto"/>
              </w:divBdr>
            </w:div>
            <w:div w:id="1702585168">
              <w:marLeft w:val="0"/>
              <w:marRight w:val="0"/>
              <w:marTop w:val="0"/>
              <w:marBottom w:val="0"/>
              <w:divBdr>
                <w:top w:val="none" w:sz="0" w:space="0" w:color="auto"/>
                <w:left w:val="none" w:sz="0" w:space="0" w:color="auto"/>
                <w:bottom w:val="none" w:sz="0" w:space="0" w:color="auto"/>
                <w:right w:val="none" w:sz="0" w:space="0" w:color="auto"/>
              </w:divBdr>
            </w:div>
            <w:div w:id="172648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69424">
      <w:bodyDiv w:val="1"/>
      <w:marLeft w:val="0"/>
      <w:marRight w:val="0"/>
      <w:marTop w:val="0"/>
      <w:marBottom w:val="0"/>
      <w:divBdr>
        <w:top w:val="none" w:sz="0" w:space="0" w:color="auto"/>
        <w:left w:val="none" w:sz="0" w:space="0" w:color="auto"/>
        <w:bottom w:val="none" w:sz="0" w:space="0" w:color="auto"/>
        <w:right w:val="none" w:sz="0" w:space="0" w:color="auto"/>
      </w:divBdr>
    </w:div>
    <w:div w:id="2073847944">
      <w:bodyDiv w:val="1"/>
      <w:marLeft w:val="0"/>
      <w:marRight w:val="0"/>
      <w:marTop w:val="0"/>
      <w:marBottom w:val="0"/>
      <w:divBdr>
        <w:top w:val="none" w:sz="0" w:space="0" w:color="auto"/>
        <w:left w:val="none" w:sz="0" w:space="0" w:color="auto"/>
        <w:bottom w:val="none" w:sz="0" w:space="0" w:color="auto"/>
        <w:right w:val="none" w:sz="0" w:space="0" w:color="auto"/>
      </w:divBdr>
      <w:divsChild>
        <w:div w:id="54593805">
          <w:marLeft w:val="0"/>
          <w:marRight w:val="0"/>
          <w:marTop w:val="0"/>
          <w:marBottom w:val="0"/>
          <w:divBdr>
            <w:top w:val="none" w:sz="0" w:space="0" w:color="auto"/>
            <w:left w:val="none" w:sz="0" w:space="0" w:color="auto"/>
            <w:bottom w:val="none" w:sz="0" w:space="0" w:color="auto"/>
            <w:right w:val="none" w:sz="0" w:space="0" w:color="auto"/>
          </w:divBdr>
        </w:div>
        <w:div w:id="712769566">
          <w:marLeft w:val="0"/>
          <w:marRight w:val="0"/>
          <w:marTop w:val="0"/>
          <w:marBottom w:val="0"/>
          <w:divBdr>
            <w:top w:val="none" w:sz="0" w:space="0" w:color="auto"/>
            <w:left w:val="none" w:sz="0" w:space="0" w:color="auto"/>
            <w:bottom w:val="none" w:sz="0" w:space="0" w:color="auto"/>
            <w:right w:val="none" w:sz="0" w:space="0" w:color="auto"/>
          </w:divBdr>
        </w:div>
        <w:div w:id="908272008">
          <w:marLeft w:val="0"/>
          <w:marRight w:val="0"/>
          <w:marTop w:val="0"/>
          <w:marBottom w:val="0"/>
          <w:divBdr>
            <w:top w:val="none" w:sz="0" w:space="0" w:color="auto"/>
            <w:left w:val="none" w:sz="0" w:space="0" w:color="auto"/>
            <w:bottom w:val="none" w:sz="0" w:space="0" w:color="auto"/>
            <w:right w:val="none" w:sz="0" w:space="0" w:color="auto"/>
          </w:divBdr>
        </w:div>
        <w:div w:id="1438060853">
          <w:marLeft w:val="0"/>
          <w:marRight w:val="0"/>
          <w:marTop w:val="0"/>
          <w:marBottom w:val="0"/>
          <w:divBdr>
            <w:top w:val="none" w:sz="0" w:space="0" w:color="auto"/>
            <w:left w:val="none" w:sz="0" w:space="0" w:color="auto"/>
            <w:bottom w:val="none" w:sz="0" w:space="0" w:color="auto"/>
            <w:right w:val="none" w:sz="0" w:space="0" w:color="auto"/>
          </w:divBdr>
        </w:div>
      </w:divsChild>
    </w:div>
    <w:div w:id="2095741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microsoft.com/office/2011/relationships/people" Target="people.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package" Target="embeddings/Microsoft_Visio_Drawing.vsdx"/><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2.xml"/><Relationship Id="rId10" Type="http://schemas.openxmlformats.org/officeDocument/2006/relationships/settings" Target="setting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43"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2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939CE90D5164FB4A77CA86EC44F05FE"/>
        <w:category>
          <w:name w:val="General"/>
          <w:gallery w:val="placeholder"/>
        </w:category>
        <w:types>
          <w:type w:val="bbPlcHdr"/>
        </w:types>
        <w:behaviors>
          <w:behavior w:val="content"/>
        </w:behaviors>
        <w:guid w:val="{FD632A47-2CE6-4A7F-A510-A6ADC43A4F8B}"/>
      </w:docPartPr>
      <w:docPartBody>
        <w:p w:rsidR="009A5170" w:rsidRDefault="009F0665">
          <w:r w:rsidRPr="003731B2">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ngsana New">
    <w:panose1 w:val="02020603050405020304"/>
    <w:charset w:val="DE"/>
    <w:family w:val="roman"/>
    <w:pitch w:val="variable"/>
    <w:sig w:usb0="81000003" w:usb1="00000000" w:usb2="00000000" w:usb3="00000000" w:csb0="0001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665"/>
    <w:rsid w:val="00062645"/>
    <w:rsid w:val="000A112E"/>
    <w:rsid w:val="000A7687"/>
    <w:rsid w:val="000B4DBB"/>
    <w:rsid w:val="00131C26"/>
    <w:rsid w:val="00174209"/>
    <w:rsid w:val="00187A1C"/>
    <w:rsid w:val="001D0E12"/>
    <w:rsid w:val="001E49DC"/>
    <w:rsid w:val="001F5DF7"/>
    <w:rsid w:val="002D58BB"/>
    <w:rsid w:val="002F3B0A"/>
    <w:rsid w:val="002F5C72"/>
    <w:rsid w:val="0031322D"/>
    <w:rsid w:val="003151C8"/>
    <w:rsid w:val="00332E91"/>
    <w:rsid w:val="00353C08"/>
    <w:rsid w:val="00380317"/>
    <w:rsid w:val="00385313"/>
    <w:rsid w:val="003B584E"/>
    <w:rsid w:val="00404726"/>
    <w:rsid w:val="00424965"/>
    <w:rsid w:val="00427423"/>
    <w:rsid w:val="00430A9B"/>
    <w:rsid w:val="00443739"/>
    <w:rsid w:val="00460E2C"/>
    <w:rsid w:val="004753B8"/>
    <w:rsid w:val="004B21C8"/>
    <w:rsid w:val="004C1F30"/>
    <w:rsid w:val="004D1C19"/>
    <w:rsid w:val="004D7C21"/>
    <w:rsid w:val="00511936"/>
    <w:rsid w:val="00513956"/>
    <w:rsid w:val="005365EB"/>
    <w:rsid w:val="00563557"/>
    <w:rsid w:val="00564182"/>
    <w:rsid w:val="00583DEC"/>
    <w:rsid w:val="00605458"/>
    <w:rsid w:val="00606418"/>
    <w:rsid w:val="006379B7"/>
    <w:rsid w:val="006573EE"/>
    <w:rsid w:val="006A76BB"/>
    <w:rsid w:val="00757949"/>
    <w:rsid w:val="00760C84"/>
    <w:rsid w:val="007821E4"/>
    <w:rsid w:val="007E051C"/>
    <w:rsid w:val="007E5AE3"/>
    <w:rsid w:val="0081737E"/>
    <w:rsid w:val="00865ED9"/>
    <w:rsid w:val="00885700"/>
    <w:rsid w:val="008B48CC"/>
    <w:rsid w:val="008E215A"/>
    <w:rsid w:val="008E2EA2"/>
    <w:rsid w:val="008E5464"/>
    <w:rsid w:val="008F2C21"/>
    <w:rsid w:val="00905DC7"/>
    <w:rsid w:val="00945F36"/>
    <w:rsid w:val="00960094"/>
    <w:rsid w:val="009A5170"/>
    <w:rsid w:val="009F0665"/>
    <w:rsid w:val="00A2240B"/>
    <w:rsid w:val="00A31D00"/>
    <w:rsid w:val="00AB0801"/>
    <w:rsid w:val="00B35F67"/>
    <w:rsid w:val="00B508A1"/>
    <w:rsid w:val="00B5310A"/>
    <w:rsid w:val="00B6267D"/>
    <w:rsid w:val="00B855A9"/>
    <w:rsid w:val="00B92D88"/>
    <w:rsid w:val="00BE1359"/>
    <w:rsid w:val="00BF4AF3"/>
    <w:rsid w:val="00C15BDA"/>
    <w:rsid w:val="00C17619"/>
    <w:rsid w:val="00C6165C"/>
    <w:rsid w:val="00CB2A3E"/>
    <w:rsid w:val="00CC354E"/>
    <w:rsid w:val="00CC7E95"/>
    <w:rsid w:val="00D16489"/>
    <w:rsid w:val="00D2329A"/>
    <w:rsid w:val="00D45A25"/>
    <w:rsid w:val="00D465C7"/>
    <w:rsid w:val="00D54646"/>
    <w:rsid w:val="00D62B81"/>
    <w:rsid w:val="00D84930"/>
    <w:rsid w:val="00D9427B"/>
    <w:rsid w:val="00DB06CE"/>
    <w:rsid w:val="00DB14F0"/>
    <w:rsid w:val="00DB2EED"/>
    <w:rsid w:val="00DD4BE8"/>
    <w:rsid w:val="00DE3A0F"/>
    <w:rsid w:val="00E07A93"/>
    <w:rsid w:val="00E10BF5"/>
    <w:rsid w:val="00E24068"/>
    <w:rsid w:val="00E30C85"/>
    <w:rsid w:val="00E43E41"/>
    <w:rsid w:val="00E53D7D"/>
    <w:rsid w:val="00E719FE"/>
    <w:rsid w:val="00EA2E82"/>
    <w:rsid w:val="00F26141"/>
    <w:rsid w:val="00F60E8D"/>
    <w:rsid w:val="00F75DB0"/>
    <w:rsid w:val="00F965CF"/>
    <w:rsid w:val="00FB3DB8"/>
  </w:rsids>
  <m:mathPr>
    <m:mathFont m:val="Cambria Math"/>
    <m:brkBin m:val="before"/>
    <m:brkBinSub m:val="--"/>
    <m:smallFrac m:val="0"/>
    <m:dispDef/>
    <m:lMargin m:val="0"/>
    <m:rMargin m:val="0"/>
    <m:defJc m:val="centerGroup"/>
    <m:wrapIndent m:val="1440"/>
    <m:intLim m:val="subSup"/>
    <m:naryLim m:val="undOvr"/>
  </m:mathPr>
  <w:themeFontLang w:val="en-NZ"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8"/>
        <w:lang w:val="en-NZ" w:eastAsia="en-NZ"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267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System Operator">
  <a:themeElements>
    <a:clrScheme name="System Operator">
      <a:dk1>
        <a:srgbClr val="5E7683"/>
      </a:dk1>
      <a:lt1>
        <a:srgbClr val="F5F8F9"/>
      </a:lt1>
      <a:dk2>
        <a:srgbClr val="6DCFF6"/>
      </a:dk2>
      <a:lt2>
        <a:srgbClr val="E1F4FD"/>
      </a:lt2>
      <a:accent1>
        <a:srgbClr val="53AFC2"/>
      </a:accent1>
      <a:accent2>
        <a:srgbClr val="E07920"/>
      </a:accent2>
      <a:accent3>
        <a:srgbClr val="7DC242"/>
      </a:accent3>
      <a:accent4>
        <a:srgbClr val="EE325D"/>
      </a:accent4>
      <a:accent5>
        <a:srgbClr val="00AEEF"/>
      </a:accent5>
      <a:accent6>
        <a:srgbClr val="6DCFF6"/>
      </a:accent6>
      <a:hlink>
        <a:srgbClr val="A29A00"/>
      </a:hlink>
      <a:folHlink>
        <a:srgbClr val="217D6E"/>
      </a:folHlink>
    </a:clrScheme>
    <a:fontScheme name="Transpower">
      <a:majorFont>
        <a:latin typeface="Arial"/>
        <a:ea typeface=""/>
        <a:cs typeface=""/>
      </a:majorFont>
      <a:minorFont>
        <a:latin typeface="Arial"/>
        <a:ea typeface=""/>
        <a:cs typeface=""/>
      </a:minorFont>
    </a:fontScheme>
    <a:fmtScheme name="Metro">
      <a:fillStyleLst>
        <a:solidFill>
          <a:schemeClr val="phClr"/>
        </a:solidFill>
        <a:gradFill rotWithShape="1">
          <a:gsLst>
            <a:gs pos="0">
              <a:schemeClr val="phClr">
                <a:tint val="25000"/>
                <a:satMod val="125000"/>
              </a:schemeClr>
            </a:gs>
            <a:gs pos="40000">
              <a:schemeClr val="phClr">
                <a:tint val="55000"/>
                <a:satMod val="130000"/>
              </a:schemeClr>
            </a:gs>
            <a:gs pos="50000">
              <a:schemeClr val="phClr">
                <a:tint val="59000"/>
                <a:satMod val="130000"/>
              </a:schemeClr>
            </a:gs>
            <a:gs pos="65000">
              <a:schemeClr val="phClr">
                <a:tint val="55000"/>
                <a:satMod val="130000"/>
              </a:schemeClr>
            </a:gs>
            <a:gs pos="100000">
              <a:schemeClr val="phClr">
                <a:tint val="20000"/>
                <a:satMod val="125000"/>
              </a:schemeClr>
            </a:gs>
          </a:gsLst>
          <a:lin ang="5400000" scaled="0"/>
        </a:gradFill>
        <a:gradFill rotWithShape="1">
          <a:gsLst>
            <a:gs pos="0">
              <a:schemeClr val="phClr">
                <a:tint val="48000"/>
                <a:satMod val="138000"/>
              </a:schemeClr>
            </a:gs>
            <a:gs pos="25000">
              <a:schemeClr val="phClr">
                <a:tint val="85000"/>
              </a:schemeClr>
            </a:gs>
            <a:gs pos="40000">
              <a:schemeClr val="phClr">
                <a:tint val="92000"/>
              </a:schemeClr>
            </a:gs>
            <a:gs pos="50000">
              <a:schemeClr val="phClr">
                <a:tint val="93000"/>
              </a:schemeClr>
            </a:gs>
            <a:gs pos="60000">
              <a:schemeClr val="phClr">
                <a:tint val="92000"/>
              </a:schemeClr>
            </a:gs>
            <a:gs pos="75000">
              <a:schemeClr val="phClr">
                <a:tint val="83000"/>
                <a:satMod val="108000"/>
              </a:schemeClr>
            </a:gs>
            <a:gs pos="100000">
              <a:schemeClr val="phClr">
                <a:tint val="48000"/>
                <a:satMod val="150000"/>
              </a:schemeClr>
            </a:gs>
          </a:gsLst>
          <a:lin ang="5400000" scaled="0"/>
        </a:gradFill>
      </a:fillStyleLst>
      <a:lnStyleLst>
        <a:ln w="12000" cap="flat" cmpd="sng" algn="ctr">
          <a:solidFill>
            <a:schemeClr val="ph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glow rad="63500">
              <a:schemeClr val="phClr">
                <a:alpha val="45000"/>
                <a:satMod val="120000"/>
              </a:schemeClr>
            </a:glow>
          </a:effectLst>
        </a:effectStyle>
        <a:effectStyle>
          <a:effectLst>
            <a:glow rad="63500">
              <a:schemeClr val="phClr">
                <a:alpha val="45000"/>
                <a:satMod val="120000"/>
              </a:schemeClr>
            </a:glow>
          </a:effectLst>
          <a:scene3d>
            <a:camera prst="orthographicFront" fov="0">
              <a:rot lat="0" lon="0" rev="0"/>
            </a:camera>
            <a:lightRig rig="brightRoom" dir="tl">
              <a:rot lat="0" lon="0" rev="8700000"/>
            </a:lightRig>
          </a:scene3d>
          <a:sp3d>
            <a:bevelT w="0" h="0"/>
            <a:contourClr>
              <a:schemeClr val="phClr">
                <a:tint val="70000"/>
              </a:schemeClr>
            </a:contourClr>
          </a:sp3d>
        </a:effectStyle>
        <a:effectStyle>
          <a:effectLst>
            <a:glow rad="101500">
              <a:schemeClr val="phClr">
                <a:alpha val="42000"/>
                <a:satMod val="120000"/>
              </a:schemeClr>
            </a:glow>
          </a:effectLst>
          <a:scene3d>
            <a:camera prst="orthographicFront" fov="0">
              <a:rot lat="0" lon="0" rev="0"/>
            </a:camera>
            <a:lightRig rig="glow" dir="t">
              <a:rot lat="0" lon="0" rev="4800000"/>
            </a:lightRig>
          </a:scene3d>
          <a:sp3d prstMaterial="powder">
            <a:bevelT w="50800" h="50800"/>
            <a:contourClr>
              <a:schemeClr val="phClr"/>
            </a:contourClr>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overPageProperties xmlns="http://schemas.microsoft.com/office/2006/coverPageProps">
  <PublishDate>2025-02-25T00:00:00</PublishDate>
  <Abstract/>
  <CompanyAddress/>
  <CompanyPhone/>
  <CompanyFax/>
  <CompanyEmail/>
</CoverPage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Word Document" ma:contentTypeID="0x010100635862C2AD0F584B8E35CAFF023E609F0100053ED471D2AF0B4F85DB75C8522002B0" ma:contentTypeVersion="19" ma:contentTypeDescription="Create a Word Document" ma:contentTypeScope="" ma:versionID="7afa434a629323d042ffbe909b893868">
  <xsd:schema xmlns:xsd="http://www.w3.org/2001/XMLSchema" xmlns:xs="http://www.w3.org/2001/XMLSchema" xmlns:p="http://schemas.microsoft.com/office/2006/metadata/properties" xmlns:ns2="9a75d499-dff4-4385-88cc-9be2ea8c03f8" xmlns:ns3="49a1c405-d3a8-4a6a-ab79-550cf17fb8b5" xmlns:ns5="47aedb05-342c-42bb-a329-d06e5210aab1" xmlns:ns6="adb0b3d6-62bf-4fed-bf52-f956ef27dd79" targetNamespace="http://schemas.microsoft.com/office/2006/metadata/properties" ma:root="true" ma:fieldsID="d81b326b6bb6c1dfe595af3216101925" ns2:_="" ns3:_="" ns5:_="" ns6:_="">
    <xsd:import namespace="9a75d499-dff4-4385-88cc-9be2ea8c03f8"/>
    <xsd:import namespace="49a1c405-d3a8-4a6a-ab79-550cf17fb8b5"/>
    <xsd:import namespace="47aedb05-342c-42bb-a329-d06e5210aab1"/>
    <xsd:import namespace="adb0b3d6-62bf-4fed-bf52-f956ef27dd79"/>
    <xsd:element name="properties">
      <xsd:complexType>
        <xsd:sequence>
          <xsd:element name="documentManagement">
            <xsd:complexType>
              <xsd:all>
                <xsd:element ref="ns2:_dlc_DocId" minOccurs="0"/>
                <xsd:element ref="ns2:_dlc_DocIdUrl" minOccurs="0"/>
                <xsd:element ref="ns2:_dlc_DocIdPersistId" minOccurs="0"/>
                <xsd:element ref="ns3:BusinessActivity" minOccurs="0"/>
                <xsd:element ref="ns3:BusinessFunction" minOccurs="0"/>
                <xsd:element ref="ns3:DocumentDescription" minOccurs="0"/>
                <xsd:element ref="ns3:DocumentOwner" minOccurs="0"/>
                <xsd:element ref="ns3:DocumentStatus"/>
                <xsd:element ref="ns5:TaxCatchAll" minOccurs="0"/>
                <xsd:element ref="ns5:TaxCatchAllLabel" minOccurs="0"/>
                <xsd:element ref="ns3:SecurityClassification" minOccurs="0"/>
                <xsd:element ref="ns6:SPD_x0020_Version_x003a_Effective_x0020_Date_x002f_Time" minOccurs="0"/>
                <xsd:element ref="ns6:SPD_x0020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75d499-dff4-4385-88cc-9be2ea8c03f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49a1c405-d3a8-4a6a-ab79-550cf17fb8b5" elementFormDefault="qualified">
    <xsd:import namespace="http://schemas.microsoft.com/office/2006/documentManagement/types"/>
    <xsd:import namespace="http://schemas.microsoft.com/office/infopath/2007/PartnerControls"/>
    <xsd:element name="BusinessActivity" ma:index="11" nillable="true" ma:displayName="Business Activity" ma:default="n/a" ma:description="Business Activity relating to this site." ma:hidden="true" ma:internalName="BusinessActivity" ma:readOnly="false">
      <xsd:simpleType>
        <xsd:restriction base="dms:Text">
          <xsd:maxLength value="255"/>
        </xsd:restriction>
      </xsd:simpleType>
    </xsd:element>
    <xsd:element name="BusinessFunction" ma:index="12" nillable="true" ma:displayName="Business Function" ma:default="n/a" ma:description="Business Function relating to  this site." ma:hidden="true" ma:internalName="BusinessFunction" ma:readOnly="false">
      <xsd:simpleType>
        <xsd:restriction base="dms:Text">
          <xsd:maxLength value="255"/>
        </xsd:restriction>
      </xsd:simpleType>
    </xsd:element>
    <xsd:element name="DocumentDescription" ma:index="13" nillable="true" ma:displayName="Document Description" ma:description="Enter 1 or 2 sentences which will provide the searcher with a succinct overview of the document." ma:internalName="DocumentDescription0">
      <xsd:simpleType>
        <xsd:restriction base="dms:Note">
          <xsd:maxLength value="255"/>
        </xsd:restriction>
      </xsd:simpleType>
    </xsd:element>
    <xsd:element name="DocumentOwner" ma:index="14" nillable="true" ma:displayName="Document Owner" ma:default="n/a" ma:description="Owner of item" ma:hidden="true" ma:internalName="DocumentOwner" ma:readOnly="false">
      <xsd:simpleType>
        <xsd:restriction base="dms:Text">
          <xsd:maxLength value="255"/>
        </xsd:restriction>
      </xsd:simpleType>
    </xsd:element>
    <xsd:element name="DocumentStatus" ma:index="15" ma:displayName="Document Status" ma:default="Working" ma:description="Status of the document" ma:format="Dropdown" ma:internalName="DocumentStatus">
      <xsd:simpleType>
        <xsd:restriction base="dms:Choice">
          <xsd:enumeration value="Working"/>
          <xsd:enumeration value="Draft"/>
          <xsd:enumeration value="Final"/>
          <xsd:enumeration value="Approved"/>
          <xsd:enumeration value="Published"/>
          <xsd:enumeration value="Superseded"/>
        </xsd:restriction>
      </xsd:simpleType>
    </xsd:element>
    <xsd:element name="SecurityClassification" ma:index="19" nillable="true" ma:displayName="Security Classification" ma:default="TP Internal" ma:description="Security Classification of the document" ma:format="Dropdown" ma:internalName="SecurityClassification" ma:readOnly="false">
      <xsd:simpleType>
        <xsd:restriction base="dms:Choice">
          <xsd:enumeration value="TP Internal"/>
          <xsd:enumeration value="TP Sensitive"/>
        </xsd:restriction>
      </xsd:simpleType>
    </xsd:element>
  </xsd:schema>
  <xsd:schema xmlns:xsd="http://www.w3.org/2001/XMLSchema" xmlns:xs="http://www.w3.org/2001/XMLSchema" xmlns:dms="http://schemas.microsoft.com/office/2006/documentManagement/types" xmlns:pc="http://schemas.microsoft.com/office/infopath/2007/PartnerControls" targetNamespace="47aedb05-342c-42bb-a329-d06e5210aab1" elementFormDefault="qualified">
    <xsd:import namespace="http://schemas.microsoft.com/office/2006/documentManagement/types"/>
    <xsd:import namespace="http://schemas.microsoft.com/office/infopath/2007/PartnerControls"/>
    <xsd:element name="TaxCatchAll" ma:index="17" nillable="true" ma:displayName="Taxonomy Catch All Column" ma:description="" ma:hidden="true" ma:list="{f069feb8-02cc-4c1d-9d46-4c55e34b9f0d}" ma:internalName="TaxCatchAll" ma:showField="CatchAllData" ma:web="111e17f5-8fcc-4bf8-b81c-d17ebb9d8cf5">
      <xsd:complexType>
        <xsd:complexContent>
          <xsd:extension base="dms:MultiChoiceLookup">
            <xsd:sequence>
              <xsd:element name="Value" type="dms:Lookup" maxOccurs="unbounded" minOccurs="0" nillable="true"/>
            </xsd:sequence>
          </xsd:extension>
        </xsd:complexContent>
      </xsd:complexType>
    </xsd:element>
    <xsd:element name="TaxCatchAllLabel" ma:index="18" nillable="true" ma:displayName="Taxonomy Catch All Column1" ma:description="" ma:hidden="true" ma:list="{f069feb8-02cc-4c1d-9d46-4c55e34b9f0d}" ma:internalName="TaxCatchAllLabel" ma:readOnly="true" ma:showField="CatchAllDataLabel" ma:web="111e17f5-8fcc-4bf8-b81c-d17ebb9d8cf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db0b3d6-62bf-4fed-bf52-f956ef27dd79" elementFormDefault="qualified">
    <xsd:import namespace="http://schemas.microsoft.com/office/2006/documentManagement/types"/>
    <xsd:import namespace="http://schemas.microsoft.com/office/infopath/2007/PartnerControls"/>
    <xsd:element name="SPD_x0020_Version_x003a_Effective_x0020_Date_x002f_Time" ma:index="20" nillable="true" ma:displayName="SPD Version:Effective Date/Time" ma:list="{484960d9-257b-43a2-8d8d-3d1a6592cb10}" ma:internalName="SPD_x0020_Version_x003a_Effective_x0020_Date_x002f_Time" ma:readOnly="true" ma:showField="Effective_x0020_Date_x002f_Time" ma:web="111e17f5-8fcc-4bf8-b81c-d17ebb9d8cf5">
      <xsd:simpleType>
        <xsd:restriction base="dms:Lookup"/>
      </xsd:simpleType>
    </xsd:element>
    <xsd:element name="SPD_x0020_Version" ma:index="21" nillable="true" ma:displayName="SPD Version" ma:list="{484960d9-257b-43a2-8d8d-3d1a6592cb10}" ma:internalName="SPD_x0020_Version" ma:showField="Title">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p:properties xmlns:p="http://schemas.microsoft.com/office/2006/metadata/properties" xmlns:xsi="http://www.w3.org/2001/XMLSchema-instance" xmlns:pc="http://schemas.microsoft.com/office/infopath/2007/PartnerControls">
  <documentManagement>
    <BusinessFunction xmlns="49a1c405-d3a8-4a6a-ab79-550cf17fb8b5">System and Market Operations</BusinessFunction>
    <TaxCatchAll xmlns="47aedb05-342c-42bb-a329-d06e5210aab1">
      <Value>9</Value>
    </TaxCatchAll>
    <DocumentDescription xmlns="49a1c405-d3a8-4a6a-ab79-550cf17fb8b5" xsi:nil="true"/>
    <BusinessActivity xmlns="49a1c405-d3a8-4a6a-ab79-550cf17fb8b5">Market Facilitation</BusinessActivity>
    <DocumentStatus xmlns="49a1c405-d3a8-4a6a-ab79-550cf17fb8b5">Final</DocumentStatus>
    <DocumentOwner xmlns="49a1c405-d3a8-4a6a-ab79-550cf17fb8b5">Lisa Dhanji</DocumentOwner>
    <SecurityClassification xmlns="49a1c405-d3a8-4a6a-ab79-550cf17fb8b5">TP Internal</SecurityClassification>
    <_dlc_DocId xmlns="9a75d499-dff4-4385-88cc-9be2ea8c03f8">TP1304-26-30</_dlc_DocId>
    <_dlc_DocIdUrl xmlns="9a75d499-dff4-4385-88cc-9be2ea8c03f8">
      <Url>http://tp-hub.transpower.co.nz/activity/s066/_layouts/DocIdRedir.aspx?ID=TP1304-26-30</Url>
      <Description>TP1304-26-30</Description>
    </_dlc_DocIdUrl>
    <SPD_x0020_Version xmlns="adb0b3d6-62bf-4fed-bf52-f956ef27dd79">33</SPD_x0020_Version>
  </documentManagement>
</p:properties>
</file>

<file path=customXml/item7.xml><?xml version="1.0" encoding="utf-8"?>
<?mso-contentType ?>
<SharedContentType xmlns="Microsoft.SharePoint.Taxonomy.ContentTypeSync" SourceId="ec6667a8-be69-4efb-9913-a5be0ff49fac" ContentTypeId="0x010100635862C2AD0F584B8E35CAFF023E609F01" PreviousValue="fals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217D08-6D00-4936-98C9-7BDC71EF6658}">
  <ds:schemaRefs>
    <ds:schemaRef ds:uri="http://schemas.microsoft.com/sharepoint/events"/>
  </ds:schemaRefs>
</ds:datastoreItem>
</file>

<file path=customXml/itemProps3.xml><?xml version="1.0" encoding="utf-8"?>
<ds:datastoreItem xmlns:ds="http://schemas.openxmlformats.org/officeDocument/2006/customXml" ds:itemID="{5E7F51FC-7CB8-4F6A-83B1-2028E53AAF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75d499-dff4-4385-88cc-9be2ea8c03f8"/>
    <ds:schemaRef ds:uri="49a1c405-d3a8-4a6a-ab79-550cf17fb8b5"/>
    <ds:schemaRef ds:uri="47aedb05-342c-42bb-a329-d06e5210aab1"/>
    <ds:schemaRef ds:uri="adb0b3d6-62bf-4fed-bf52-f956ef27dd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2343B8D-75D2-49EB-A13F-507D2F354675}">
  <ds:schemaRefs>
    <ds:schemaRef ds:uri="http://schemas.microsoft.com/sharepoint/v3/contenttype/forms"/>
  </ds:schemaRefs>
</ds:datastoreItem>
</file>

<file path=customXml/itemProps5.xml><?xml version="1.0" encoding="utf-8"?>
<ds:datastoreItem xmlns:ds="http://schemas.openxmlformats.org/officeDocument/2006/customXml" ds:itemID="{F0DD1109-6AD5-447E-A3B3-4C412863A0FE}">
  <ds:schemaRefs>
    <ds:schemaRef ds:uri="http://schemas.openxmlformats.org/officeDocument/2006/bibliography"/>
  </ds:schemaRefs>
</ds:datastoreItem>
</file>

<file path=customXml/itemProps6.xml><?xml version="1.0" encoding="utf-8"?>
<ds:datastoreItem xmlns:ds="http://schemas.openxmlformats.org/officeDocument/2006/customXml" ds:itemID="{A1CBE73F-4D5F-4DF8-ADAF-AE3E9485474D}">
  <ds:schemaRefs>
    <ds:schemaRef ds:uri="http://schemas.microsoft.com/office/2006/metadata/properties"/>
    <ds:schemaRef ds:uri="http://schemas.microsoft.com/office/infopath/2007/PartnerControls"/>
    <ds:schemaRef ds:uri="49a1c405-d3a8-4a6a-ab79-550cf17fb8b5"/>
    <ds:schemaRef ds:uri="47aedb05-342c-42bb-a329-d06e5210aab1"/>
    <ds:schemaRef ds:uri="9a75d499-dff4-4385-88cc-9be2ea8c03f8"/>
    <ds:schemaRef ds:uri="adb0b3d6-62bf-4fed-bf52-f956ef27dd79"/>
  </ds:schemaRefs>
</ds:datastoreItem>
</file>

<file path=customXml/itemProps7.xml><?xml version="1.0" encoding="utf-8"?>
<ds:datastoreItem xmlns:ds="http://schemas.openxmlformats.org/officeDocument/2006/customXml" ds:itemID="{16932509-F891-4C61-9E64-86F8C748A2E7}">
  <ds:schemaRefs>
    <ds:schemaRef ds:uri="Microsoft.SharePoint.Taxonomy.ContentTypeSync"/>
  </ds:schemaRefs>
</ds:datastoreItem>
</file>

<file path=docProps/app.xml><?xml version="1.0" encoding="utf-8"?>
<Properties xmlns="http://schemas.openxmlformats.org/officeDocument/2006/extended-properties" xmlns:vt="http://schemas.openxmlformats.org/officeDocument/2006/docPropsVTypes">
  <Template>Normal.dotm</Template>
  <TotalTime>1610</TotalTime>
  <Pages>59</Pages>
  <Words>12795</Words>
  <Characters>107476</Characters>
  <Application>Microsoft Office Word</Application>
  <DocSecurity>0</DocSecurity>
  <Lines>895</Lines>
  <Paragraphs>240</Paragraphs>
  <ScaleCrop>false</ScaleCrop>
  <HeadingPairs>
    <vt:vector size="2" baseType="variant">
      <vt:variant>
        <vt:lpstr>Title</vt:lpstr>
      </vt:variant>
      <vt:variant>
        <vt:i4>1</vt:i4>
      </vt:variant>
    </vt:vector>
  </HeadingPairs>
  <TitlesOfParts>
    <vt:vector size="1" baseType="lpstr">
      <vt:lpstr>SPD_Model_Formulation_v15.0</vt:lpstr>
    </vt:vector>
  </TitlesOfParts>
  <Company>Transpower New Zealand Lt [Pick the date] d</Company>
  <LinksUpToDate>false</LinksUpToDate>
  <CharactersWithSpaces>120031</CharactersWithSpaces>
  <SharedDoc>false</SharedDoc>
  <HLinks>
    <vt:vector size="24" baseType="variant">
      <vt:variant>
        <vt:i4>1769522</vt:i4>
      </vt:variant>
      <vt:variant>
        <vt:i4>20</vt:i4>
      </vt:variant>
      <vt:variant>
        <vt:i4>0</vt:i4>
      </vt:variant>
      <vt:variant>
        <vt:i4>5</vt:i4>
      </vt:variant>
      <vt:variant>
        <vt:lpwstr/>
      </vt:variant>
      <vt:variant>
        <vt:lpwstr>_Toc177964267</vt:lpwstr>
      </vt:variant>
      <vt:variant>
        <vt:i4>1769522</vt:i4>
      </vt:variant>
      <vt:variant>
        <vt:i4>14</vt:i4>
      </vt:variant>
      <vt:variant>
        <vt:i4>0</vt:i4>
      </vt:variant>
      <vt:variant>
        <vt:i4>5</vt:i4>
      </vt:variant>
      <vt:variant>
        <vt:lpwstr/>
      </vt:variant>
      <vt:variant>
        <vt:lpwstr>_Toc177964266</vt:lpwstr>
      </vt:variant>
      <vt:variant>
        <vt:i4>1769522</vt:i4>
      </vt:variant>
      <vt:variant>
        <vt:i4>8</vt:i4>
      </vt:variant>
      <vt:variant>
        <vt:i4>0</vt:i4>
      </vt:variant>
      <vt:variant>
        <vt:i4>5</vt:i4>
      </vt:variant>
      <vt:variant>
        <vt:lpwstr/>
      </vt:variant>
      <vt:variant>
        <vt:lpwstr>_Toc177964265</vt:lpwstr>
      </vt:variant>
      <vt:variant>
        <vt:i4>1769522</vt:i4>
      </vt:variant>
      <vt:variant>
        <vt:i4>2</vt:i4>
      </vt:variant>
      <vt:variant>
        <vt:i4>0</vt:i4>
      </vt:variant>
      <vt:variant>
        <vt:i4>5</vt:i4>
      </vt:variant>
      <vt:variant>
        <vt:lpwstr/>
      </vt:variant>
      <vt:variant>
        <vt:lpwstr>_Toc177964264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SPD_Model_Formulation_v15.0</dc:title>
  <dc:subject>Model Formulation Version 15.0</dc:subject>
  <dc:creator>System Operator</dc:creator>
  <cp:keywords/>
  <dc:description/>
  <cp:lastModifiedBy>David Bullen</cp:lastModifiedBy>
  <cp:revision>1</cp:revision>
  <cp:lastPrinted>2024-08-02T02:22:00Z</cp:lastPrinted>
  <dcterms:created xsi:type="dcterms:W3CDTF">2023-03-12T19:02:00Z</dcterms:created>
  <dcterms:modified xsi:type="dcterms:W3CDTF">2025-02-25T02:47:00Z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0x010100635862C2AD0F584B8E35CAFF023E609F0100053ED471D2AF0B4F85DB75C8522002B0</vt:lpwstr>
  </property>
  <property fmtid="{D5CDD505-2E9C-101B-9397-08002B2CF9AE}" pid="3" name="_dlc_DocIdItemGuid">
    <vt:lpwstr>c3c9e312-c621-47ca-a647-fb6a567af901</vt:lpwstr>
  </property>
  <property fmtid="{D5CDD505-2E9C-101B-9397-08002B2CF9AE}" pid="4" name="Year">
    <vt:lpwstr>9;#2014|7665810e-9f56-4e6f-a41e-722419fc00c0</vt:lpwstr>
  </property>
  <property fmtid="{D5CDD505-2E9C-101B-9397-08002B2CF9AE}" pid="5" name="MSIP_Label_ec504e64-2eb9-4143-98d1-ab3085e5d939_Enabled">
    <vt:lpwstr>true</vt:lpwstr>
  </property>
  <property fmtid="{D5CDD505-2E9C-101B-9397-08002B2CF9AE}" pid="6" name="MSIP_Label_ec504e64-2eb9-4143-98d1-ab3085e5d939_SetDate">
    <vt:lpwstr>2022-08-02T00:49:20Z</vt:lpwstr>
  </property>
  <property fmtid="{D5CDD505-2E9C-101B-9397-08002B2CF9AE}" pid="7" name="MSIP_Label_ec504e64-2eb9-4143-98d1-ab3085e5d939_Method">
    <vt:lpwstr>Standard</vt:lpwstr>
  </property>
  <property fmtid="{D5CDD505-2E9C-101B-9397-08002B2CF9AE}" pid="8" name="MSIP_Label_ec504e64-2eb9-4143-98d1-ab3085e5d939_Name">
    <vt:lpwstr>ec504e64-2eb9-4143-98d1-ab3085e5d939</vt:lpwstr>
  </property>
  <property fmtid="{D5CDD505-2E9C-101B-9397-08002B2CF9AE}" pid="9" name="MSIP_Label_ec504e64-2eb9-4143-98d1-ab3085e5d939_SiteId">
    <vt:lpwstr>cb644580-6519-46f6-a00f-5bac4352068f</vt:lpwstr>
  </property>
  <property fmtid="{D5CDD505-2E9C-101B-9397-08002B2CF9AE}" pid="10" name="MSIP_Label_ec504e64-2eb9-4143-98d1-ab3085e5d939_ContentBits">
    <vt:lpwstr>0</vt:lpwstr>
  </property>
</Properties>
</file>