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27F75" w14:textId="77777777" w:rsidR="00714039" w:rsidRDefault="00714039" w:rsidP="00714039">
      <w:pPr>
        <w:pStyle w:val="BodyText"/>
        <w:rPr>
          <w:rFonts w:ascii="Cambria Math"/>
          <w:oMath/>
        </w:rPr>
      </w:pPr>
    </w:p>
    <w:sdt>
      <w:sdtPr>
        <w:rPr>
          <w:noProof/>
          <w:szCs w:val="22"/>
          <w:lang w:eastAsia="en-GB"/>
        </w:rPr>
        <w:id w:val="-1212723728"/>
        <w:docPartObj>
          <w:docPartGallery w:val="Cover Pages"/>
          <w:docPartUnique/>
        </w:docPartObj>
      </w:sdtPr>
      <w:sdtEndPr/>
      <w:sdtContent>
        <w:p w14:paraId="45208D10" w14:textId="77777777" w:rsidR="00714039" w:rsidRDefault="00714039" w:rsidP="00714039">
          <w:pPr>
            <w:pStyle w:val="BodyText"/>
            <w:rPr>
              <w:noProof/>
            </w:rPr>
          </w:pPr>
        </w:p>
        <w:p w14:paraId="0CD06553" w14:textId="77777777" w:rsidR="00714039" w:rsidRDefault="00714039" w:rsidP="00714039">
          <w:pPr>
            <w:pStyle w:val="BodyText"/>
          </w:pPr>
          <w:r>
            <w:rPr>
              <w:noProof/>
            </w:rPr>
            <w:drawing>
              <wp:anchor distT="0" distB="0" distL="114300" distR="114300" simplePos="0" relativeHeight="251661312" behindDoc="1" locked="0" layoutInCell="1" allowOverlap="1" wp14:anchorId="2A40F72F" wp14:editId="195793ED">
                <wp:simplePos x="0" y="0"/>
                <wp:positionH relativeFrom="page">
                  <wp:posOffset>0</wp:posOffset>
                </wp:positionH>
                <wp:positionV relativeFrom="page">
                  <wp:posOffset>0</wp:posOffset>
                </wp:positionV>
                <wp:extent cx="7560310" cy="10706100"/>
                <wp:effectExtent l="19050" t="0" r="2540" b="0"/>
                <wp:wrapNone/>
                <wp:docPr id="3" name="Picture 2" descr="Cover 2010 o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 2010 opt1.jpg"/>
                        <pic:cNvPicPr/>
                      </pic:nvPicPr>
                      <pic:blipFill>
                        <a:blip r:embed="rId14" cstate="print"/>
                        <a:stretch>
                          <a:fillRect/>
                        </a:stretch>
                      </pic:blipFill>
                      <pic:spPr>
                        <a:xfrm>
                          <a:off x="0" y="0"/>
                          <a:ext cx="7560310" cy="10706100"/>
                        </a:xfrm>
                        <a:prstGeom prst="rect">
                          <a:avLst/>
                        </a:prstGeom>
                      </pic:spPr>
                    </pic:pic>
                  </a:graphicData>
                </a:graphic>
              </wp:anchor>
            </w:drawing>
          </w:r>
        </w:p>
        <w:p w14:paraId="31CBD1B5" w14:textId="77777777" w:rsidR="00714039" w:rsidRDefault="00714039" w:rsidP="00714039">
          <w:pPr>
            <w:pStyle w:val="BodyText"/>
          </w:pPr>
        </w:p>
        <w:customXmlDelRangeStart w:id="0" w:author="David Bullen" w:date="2025-01-30T14:32:00Z"/>
        <w:sdt>
          <w:sdtPr>
            <w:rPr>
              <w:sz w:val="52"/>
              <w:szCs w:val="52"/>
            </w:rPr>
            <w:alias w:val="Title"/>
            <w:id w:val="-486482745"/>
            <w:dataBinding w:prefixMappings="xmlns:ns0='http://purl.org/dc/elements/1.1/' xmlns:ns1='http://schemas.openxmlformats.org/package/2006/metadata/core-properties' " w:xpath="/ns1:coreProperties[1]/ns0:title[1]" w:storeItemID="{6C3C8BC8-F283-45AE-878A-BAB7291924A1}"/>
            <w:text/>
          </w:sdtPr>
          <w:sdtEndPr/>
          <w:sdtContent>
            <w:customXmlDelRangeEnd w:id="0"/>
            <w:p w14:paraId="64BB0220" w14:textId="77777777" w:rsidR="00714039" w:rsidRPr="00F3305D" w:rsidRDefault="001E2354" w:rsidP="00714039">
              <w:pPr>
                <w:pStyle w:val="Title"/>
                <w:rPr>
                  <w:del w:id="1" w:author="David Bullen" w:date="2025-01-30T14:32:00Z" w16du:dateUtc="2025-01-30T01:32:00Z"/>
                  <w:sz w:val="52"/>
                  <w:szCs w:val="52"/>
                </w:rPr>
              </w:pPr>
              <w:del w:id="2" w:author="David Bullen" w:date="2025-01-30T14:32:00Z" w16du:dateUtc="2025-01-30T01:32:00Z">
                <w:r>
                  <w:rPr>
                    <w:sz w:val="52"/>
                    <w:szCs w:val="52"/>
                  </w:rPr>
                  <w:delText>SPD_Model_Formulation_v1</w:delText>
                </w:r>
                <w:r w:rsidR="00D83ACD">
                  <w:rPr>
                    <w:sz w:val="52"/>
                    <w:szCs w:val="52"/>
                  </w:rPr>
                  <w:delText>4</w:delText>
                </w:r>
                <w:r>
                  <w:rPr>
                    <w:sz w:val="52"/>
                    <w:szCs w:val="52"/>
                  </w:rPr>
                  <w:delText>.</w:delText>
                </w:r>
                <w:r w:rsidR="00D04C51">
                  <w:rPr>
                    <w:sz w:val="52"/>
                    <w:szCs w:val="52"/>
                  </w:rPr>
                  <w:delText>0</w:delText>
                </w:r>
              </w:del>
            </w:p>
            <w:customXmlDelRangeStart w:id="3" w:author="David Bullen" w:date="2025-01-30T14:32:00Z"/>
          </w:sdtContent>
        </w:sdt>
        <w:customXmlDelRangeEnd w:id="3"/>
        <w:p w14:paraId="754D6AC6" w14:textId="77777777" w:rsidR="00714039" w:rsidRPr="0020536C" w:rsidRDefault="00714039" w:rsidP="00714039">
          <w:pPr>
            <w:pStyle w:val="BodyText"/>
            <w:rPr>
              <w:del w:id="4" w:author="David Bullen" w:date="2025-01-30T14:32:00Z" w16du:dateUtc="2025-01-30T01:32:00Z"/>
            </w:rPr>
          </w:pPr>
        </w:p>
        <w:p w14:paraId="19988140" w14:textId="77777777" w:rsidR="00714039" w:rsidRPr="00532522" w:rsidRDefault="00BC542B" w:rsidP="00714039">
          <w:pPr>
            <w:pStyle w:val="TitleSecondary"/>
            <w:rPr>
              <w:del w:id="5" w:author="David Bullen" w:date="2025-01-30T14:32:00Z" w16du:dateUtc="2025-01-30T01:32:00Z"/>
            </w:rPr>
          </w:pPr>
          <w:customXmlDelRangeStart w:id="6" w:author="David Bullen" w:date="2025-01-30T14:32:00Z"/>
          <w:sdt>
            <w:sdtPr>
              <w:alias w:val="Subject"/>
              <w:id w:val="442424019"/>
              <w:dataBinding w:prefixMappings="xmlns:ns0='http://purl.org/dc/elements/1.1/' xmlns:ns1='http://schemas.openxmlformats.org/package/2006/metadata/core-properties' " w:xpath="/ns1:coreProperties[1]/ns0:subject[1]" w:storeItemID="{6C3C8BC8-F283-45AE-878A-BAB7291924A1}"/>
              <w:text/>
            </w:sdtPr>
            <w:sdtEndPr/>
            <w:sdtContent>
              <w:customXmlDelRangeEnd w:id="6"/>
              <w:del w:id="7" w:author="David Bullen" w:date="2025-01-30T14:32:00Z" w16du:dateUtc="2025-01-30T01:32:00Z">
                <w:r w:rsidR="001E2354">
                  <w:delText>Model Formulation Version 1</w:delText>
                </w:r>
                <w:r w:rsidR="00D83ACD">
                  <w:delText>4</w:delText>
                </w:r>
                <w:r w:rsidR="001E2354">
                  <w:delText>.</w:delText>
                </w:r>
                <w:r w:rsidR="00D04C51">
                  <w:delText>0</w:delText>
                </w:r>
              </w:del>
              <w:customXmlDelRangeStart w:id="8" w:author="David Bullen" w:date="2025-01-30T14:32:00Z"/>
            </w:sdtContent>
          </w:sdt>
          <w:customXmlDelRangeEnd w:id="8"/>
        </w:p>
        <w:customXmlInsRangeStart w:id="9" w:author="David Bullen" w:date="2025-01-30T14:32:00Z"/>
        <w:sdt>
          <w:sdtPr>
            <w:rPr>
              <w:sz w:val="52"/>
              <w:szCs w:val="52"/>
            </w:rPr>
            <w:alias w:val="Title"/>
            <w:id w:val="994539101"/>
            <w:dataBinding w:prefixMappings="xmlns:ns0='http://purl.org/dc/elements/1.1/' xmlns:ns1='http://schemas.openxmlformats.org/package/2006/metadata/core-properties' " w:xpath="/ns1:coreProperties[1]/ns0:title[1]" w:storeItemID="{6C3C8BC8-F283-45AE-878A-BAB7291924A1}"/>
            <w:text/>
          </w:sdtPr>
          <w:sdtEndPr/>
          <w:sdtContent>
            <w:customXmlInsRangeEnd w:id="9"/>
            <w:p w14:paraId="7338DB33" w14:textId="0AA33990" w:rsidR="00714039" w:rsidRPr="00F3305D" w:rsidRDefault="00BC542B" w:rsidP="00714039">
              <w:pPr>
                <w:pStyle w:val="Title"/>
                <w:rPr>
                  <w:ins w:id="10" w:author="David Bullen" w:date="2025-01-30T14:32:00Z" w16du:dateUtc="2025-01-30T01:32:00Z"/>
                  <w:sz w:val="52"/>
                  <w:szCs w:val="52"/>
                </w:rPr>
              </w:pPr>
              <w:ins w:id="11" w:author="David Bullen" w:date="2025-01-30T14:32:00Z" w16du:dateUtc="2025-01-30T01:32:00Z">
                <w:r>
                  <w:rPr>
                    <w:sz w:val="52"/>
                    <w:szCs w:val="52"/>
                  </w:rPr>
                  <w:t>SPD_Model_Formulation_v15.0</w:t>
                </w:r>
              </w:ins>
            </w:p>
            <w:customXmlInsRangeStart w:id="12" w:author="David Bullen" w:date="2025-01-30T14:32:00Z"/>
          </w:sdtContent>
        </w:sdt>
        <w:customXmlInsRangeEnd w:id="12"/>
        <w:p w14:paraId="673E3A8C" w14:textId="77777777" w:rsidR="00714039" w:rsidRPr="0020536C" w:rsidRDefault="00714039" w:rsidP="00714039">
          <w:pPr>
            <w:pStyle w:val="BodyText"/>
            <w:rPr>
              <w:ins w:id="13" w:author="David Bullen" w:date="2025-01-30T14:32:00Z" w16du:dateUtc="2025-01-30T01:32:00Z"/>
            </w:rPr>
          </w:pPr>
        </w:p>
        <w:p w14:paraId="5958F2FC" w14:textId="307190C9" w:rsidR="00714039" w:rsidRPr="00532522" w:rsidRDefault="00BC542B" w:rsidP="00714039">
          <w:pPr>
            <w:pStyle w:val="TitleSecondary"/>
            <w:rPr>
              <w:ins w:id="14" w:author="David Bullen" w:date="2025-01-30T14:32:00Z" w16du:dateUtc="2025-01-30T01:32:00Z"/>
            </w:rPr>
          </w:pPr>
          <w:customXmlInsRangeStart w:id="15" w:author="David Bullen" w:date="2025-01-30T14:32:00Z"/>
          <w:sdt>
            <w:sdtPr>
              <w:alias w:val="Subject"/>
              <w:id w:val="488144489"/>
              <w:dataBinding w:prefixMappings="xmlns:ns0='http://purl.org/dc/elements/1.1/' xmlns:ns1='http://schemas.openxmlformats.org/package/2006/metadata/core-properties' " w:xpath="/ns1:coreProperties[1]/ns0:subject[1]" w:storeItemID="{6C3C8BC8-F283-45AE-878A-BAB7291924A1}"/>
              <w:text/>
            </w:sdtPr>
            <w:sdtEndPr/>
            <w:sdtContent>
              <w:customXmlInsRangeEnd w:id="15"/>
              <w:ins w:id="16" w:author="David Bullen" w:date="2025-01-30T14:32:00Z" w16du:dateUtc="2025-01-30T01:32:00Z">
                <w:r>
                  <w:t>Model Formulation Version 15.0</w:t>
                </w:r>
              </w:ins>
              <w:customXmlInsRangeStart w:id="17" w:author="David Bullen" w:date="2025-01-30T14:32:00Z"/>
            </w:sdtContent>
          </w:sdt>
          <w:customXmlInsRangeEnd w:id="17"/>
        </w:p>
        <w:p w14:paraId="446E9D7D" w14:textId="77777777" w:rsidR="00714039" w:rsidRDefault="00714039" w:rsidP="00714039">
          <w:pPr>
            <w:pStyle w:val="BodyText"/>
          </w:pPr>
          <w:proofErr w:type="gramStart"/>
          <w:r w:rsidRPr="00201B64">
            <w:rPr>
              <w:b/>
            </w:rPr>
            <w:t>SO</w:t>
          </w:r>
          <w:proofErr w:type="gramEnd"/>
          <w:r w:rsidRPr="00201B64">
            <w:rPr>
              <w:b/>
            </w:rPr>
            <w:t xml:space="preserve"> Ref:</w:t>
          </w:r>
        </w:p>
        <w:p w14:paraId="629CAC7C" w14:textId="77777777" w:rsidR="00714039" w:rsidRDefault="00714039" w:rsidP="00714039">
          <w:pPr>
            <w:pStyle w:val="BodyText"/>
          </w:pPr>
        </w:p>
        <w:sdt>
          <w:sdtPr>
            <w:alias w:val="Author"/>
            <w:id w:val="-308245744"/>
            <w:dataBinding w:prefixMappings="xmlns:ns0='http://purl.org/dc/elements/1.1/' xmlns:ns1='http://schemas.openxmlformats.org/package/2006/metadata/core-properties' " w:xpath="/ns1:coreProperties[1]/ns0:creator[1]" w:storeItemID="{6C3C8BC8-F283-45AE-878A-BAB7291924A1}"/>
            <w:text/>
          </w:sdtPr>
          <w:sdtEndPr/>
          <w:sdtContent>
            <w:p w14:paraId="2F91F65A" w14:textId="024E9126" w:rsidR="00714039" w:rsidRDefault="00BC542B" w:rsidP="00714039">
              <w:pPr>
                <w:pStyle w:val="BodyText"/>
              </w:pPr>
              <w:r>
                <w:t>System Operator</w:t>
              </w:r>
            </w:p>
          </w:sdtContent>
        </w:sdt>
        <w:customXmlDelRangeStart w:id="18" w:author="David Bullen" w:date="2025-01-30T14:32:00Z"/>
        <w:sdt>
          <w:sdtPr>
            <w:alias w:val="Publish Date"/>
            <w:tag w:val="Publish Date"/>
            <w:id w:val="1104535926"/>
            <w:dataBinding w:prefixMappings="xmlns:ns0='http://schemas.microsoft.com/office/2006/coverPageProps' " w:xpath="/ns0:CoverPageProperties[1]/ns0:PublishDate[1]" w:storeItemID="{55AF091B-3C7A-41E3-B477-F2FDAA23CFDA}"/>
            <w:date w:fullDate="2024-11-01T00:00:00Z">
              <w:dateFormat w:val="d MMMM yyyy"/>
              <w:lid w:val="en-NZ"/>
              <w:storeMappedDataAs w:val="dateTime"/>
              <w:calendar w:val="gregorian"/>
            </w:date>
          </w:sdtPr>
          <w:sdtEndPr/>
          <w:sdtContent>
            <w:customXmlDelRangeEnd w:id="18"/>
            <w:p w14:paraId="111847AD" w14:textId="77777777" w:rsidR="00BC542B" w:rsidRDefault="00855671" w:rsidP="00714039">
              <w:pPr>
                <w:pStyle w:val="BodyText"/>
                <w:rPr>
                  <w:del w:id="19" w:author="David Bullen" w:date="2025-01-30T14:32:00Z" w16du:dateUtc="2025-01-30T01:32:00Z"/>
                </w:rPr>
              </w:pPr>
              <w:del w:id="20" w:author="David Bullen" w:date="2025-01-30T14:32:00Z" w16du:dateUtc="2025-01-30T01:32:00Z">
                <w:r>
                  <w:delText>1 November 2024</w:delText>
                </w:r>
              </w:del>
            </w:p>
            <w:customXmlDelRangeStart w:id="21" w:author="David Bullen" w:date="2025-01-30T14:32:00Z"/>
          </w:sdtContent>
        </w:sdt>
        <w:customXmlDelRangeEnd w:id="21"/>
        <w:customXmlInsRangeStart w:id="22" w:author="David Bullen" w:date="2025-01-30T14:32:00Z"/>
        <w:sdt>
          <w:sdtPr>
            <w:alias w:val="Publish Date"/>
            <w:tag w:val="Publish Date"/>
            <w:id w:val="958524937"/>
            <w:dataBinding w:prefixMappings="xmlns:ns0='http://schemas.microsoft.com/office/2006/coverPageProps' " w:xpath="/ns0:CoverPageProperties[1]/ns0:PublishDate[1]" w:storeItemID="{55AF091B-3C7A-41E3-B477-F2FDAA23CFDA}"/>
            <w:date w:fullDate="2025-01-30T00:00:00Z">
              <w:dateFormat w:val="d MMMM yyyy"/>
              <w:lid w:val="en-NZ"/>
              <w:storeMappedDataAs w:val="dateTime"/>
              <w:calendar w:val="gregorian"/>
            </w:date>
          </w:sdtPr>
          <w:sdtEndPr/>
          <w:sdtContent>
            <w:customXmlInsRangeEnd w:id="22"/>
            <w:p w14:paraId="6B8281F3" w14:textId="77777777" w:rsidR="00714039" w:rsidRDefault="00BC542B" w:rsidP="00714039">
              <w:pPr>
                <w:pStyle w:val="BodyText"/>
                <w:rPr>
                  <w:del w:id="23" w:author="David Bullen" w:date="2025-01-30T14:32:00Z" w16du:dateUtc="2025-01-30T01:32:00Z"/>
                </w:rPr>
              </w:pPr>
              <w:ins w:id="24" w:author="David Bullen" w:date="2025-01-30T14:32:00Z" w16du:dateUtc="2025-01-30T01:32:00Z">
                <w:r>
                  <w:t>30 January 2025</w:t>
                </w:r>
              </w:ins>
            </w:p>
            <w:customXmlInsRangeStart w:id="25" w:author="David Bullen" w:date="2025-01-30T14:32:00Z"/>
          </w:sdtContent>
        </w:sdt>
        <w:customXmlInsRangeEnd w:id="25"/>
        <w:p w14:paraId="0DA4A45A" w14:textId="51750305" w:rsidR="00714039" w:rsidRDefault="00714039" w:rsidP="00714039">
          <w:pPr>
            <w:pStyle w:val="BodyText"/>
            <w:rPr>
              <w:ins w:id="26" w:author="David Bullen" w:date="2025-01-30T14:32:00Z" w16du:dateUtc="2025-01-30T01:32:00Z"/>
            </w:rPr>
          </w:pPr>
          <w:del w:id="27" w:author="David Bullen" w:date="2025-01-30T14:32:00Z" w16du:dateUtc="2025-01-30T01:32:00Z">
            <w:r>
              <w:rPr>
                <w:noProof/>
              </w:rPr>
              <w:br w:type="page"/>
            </w:r>
          </w:del>
        </w:p>
        <w:p w14:paraId="0041D961" w14:textId="77777777" w:rsidR="00714039" w:rsidRDefault="00714039" w:rsidP="00714039">
          <w:pPr>
            <w:rPr>
              <w:noProof/>
              <w:szCs w:val="20"/>
              <w:lang w:eastAsia="en-NZ"/>
            </w:rPr>
          </w:pPr>
          <w:ins w:id="28" w:author="David Bullen" w:date="2025-01-30T14:32:00Z" w16du:dateUtc="2025-01-30T01:32:00Z">
            <w:r>
              <w:rPr>
                <w:noProof/>
                <w:szCs w:val="20"/>
                <w:lang w:eastAsia="en-NZ"/>
              </w:rPr>
              <w:lastRenderedPageBreak/>
              <w:br w:type="page"/>
            </w:r>
          </w:ins>
        </w:p>
        <w:customXmlInsRangeStart w:id="29" w:author="David Bullen" w:date="2025-01-30T14:32:00Z"/>
      </w:sdtContent>
    </w:sdt>
    <w:customXmlInsRangeEnd w:id="29"/>
    <w:p w14:paraId="37F71E7B" w14:textId="77777777" w:rsidR="00714039" w:rsidRPr="00184F82" w:rsidRDefault="00714039" w:rsidP="00714039">
      <w:pPr>
        <w:pStyle w:val="Heading4"/>
      </w:pPr>
      <w:r w:rsidRPr="00184F82">
        <w:lastRenderedPageBreak/>
        <w:t>NOTICE</w:t>
      </w:r>
    </w:p>
    <w:p w14:paraId="1E59283B" w14:textId="77777777" w:rsidR="00714039" w:rsidRPr="00096B5D" w:rsidRDefault="00714039" w:rsidP="00846EF6">
      <w:pPr>
        <w:pStyle w:val="Heading5"/>
      </w:pPr>
      <w:r w:rsidRPr="00096B5D">
        <w:t>COPYRIGHT © 20</w:t>
      </w:r>
      <w:r>
        <w:t>12</w:t>
      </w:r>
      <w:r w:rsidRPr="00096B5D">
        <w:t xml:space="preserve"> TRANSPOWER New Zealand LIMITED</w:t>
      </w:r>
    </w:p>
    <w:p w14:paraId="5D692737" w14:textId="77777777" w:rsidR="00714039" w:rsidRPr="00096B5D" w:rsidRDefault="00714039" w:rsidP="00846EF6">
      <w:pPr>
        <w:pStyle w:val="Heading5"/>
      </w:pPr>
      <w:r w:rsidRPr="00096B5D">
        <w:t>ALL RIGHTS RESERVED</w:t>
      </w:r>
    </w:p>
    <w:p w14:paraId="26124345" w14:textId="77777777" w:rsidR="00714039" w:rsidRPr="00096B5D" w:rsidRDefault="00714039" w:rsidP="00714039">
      <w:pPr>
        <w:pStyle w:val="BodyText3"/>
      </w:pPr>
      <w:r w:rsidRPr="00096B5D">
        <w:t>The information contained in the report is protected by copyright vested in Transpower New Zealand Limited (“Transpower”).  The report is supplied in confidence to you solely for your information.  No part of the report may be reproduced or transmitted in any form by any means including, without limitation, electronic, photocopying, recording, or otherwise, without the prior written permission of Transpower.  No information embodied in the report which is not already in the public domain shall be communicated in any manner whatsoever to any third party without the prior written consent of Transpower.</w:t>
      </w:r>
    </w:p>
    <w:p w14:paraId="25AB8330" w14:textId="28EEEC67" w:rsidR="00714039" w:rsidRPr="00096B5D" w:rsidRDefault="00714039" w:rsidP="00714039">
      <w:pPr>
        <w:pStyle w:val="BodyText3"/>
      </w:pPr>
      <w:r w:rsidRPr="00096B5D">
        <w:t>Any breach of the above obligations may be restrained by legal proceedings seeking remedies including injunctions, damages</w:t>
      </w:r>
      <w:r w:rsidR="00AD2F4B">
        <w:t>,</w:t>
      </w:r>
      <w:r w:rsidRPr="00096B5D">
        <w:t xml:space="preserve"> and costs.</w:t>
      </w:r>
    </w:p>
    <w:p w14:paraId="3FD4891A" w14:textId="77777777" w:rsidR="00714039" w:rsidRPr="00096B5D" w:rsidRDefault="00714039" w:rsidP="00846EF6">
      <w:pPr>
        <w:pStyle w:val="Heading5"/>
      </w:pPr>
      <w:r w:rsidRPr="00096B5D">
        <w:t>LIMITATION OF LIABILITY/DISCLAIMER OF WARRANTY</w:t>
      </w:r>
    </w:p>
    <w:p w14:paraId="579C7AEB" w14:textId="77777777" w:rsidR="00714039" w:rsidRDefault="00714039" w:rsidP="00714039">
      <w:pPr>
        <w:pStyle w:val="BodyText3"/>
      </w:pPr>
      <w:r w:rsidRPr="00096B5D">
        <w:t>Transpower make no representation or warranties with respect to the accuracy or completeness of the information contained in the report.  Unless it is not lawfully permitted to do so, Transpower specifically disclaims any implied warranties of merchantability or fitness for any particular purpose and shall in no event be liable for, any loss of profit or any other commercial damage, including but not limited to special, incidental, consequential or other damages.</w:t>
      </w:r>
    </w:p>
    <w:tbl>
      <w:tblPr>
        <w:tblStyle w:val="SOReportTable"/>
        <w:tblW w:w="7917" w:type="dxa"/>
        <w:tblLayout w:type="fixed"/>
        <w:tblLook w:val="01E0" w:firstRow="1" w:lastRow="1" w:firstColumn="1" w:lastColumn="1" w:noHBand="0" w:noVBand="0"/>
      </w:tblPr>
      <w:tblGrid>
        <w:gridCol w:w="921"/>
        <w:gridCol w:w="1779"/>
        <w:gridCol w:w="5217"/>
      </w:tblGrid>
      <w:tr w:rsidR="00714039" w:rsidRPr="00096B5D" w14:paraId="696C843E" w14:textId="77777777" w:rsidTr="00D8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Pr>
          <w:p w14:paraId="2924665C" w14:textId="77777777" w:rsidR="00714039" w:rsidRPr="00096B5D" w:rsidRDefault="00714039" w:rsidP="00D872AD">
            <w:r w:rsidRPr="00096B5D">
              <w:t>Version</w:t>
            </w:r>
          </w:p>
        </w:tc>
        <w:tc>
          <w:tcPr>
            <w:tcW w:w="1779" w:type="dxa"/>
          </w:tcPr>
          <w:p w14:paraId="74779ADB" w14:textId="77777777" w:rsidR="00714039" w:rsidRPr="00096B5D" w:rsidRDefault="00714039" w:rsidP="00D872AD">
            <w:pPr>
              <w:cnfStyle w:val="100000000000" w:firstRow="1" w:lastRow="0" w:firstColumn="0" w:lastColumn="0" w:oddVBand="0" w:evenVBand="0" w:oddHBand="0" w:evenHBand="0" w:firstRowFirstColumn="0" w:firstRowLastColumn="0" w:lastRowFirstColumn="0" w:lastRowLastColumn="0"/>
            </w:pPr>
            <w:r w:rsidRPr="00096B5D">
              <w:t>Date</w:t>
            </w:r>
          </w:p>
        </w:tc>
        <w:tc>
          <w:tcPr>
            <w:tcW w:w="5217" w:type="dxa"/>
          </w:tcPr>
          <w:p w14:paraId="2B7CAFAF" w14:textId="77777777" w:rsidR="00714039" w:rsidRPr="00096B5D" w:rsidRDefault="00714039" w:rsidP="00D872AD">
            <w:pPr>
              <w:cnfStyle w:val="100000000000" w:firstRow="1" w:lastRow="0" w:firstColumn="0" w:lastColumn="0" w:oddVBand="0" w:evenVBand="0" w:oddHBand="0" w:evenHBand="0" w:firstRowFirstColumn="0" w:firstRowLastColumn="0" w:lastRowFirstColumn="0" w:lastRowLastColumn="0"/>
            </w:pPr>
            <w:r w:rsidRPr="00096B5D">
              <w:t>Change</w:t>
            </w:r>
          </w:p>
        </w:tc>
      </w:tr>
      <w:tr w:rsidR="00714039" w:rsidRPr="00EF3450" w14:paraId="0CBD47F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31A3D28" w14:textId="77777777" w:rsidR="00714039" w:rsidRPr="00D778E3" w:rsidRDefault="00714039" w:rsidP="00D872AD">
            <w:pPr>
              <w:rPr>
                <w:sz w:val="18"/>
                <w:szCs w:val="18"/>
              </w:rPr>
            </w:pPr>
            <w:r w:rsidRPr="00D778E3">
              <w:rPr>
                <w:sz w:val="18"/>
                <w:szCs w:val="18"/>
              </w:rPr>
              <w:t>4.4</w:t>
            </w:r>
          </w:p>
        </w:tc>
        <w:tc>
          <w:tcPr>
            <w:tcW w:w="1779" w:type="dxa"/>
          </w:tcPr>
          <w:p w14:paraId="20A8D9F6"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24 June 2010</w:t>
            </w:r>
          </w:p>
        </w:tc>
        <w:tc>
          <w:tcPr>
            <w:tcW w:w="5217" w:type="dxa"/>
          </w:tcPr>
          <w:p w14:paraId="08BE6F37"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 xml:space="preserve">To model new CVP values for 1 May 2010 Rule Changes </w:t>
            </w:r>
          </w:p>
        </w:tc>
      </w:tr>
      <w:tr w:rsidR="00714039" w:rsidRPr="00EF3450" w14:paraId="260BCF90"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47F2819" w14:textId="77777777" w:rsidR="00714039" w:rsidRPr="00D778E3" w:rsidRDefault="00714039" w:rsidP="00D872AD">
            <w:pPr>
              <w:rPr>
                <w:sz w:val="18"/>
                <w:szCs w:val="18"/>
              </w:rPr>
            </w:pPr>
            <w:r w:rsidRPr="00D778E3">
              <w:rPr>
                <w:sz w:val="18"/>
                <w:szCs w:val="18"/>
              </w:rPr>
              <w:t>5.0</w:t>
            </w:r>
          </w:p>
        </w:tc>
        <w:tc>
          <w:tcPr>
            <w:tcW w:w="1779" w:type="dxa"/>
          </w:tcPr>
          <w:p w14:paraId="2D321E9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24 November 2011</w:t>
            </w:r>
          </w:p>
        </w:tc>
        <w:tc>
          <w:tcPr>
            <w:tcW w:w="5217" w:type="dxa"/>
          </w:tcPr>
          <w:p w14:paraId="76CCB36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Major update associated with the decommissioning of pole1 and the commissioning of pole3 and removal of appendix1</w:t>
            </w:r>
          </w:p>
        </w:tc>
      </w:tr>
      <w:tr w:rsidR="00714039" w:rsidRPr="00EF3450" w14:paraId="1A295AEA"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2E268A13" w14:textId="77777777" w:rsidR="00714039" w:rsidRPr="00D778E3" w:rsidRDefault="00714039" w:rsidP="00D872AD">
            <w:pPr>
              <w:rPr>
                <w:sz w:val="18"/>
                <w:szCs w:val="18"/>
              </w:rPr>
            </w:pPr>
            <w:r w:rsidRPr="00D778E3">
              <w:rPr>
                <w:sz w:val="18"/>
                <w:szCs w:val="18"/>
              </w:rPr>
              <w:t>6.0</w:t>
            </w:r>
          </w:p>
        </w:tc>
        <w:tc>
          <w:tcPr>
            <w:tcW w:w="1779" w:type="dxa"/>
          </w:tcPr>
          <w:p w14:paraId="178BCEA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21 May 2012</w:t>
            </w:r>
          </w:p>
        </w:tc>
        <w:tc>
          <w:tcPr>
            <w:tcW w:w="5217" w:type="dxa"/>
          </w:tcPr>
          <w:p w14:paraId="6984792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new PRSS, PRSL, NRSS, NRSL schedules</w:t>
            </w:r>
          </w:p>
        </w:tc>
      </w:tr>
      <w:tr w:rsidR="00714039" w:rsidRPr="00EF3450" w14:paraId="127A624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F9172E3" w14:textId="77777777" w:rsidR="00714039" w:rsidRPr="00D778E3" w:rsidRDefault="00714039" w:rsidP="00D872AD">
            <w:pPr>
              <w:rPr>
                <w:sz w:val="18"/>
                <w:szCs w:val="18"/>
              </w:rPr>
            </w:pPr>
            <w:r w:rsidRPr="00D778E3">
              <w:rPr>
                <w:sz w:val="18"/>
                <w:szCs w:val="18"/>
              </w:rPr>
              <w:t>7.0</w:t>
            </w:r>
          </w:p>
        </w:tc>
        <w:tc>
          <w:tcPr>
            <w:tcW w:w="1779" w:type="dxa"/>
          </w:tcPr>
          <w:p w14:paraId="49F14AE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11 July 2012</w:t>
            </w:r>
          </w:p>
        </w:tc>
        <w:tc>
          <w:tcPr>
            <w:tcW w:w="5217" w:type="dxa"/>
          </w:tcPr>
          <w:p w14:paraId="48D4457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HVDC Secondary Risk and Frequency Keeping Band into Risk</w:t>
            </w:r>
          </w:p>
        </w:tc>
      </w:tr>
      <w:tr w:rsidR="00714039" w:rsidRPr="00EF3450" w14:paraId="7B847D15"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7C198C38" w14:textId="77777777" w:rsidR="00714039" w:rsidRPr="00D778E3" w:rsidRDefault="00714039" w:rsidP="00D872AD">
            <w:pPr>
              <w:rPr>
                <w:sz w:val="18"/>
                <w:szCs w:val="18"/>
              </w:rPr>
            </w:pPr>
            <w:r w:rsidRPr="00D778E3">
              <w:rPr>
                <w:sz w:val="18"/>
                <w:szCs w:val="18"/>
              </w:rPr>
              <w:t>8.0</w:t>
            </w:r>
          </w:p>
        </w:tc>
        <w:tc>
          <w:tcPr>
            <w:tcW w:w="1779" w:type="dxa"/>
          </w:tcPr>
          <w:p w14:paraId="7B252A4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18 April 2013</w:t>
            </w:r>
          </w:p>
        </w:tc>
        <w:tc>
          <w:tcPr>
            <w:tcW w:w="5217" w:type="dxa"/>
          </w:tcPr>
          <w:p w14:paraId="5BD45317"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the Electricity Industry Participation (Scarcity Pricing) Code Amendment 2011.</w:t>
            </w:r>
          </w:p>
        </w:tc>
      </w:tr>
      <w:tr w:rsidR="00714039" w:rsidRPr="00EF3450" w14:paraId="388B5902"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24BF85C4" w14:textId="77777777" w:rsidR="00714039" w:rsidRPr="00D778E3" w:rsidRDefault="00714039" w:rsidP="00D872AD">
            <w:pPr>
              <w:rPr>
                <w:sz w:val="18"/>
                <w:szCs w:val="18"/>
              </w:rPr>
            </w:pPr>
            <w:r w:rsidRPr="00D778E3">
              <w:rPr>
                <w:sz w:val="18"/>
                <w:szCs w:val="18"/>
              </w:rPr>
              <w:t>9.0</w:t>
            </w:r>
          </w:p>
        </w:tc>
        <w:tc>
          <w:tcPr>
            <w:tcW w:w="1779" w:type="dxa"/>
          </w:tcPr>
          <w:p w14:paraId="627B82D9"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10 April 2014</w:t>
            </w:r>
          </w:p>
        </w:tc>
        <w:tc>
          <w:tcPr>
            <w:tcW w:w="5217" w:type="dxa"/>
          </w:tcPr>
          <w:p w14:paraId="3757A616"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Dispatchable Demand project.</w:t>
            </w:r>
          </w:p>
        </w:tc>
      </w:tr>
      <w:tr w:rsidR="00714039" w:rsidRPr="00EF3450" w14:paraId="7DFB647D"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4E27259" w14:textId="77777777" w:rsidR="00714039" w:rsidRPr="00D778E3" w:rsidRDefault="00714039" w:rsidP="00D872AD">
            <w:pPr>
              <w:rPr>
                <w:sz w:val="18"/>
                <w:szCs w:val="18"/>
              </w:rPr>
            </w:pPr>
            <w:r w:rsidRPr="00D778E3">
              <w:rPr>
                <w:sz w:val="18"/>
                <w:szCs w:val="18"/>
              </w:rPr>
              <w:t>10.0</w:t>
            </w:r>
          </w:p>
        </w:tc>
        <w:tc>
          <w:tcPr>
            <w:tcW w:w="1779" w:type="dxa"/>
          </w:tcPr>
          <w:p w14:paraId="0E49AB42"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 April 2016</w:t>
            </w:r>
          </w:p>
        </w:tc>
        <w:tc>
          <w:tcPr>
            <w:tcW w:w="5217" w:type="dxa"/>
          </w:tcPr>
          <w:p w14:paraId="3B3BBE2C"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mainly with correction of reserve price definition and generation ramp model.</w:t>
            </w:r>
          </w:p>
        </w:tc>
      </w:tr>
      <w:tr w:rsidR="00714039" w:rsidRPr="00EF3450" w14:paraId="259DF9C3"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04B0CB1" w14:textId="77777777" w:rsidR="00714039" w:rsidRPr="00D778E3" w:rsidRDefault="00714039" w:rsidP="00D872AD">
            <w:pPr>
              <w:rPr>
                <w:sz w:val="18"/>
                <w:szCs w:val="18"/>
              </w:rPr>
            </w:pPr>
            <w:r w:rsidRPr="00D778E3">
              <w:rPr>
                <w:sz w:val="18"/>
                <w:szCs w:val="18"/>
              </w:rPr>
              <w:t>11.0</w:t>
            </w:r>
          </w:p>
        </w:tc>
        <w:tc>
          <w:tcPr>
            <w:tcW w:w="1779" w:type="dxa"/>
          </w:tcPr>
          <w:p w14:paraId="4A32B0C0"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14 October 2016</w:t>
            </w:r>
          </w:p>
        </w:tc>
        <w:tc>
          <w:tcPr>
            <w:tcW w:w="5217" w:type="dxa"/>
          </w:tcPr>
          <w:p w14:paraId="15B39669"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National Market for Instantaneous Reserves and risk groups.</w:t>
            </w:r>
          </w:p>
        </w:tc>
      </w:tr>
      <w:tr w:rsidR="00714039" w:rsidRPr="00EF3450" w14:paraId="7E069048"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883697C" w14:textId="77777777" w:rsidR="00714039" w:rsidRPr="00D778E3" w:rsidRDefault="00714039" w:rsidP="00D872AD">
            <w:pPr>
              <w:rPr>
                <w:sz w:val="18"/>
                <w:szCs w:val="18"/>
              </w:rPr>
            </w:pPr>
            <w:r w:rsidRPr="00D778E3">
              <w:rPr>
                <w:sz w:val="18"/>
                <w:szCs w:val="18"/>
              </w:rPr>
              <w:t>11.1</w:t>
            </w:r>
          </w:p>
        </w:tc>
        <w:tc>
          <w:tcPr>
            <w:tcW w:w="1779" w:type="dxa"/>
          </w:tcPr>
          <w:p w14:paraId="24728401"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22 November 2016</w:t>
            </w:r>
          </w:p>
        </w:tc>
        <w:tc>
          <w:tcPr>
            <w:tcW w:w="5217" w:type="dxa"/>
          </w:tcPr>
          <w:p w14:paraId="583ED88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Minor change to 5.4 to reflect changes to shared reserve loss modelling during DC outages</w:t>
            </w:r>
          </w:p>
        </w:tc>
      </w:tr>
      <w:tr w:rsidR="00714039" w:rsidRPr="00EF3450" w14:paraId="1EEBC8AC"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CDA0C0C" w14:textId="77777777" w:rsidR="00714039" w:rsidRPr="00D778E3" w:rsidRDefault="00714039" w:rsidP="00D872AD">
            <w:pPr>
              <w:rPr>
                <w:sz w:val="18"/>
                <w:szCs w:val="18"/>
              </w:rPr>
            </w:pPr>
            <w:r w:rsidRPr="00D778E3">
              <w:rPr>
                <w:sz w:val="18"/>
                <w:szCs w:val="18"/>
              </w:rPr>
              <w:t>11.2</w:t>
            </w:r>
          </w:p>
        </w:tc>
        <w:tc>
          <w:tcPr>
            <w:tcW w:w="1779" w:type="dxa"/>
          </w:tcPr>
          <w:p w14:paraId="340D05CC"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08 October 2018</w:t>
            </w:r>
          </w:p>
        </w:tc>
        <w:tc>
          <w:tcPr>
            <w:tcW w:w="5217" w:type="dxa"/>
          </w:tcPr>
          <w:p w14:paraId="72A429F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No changes to the SPD software. This update aligns the formulation more closely with the software in the areas of pre-processing and post-processing.</w:t>
            </w:r>
          </w:p>
        </w:tc>
      </w:tr>
      <w:tr w:rsidR="00714039" w:rsidRPr="00EF3450" w14:paraId="329106D8"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67E2867" w14:textId="77777777" w:rsidR="00714039" w:rsidRPr="00D778E3" w:rsidRDefault="00714039" w:rsidP="00D872AD">
            <w:pPr>
              <w:rPr>
                <w:sz w:val="18"/>
                <w:szCs w:val="18"/>
              </w:rPr>
            </w:pPr>
            <w:r w:rsidRPr="00D778E3">
              <w:rPr>
                <w:sz w:val="18"/>
                <w:szCs w:val="18"/>
              </w:rPr>
              <w:t>11.3</w:t>
            </w:r>
          </w:p>
        </w:tc>
        <w:tc>
          <w:tcPr>
            <w:tcW w:w="1779" w:type="dxa"/>
          </w:tcPr>
          <w:p w14:paraId="40E0E0E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01 July 2019</w:t>
            </w:r>
          </w:p>
        </w:tc>
        <w:tc>
          <w:tcPr>
            <w:tcW w:w="5217" w:type="dxa"/>
          </w:tcPr>
          <w:p w14:paraId="0E21679F"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Wind Offer Arrangements</w:t>
            </w:r>
          </w:p>
        </w:tc>
      </w:tr>
      <w:tr w:rsidR="00714039" w:rsidRPr="00EF3450" w14:paraId="77080395"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0C05C46" w14:textId="77777777" w:rsidR="00714039" w:rsidRPr="00D778E3" w:rsidRDefault="00714039" w:rsidP="00D872AD">
            <w:pPr>
              <w:rPr>
                <w:sz w:val="18"/>
                <w:szCs w:val="18"/>
              </w:rPr>
            </w:pPr>
            <w:r w:rsidRPr="00D778E3">
              <w:rPr>
                <w:sz w:val="18"/>
                <w:szCs w:val="18"/>
              </w:rPr>
              <w:t>11.4</w:t>
            </w:r>
          </w:p>
        </w:tc>
        <w:tc>
          <w:tcPr>
            <w:tcW w:w="1779" w:type="dxa"/>
          </w:tcPr>
          <w:p w14:paraId="6EA087B3"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r w:rsidRPr="00D778E3">
              <w:rPr>
                <w:sz w:val="18"/>
                <w:szCs w:val="18"/>
              </w:rPr>
              <w:t xml:space="preserve"> November 2020</w:t>
            </w:r>
          </w:p>
        </w:tc>
        <w:tc>
          <w:tcPr>
            <w:tcW w:w="5217" w:type="dxa"/>
          </w:tcPr>
          <w:p w14:paraId="1F82C68E"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 xml:space="preserve">Add check for $0 to </w:t>
            </w:r>
            <w:r>
              <w:rPr>
                <w:sz w:val="18"/>
                <w:szCs w:val="18"/>
              </w:rPr>
              <w:t>r</w:t>
            </w:r>
            <w:r w:rsidRPr="00D778E3">
              <w:rPr>
                <w:sz w:val="18"/>
                <w:szCs w:val="18"/>
              </w:rPr>
              <w:t>eplacing invalid prices after SOS1</w:t>
            </w:r>
          </w:p>
        </w:tc>
      </w:tr>
      <w:tr w:rsidR="00714039" w:rsidRPr="00EF3450" w14:paraId="50F8D562"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97E6EB5" w14:textId="77777777" w:rsidR="00714039" w:rsidRPr="00D778E3" w:rsidRDefault="00714039" w:rsidP="00D872AD">
            <w:pPr>
              <w:rPr>
                <w:sz w:val="18"/>
                <w:szCs w:val="18"/>
              </w:rPr>
            </w:pPr>
            <w:r>
              <w:rPr>
                <w:sz w:val="18"/>
                <w:szCs w:val="18"/>
              </w:rPr>
              <w:t>11.5</w:t>
            </w:r>
          </w:p>
        </w:tc>
        <w:tc>
          <w:tcPr>
            <w:tcW w:w="1779" w:type="dxa"/>
          </w:tcPr>
          <w:p w14:paraId="5269C7BB"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 May 2021</w:t>
            </w:r>
          </w:p>
        </w:tc>
        <w:tc>
          <w:tcPr>
            <w:tcW w:w="5217" w:type="dxa"/>
          </w:tcPr>
          <w:p w14:paraId="3F2030B1"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for various changes associated with the Reverse Branch Limits project</w:t>
            </w:r>
          </w:p>
        </w:tc>
      </w:tr>
      <w:tr w:rsidR="00714039" w:rsidRPr="00EF3450" w14:paraId="1DB27BC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751EFDB2" w14:textId="77777777" w:rsidR="00714039" w:rsidRDefault="00714039" w:rsidP="00D872AD">
            <w:pPr>
              <w:rPr>
                <w:sz w:val="18"/>
                <w:szCs w:val="18"/>
              </w:rPr>
            </w:pPr>
            <w:r>
              <w:rPr>
                <w:sz w:val="18"/>
                <w:szCs w:val="18"/>
              </w:rPr>
              <w:t>11.6</w:t>
            </w:r>
          </w:p>
        </w:tc>
        <w:tc>
          <w:tcPr>
            <w:tcW w:w="1779" w:type="dxa"/>
          </w:tcPr>
          <w:p w14:paraId="40F7817C"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November 2021</w:t>
            </w:r>
          </w:p>
        </w:tc>
        <w:tc>
          <w:tcPr>
            <w:tcW w:w="5217" w:type="dxa"/>
          </w:tcPr>
          <w:p w14:paraId="722F5A92"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Added RTD load calculation. Added pre-processing for price responsive IG</w:t>
            </w:r>
          </w:p>
        </w:tc>
      </w:tr>
      <w:tr w:rsidR="00714039" w:rsidRPr="00EF3450" w14:paraId="7B0DC439"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6343CBD3" w14:textId="77777777" w:rsidR="00714039" w:rsidRDefault="00714039" w:rsidP="00D872AD">
            <w:pPr>
              <w:rPr>
                <w:sz w:val="18"/>
                <w:szCs w:val="18"/>
              </w:rPr>
            </w:pPr>
            <w:r>
              <w:rPr>
                <w:sz w:val="18"/>
                <w:szCs w:val="18"/>
              </w:rPr>
              <w:t>12.0</w:t>
            </w:r>
          </w:p>
        </w:tc>
        <w:tc>
          <w:tcPr>
            <w:tcW w:w="1779" w:type="dxa"/>
          </w:tcPr>
          <w:p w14:paraId="3AEF3685" w14:textId="5ECEBA7D" w:rsidR="00714039" w:rsidRDefault="00AF4CDA"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00491FF6">
              <w:rPr>
                <w:sz w:val="18"/>
                <w:szCs w:val="18"/>
              </w:rPr>
              <w:t>5</w:t>
            </w:r>
            <w:r w:rsidR="001F1F2A">
              <w:rPr>
                <w:sz w:val="18"/>
                <w:szCs w:val="18"/>
              </w:rPr>
              <w:t xml:space="preserve"> </w:t>
            </w:r>
            <w:r w:rsidR="007C52EA">
              <w:rPr>
                <w:sz w:val="18"/>
                <w:szCs w:val="18"/>
              </w:rPr>
              <w:t>September</w:t>
            </w:r>
            <w:r w:rsidR="001F1F2A">
              <w:rPr>
                <w:sz w:val="18"/>
                <w:szCs w:val="18"/>
              </w:rPr>
              <w:t xml:space="preserve"> 2022</w:t>
            </w:r>
          </w:p>
        </w:tc>
        <w:tc>
          <w:tcPr>
            <w:tcW w:w="5217" w:type="dxa"/>
          </w:tcPr>
          <w:p w14:paraId="060B5021" w14:textId="77777777" w:rsidR="00714039" w:rsidRDefault="001F1F2A"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Changes for the release of RTP3</w:t>
            </w:r>
          </w:p>
        </w:tc>
      </w:tr>
      <w:tr w:rsidR="009A3D62" w:rsidRPr="00EF3450" w14:paraId="72BD3B76"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B4A63B4" w14:textId="34F1E5C3" w:rsidR="009A3D62" w:rsidRDefault="009A3D62" w:rsidP="00D872AD">
            <w:pPr>
              <w:rPr>
                <w:sz w:val="18"/>
                <w:szCs w:val="18"/>
              </w:rPr>
            </w:pPr>
            <w:r>
              <w:rPr>
                <w:sz w:val="18"/>
                <w:szCs w:val="18"/>
              </w:rPr>
              <w:t>13.0</w:t>
            </w:r>
          </w:p>
        </w:tc>
        <w:tc>
          <w:tcPr>
            <w:tcW w:w="1779" w:type="dxa"/>
          </w:tcPr>
          <w:p w14:paraId="2FDFCC1B" w14:textId="0524816A" w:rsidR="009A3D62" w:rsidRDefault="00427D4F"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w:t>
            </w:r>
            <w:r w:rsidR="009A3D62">
              <w:rPr>
                <w:sz w:val="18"/>
                <w:szCs w:val="18"/>
              </w:rPr>
              <w:t xml:space="preserve"> </w:t>
            </w:r>
            <w:r>
              <w:rPr>
                <w:sz w:val="18"/>
                <w:szCs w:val="18"/>
              </w:rPr>
              <w:t>April</w:t>
            </w:r>
            <w:r w:rsidR="009A3D62">
              <w:rPr>
                <w:sz w:val="18"/>
                <w:szCs w:val="18"/>
              </w:rPr>
              <w:t xml:space="preserve"> 2023</w:t>
            </w:r>
          </w:p>
        </w:tc>
        <w:tc>
          <w:tcPr>
            <w:tcW w:w="5217" w:type="dxa"/>
          </w:tcPr>
          <w:p w14:paraId="37A5E7E0" w14:textId="73922149" w:rsidR="009A3D62" w:rsidRDefault="009A3D62"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Changes for the release of RTP4</w:t>
            </w:r>
          </w:p>
        </w:tc>
      </w:tr>
      <w:tr w:rsidR="00D83ACD" w:rsidRPr="00EF3450" w14:paraId="42F01B8D"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1D6DFB8C" w14:textId="5FD6FFC6" w:rsidR="00D83ACD" w:rsidRDefault="00D83ACD" w:rsidP="00D872AD">
            <w:pPr>
              <w:rPr>
                <w:sz w:val="18"/>
                <w:szCs w:val="18"/>
              </w:rPr>
            </w:pPr>
            <w:r>
              <w:rPr>
                <w:sz w:val="18"/>
                <w:szCs w:val="18"/>
              </w:rPr>
              <w:t>14.0</w:t>
            </w:r>
          </w:p>
        </w:tc>
        <w:customXmlDelRangeStart w:id="30" w:author="David Bullen" w:date="2025-01-30T14:32:00Z"/>
        <w:sdt>
          <w:sdtPr>
            <w:rPr>
              <w:sz w:val="18"/>
              <w:szCs w:val="18"/>
            </w:rPr>
            <w:alias w:val="Publish Date"/>
            <w:tag w:val=""/>
            <w:id w:val="713619024"/>
            <w:placeholder>
              <w:docPart w:val="ECA562D1D79E4BF7AD6DC8C3A8419111"/>
            </w:placeholder>
            <w:dataBinding w:prefixMappings="xmlns:ns0='http://schemas.microsoft.com/office/2006/coverPageProps' " w:xpath="/ns0:CoverPageProperties[1]/ns0:PublishDate[1]" w:storeItemID="{55AF091B-3C7A-41E3-B477-F2FDAA23CFDA}"/>
            <w:date w:fullDate="2024-11-01T00:00:00Z">
              <w:dateFormat w:val="d MMMM yyyy"/>
              <w:lid w:val="en-NZ"/>
              <w:storeMappedDataAs w:val="dateTime"/>
              <w:calendar w:val="gregorian"/>
            </w:date>
          </w:sdtPr>
          <w:sdtEndPr/>
          <w:sdtContent>
            <w:customXmlDelRangeEnd w:id="30"/>
            <w:tc>
              <w:tcPr>
                <w:tcW w:w="1779" w:type="dxa"/>
              </w:tcPr>
              <w:p w14:paraId="1F57DA7D" w14:textId="0C9A63E6" w:rsidR="00D83ACD" w:rsidRDefault="00D65EE3" w:rsidP="00D872AD">
                <w:pPr>
                  <w:cnfStyle w:val="000000000000" w:firstRow="0" w:lastRow="0" w:firstColumn="0" w:lastColumn="0" w:oddVBand="0" w:evenVBand="0" w:oddHBand="0" w:evenHBand="0" w:firstRowFirstColumn="0" w:firstRowLastColumn="0" w:lastRowFirstColumn="0" w:lastRowLastColumn="0"/>
                  <w:rPr>
                    <w:sz w:val="18"/>
                    <w:szCs w:val="18"/>
                  </w:rPr>
                </w:pPr>
                <w:del w:id="31" w:author="David Bullen" w:date="2025-01-30T14:32:00Z" w16du:dateUtc="2025-01-30T01:32:00Z">
                  <w:r>
                    <w:rPr>
                      <w:sz w:val="18"/>
                      <w:szCs w:val="18"/>
                    </w:rPr>
                    <w:delText>1 November 2024</w:delText>
                  </w:r>
                </w:del>
              </w:p>
            </w:tc>
            <w:customXmlDelRangeStart w:id="32" w:author="David Bullen" w:date="2025-01-30T14:32:00Z"/>
          </w:sdtContent>
        </w:sdt>
        <w:customXmlDelRangeEnd w:id="32"/>
        <w:tc>
          <w:tcPr>
            <w:tcW w:w="5217" w:type="dxa"/>
          </w:tcPr>
          <w:p w14:paraId="0865C2D5" w14:textId="1D680581" w:rsidR="00D83ACD" w:rsidRDefault="00D83ACD"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Updates to the replacement of invalid prices after SOS1</w:t>
            </w:r>
          </w:p>
        </w:tc>
      </w:tr>
      <w:tr w:rsidR="00DB55E8" w:rsidRPr="00EF3450" w14:paraId="0ADE2915" w14:textId="77777777" w:rsidTr="008C5345">
        <w:trPr>
          <w:trHeight w:val="239"/>
          <w:ins w:id="33"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921" w:type="dxa"/>
          </w:tcPr>
          <w:p w14:paraId="166AA422" w14:textId="6E8FAB83" w:rsidR="00DB55E8" w:rsidRDefault="00DB55E8" w:rsidP="008C5345">
            <w:pPr>
              <w:spacing w:before="0" w:after="0"/>
              <w:rPr>
                <w:ins w:id="34" w:author="David Bullen" w:date="2025-01-30T14:32:00Z" w16du:dateUtc="2025-01-30T01:32:00Z"/>
                <w:sz w:val="18"/>
                <w:szCs w:val="18"/>
              </w:rPr>
            </w:pPr>
            <w:ins w:id="35" w:author="David Bullen" w:date="2025-01-30T14:32:00Z" w16du:dateUtc="2025-01-30T01:32:00Z">
              <w:r>
                <w:rPr>
                  <w:sz w:val="18"/>
                  <w:szCs w:val="18"/>
                </w:rPr>
                <w:t>15.0</w:t>
              </w:r>
            </w:ins>
          </w:p>
        </w:tc>
        <w:tc>
          <w:tcPr>
            <w:tcW w:w="1779" w:type="dxa"/>
          </w:tcPr>
          <w:p w14:paraId="1427636D" w14:textId="0D025CEA" w:rsidR="00DB55E8" w:rsidRPr="008C5345" w:rsidRDefault="00BC542B" w:rsidP="008C5345">
            <w:pPr>
              <w:pStyle w:val="BodyText"/>
              <w:spacing w:before="0" w:after="0"/>
              <w:ind w:left="0"/>
              <w:cnfStyle w:val="000000000000" w:firstRow="0" w:lastRow="0" w:firstColumn="0" w:lastColumn="0" w:oddVBand="0" w:evenVBand="0" w:oddHBand="0" w:evenHBand="0" w:firstRowFirstColumn="0" w:firstRowLastColumn="0" w:lastRowFirstColumn="0" w:lastRowLastColumn="0"/>
              <w:rPr>
                <w:ins w:id="36" w:author="David Bullen" w:date="2025-01-30T14:32:00Z" w16du:dateUtc="2025-01-30T01:32:00Z"/>
              </w:rPr>
            </w:pPr>
            <w:customXmlInsRangeStart w:id="37" w:author="David Bullen" w:date="2025-01-30T14:32:00Z"/>
            <w:sdt>
              <w:sdtPr>
                <w:rPr>
                  <w:sz w:val="18"/>
                  <w:szCs w:val="18"/>
                  <w:lang w:eastAsia="en-GB"/>
                </w:rPr>
                <w:alias w:val="Publish Date"/>
                <w:tag w:val="Publish Date"/>
                <w:id w:val="-2129538371"/>
                <w:dataBinding w:prefixMappings="xmlns:ns0='http://schemas.microsoft.com/office/2006/coverPageProps' " w:xpath="/ns0:CoverPageProperties[1]/ns0:PublishDate[1]" w:storeItemID="{55AF091B-3C7A-41E3-B477-F2FDAA23CFDA}"/>
                <w:date w:fullDate="2025-01-30T00:00:00Z">
                  <w:dateFormat w:val="d MMMM yyyy"/>
                  <w:lid w:val="en-NZ"/>
                  <w:storeMappedDataAs w:val="dateTime"/>
                  <w:calendar w:val="gregorian"/>
                </w:date>
              </w:sdtPr>
              <w:sdtEndPr/>
              <w:sdtContent>
                <w:customXmlInsRangeEnd w:id="37"/>
                <w:ins w:id="38" w:author="David Bullen" w:date="2025-01-30T14:32:00Z" w16du:dateUtc="2025-01-30T01:32:00Z">
                  <w:r>
                    <w:rPr>
                      <w:sz w:val="18"/>
                      <w:szCs w:val="18"/>
                      <w:lang w:eastAsia="en-GB"/>
                    </w:rPr>
                    <w:t>30 January 2025</w:t>
                  </w:r>
                </w:ins>
                <w:customXmlInsRangeStart w:id="39" w:author="David Bullen" w:date="2025-01-30T14:32:00Z"/>
              </w:sdtContent>
            </w:sdt>
            <w:customXmlInsRangeEnd w:id="39"/>
            <w:ins w:id="40" w:author="David Bullen" w:date="2025-01-30T14:32:00Z" w16du:dateUtc="2025-01-30T01:32:00Z">
              <w:r w:rsidR="008C5345">
                <w:rPr>
                  <w:sz w:val="18"/>
                  <w:szCs w:val="18"/>
                </w:rPr>
                <w:fldChar w:fldCharType="begin"/>
              </w:r>
              <w:r w:rsidR="008C5345">
                <w:rPr>
                  <w:sz w:val="18"/>
                  <w:szCs w:val="18"/>
                </w:rPr>
                <w:instrText xml:space="preserve">  </w:instrText>
              </w:r>
              <w:r w:rsidR="008C5345">
                <w:rPr>
                  <w:sz w:val="18"/>
                  <w:szCs w:val="18"/>
                </w:rPr>
                <w:fldChar w:fldCharType="end"/>
              </w:r>
            </w:ins>
          </w:p>
        </w:tc>
        <w:tc>
          <w:tcPr>
            <w:tcW w:w="5217" w:type="dxa"/>
          </w:tcPr>
          <w:p w14:paraId="461E137B" w14:textId="160100DD" w:rsidR="00DB55E8" w:rsidRDefault="00DB55E8" w:rsidP="008C5345">
            <w:pPr>
              <w:spacing w:before="0" w:after="0"/>
              <w:cnfStyle w:val="000000000000" w:firstRow="0" w:lastRow="0" w:firstColumn="0" w:lastColumn="0" w:oddVBand="0" w:evenVBand="0" w:oddHBand="0" w:evenHBand="0" w:firstRowFirstColumn="0" w:firstRowLastColumn="0" w:lastRowFirstColumn="0" w:lastRowLastColumn="0"/>
              <w:rPr>
                <w:ins w:id="41" w:author="David Bullen" w:date="2025-01-30T14:32:00Z" w16du:dateUtc="2025-01-30T01:32:00Z"/>
                <w:sz w:val="18"/>
                <w:szCs w:val="18"/>
              </w:rPr>
            </w:pPr>
            <w:ins w:id="42" w:author="David Bullen" w:date="2025-01-30T14:32:00Z" w16du:dateUtc="2025-01-30T01:32:00Z">
              <w:r>
                <w:rPr>
                  <w:sz w:val="18"/>
                  <w:szCs w:val="18"/>
                </w:rPr>
                <w:t>Add Link Risk and account for AC Secondary Risk</w:t>
              </w:r>
            </w:ins>
          </w:p>
        </w:tc>
      </w:tr>
    </w:tbl>
    <w:p w14:paraId="5A2DAE6D" w14:textId="77777777" w:rsidR="00714039" w:rsidRPr="00D778E3" w:rsidRDefault="00714039" w:rsidP="00714039">
      <w:pPr>
        <w:pStyle w:val="BodyText"/>
        <w:rPr>
          <w:sz w:val="18"/>
          <w:szCs w:val="18"/>
        </w:rPr>
      </w:pPr>
    </w:p>
    <w:tbl>
      <w:tblPr>
        <w:tblStyle w:val="SOReportTable"/>
        <w:tblW w:w="7945" w:type="dxa"/>
        <w:tblLayout w:type="fixed"/>
        <w:tblLook w:val="01E0" w:firstRow="1" w:lastRow="1" w:firstColumn="1" w:lastColumn="1" w:noHBand="0" w:noVBand="0"/>
      </w:tblPr>
      <w:tblGrid>
        <w:gridCol w:w="1708"/>
        <w:gridCol w:w="3827"/>
        <w:gridCol w:w="2410"/>
      </w:tblGrid>
      <w:tr w:rsidR="00714039" w:rsidRPr="00EF3450" w14:paraId="223024F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25895ED8" w14:textId="77777777" w:rsidR="00714039" w:rsidRPr="00D778E3" w:rsidRDefault="00714039" w:rsidP="00D872AD">
            <w:pPr>
              <w:rPr>
                <w:sz w:val="18"/>
                <w:szCs w:val="18"/>
              </w:rPr>
            </w:pPr>
          </w:p>
        </w:tc>
        <w:tc>
          <w:tcPr>
            <w:tcW w:w="3827" w:type="dxa"/>
          </w:tcPr>
          <w:p w14:paraId="220856BE" w14:textId="77777777" w:rsidR="00714039" w:rsidRPr="00D778E3" w:rsidRDefault="00714039" w:rsidP="00D872AD">
            <w:pPr>
              <w:cnfStyle w:val="100000000000" w:firstRow="1" w:lastRow="0" w:firstColumn="0" w:lastColumn="0" w:oddVBand="0" w:evenVBand="0" w:oddHBand="0" w:evenHBand="0" w:firstRowFirstColumn="0" w:firstRowLastColumn="0" w:lastRowFirstColumn="0" w:lastRowLastColumn="0"/>
              <w:rPr>
                <w:sz w:val="18"/>
                <w:szCs w:val="18"/>
              </w:rPr>
            </w:pPr>
            <w:r w:rsidRPr="00D778E3">
              <w:rPr>
                <w:sz w:val="18"/>
                <w:szCs w:val="18"/>
              </w:rPr>
              <w:t>Position</w:t>
            </w:r>
          </w:p>
        </w:tc>
        <w:tc>
          <w:tcPr>
            <w:tcW w:w="2410" w:type="dxa"/>
          </w:tcPr>
          <w:p w14:paraId="34F47B6F" w14:textId="77777777" w:rsidR="00714039" w:rsidRPr="00D778E3" w:rsidRDefault="00714039" w:rsidP="00D872AD">
            <w:pPr>
              <w:cnfStyle w:val="100000000000" w:firstRow="1" w:lastRow="0" w:firstColumn="0" w:lastColumn="0" w:oddVBand="0" w:evenVBand="0" w:oddHBand="0" w:evenHBand="0" w:firstRowFirstColumn="0" w:firstRowLastColumn="0" w:lastRowFirstColumn="0" w:lastRowLastColumn="0"/>
              <w:rPr>
                <w:sz w:val="18"/>
                <w:szCs w:val="18"/>
              </w:rPr>
            </w:pPr>
            <w:r w:rsidRPr="00D778E3">
              <w:rPr>
                <w:sz w:val="18"/>
                <w:szCs w:val="18"/>
              </w:rPr>
              <w:t>Date</w:t>
            </w:r>
          </w:p>
        </w:tc>
      </w:tr>
      <w:tr w:rsidR="00714039" w:rsidRPr="00EF3450" w14:paraId="2F1F9E5D" w14:textId="77777777" w:rsidTr="00D872AD">
        <w:tc>
          <w:tcPr>
            <w:cnfStyle w:val="001000000000" w:firstRow="0" w:lastRow="0" w:firstColumn="1" w:lastColumn="0" w:oddVBand="0" w:evenVBand="0" w:oddHBand="0" w:evenHBand="0" w:firstRowFirstColumn="0" w:firstRowLastColumn="0" w:lastRowFirstColumn="0" w:lastRowLastColumn="0"/>
            <w:tcW w:w="1708" w:type="dxa"/>
          </w:tcPr>
          <w:p w14:paraId="2C0626AA" w14:textId="77777777" w:rsidR="00714039" w:rsidRPr="00D778E3" w:rsidRDefault="00714039" w:rsidP="00D872AD">
            <w:pPr>
              <w:rPr>
                <w:sz w:val="18"/>
                <w:szCs w:val="18"/>
              </w:rPr>
            </w:pPr>
            <w:r w:rsidRPr="00D778E3">
              <w:rPr>
                <w:sz w:val="18"/>
                <w:szCs w:val="18"/>
              </w:rPr>
              <w:t xml:space="preserve">Prepared By: </w:t>
            </w:r>
          </w:p>
        </w:tc>
        <w:sdt>
          <w:sdtPr>
            <w:rPr>
              <w:sz w:val="18"/>
              <w:szCs w:val="18"/>
            </w:rPr>
            <w:alias w:val="Author"/>
            <w:id w:val="984290980"/>
            <w:dataBinding w:prefixMappings="xmlns:ns0='http://purl.org/dc/elements/1.1/' xmlns:ns1='http://schemas.openxmlformats.org/package/2006/metadata/core-properties' " w:xpath="/ns1:coreProperties[1]/ns0:creator[1]" w:storeItemID="{6C3C8BC8-F283-45AE-878A-BAB7291924A1}"/>
            <w:text/>
          </w:sdtPr>
          <w:sdtEndPr/>
          <w:sdtContent>
            <w:tc>
              <w:tcPr>
                <w:tcW w:w="3827" w:type="dxa"/>
              </w:tcPr>
              <w:p w14:paraId="03061DEE" w14:textId="19ABDD4E" w:rsidR="00714039" w:rsidRPr="00D778E3" w:rsidRDefault="00BC542B"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System Operator</w:t>
                </w:r>
              </w:p>
            </w:tc>
          </w:sdtContent>
        </w:sdt>
        <w:sdt>
          <w:sdtPr>
            <w:rPr>
              <w:sz w:val="18"/>
              <w:szCs w:val="18"/>
            </w:rPr>
            <w:alias w:val="Publish Date"/>
            <w:tag w:val=""/>
            <w:id w:val="76716772"/>
            <w:placeholder>
              <w:docPart w:val="4939CE90D5164FB4A77CA86EC44F05FE"/>
            </w:placeholder>
            <w:dataBinding w:prefixMappings="xmlns:ns0='http://schemas.microsoft.com/office/2006/coverPageProps' " w:xpath="/ns0:CoverPageProperties[1]/ns0:PublishDate[1]" w:storeItemID="{55AF091B-3C7A-41E3-B477-F2FDAA23CFDA}"/>
            <w:date w:fullDate="2025-01-30T00:00:00Z">
              <w:dateFormat w:val="d/MM/yyyy"/>
              <w:lid w:val="en-NZ"/>
              <w:storeMappedDataAs w:val="dateTime"/>
              <w:calendar w:val="gregorian"/>
            </w:date>
          </w:sdtPr>
          <w:sdtEndPr/>
          <w:sdtContent>
            <w:tc>
              <w:tcPr>
                <w:tcW w:w="2410" w:type="dxa"/>
              </w:tcPr>
              <w:p w14:paraId="1CB6E298" w14:textId="19F73298" w:rsidR="00714039" w:rsidRPr="00D778E3" w:rsidRDefault="00BC542B"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30/01/2025</w:t>
                </w:r>
              </w:p>
            </w:tc>
          </w:sdtContent>
        </w:sdt>
      </w:tr>
    </w:tbl>
    <w:p w14:paraId="6B0B28A7" w14:textId="77777777" w:rsidR="00714039" w:rsidRPr="00001E74" w:rsidRDefault="00714039" w:rsidP="00714039">
      <w:pPr>
        <w:pStyle w:val="Contents"/>
        <w:pageBreakBefore/>
        <w:rPr>
          <w:sz w:val="32"/>
        </w:rPr>
      </w:pPr>
      <w:r w:rsidRPr="00001E74">
        <w:rPr>
          <w:sz w:val="32"/>
        </w:rPr>
        <w:t>Table of Contents</w:t>
      </w:r>
    </w:p>
    <w:p w14:paraId="3B5CA1FF" w14:textId="77777777" w:rsidR="00427D4F" w:rsidRDefault="00714039">
      <w:pPr>
        <w:pStyle w:val="TOC1"/>
        <w:rPr>
          <w:del w:id="43" w:author="David Bullen" w:date="2025-01-30T14:32:00Z" w16du:dateUtc="2025-01-30T01:32:00Z"/>
          <w:rFonts w:asciiTheme="minorHAnsi" w:eastAsiaTheme="minorEastAsia" w:hAnsiTheme="minorHAnsi" w:cstheme="minorBidi"/>
          <w:b w:val="0"/>
          <w:smallCaps w:val="0"/>
          <w:sz w:val="22"/>
          <w:szCs w:val="28"/>
          <w:lang w:eastAsia="en-NZ" w:bidi="th-TH"/>
        </w:rPr>
      </w:pPr>
      <w:del w:id="44" w:author="David Bullen" w:date="2025-01-30T14:32:00Z" w16du:dateUtc="2025-01-30T01:32:00Z">
        <w:r>
          <w:rPr>
            <w:b w:val="0"/>
          </w:rPr>
          <w:fldChar w:fldCharType="begin"/>
        </w:r>
        <w:r>
          <w:delInstrText xml:space="preserve"> TOC \o "1-3" \h \z \u </w:delInstrText>
        </w:r>
        <w:r>
          <w:rPr>
            <w:b w:val="0"/>
          </w:rPr>
          <w:fldChar w:fldCharType="separate"/>
        </w:r>
        <w:r w:rsidR="00427D4F">
          <w:fldChar w:fldCharType="begin"/>
        </w:r>
        <w:r w:rsidR="00427D4F">
          <w:delInstrText>HYPERLINK \l "_Toc131539240"</w:delInstrText>
        </w:r>
        <w:r w:rsidR="00427D4F">
          <w:fldChar w:fldCharType="separate"/>
        </w:r>
        <w:r w:rsidR="00427D4F" w:rsidRPr="00D413A0">
          <w:rPr>
            <w:rStyle w:val="Hyperlink"/>
          </w:rPr>
          <w:delText>2</w:delText>
        </w:r>
        <w:r w:rsidR="00427D4F">
          <w:rPr>
            <w:rFonts w:asciiTheme="minorHAnsi" w:eastAsiaTheme="minorEastAsia" w:hAnsiTheme="minorHAnsi" w:cstheme="minorBidi"/>
            <w:b w:val="0"/>
            <w:smallCaps w:val="0"/>
            <w:sz w:val="22"/>
            <w:szCs w:val="28"/>
            <w:lang w:eastAsia="en-NZ" w:bidi="th-TH"/>
          </w:rPr>
          <w:tab/>
        </w:r>
        <w:r w:rsidR="00427D4F" w:rsidRPr="00D413A0">
          <w:rPr>
            <w:rStyle w:val="Hyperlink"/>
          </w:rPr>
          <w:delText>Introduction</w:delText>
        </w:r>
        <w:r w:rsidR="00427D4F">
          <w:rPr>
            <w:webHidden/>
          </w:rPr>
          <w:tab/>
        </w:r>
        <w:r w:rsidR="00427D4F">
          <w:rPr>
            <w:webHidden/>
          </w:rPr>
          <w:fldChar w:fldCharType="begin"/>
        </w:r>
        <w:r w:rsidR="00427D4F">
          <w:rPr>
            <w:webHidden/>
          </w:rPr>
          <w:delInstrText xml:space="preserve"> PAGEREF _Toc131539240 \h </w:delInstrText>
        </w:r>
        <w:r w:rsidR="00427D4F">
          <w:rPr>
            <w:webHidden/>
          </w:rPr>
        </w:r>
        <w:r w:rsidR="00427D4F">
          <w:rPr>
            <w:webHidden/>
          </w:rPr>
          <w:fldChar w:fldCharType="separate"/>
        </w:r>
        <w:r w:rsidR="00D83ACD">
          <w:rPr>
            <w:webHidden/>
          </w:rPr>
          <w:delText>4</w:delText>
        </w:r>
        <w:r w:rsidR="00427D4F">
          <w:rPr>
            <w:webHidden/>
          </w:rPr>
          <w:fldChar w:fldCharType="end"/>
        </w:r>
        <w:r w:rsidR="00427D4F">
          <w:fldChar w:fldCharType="end"/>
        </w:r>
      </w:del>
    </w:p>
    <w:p w14:paraId="6BBF96FD" w14:textId="77777777" w:rsidR="00427D4F" w:rsidRDefault="00427D4F">
      <w:pPr>
        <w:pStyle w:val="TOC1"/>
        <w:rPr>
          <w:del w:id="45" w:author="David Bullen" w:date="2025-01-30T14:32:00Z" w16du:dateUtc="2025-01-30T01:32:00Z"/>
          <w:rFonts w:asciiTheme="minorHAnsi" w:eastAsiaTheme="minorEastAsia" w:hAnsiTheme="minorHAnsi" w:cstheme="minorBidi"/>
          <w:b w:val="0"/>
          <w:smallCaps w:val="0"/>
          <w:sz w:val="22"/>
          <w:szCs w:val="28"/>
          <w:lang w:eastAsia="en-NZ" w:bidi="th-TH"/>
        </w:rPr>
      </w:pPr>
      <w:del w:id="46" w:author="David Bullen" w:date="2025-01-30T14:32:00Z" w16du:dateUtc="2025-01-30T01:32:00Z">
        <w:r>
          <w:fldChar w:fldCharType="begin"/>
        </w:r>
        <w:r>
          <w:delInstrText>HYPERLINK \l "_Toc131539241"</w:delInstrText>
        </w:r>
        <w:r>
          <w:fldChar w:fldCharType="separate"/>
        </w:r>
        <w:r w:rsidRPr="00D413A0">
          <w:rPr>
            <w:rStyle w:val="Hyperlink"/>
          </w:rPr>
          <w:delText>3</w:delText>
        </w:r>
        <w:r>
          <w:rPr>
            <w:rFonts w:asciiTheme="minorHAnsi" w:eastAsiaTheme="minorEastAsia" w:hAnsiTheme="minorHAnsi" w:cstheme="minorBidi"/>
            <w:b w:val="0"/>
            <w:smallCaps w:val="0"/>
            <w:sz w:val="22"/>
            <w:szCs w:val="28"/>
            <w:lang w:eastAsia="en-NZ" w:bidi="th-TH"/>
          </w:rPr>
          <w:tab/>
        </w:r>
        <w:r w:rsidRPr="00D413A0">
          <w:rPr>
            <w:rStyle w:val="Hyperlink"/>
          </w:rPr>
          <w:delText>LP Model Sets, Parameters and Variables</w:delText>
        </w:r>
        <w:r>
          <w:rPr>
            <w:webHidden/>
          </w:rPr>
          <w:tab/>
        </w:r>
        <w:r>
          <w:rPr>
            <w:webHidden/>
          </w:rPr>
          <w:fldChar w:fldCharType="begin"/>
        </w:r>
        <w:r>
          <w:rPr>
            <w:webHidden/>
          </w:rPr>
          <w:delInstrText xml:space="preserve"> PAGEREF _Toc131539241 \h </w:delInstrText>
        </w:r>
        <w:r>
          <w:rPr>
            <w:webHidden/>
          </w:rPr>
        </w:r>
        <w:r>
          <w:rPr>
            <w:webHidden/>
          </w:rPr>
          <w:fldChar w:fldCharType="separate"/>
        </w:r>
        <w:r w:rsidR="00D83ACD">
          <w:rPr>
            <w:webHidden/>
          </w:rPr>
          <w:delText>5</w:delText>
        </w:r>
        <w:r>
          <w:rPr>
            <w:webHidden/>
          </w:rPr>
          <w:fldChar w:fldCharType="end"/>
        </w:r>
        <w:r>
          <w:fldChar w:fldCharType="end"/>
        </w:r>
      </w:del>
    </w:p>
    <w:p w14:paraId="30106292" w14:textId="77777777" w:rsidR="00427D4F" w:rsidRDefault="00427D4F">
      <w:pPr>
        <w:pStyle w:val="TOC2"/>
        <w:rPr>
          <w:del w:id="47" w:author="David Bullen" w:date="2025-01-30T14:32:00Z" w16du:dateUtc="2025-01-30T01:32:00Z"/>
          <w:rFonts w:asciiTheme="minorHAnsi" w:eastAsiaTheme="minorEastAsia" w:hAnsiTheme="minorHAnsi" w:cstheme="minorBidi"/>
          <w:sz w:val="22"/>
          <w:szCs w:val="28"/>
          <w:lang w:eastAsia="en-NZ" w:bidi="th-TH"/>
        </w:rPr>
      </w:pPr>
      <w:del w:id="48" w:author="David Bullen" w:date="2025-01-30T14:32:00Z" w16du:dateUtc="2025-01-30T01:32:00Z">
        <w:r>
          <w:fldChar w:fldCharType="begin"/>
        </w:r>
        <w:r>
          <w:delInstrText>HYPERLINK \l "_Toc131539242"</w:delInstrText>
        </w:r>
        <w:r>
          <w:fldChar w:fldCharType="separate"/>
        </w:r>
        <w:r w:rsidRPr="00D413A0">
          <w:rPr>
            <w:rStyle w:val="Hyperlink"/>
          </w:rPr>
          <w:delText>3.1</w:delText>
        </w:r>
        <w:r>
          <w:rPr>
            <w:rFonts w:asciiTheme="minorHAnsi" w:eastAsiaTheme="minorEastAsia" w:hAnsiTheme="minorHAnsi" w:cstheme="minorBidi"/>
            <w:sz w:val="22"/>
            <w:szCs w:val="28"/>
            <w:lang w:eastAsia="en-NZ" w:bidi="th-TH"/>
          </w:rPr>
          <w:tab/>
        </w:r>
        <w:r w:rsidRPr="00D413A0">
          <w:rPr>
            <w:rStyle w:val="Hyperlink"/>
          </w:rPr>
          <w:delText>Fundamental Sets</w:delText>
        </w:r>
        <w:r>
          <w:rPr>
            <w:webHidden/>
          </w:rPr>
          <w:tab/>
        </w:r>
        <w:r>
          <w:rPr>
            <w:webHidden/>
          </w:rPr>
          <w:fldChar w:fldCharType="begin"/>
        </w:r>
        <w:r>
          <w:rPr>
            <w:webHidden/>
          </w:rPr>
          <w:delInstrText xml:space="preserve"> PAGEREF _Toc131539242 \h </w:delInstrText>
        </w:r>
        <w:r>
          <w:rPr>
            <w:webHidden/>
          </w:rPr>
        </w:r>
        <w:r>
          <w:rPr>
            <w:webHidden/>
          </w:rPr>
          <w:fldChar w:fldCharType="separate"/>
        </w:r>
        <w:r w:rsidR="00D83ACD">
          <w:rPr>
            <w:webHidden/>
          </w:rPr>
          <w:delText>5</w:delText>
        </w:r>
        <w:r>
          <w:rPr>
            <w:webHidden/>
          </w:rPr>
          <w:fldChar w:fldCharType="end"/>
        </w:r>
        <w:r>
          <w:fldChar w:fldCharType="end"/>
        </w:r>
      </w:del>
    </w:p>
    <w:p w14:paraId="7FA23BD9" w14:textId="77777777" w:rsidR="00427D4F" w:rsidRDefault="00427D4F">
      <w:pPr>
        <w:pStyle w:val="TOC2"/>
        <w:rPr>
          <w:del w:id="49" w:author="David Bullen" w:date="2025-01-30T14:32:00Z" w16du:dateUtc="2025-01-30T01:32:00Z"/>
          <w:rFonts w:asciiTheme="minorHAnsi" w:eastAsiaTheme="minorEastAsia" w:hAnsiTheme="minorHAnsi" w:cstheme="minorBidi"/>
          <w:sz w:val="22"/>
          <w:szCs w:val="28"/>
          <w:lang w:eastAsia="en-NZ" w:bidi="th-TH"/>
        </w:rPr>
      </w:pPr>
      <w:del w:id="50" w:author="David Bullen" w:date="2025-01-30T14:32:00Z" w16du:dateUtc="2025-01-30T01:32:00Z">
        <w:r>
          <w:fldChar w:fldCharType="begin"/>
        </w:r>
        <w:r>
          <w:delInstrText>HYPERLINK \l "_Toc131539243"</w:delInstrText>
        </w:r>
        <w:r>
          <w:fldChar w:fldCharType="separate"/>
        </w:r>
        <w:r w:rsidRPr="00D413A0">
          <w:rPr>
            <w:rStyle w:val="Hyperlink"/>
          </w:rPr>
          <w:delText>3.2</w:delText>
        </w:r>
        <w:r>
          <w:rPr>
            <w:rFonts w:asciiTheme="minorHAnsi" w:eastAsiaTheme="minorEastAsia" w:hAnsiTheme="minorHAnsi" w:cstheme="minorBidi"/>
            <w:sz w:val="22"/>
            <w:szCs w:val="28"/>
            <w:lang w:eastAsia="en-NZ" w:bidi="th-TH"/>
          </w:rPr>
          <w:tab/>
        </w:r>
        <w:r w:rsidRPr="00D413A0">
          <w:rPr>
            <w:rStyle w:val="Hyperlink"/>
          </w:rPr>
          <w:delText>Derived Sets</w:delText>
        </w:r>
        <w:r>
          <w:rPr>
            <w:webHidden/>
          </w:rPr>
          <w:tab/>
        </w:r>
        <w:r>
          <w:rPr>
            <w:webHidden/>
          </w:rPr>
          <w:fldChar w:fldCharType="begin"/>
        </w:r>
        <w:r>
          <w:rPr>
            <w:webHidden/>
          </w:rPr>
          <w:delInstrText xml:space="preserve"> PAGEREF _Toc131539243 \h </w:delInstrText>
        </w:r>
        <w:r>
          <w:rPr>
            <w:webHidden/>
          </w:rPr>
        </w:r>
        <w:r>
          <w:rPr>
            <w:webHidden/>
          </w:rPr>
          <w:fldChar w:fldCharType="separate"/>
        </w:r>
        <w:r w:rsidR="00D83ACD">
          <w:rPr>
            <w:webHidden/>
          </w:rPr>
          <w:delText>7</w:delText>
        </w:r>
        <w:r>
          <w:rPr>
            <w:webHidden/>
          </w:rPr>
          <w:fldChar w:fldCharType="end"/>
        </w:r>
        <w:r>
          <w:fldChar w:fldCharType="end"/>
        </w:r>
      </w:del>
    </w:p>
    <w:p w14:paraId="0DDEF89C" w14:textId="77777777" w:rsidR="00427D4F" w:rsidRDefault="00427D4F">
      <w:pPr>
        <w:pStyle w:val="TOC2"/>
        <w:rPr>
          <w:del w:id="51" w:author="David Bullen" w:date="2025-01-30T14:32:00Z" w16du:dateUtc="2025-01-30T01:32:00Z"/>
          <w:rFonts w:asciiTheme="minorHAnsi" w:eastAsiaTheme="minorEastAsia" w:hAnsiTheme="minorHAnsi" w:cstheme="minorBidi"/>
          <w:sz w:val="22"/>
          <w:szCs w:val="28"/>
          <w:lang w:eastAsia="en-NZ" w:bidi="th-TH"/>
        </w:rPr>
      </w:pPr>
      <w:del w:id="52" w:author="David Bullen" w:date="2025-01-30T14:32:00Z" w16du:dateUtc="2025-01-30T01:32:00Z">
        <w:r>
          <w:fldChar w:fldCharType="begin"/>
        </w:r>
        <w:r>
          <w:delInstrText>HYPERLINK \l "_Toc131539244"</w:delInstrText>
        </w:r>
        <w:r>
          <w:fldChar w:fldCharType="separate"/>
        </w:r>
        <w:r w:rsidRPr="00D413A0">
          <w:rPr>
            <w:rStyle w:val="Hyperlink"/>
          </w:rPr>
          <w:delText>3.3</w:delText>
        </w:r>
        <w:r>
          <w:rPr>
            <w:rFonts w:asciiTheme="minorHAnsi" w:eastAsiaTheme="minorEastAsia" w:hAnsiTheme="minorHAnsi" w:cstheme="minorBidi"/>
            <w:sz w:val="22"/>
            <w:szCs w:val="28"/>
            <w:lang w:eastAsia="en-NZ" w:bidi="th-TH"/>
          </w:rPr>
          <w:tab/>
        </w:r>
        <w:r w:rsidRPr="00D413A0">
          <w:rPr>
            <w:rStyle w:val="Hyperlink"/>
          </w:rPr>
          <w:delText>Functions Defined on Sets</w:delText>
        </w:r>
        <w:r>
          <w:rPr>
            <w:webHidden/>
          </w:rPr>
          <w:tab/>
        </w:r>
        <w:r>
          <w:rPr>
            <w:webHidden/>
          </w:rPr>
          <w:fldChar w:fldCharType="begin"/>
        </w:r>
        <w:r>
          <w:rPr>
            <w:webHidden/>
          </w:rPr>
          <w:delInstrText xml:space="preserve"> PAGEREF _Toc131539244 \h </w:delInstrText>
        </w:r>
        <w:r>
          <w:rPr>
            <w:webHidden/>
          </w:rPr>
        </w:r>
        <w:r>
          <w:rPr>
            <w:webHidden/>
          </w:rPr>
          <w:fldChar w:fldCharType="separate"/>
        </w:r>
        <w:r w:rsidR="00D83ACD">
          <w:rPr>
            <w:webHidden/>
          </w:rPr>
          <w:delText>8</w:delText>
        </w:r>
        <w:r>
          <w:rPr>
            <w:webHidden/>
          </w:rPr>
          <w:fldChar w:fldCharType="end"/>
        </w:r>
        <w:r>
          <w:fldChar w:fldCharType="end"/>
        </w:r>
      </w:del>
    </w:p>
    <w:p w14:paraId="3DF4270E" w14:textId="77777777" w:rsidR="00427D4F" w:rsidRDefault="00427D4F">
      <w:pPr>
        <w:pStyle w:val="TOC2"/>
        <w:rPr>
          <w:del w:id="53" w:author="David Bullen" w:date="2025-01-30T14:32:00Z" w16du:dateUtc="2025-01-30T01:32:00Z"/>
          <w:rFonts w:asciiTheme="minorHAnsi" w:eastAsiaTheme="minorEastAsia" w:hAnsiTheme="minorHAnsi" w:cstheme="minorBidi"/>
          <w:sz w:val="22"/>
          <w:szCs w:val="28"/>
          <w:lang w:eastAsia="en-NZ" w:bidi="th-TH"/>
        </w:rPr>
      </w:pPr>
      <w:del w:id="54" w:author="David Bullen" w:date="2025-01-30T14:32:00Z" w16du:dateUtc="2025-01-30T01:32:00Z">
        <w:r>
          <w:fldChar w:fldCharType="begin"/>
        </w:r>
        <w:r>
          <w:delInstrText>HYPERLINK \l "_Toc131539245"</w:delInstrText>
        </w:r>
        <w:r>
          <w:fldChar w:fldCharType="separate"/>
        </w:r>
        <w:r w:rsidRPr="00D413A0">
          <w:rPr>
            <w:rStyle w:val="Hyperlink"/>
          </w:rPr>
          <w:delText>3.4</w:delText>
        </w:r>
        <w:r>
          <w:rPr>
            <w:rFonts w:asciiTheme="minorHAnsi" w:eastAsiaTheme="minorEastAsia" w:hAnsiTheme="minorHAnsi" w:cstheme="minorBidi"/>
            <w:sz w:val="22"/>
            <w:szCs w:val="28"/>
            <w:lang w:eastAsia="en-NZ" w:bidi="th-TH"/>
          </w:rPr>
          <w:tab/>
        </w:r>
        <w:r w:rsidRPr="00D413A0">
          <w:rPr>
            <w:rStyle w:val="Hyperlink"/>
          </w:rPr>
          <w:delText>Generation and Load</w:delText>
        </w:r>
        <w:r>
          <w:rPr>
            <w:webHidden/>
          </w:rPr>
          <w:tab/>
        </w:r>
        <w:r>
          <w:rPr>
            <w:webHidden/>
          </w:rPr>
          <w:fldChar w:fldCharType="begin"/>
        </w:r>
        <w:r>
          <w:rPr>
            <w:webHidden/>
          </w:rPr>
          <w:delInstrText xml:space="preserve"> PAGEREF _Toc131539245 \h </w:delInstrText>
        </w:r>
        <w:r>
          <w:rPr>
            <w:webHidden/>
          </w:rPr>
        </w:r>
        <w:r>
          <w:rPr>
            <w:webHidden/>
          </w:rPr>
          <w:fldChar w:fldCharType="separate"/>
        </w:r>
        <w:r w:rsidR="00D83ACD">
          <w:rPr>
            <w:webHidden/>
          </w:rPr>
          <w:delText>9</w:delText>
        </w:r>
        <w:r>
          <w:rPr>
            <w:webHidden/>
          </w:rPr>
          <w:fldChar w:fldCharType="end"/>
        </w:r>
        <w:r>
          <w:fldChar w:fldCharType="end"/>
        </w:r>
      </w:del>
    </w:p>
    <w:p w14:paraId="5A8B0845" w14:textId="77777777" w:rsidR="00427D4F" w:rsidRDefault="00427D4F">
      <w:pPr>
        <w:pStyle w:val="TOC3"/>
        <w:rPr>
          <w:del w:id="55" w:author="David Bullen" w:date="2025-01-30T14:32:00Z" w16du:dateUtc="2025-01-30T01:32:00Z"/>
          <w:rFonts w:asciiTheme="minorHAnsi" w:eastAsiaTheme="minorEastAsia" w:hAnsiTheme="minorHAnsi" w:cstheme="minorBidi"/>
          <w:sz w:val="22"/>
          <w:szCs w:val="28"/>
          <w:lang w:eastAsia="en-NZ" w:bidi="th-TH"/>
        </w:rPr>
      </w:pPr>
      <w:del w:id="56" w:author="David Bullen" w:date="2025-01-30T14:32:00Z" w16du:dateUtc="2025-01-30T01:32:00Z">
        <w:r>
          <w:fldChar w:fldCharType="begin"/>
        </w:r>
        <w:r>
          <w:delInstrText>HYPERLINK \l "_Toc131539246"</w:delInstrText>
        </w:r>
        <w:r>
          <w:fldChar w:fldCharType="separate"/>
        </w:r>
        <w:r w:rsidRPr="00D413A0">
          <w:rPr>
            <w:rStyle w:val="Hyperlink"/>
          </w:rPr>
          <w:delText>3.4.1</w:delText>
        </w:r>
        <w:r>
          <w:rPr>
            <w:rFonts w:asciiTheme="minorHAnsi" w:eastAsiaTheme="minorEastAsia" w:hAnsiTheme="minorHAnsi" w:cstheme="minorBidi"/>
            <w:sz w:val="22"/>
            <w:szCs w:val="28"/>
            <w:lang w:eastAsia="en-NZ" w:bidi="th-TH"/>
          </w:rPr>
          <w:tab/>
        </w:r>
        <w:r w:rsidRPr="00D413A0">
          <w:rPr>
            <w:rStyle w:val="Hyperlink"/>
          </w:rPr>
          <w:delText>Parameters</w:delText>
        </w:r>
        <w:r>
          <w:rPr>
            <w:webHidden/>
          </w:rPr>
          <w:tab/>
        </w:r>
        <w:r>
          <w:rPr>
            <w:webHidden/>
          </w:rPr>
          <w:fldChar w:fldCharType="begin"/>
        </w:r>
        <w:r>
          <w:rPr>
            <w:webHidden/>
          </w:rPr>
          <w:delInstrText xml:space="preserve"> PAGEREF _Toc131539246 \h </w:delInstrText>
        </w:r>
        <w:r>
          <w:rPr>
            <w:webHidden/>
          </w:rPr>
        </w:r>
        <w:r>
          <w:rPr>
            <w:webHidden/>
          </w:rPr>
          <w:fldChar w:fldCharType="separate"/>
        </w:r>
        <w:r w:rsidR="00D83ACD">
          <w:rPr>
            <w:webHidden/>
          </w:rPr>
          <w:delText>9</w:delText>
        </w:r>
        <w:r>
          <w:rPr>
            <w:webHidden/>
          </w:rPr>
          <w:fldChar w:fldCharType="end"/>
        </w:r>
        <w:r>
          <w:fldChar w:fldCharType="end"/>
        </w:r>
      </w:del>
    </w:p>
    <w:p w14:paraId="22C92426" w14:textId="77777777" w:rsidR="00427D4F" w:rsidRDefault="00427D4F">
      <w:pPr>
        <w:pStyle w:val="TOC3"/>
        <w:rPr>
          <w:del w:id="57" w:author="David Bullen" w:date="2025-01-30T14:32:00Z" w16du:dateUtc="2025-01-30T01:32:00Z"/>
          <w:rFonts w:asciiTheme="minorHAnsi" w:eastAsiaTheme="minorEastAsia" w:hAnsiTheme="minorHAnsi" w:cstheme="minorBidi"/>
          <w:sz w:val="22"/>
          <w:szCs w:val="28"/>
          <w:lang w:eastAsia="en-NZ" w:bidi="th-TH"/>
        </w:rPr>
      </w:pPr>
      <w:del w:id="58" w:author="David Bullen" w:date="2025-01-30T14:32:00Z" w16du:dateUtc="2025-01-30T01:32:00Z">
        <w:r>
          <w:fldChar w:fldCharType="begin"/>
        </w:r>
        <w:r>
          <w:delInstrText>HYPERLINK \l "_Toc131539247"</w:delInstrText>
        </w:r>
        <w:r>
          <w:fldChar w:fldCharType="separate"/>
        </w:r>
        <w:r w:rsidRPr="00D413A0">
          <w:rPr>
            <w:rStyle w:val="Hyperlink"/>
          </w:rPr>
          <w:delText>3.4.2</w:delText>
        </w:r>
        <w:r>
          <w:rPr>
            <w:rFonts w:asciiTheme="minorHAnsi" w:eastAsiaTheme="minorEastAsia" w:hAnsiTheme="minorHAnsi" w:cstheme="minorBidi"/>
            <w:sz w:val="22"/>
            <w:szCs w:val="28"/>
            <w:lang w:eastAsia="en-NZ" w:bidi="th-TH"/>
          </w:rPr>
          <w:tab/>
        </w:r>
        <w:r w:rsidRPr="00D413A0">
          <w:rPr>
            <w:rStyle w:val="Hyperlink"/>
          </w:rPr>
          <w:delText>Variables</w:delText>
        </w:r>
        <w:r>
          <w:rPr>
            <w:webHidden/>
          </w:rPr>
          <w:tab/>
        </w:r>
        <w:r>
          <w:rPr>
            <w:webHidden/>
          </w:rPr>
          <w:fldChar w:fldCharType="begin"/>
        </w:r>
        <w:r>
          <w:rPr>
            <w:webHidden/>
          </w:rPr>
          <w:delInstrText xml:space="preserve"> PAGEREF _Toc131539247 \h </w:delInstrText>
        </w:r>
        <w:r>
          <w:rPr>
            <w:webHidden/>
          </w:rPr>
        </w:r>
        <w:r>
          <w:rPr>
            <w:webHidden/>
          </w:rPr>
          <w:fldChar w:fldCharType="separate"/>
        </w:r>
        <w:r w:rsidR="00D83ACD">
          <w:rPr>
            <w:webHidden/>
          </w:rPr>
          <w:delText>10</w:delText>
        </w:r>
        <w:r>
          <w:rPr>
            <w:webHidden/>
          </w:rPr>
          <w:fldChar w:fldCharType="end"/>
        </w:r>
        <w:r>
          <w:fldChar w:fldCharType="end"/>
        </w:r>
      </w:del>
    </w:p>
    <w:p w14:paraId="197C7A8F" w14:textId="77777777" w:rsidR="00427D4F" w:rsidRDefault="00427D4F">
      <w:pPr>
        <w:pStyle w:val="TOC2"/>
        <w:rPr>
          <w:del w:id="59" w:author="David Bullen" w:date="2025-01-30T14:32:00Z" w16du:dateUtc="2025-01-30T01:32:00Z"/>
          <w:rFonts w:asciiTheme="minorHAnsi" w:eastAsiaTheme="minorEastAsia" w:hAnsiTheme="minorHAnsi" w:cstheme="minorBidi"/>
          <w:sz w:val="22"/>
          <w:szCs w:val="28"/>
          <w:lang w:eastAsia="en-NZ" w:bidi="th-TH"/>
        </w:rPr>
      </w:pPr>
      <w:del w:id="60" w:author="David Bullen" w:date="2025-01-30T14:32:00Z" w16du:dateUtc="2025-01-30T01:32:00Z">
        <w:r>
          <w:fldChar w:fldCharType="begin"/>
        </w:r>
        <w:r>
          <w:delInstrText>HYPERLINK \l "_Toc131539248"</w:delInstrText>
        </w:r>
        <w:r>
          <w:fldChar w:fldCharType="separate"/>
        </w:r>
        <w:r w:rsidRPr="00D413A0">
          <w:rPr>
            <w:rStyle w:val="Hyperlink"/>
          </w:rPr>
          <w:delText>3.5</w:delText>
        </w:r>
        <w:r>
          <w:rPr>
            <w:rFonts w:asciiTheme="minorHAnsi" w:eastAsiaTheme="minorEastAsia" w:hAnsiTheme="minorHAnsi" w:cstheme="minorBidi"/>
            <w:sz w:val="22"/>
            <w:szCs w:val="28"/>
            <w:lang w:eastAsia="en-NZ" w:bidi="th-TH"/>
          </w:rPr>
          <w:tab/>
        </w:r>
        <w:r w:rsidRPr="00D413A0">
          <w:rPr>
            <w:rStyle w:val="Hyperlink"/>
          </w:rPr>
          <w:delText>HVDC Transmission System</w:delText>
        </w:r>
        <w:r>
          <w:rPr>
            <w:webHidden/>
          </w:rPr>
          <w:tab/>
        </w:r>
        <w:r>
          <w:rPr>
            <w:webHidden/>
          </w:rPr>
          <w:fldChar w:fldCharType="begin"/>
        </w:r>
        <w:r>
          <w:rPr>
            <w:webHidden/>
          </w:rPr>
          <w:delInstrText xml:space="preserve"> PAGEREF _Toc131539248 \h </w:delInstrText>
        </w:r>
        <w:r>
          <w:rPr>
            <w:webHidden/>
          </w:rPr>
        </w:r>
        <w:r>
          <w:rPr>
            <w:webHidden/>
          </w:rPr>
          <w:fldChar w:fldCharType="separate"/>
        </w:r>
        <w:r w:rsidR="00D83ACD">
          <w:rPr>
            <w:webHidden/>
          </w:rPr>
          <w:delText>11</w:delText>
        </w:r>
        <w:r>
          <w:rPr>
            <w:webHidden/>
          </w:rPr>
          <w:fldChar w:fldCharType="end"/>
        </w:r>
        <w:r>
          <w:fldChar w:fldCharType="end"/>
        </w:r>
      </w:del>
    </w:p>
    <w:p w14:paraId="57766EA1" w14:textId="77777777" w:rsidR="00427D4F" w:rsidRDefault="00427D4F">
      <w:pPr>
        <w:pStyle w:val="TOC3"/>
        <w:rPr>
          <w:del w:id="61" w:author="David Bullen" w:date="2025-01-30T14:32:00Z" w16du:dateUtc="2025-01-30T01:32:00Z"/>
          <w:rFonts w:asciiTheme="minorHAnsi" w:eastAsiaTheme="minorEastAsia" w:hAnsiTheme="minorHAnsi" w:cstheme="minorBidi"/>
          <w:sz w:val="22"/>
          <w:szCs w:val="28"/>
          <w:lang w:eastAsia="en-NZ" w:bidi="th-TH"/>
        </w:rPr>
      </w:pPr>
      <w:del w:id="62" w:author="David Bullen" w:date="2025-01-30T14:32:00Z" w16du:dateUtc="2025-01-30T01:32:00Z">
        <w:r>
          <w:fldChar w:fldCharType="begin"/>
        </w:r>
        <w:r>
          <w:delInstrText>HYPERLINK \l "_Toc131539249"</w:delInstrText>
        </w:r>
        <w:r>
          <w:fldChar w:fldCharType="separate"/>
        </w:r>
        <w:r w:rsidRPr="00D413A0">
          <w:rPr>
            <w:rStyle w:val="Hyperlink"/>
          </w:rPr>
          <w:delText>3.5.1</w:delText>
        </w:r>
        <w:r>
          <w:rPr>
            <w:rFonts w:asciiTheme="minorHAnsi" w:eastAsiaTheme="minorEastAsia" w:hAnsiTheme="minorHAnsi" w:cstheme="minorBidi"/>
            <w:sz w:val="22"/>
            <w:szCs w:val="28"/>
            <w:lang w:eastAsia="en-NZ" w:bidi="th-TH"/>
          </w:rPr>
          <w:tab/>
        </w:r>
        <w:r w:rsidRPr="00D413A0">
          <w:rPr>
            <w:rStyle w:val="Hyperlink"/>
          </w:rPr>
          <w:delText>Parameters</w:delText>
        </w:r>
        <w:r>
          <w:rPr>
            <w:webHidden/>
          </w:rPr>
          <w:tab/>
        </w:r>
        <w:r>
          <w:rPr>
            <w:webHidden/>
          </w:rPr>
          <w:fldChar w:fldCharType="begin"/>
        </w:r>
        <w:r>
          <w:rPr>
            <w:webHidden/>
          </w:rPr>
          <w:delInstrText xml:space="preserve"> PAGEREF _Toc131539249 \h </w:delInstrText>
        </w:r>
        <w:r>
          <w:rPr>
            <w:webHidden/>
          </w:rPr>
        </w:r>
        <w:r>
          <w:rPr>
            <w:webHidden/>
          </w:rPr>
          <w:fldChar w:fldCharType="separate"/>
        </w:r>
        <w:r w:rsidR="00D83ACD">
          <w:rPr>
            <w:webHidden/>
          </w:rPr>
          <w:delText>11</w:delText>
        </w:r>
        <w:r>
          <w:rPr>
            <w:webHidden/>
          </w:rPr>
          <w:fldChar w:fldCharType="end"/>
        </w:r>
        <w:r>
          <w:fldChar w:fldCharType="end"/>
        </w:r>
      </w:del>
    </w:p>
    <w:p w14:paraId="757EF68B" w14:textId="77777777" w:rsidR="00427D4F" w:rsidRDefault="00427D4F">
      <w:pPr>
        <w:pStyle w:val="TOC3"/>
        <w:rPr>
          <w:del w:id="63" w:author="David Bullen" w:date="2025-01-30T14:32:00Z" w16du:dateUtc="2025-01-30T01:32:00Z"/>
          <w:rFonts w:asciiTheme="minorHAnsi" w:eastAsiaTheme="minorEastAsia" w:hAnsiTheme="minorHAnsi" w:cstheme="minorBidi"/>
          <w:sz w:val="22"/>
          <w:szCs w:val="28"/>
          <w:lang w:eastAsia="en-NZ" w:bidi="th-TH"/>
        </w:rPr>
      </w:pPr>
      <w:del w:id="64" w:author="David Bullen" w:date="2025-01-30T14:32:00Z" w16du:dateUtc="2025-01-30T01:32:00Z">
        <w:r>
          <w:fldChar w:fldCharType="begin"/>
        </w:r>
        <w:r>
          <w:delInstrText>HYPERLINK \l "_Toc131539250"</w:delInstrText>
        </w:r>
        <w:r>
          <w:fldChar w:fldCharType="separate"/>
        </w:r>
        <w:r w:rsidRPr="00D413A0">
          <w:rPr>
            <w:rStyle w:val="Hyperlink"/>
          </w:rPr>
          <w:delText>3.5.2</w:delText>
        </w:r>
        <w:r>
          <w:rPr>
            <w:rFonts w:asciiTheme="minorHAnsi" w:eastAsiaTheme="minorEastAsia" w:hAnsiTheme="minorHAnsi" w:cstheme="minorBidi"/>
            <w:sz w:val="22"/>
            <w:szCs w:val="28"/>
            <w:lang w:eastAsia="en-NZ" w:bidi="th-TH"/>
          </w:rPr>
          <w:tab/>
        </w:r>
        <w:r w:rsidRPr="00D413A0">
          <w:rPr>
            <w:rStyle w:val="Hyperlink"/>
          </w:rPr>
          <w:delText>Index</w:delText>
        </w:r>
        <w:r>
          <w:rPr>
            <w:webHidden/>
          </w:rPr>
          <w:tab/>
        </w:r>
        <w:r>
          <w:rPr>
            <w:webHidden/>
          </w:rPr>
          <w:fldChar w:fldCharType="begin"/>
        </w:r>
        <w:r>
          <w:rPr>
            <w:webHidden/>
          </w:rPr>
          <w:delInstrText xml:space="preserve"> PAGEREF _Toc131539250 \h </w:delInstrText>
        </w:r>
        <w:r>
          <w:rPr>
            <w:webHidden/>
          </w:rPr>
        </w:r>
        <w:r>
          <w:rPr>
            <w:webHidden/>
          </w:rPr>
          <w:fldChar w:fldCharType="separate"/>
        </w:r>
        <w:r w:rsidR="00D83ACD">
          <w:rPr>
            <w:webHidden/>
          </w:rPr>
          <w:delText>11</w:delText>
        </w:r>
        <w:r>
          <w:rPr>
            <w:webHidden/>
          </w:rPr>
          <w:fldChar w:fldCharType="end"/>
        </w:r>
        <w:r>
          <w:fldChar w:fldCharType="end"/>
        </w:r>
      </w:del>
    </w:p>
    <w:p w14:paraId="22C52D75" w14:textId="77777777" w:rsidR="00427D4F" w:rsidRDefault="00427D4F">
      <w:pPr>
        <w:pStyle w:val="TOC3"/>
        <w:rPr>
          <w:del w:id="65" w:author="David Bullen" w:date="2025-01-30T14:32:00Z" w16du:dateUtc="2025-01-30T01:32:00Z"/>
          <w:rFonts w:asciiTheme="minorHAnsi" w:eastAsiaTheme="minorEastAsia" w:hAnsiTheme="minorHAnsi" w:cstheme="minorBidi"/>
          <w:sz w:val="22"/>
          <w:szCs w:val="28"/>
          <w:lang w:eastAsia="en-NZ" w:bidi="th-TH"/>
        </w:rPr>
      </w:pPr>
      <w:del w:id="66" w:author="David Bullen" w:date="2025-01-30T14:32:00Z" w16du:dateUtc="2025-01-30T01:32:00Z">
        <w:r>
          <w:fldChar w:fldCharType="begin"/>
        </w:r>
        <w:r>
          <w:delInstrText>HYPERLINK \l "_Toc131539251"</w:delInstrText>
        </w:r>
        <w:r>
          <w:fldChar w:fldCharType="separate"/>
        </w:r>
        <w:r w:rsidRPr="00D413A0">
          <w:rPr>
            <w:rStyle w:val="Hyperlink"/>
          </w:rPr>
          <w:delText>3.5.3</w:delText>
        </w:r>
        <w:r>
          <w:rPr>
            <w:rFonts w:asciiTheme="minorHAnsi" w:eastAsiaTheme="minorEastAsia" w:hAnsiTheme="minorHAnsi" w:cstheme="minorBidi"/>
            <w:sz w:val="22"/>
            <w:szCs w:val="28"/>
            <w:lang w:eastAsia="en-NZ" w:bidi="th-TH"/>
          </w:rPr>
          <w:tab/>
        </w:r>
        <w:r w:rsidRPr="00D413A0">
          <w:rPr>
            <w:rStyle w:val="Hyperlink"/>
          </w:rPr>
          <w:delText>Variables</w:delText>
        </w:r>
        <w:r>
          <w:rPr>
            <w:webHidden/>
          </w:rPr>
          <w:tab/>
        </w:r>
        <w:r>
          <w:rPr>
            <w:webHidden/>
          </w:rPr>
          <w:fldChar w:fldCharType="begin"/>
        </w:r>
        <w:r>
          <w:rPr>
            <w:webHidden/>
          </w:rPr>
          <w:delInstrText xml:space="preserve"> PAGEREF _Toc131539251 \h </w:delInstrText>
        </w:r>
        <w:r>
          <w:rPr>
            <w:webHidden/>
          </w:rPr>
        </w:r>
        <w:r>
          <w:rPr>
            <w:webHidden/>
          </w:rPr>
          <w:fldChar w:fldCharType="separate"/>
        </w:r>
        <w:r w:rsidR="00D83ACD">
          <w:rPr>
            <w:webHidden/>
          </w:rPr>
          <w:delText>12</w:delText>
        </w:r>
        <w:r>
          <w:rPr>
            <w:webHidden/>
          </w:rPr>
          <w:fldChar w:fldCharType="end"/>
        </w:r>
        <w:r>
          <w:fldChar w:fldCharType="end"/>
        </w:r>
      </w:del>
    </w:p>
    <w:p w14:paraId="016D97D5" w14:textId="77777777" w:rsidR="00427D4F" w:rsidRDefault="00427D4F">
      <w:pPr>
        <w:pStyle w:val="TOC2"/>
        <w:rPr>
          <w:del w:id="67" w:author="David Bullen" w:date="2025-01-30T14:32:00Z" w16du:dateUtc="2025-01-30T01:32:00Z"/>
          <w:rFonts w:asciiTheme="minorHAnsi" w:eastAsiaTheme="minorEastAsia" w:hAnsiTheme="minorHAnsi" w:cstheme="minorBidi"/>
          <w:sz w:val="22"/>
          <w:szCs w:val="28"/>
          <w:lang w:eastAsia="en-NZ" w:bidi="th-TH"/>
        </w:rPr>
      </w:pPr>
      <w:del w:id="68" w:author="David Bullen" w:date="2025-01-30T14:32:00Z" w16du:dateUtc="2025-01-30T01:32:00Z">
        <w:r>
          <w:fldChar w:fldCharType="begin"/>
        </w:r>
        <w:r>
          <w:delInstrText>HYPERLINK \l "_Toc131539252"</w:delInstrText>
        </w:r>
        <w:r>
          <w:fldChar w:fldCharType="separate"/>
        </w:r>
        <w:r w:rsidRPr="00D413A0">
          <w:rPr>
            <w:rStyle w:val="Hyperlink"/>
          </w:rPr>
          <w:delText>3.6</w:delText>
        </w:r>
        <w:r>
          <w:rPr>
            <w:rFonts w:asciiTheme="minorHAnsi" w:eastAsiaTheme="minorEastAsia" w:hAnsiTheme="minorHAnsi" w:cstheme="minorBidi"/>
            <w:sz w:val="22"/>
            <w:szCs w:val="28"/>
            <w:lang w:eastAsia="en-NZ" w:bidi="th-TH"/>
          </w:rPr>
          <w:tab/>
        </w:r>
        <w:r w:rsidRPr="00D413A0">
          <w:rPr>
            <w:rStyle w:val="Hyperlink"/>
          </w:rPr>
          <w:delText>AC Transmission System</w:delText>
        </w:r>
        <w:r>
          <w:rPr>
            <w:webHidden/>
          </w:rPr>
          <w:tab/>
        </w:r>
        <w:r>
          <w:rPr>
            <w:webHidden/>
          </w:rPr>
          <w:fldChar w:fldCharType="begin"/>
        </w:r>
        <w:r>
          <w:rPr>
            <w:webHidden/>
          </w:rPr>
          <w:delInstrText xml:space="preserve"> PAGEREF _Toc131539252 \h </w:delInstrText>
        </w:r>
        <w:r>
          <w:rPr>
            <w:webHidden/>
          </w:rPr>
        </w:r>
        <w:r>
          <w:rPr>
            <w:webHidden/>
          </w:rPr>
          <w:fldChar w:fldCharType="separate"/>
        </w:r>
        <w:r w:rsidR="00D83ACD">
          <w:rPr>
            <w:webHidden/>
          </w:rPr>
          <w:delText>12</w:delText>
        </w:r>
        <w:r>
          <w:rPr>
            <w:webHidden/>
          </w:rPr>
          <w:fldChar w:fldCharType="end"/>
        </w:r>
        <w:r>
          <w:fldChar w:fldCharType="end"/>
        </w:r>
      </w:del>
    </w:p>
    <w:p w14:paraId="64666DF0" w14:textId="77777777" w:rsidR="00427D4F" w:rsidRDefault="00427D4F">
      <w:pPr>
        <w:pStyle w:val="TOC3"/>
        <w:rPr>
          <w:del w:id="69" w:author="David Bullen" w:date="2025-01-30T14:32:00Z" w16du:dateUtc="2025-01-30T01:32:00Z"/>
          <w:rFonts w:asciiTheme="minorHAnsi" w:eastAsiaTheme="minorEastAsia" w:hAnsiTheme="minorHAnsi" w:cstheme="minorBidi"/>
          <w:sz w:val="22"/>
          <w:szCs w:val="28"/>
          <w:lang w:eastAsia="en-NZ" w:bidi="th-TH"/>
        </w:rPr>
      </w:pPr>
      <w:del w:id="70" w:author="David Bullen" w:date="2025-01-30T14:32:00Z" w16du:dateUtc="2025-01-30T01:32:00Z">
        <w:r>
          <w:fldChar w:fldCharType="begin"/>
        </w:r>
        <w:r>
          <w:delInstrText>HYPERLINK \l "_Toc131539253"</w:delInstrText>
        </w:r>
        <w:r>
          <w:fldChar w:fldCharType="separate"/>
        </w:r>
        <w:r w:rsidRPr="00D413A0">
          <w:rPr>
            <w:rStyle w:val="Hyperlink"/>
          </w:rPr>
          <w:delText>3.6.1</w:delText>
        </w:r>
        <w:r>
          <w:rPr>
            <w:rFonts w:asciiTheme="minorHAnsi" w:eastAsiaTheme="minorEastAsia" w:hAnsiTheme="minorHAnsi" w:cstheme="minorBidi"/>
            <w:sz w:val="22"/>
            <w:szCs w:val="28"/>
            <w:lang w:eastAsia="en-NZ" w:bidi="th-TH"/>
          </w:rPr>
          <w:tab/>
        </w:r>
        <w:r w:rsidRPr="00D413A0">
          <w:rPr>
            <w:rStyle w:val="Hyperlink"/>
          </w:rPr>
          <w:delText>Parameters</w:delText>
        </w:r>
        <w:r>
          <w:rPr>
            <w:webHidden/>
          </w:rPr>
          <w:tab/>
        </w:r>
        <w:r>
          <w:rPr>
            <w:webHidden/>
          </w:rPr>
          <w:fldChar w:fldCharType="begin"/>
        </w:r>
        <w:r>
          <w:rPr>
            <w:webHidden/>
          </w:rPr>
          <w:delInstrText xml:space="preserve"> PAGEREF _Toc131539253 \h </w:delInstrText>
        </w:r>
        <w:r>
          <w:rPr>
            <w:webHidden/>
          </w:rPr>
        </w:r>
        <w:r>
          <w:rPr>
            <w:webHidden/>
          </w:rPr>
          <w:fldChar w:fldCharType="separate"/>
        </w:r>
        <w:r w:rsidR="00D83ACD">
          <w:rPr>
            <w:webHidden/>
          </w:rPr>
          <w:delText>12</w:delText>
        </w:r>
        <w:r>
          <w:rPr>
            <w:webHidden/>
          </w:rPr>
          <w:fldChar w:fldCharType="end"/>
        </w:r>
        <w:r>
          <w:fldChar w:fldCharType="end"/>
        </w:r>
      </w:del>
    </w:p>
    <w:p w14:paraId="48948CCB" w14:textId="77777777" w:rsidR="00427D4F" w:rsidRDefault="00427D4F">
      <w:pPr>
        <w:pStyle w:val="TOC3"/>
        <w:rPr>
          <w:del w:id="71" w:author="David Bullen" w:date="2025-01-30T14:32:00Z" w16du:dateUtc="2025-01-30T01:32:00Z"/>
          <w:rFonts w:asciiTheme="minorHAnsi" w:eastAsiaTheme="minorEastAsia" w:hAnsiTheme="minorHAnsi" w:cstheme="minorBidi"/>
          <w:sz w:val="22"/>
          <w:szCs w:val="28"/>
          <w:lang w:eastAsia="en-NZ" w:bidi="th-TH"/>
        </w:rPr>
      </w:pPr>
      <w:del w:id="72" w:author="David Bullen" w:date="2025-01-30T14:32:00Z" w16du:dateUtc="2025-01-30T01:32:00Z">
        <w:r>
          <w:fldChar w:fldCharType="begin"/>
        </w:r>
        <w:r>
          <w:delInstrText>HYPERLINK \l "_Toc131539254"</w:delInstrText>
        </w:r>
        <w:r>
          <w:fldChar w:fldCharType="separate"/>
        </w:r>
        <w:r w:rsidRPr="00D413A0">
          <w:rPr>
            <w:rStyle w:val="Hyperlink"/>
          </w:rPr>
          <w:delText>3.6.2</w:delText>
        </w:r>
        <w:r>
          <w:rPr>
            <w:rFonts w:asciiTheme="minorHAnsi" w:eastAsiaTheme="minorEastAsia" w:hAnsiTheme="minorHAnsi" w:cstheme="minorBidi"/>
            <w:sz w:val="22"/>
            <w:szCs w:val="28"/>
            <w:lang w:eastAsia="en-NZ" w:bidi="th-TH"/>
          </w:rPr>
          <w:tab/>
        </w:r>
        <w:r w:rsidRPr="00D413A0">
          <w:rPr>
            <w:rStyle w:val="Hyperlink"/>
          </w:rPr>
          <w:delText>Variables</w:delText>
        </w:r>
        <w:r>
          <w:rPr>
            <w:webHidden/>
          </w:rPr>
          <w:tab/>
        </w:r>
        <w:r>
          <w:rPr>
            <w:webHidden/>
          </w:rPr>
          <w:fldChar w:fldCharType="begin"/>
        </w:r>
        <w:r>
          <w:rPr>
            <w:webHidden/>
          </w:rPr>
          <w:delInstrText xml:space="preserve"> PAGEREF _Toc131539254 \h </w:delInstrText>
        </w:r>
        <w:r>
          <w:rPr>
            <w:webHidden/>
          </w:rPr>
        </w:r>
        <w:r>
          <w:rPr>
            <w:webHidden/>
          </w:rPr>
          <w:fldChar w:fldCharType="separate"/>
        </w:r>
        <w:r w:rsidR="00D83ACD">
          <w:rPr>
            <w:webHidden/>
          </w:rPr>
          <w:delText>12</w:delText>
        </w:r>
        <w:r>
          <w:rPr>
            <w:webHidden/>
          </w:rPr>
          <w:fldChar w:fldCharType="end"/>
        </w:r>
        <w:r>
          <w:fldChar w:fldCharType="end"/>
        </w:r>
      </w:del>
    </w:p>
    <w:p w14:paraId="05EA2FAD" w14:textId="77777777" w:rsidR="00427D4F" w:rsidRDefault="00427D4F">
      <w:pPr>
        <w:pStyle w:val="TOC2"/>
        <w:rPr>
          <w:del w:id="73" w:author="David Bullen" w:date="2025-01-30T14:32:00Z" w16du:dateUtc="2025-01-30T01:32:00Z"/>
          <w:rFonts w:asciiTheme="minorHAnsi" w:eastAsiaTheme="minorEastAsia" w:hAnsiTheme="minorHAnsi" w:cstheme="minorBidi"/>
          <w:sz w:val="22"/>
          <w:szCs w:val="28"/>
          <w:lang w:eastAsia="en-NZ" w:bidi="th-TH"/>
        </w:rPr>
      </w:pPr>
      <w:del w:id="74" w:author="David Bullen" w:date="2025-01-30T14:32:00Z" w16du:dateUtc="2025-01-30T01:32:00Z">
        <w:r>
          <w:fldChar w:fldCharType="begin"/>
        </w:r>
        <w:r>
          <w:delInstrText>HYPERLINK \l "_Toc131539255"</w:delInstrText>
        </w:r>
        <w:r>
          <w:fldChar w:fldCharType="separate"/>
        </w:r>
        <w:r w:rsidRPr="00D413A0">
          <w:rPr>
            <w:rStyle w:val="Hyperlink"/>
          </w:rPr>
          <w:delText>3.7</w:delText>
        </w:r>
        <w:r>
          <w:rPr>
            <w:rFonts w:asciiTheme="minorHAnsi" w:eastAsiaTheme="minorEastAsia" w:hAnsiTheme="minorHAnsi" w:cstheme="minorBidi"/>
            <w:sz w:val="22"/>
            <w:szCs w:val="28"/>
            <w:lang w:eastAsia="en-NZ" w:bidi="th-TH"/>
          </w:rPr>
          <w:tab/>
        </w:r>
        <w:r w:rsidRPr="00D413A0">
          <w:rPr>
            <w:rStyle w:val="Hyperlink"/>
          </w:rPr>
          <w:delText>Risk and Reserve</w:delText>
        </w:r>
        <w:r>
          <w:rPr>
            <w:webHidden/>
          </w:rPr>
          <w:tab/>
        </w:r>
        <w:r>
          <w:rPr>
            <w:webHidden/>
          </w:rPr>
          <w:fldChar w:fldCharType="begin"/>
        </w:r>
        <w:r>
          <w:rPr>
            <w:webHidden/>
          </w:rPr>
          <w:delInstrText xml:space="preserve"> PAGEREF _Toc131539255 \h </w:delInstrText>
        </w:r>
        <w:r>
          <w:rPr>
            <w:webHidden/>
          </w:rPr>
        </w:r>
        <w:r>
          <w:rPr>
            <w:webHidden/>
          </w:rPr>
          <w:fldChar w:fldCharType="separate"/>
        </w:r>
        <w:r w:rsidR="00D83ACD">
          <w:rPr>
            <w:webHidden/>
          </w:rPr>
          <w:delText>13</w:delText>
        </w:r>
        <w:r>
          <w:rPr>
            <w:webHidden/>
          </w:rPr>
          <w:fldChar w:fldCharType="end"/>
        </w:r>
        <w:r>
          <w:fldChar w:fldCharType="end"/>
        </w:r>
      </w:del>
    </w:p>
    <w:p w14:paraId="0433B0DB" w14:textId="77777777" w:rsidR="00427D4F" w:rsidRDefault="00427D4F">
      <w:pPr>
        <w:pStyle w:val="TOC3"/>
        <w:rPr>
          <w:del w:id="75" w:author="David Bullen" w:date="2025-01-30T14:32:00Z" w16du:dateUtc="2025-01-30T01:32:00Z"/>
          <w:rFonts w:asciiTheme="minorHAnsi" w:eastAsiaTheme="minorEastAsia" w:hAnsiTheme="minorHAnsi" w:cstheme="minorBidi"/>
          <w:sz w:val="22"/>
          <w:szCs w:val="28"/>
          <w:lang w:eastAsia="en-NZ" w:bidi="th-TH"/>
        </w:rPr>
      </w:pPr>
      <w:del w:id="76" w:author="David Bullen" w:date="2025-01-30T14:32:00Z" w16du:dateUtc="2025-01-30T01:32:00Z">
        <w:r>
          <w:fldChar w:fldCharType="begin"/>
        </w:r>
        <w:r>
          <w:delInstrText>HYPERLINK \l "_Toc131539256"</w:delInstrText>
        </w:r>
        <w:r>
          <w:fldChar w:fldCharType="separate"/>
        </w:r>
        <w:r w:rsidRPr="00D413A0">
          <w:rPr>
            <w:rStyle w:val="Hyperlink"/>
          </w:rPr>
          <w:delText>3.7.1</w:delText>
        </w:r>
        <w:r>
          <w:rPr>
            <w:rFonts w:asciiTheme="minorHAnsi" w:eastAsiaTheme="minorEastAsia" w:hAnsiTheme="minorHAnsi" w:cstheme="minorBidi"/>
            <w:sz w:val="22"/>
            <w:szCs w:val="28"/>
            <w:lang w:eastAsia="en-NZ" w:bidi="th-TH"/>
          </w:rPr>
          <w:tab/>
        </w:r>
        <w:r w:rsidRPr="00D413A0">
          <w:rPr>
            <w:rStyle w:val="Hyperlink"/>
          </w:rPr>
          <w:delText>Parameters</w:delText>
        </w:r>
        <w:r>
          <w:rPr>
            <w:webHidden/>
          </w:rPr>
          <w:tab/>
        </w:r>
        <w:r>
          <w:rPr>
            <w:webHidden/>
          </w:rPr>
          <w:fldChar w:fldCharType="begin"/>
        </w:r>
        <w:r>
          <w:rPr>
            <w:webHidden/>
          </w:rPr>
          <w:delInstrText xml:space="preserve"> PAGEREF _Toc131539256 \h </w:delInstrText>
        </w:r>
        <w:r>
          <w:rPr>
            <w:webHidden/>
          </w:rPr>
        </w:r>
        <w:r>
          <w:rPr>
            <w:webHidden/>
          </w:rPr>
          <w:fldChar w:fldCharType="separate"/>
        </w:r>
        <w:r w:rsidR="00D83ACD">
          <w:rPr>
            <w:webHidden/>
          </w:rPr>
          <w:delText>13</w:delText>
        </w:r>
        <w:r>
          <w:rPr>
            <w:webHidden/>
          </w:rPr>
          <w:fldChar w:fldCharType="end"/>
        </w:r>
        <w:r>
          <w:fldChar w:fldCharType="end"/>
        </w:r>
      </w:del>
    </w:p>
    <w:p w14:paraId="4E146D17" w14:textId="77777777" w:rsidR="00427D4F" w:rsidRDefault="00427D4F">
      <w:pPr>
        <w:pStyle w:val="TOC3"/>
        <w:rPr>
          <w:del w:id="77" w:author="David Bullen" w:date="2025-01-30T14:32:00Z" w16du:dateUtc="2025-01-30T01:32:00Z"/>
          <w:rFonts w:asciiTheme="minorHAnsi" w:eastAsiaTheme="minorEastAsia" w:hAnsiTheme="minorHAnsi" w:cstheme="minorBidi"/>
          <w:sz w:val="22"/>
          <w:szCs w:val="28"/>
          <w:lang w:eastAsia="en-NZ" w:bidi="th-TH"/>
        </w:rPr>
      </w:pPr>
      <w:del w:id="78" w:author="David Bullen" w:date="2025-01-30T14:32:00Z" w16du:dateUtc="2025-01-30T01:32:00Z">
        <w:r>
          <w:fldChar w:fldCharType="begin"/>
        </w:r>
        <w:r>
          <w:delInstrText>HYPERLINK \l "_Toc131539257"</w:delInstrText>
        </w:r>
        <w:r>
          <w:fldChar w:fldCharType="separate"/>
        </w:r>
        <w:r w:rsidRPr="00D413A0">
          <w:rPr>
            <w:rStyle w:val="Hyperlink"/>
          </w:rPr>
          <w:delText>3.7.2</w:delText>
        </w:r>
        <w:r>
          <w:rPr>
            <w:rFonts w:asciiTheme="minorHAnsi" w:eastAsiaTheme="minorEastAsia" w:hAnsiTheme="minorHAnsi" w:cstheme="minorBidi"/>
            <w:sz w:val="22"/>
            <w:szCs w:val="28"/>
            <w:lang w:eastAsia="en-NZ" w:bidi="th-TH"/>
          </w:rPr>
          <w:tab/>
        </w:r>
        <w:r w:rsidRPr="00D413A0">
          <w:rPr>
            <w:rStyle w:val="Hyperlink"/>
          </w:rPr>
          <w:delText>Index</w:delText>
        </w:r>
        <w:r>
          <w:rPr>
            <w:webHidden/>
          </w:rPr>
          <w:tab/>
        </w:r>
        <w:r>
          <w:rPr>
            <w:webHidden/>
          </w:rPr>
          <w:fldChar w:fldCharType="begin"/>
        </w:r>
        <w:r>
          <w:rPr>
            <w:webHidden/>
          </w:rPr>
          <w:delInstrText xml:space="preserve"> PAGEREF _Toc131539257 \h </w:delInstrText>
        </w:r>
        <w:r>
          <w:rPr>
            <w:webHidden/>
          </w:rPr>
        </w:r>
        <w:r>
          <w:rPr>
            <w:webHidden/>
          </w:rPr>
          <w:fldChar w:fldCharType="separate"/>
        </w:r>
        <w:r w:rsidR="00D83ACD">
          <w:rPr>
            <w:webHidden/>
          </w:rPr>
          <w:delText>16</w:delText>
        </w:r>
        <w:r>
          <w:rPr>
            <w:webHidden/>
          </w:rPr>
          <w:fldChar w:fldCharType="end"/>
        </w:r>
        <w:r>
          <w:fldChar w:fldCharType="end"/>
        </w:r>
      </w:del>
    </w:p>
    <w:p w14:paraId="00A9F9A7" w14:textId="77777777" w:rsidR="00427D4F" w:rsidRDefault="00427D4F">
      <w:pPr>
        <w:pStyle w:val="TOC3"/>
        <w:rPr>
          <w:del w:id="79" w:author="David Bullen" w:date="2025-01-30T14:32:00Z" w16du:dateUtc="2025-01-30T01:32:00Z"/>
          <w:rFonts w:asciiTheme="minorHAnsi" w:eastAsiaTheme="minorEastAsia" w:hAnsiTheme="minorHAnsi" w:cstheme="minorBidi"/>
          <w:sz w:val="22"/>
          <w:szCs w:val="28"/>
          <w:lang w:eastAsia="en-NZ" w:bidi="th-TH"/>
        </w:rPr>
      </w:pPr>
      <w:del w:id="80" w:author="David Bullen" w:date="2025-01-30T14:32:00Z" w16du:dateUtc="2025-01-30T01:32:00Z">
        <w:r>
          <w:fldChar w:fldCharType="begin"/>
        </w:r>
        <w:r>
          <w:delInstrText>HYPERLINK \l "_Toc131539258"</w:delInstrText>
        </w:r>
        <w:r>
          <w:fldChar w:fldCharType="separate"/>
        </w:r>
        <w:r w:rsidRPr="00D413A0">
          <w:rPr>
            <w:rStyle w:val="Hyperlink"/>
          </w:rPr>
          <w:delText>3.7.3</w:delText>
        </w:r>
        <w:r>
          <w:rPr>
            <w:rFonts w:asciiTheme="minorHAnsi" w:eastAsiaTheme="minorEastAsia" w:hAnsiTheme="minorHAnsi" w:cstheme="minorBidi"/>
            <w:sz w:val="22"/>
            <w:szCs w:val="28"/>
            <w:lang w:eastAsia="en-NZ" w:bidi="th-TH"/>
          </w:rPr>
          <w:tab/>
        </w:r>
        <w:r w:rsidRPr="00D413A0">
          <w:rPr>
            <w:rStyle w:val="Hyperlink"/>
          </w:rPr>
          <w:delText>Variables</w:delText>
        </w:r>
        <w:r>
          <w:rPr>
            <w:webHidden/>
          </w:rPr>
          <w:tab/>
        </w:r>
        <w:r>
          <w:rPr>
            <w:webHidden/>
          </w:rPr>
          <w:fldChar w:fldCharType="begin"/>
        </w:r>
        <w:r>
          <w:rPr>
            <w:webHidden/>
          </w:rPr>
          <w:delInstrText xml:space="preserve"> PAGEREF _Toc131539258 \h </w:delInstrText>
        </w:r>
        <w:r>
          <w:rPr>
            <w:webHidden/>
          </w:rPr>
        </w:r>
        <w:r>
          <w:rPr>
            <w:webHidden/>
          </w:rPr>
          <w:fldChar w:fldCharType="separate"/>
        </w:r>
        <w:r w:rsidR="00D83ACD">
          <w:rPr>
            <w:webHidden/>
          </w:rPr>
          <w:delText>16</w:delText>
        </w:r>
        <w:r>
          <w:rPr>
            <w:webHidden/>
          </w:rPr>
          <w:fldChar w:fldCharType="end"/>
        </w:r>
        <w:r>
          <w:fldChar w:fldCharType="end"/>
        </w:r>
      </w:del>
    </w:p>
    <w:p w14:paraId="13DB3D88" w14:textId="77777777" w:rsidR="00427D4F" w:rsidRDefault="00427D4F">
      <w:pPr>
        <w:pStyle w:val="TOC2"/>
        <w:rPr>
          <w:del w:id="81" w:author="David Bullen" w:date="2025-01-30T14:32:00Z" w16du:dateUtc="2025-01-30T01:32:00Z"/>
          <w:rFonts w:asciiTheme="minorHAnsi" w:eastAsiaTheme="minorEastAsia" w:hAnsiTheme="minorHAnsi" w:cstheme="minorBidi"/>
          <w:sz w:val="22"/>
          <w:szCs w:val="28"/>
          <w:lang w:eastAsia="en-NZ" w:bidi="th-TH"/>
        </w:rPr>
      </w:pPr>
      <w:del w:id="82" w:author="David Bullen" w:date="2025-01-30T14:32:00Z" w16du:dateUtc="2025-01-30T01:32:00Z">
        <w:r>
          <w:fldChar w:fldCharType="begin"/>
        </w:r>
        <w:r>
          <w:delInstrText>HYPERLINK \l "_Toc131539259"</w:delInstrText>
        </w:r>
        <w:r>
          <w:fldChar w:fldCharType="separate"/>
        </w:r>
        <w:r w:rsidRPr="00D413A0">
          <w:rPr>
            <w:rStyle w:val="Hyperlink"/>
          </w:rPr>
          <w:delText>3.8</w:delText>
        </w:r>
        <w:r>
          <w:rPr>
            <w:rFonts w:asciiTheme="minorHAnsi" w:eastAsiaTheme="minorEastAsia" w:hAnsiTheme="minorHAnsi" w:cstheme="minorBidi"/>
            <w:sz w:val="22"/>
            <w:szCs w:val="28"/>
            <w:lang w:eastAsia="en-NZ" w:bidi="th-TH"/>
          </w:rPr>
          <w:tab/>
        </w:r>
        <w:r w:rsidRPr="00D413A0">
          <w:rPr>
            <w:rStyle w:val="Hyperlink"/>
          </w:rPr>
          <w:delText>Security</w:delText>
        </w:r>
        <w:r>
          <w:rPr>
            <w:webHidden/>
          </w:rPr>
          <w:tab/>
        </w:r>
        <w:r>
          <w:rPr>
            <w:webHidden/>
          </w:rPr>
          <w:fldChar w:fldCharType="begin"/>
        </w:r>
        <w:r>
          <w:rPr>
            <w:webHidden/>
          </w:rPr>
          <w:delInstrText xml:space="preserve"> PAGEREF _Toc131539259 \h </w:delInstrText>
        </w:r>
        <w:r>
          <w:rPr>
            <w:webHidden/>
          </w:rPr>
        </w:r>
        <w:r>
          <w:rPr>
            <w:webHidden/>
          </w:rPr>
          <w:fldChar w:fldCharType="separate"/>
        </w:r>
        <w:r w:rsidR="00D83ACD">
          <w:rPr>
            <w:webHidden/>
          </w:rPr>
          <w:delText>18</w:delText>
        </w:r>
        <w:r>
          <w:rPr>
            <w:webHidden/>
          </w:rPr>
          <w:fldChar w:fldCharType="end"/>
        </w:r>
        <w:r>
          <w:fldChar w:fldCharType="end"/>
        </w:r>
      </w:del>
    </w:p>
    <w:p w14:paraId="5CD45748" w14:textId="77777777" w:rsidR="00427D4F" w:rsidRDefault="00427D4F">
      <w:pPr>
        <w:pStyle w:val="TOC3"/>
        <w:rPr>
          <w:del w:id="83" w:author="David Bullen" w:date="2025-01-30T14:32:00Z" w16du:dateUtc="2025-01-30T01:32:00Z"/>
          <w:rFonts w:asciiTheme="minorHAnsi" w:eastAsiaTheme="minorEastAsia" w:hAnsiTheme="minorHAnsi" w:cstheme="minorBidi"/>
          <w:sz w:val="22"/>
          <w:szCs w:val="28"/>
          <w:lang w:eastAsia="en-NZ" w:bidi="th-TH"/>
        </w:rPr>
      </w:pPr>
      <w:del w:id="84" w:author="David Bullen" w:date="2025-01-30T14:32:00Z" w16du:dateUtc="2025-01-30T01:32:00Z">
        <w:r>
          <w:fldChar w:fldCharType="begin"/>
        </w:r>
        <w:r>
          <w:delInstrText>HYPERLINK \l "_Toc131539260"</w:delInstrText>
        </w:r>
        <w:r>
          <w:fldChar w:fldCharType="separate"/>
        </w:r>
        <w:r w:rsidRPr="00D413A0">
          <w:rPr>
            <w:rStyle w:val="Hyperlink"/>
          </w:rPr>
          <w:delText>3.8.1</w:delText>
        </w:r>
        <w:r>
          <w:rPr>
            <w:rFonts w:asciiTheme="minorHAnsi" w:eastAsiaTheme="minorEastAsia" w:hAnsiTheme="minorHAnsi" w:cstheme="minorBidi"/>
            <w:sz w:val="22"/>
            <w:szCs w:val="28"/>
            <w:lang w:eastAsia="en-NZ" w:bidi="th-TH"/>
          </w:rPr>
          <w:tab/>
        </w:r>
        <w:r w:rsidRPr="00D413A0">
          <w:rPr>
            <w:rStyle w:val="Hyperlink"/>
          </w:rPr>
          <w:delText>Sets</w:delText>
        </w:r>
        <w:r>
          <w:rPr>
            <w:webHidden/>
          </w:rPr>
          <w:tab/>
        </w:r>
        <w:r>
          <w:rPr>
            <w:webHidden/>
          </w:rPr>
          <w:fldChar w:fldCharType="begin"/>
        </w:r>
        <w:r>
          <w:rPr>
            <w:webHidden/>
          </w:rPr>
          <w:delInstrText xml:space="preserve"> PAGEREF _Toc131539260 \h </w:delInstrText>
        </w:r>
        <w:r>
          <w:rPr>
            <w:webHidden/>
          </w:rPr>
        </w:r>
        <w:r>
          <w:rPr>
            <w:webHidden/>
          </w:rPr>
          <w:fldChar w:fldCharType="separate"/>
        </w:r>
        <w:r w:rsidR="00D83ACD">
          <w:rPr>
            <w:webHidden/>
          </w:rPr>
          <w:delText>18</w:delText>
        </w:r>
        <w:r>
          <w:rPr>
            <w:webHidden/>
          </w:rPr>
          <w:fldChar w:fldCharType="end"/>
        </w:r>
        <w:r>
          <w:fldChar w:fldCharType="end"/>
        </w:r>
      </w:del>
    </w:p>
    <w:p w14:paraId="5925586F" w14:textId="77777777" w:rsidR="00427D4F" w:rsidRDefault="00427D4F">
      <w:pPr>
        <w:pStyle w:val="TOC3"/>
        <w:rPr>
          <w:del w:id="85" w:author="David Bullen" w:date="2025-01-30T14:32:00Z" w16du:dateUtc="2025-01-30T01:32:00Z"/>
          <w:rFonts w:asciiTheme="minorHAnsi" w:eastAsiaTheme="minorEastAsia" w:hAnsiTheme="minorHAnsi" w:cstheme="minorBidi"/>
          <w:sz w:val="22"/>
          <w:szCs w:val="28"/>
          <w:lang w:eastAsia="en-NZ" w:bidi="th-TH"/>
        </w:rPr>
      </w:pPr>
      <w:del w:id="86" w:author="David Bullen" w:date="2025-01-30T14:32:00Z" w16du:dateUtc="2025-01-30T01:32:00Z">
        <w:r>
          <w:fldChar w:fldCharType="begin"/>
        </w:r>
        <w:r>
          <w:delInstrText>HYPERLINK \l "_Toc131539261"</w:delInstrText>
        </w:r>
        <w:r>
          <w:fldChar w:fldCharType="separate"/>
        </w:r>
        <w:r w:rsidRPr="00D413A0">
          <w:rPr>
            <w:rStyle w:val="Hyperlink"/>
          </w:rPr>
          <w:delText>3.8.2</w:delText>
        </w:r>
        <w:r>
          <w:rPr>
            <w:rFonts w:asciiTheme="minorHAnsi" w:eastAsiaTheme="minorEastAsia" w:hAnsiTheme="minorHAnsi" w:cstheme="minorBidi"/>
            <w:sz w:val="22"/>
            <w:szCs w:val="28"/>
            <w:lang w:eastAsia="en-NZ" w:bidi="th-TH"/>
          </w:rPr>
          <w:tab/>
        </w:r>
        <w:r w:rsidRPr="00D413A0">
          <w:rPr>
            <w:rStyle w:val="Hyperlink"/>
          </w:rPr>
          <w:delText>Parameters</w:delText>
        </w:r>
        <w:r>
          <w:rPr>
            <w:webHidden/>
          </w:rPr>
          <w:tab/>
        </w:r>
        <w:r>
          <w:rPr>
            <w:webHidden/>
          </w:rPr>
          <w:fldChar w:fldCharType="begin"/>
        </w:r>
        <w:r>
          <w:rPr>
            <w:webHidden/>
          </w:rPr>
          <w:delInstrText xml:space="preserve"> PAGEREF _Toc131539261 \h </w:delInstrText>
        </w:r>
        <w:r>
          <w:rPr>
            <w:webHidden/>
          </w:rPr>
        </w:r>
        <w:r>
          <w:rPr>
            <w:webHidden/>
          </w:rPr>
          <w:fldChar w:fldCharType="separate"/>
        </w:r>
        <w:r w:rsidR="00D83ACD">
          <w:rPr>
            <w:webHidden/>
          </w:rPr>
          <w:delText>19</w:delText>
        </w:r>
        <w:r>
          <w:rPr>
            <w:webHidden/>
          </w:rPr>
          <w:fldChar w:fldCharType="end"/>
        </w:r>
        <w:r>
          <w:fldChar w:fldCharType="end"/>
        </w:r>
      </w:del>
    </w:p>
    <w:p w14:paraId="08BE7272" w14:textId="77777777" w:rsidR="00427D4F" w:rsidRDefault="00427D4F">
      <w:pPr>
        <w:pStyle w:val="TOC2"/>
        <w:rPr>
          <w:del w:id="87" w:author="David Bullen" w:date="2025-01-30T14:32:00Z" w16du:dateUtc="2025-01-30T01:32:00Z"/>
          <w:rFonts w:asciiTheme="minorHAnsi" w:eastAsiaTheme="minorEastAsia" w:hAnsiTheme="minorHAnsi" w:cstheme="minorBidi"/>
          <w:sz w:val="22"/>
          <w:szCs w:val="28"/>
          <w:lang w:eastAsia="en-NZ" w:bidi="th-TH"/>
        </w:rPr>
      </w:pPr>
      <w:del w:id="88" w:author="David Bullen" w:date="2025-01-30T14:32:00Z" w16du:dateUtc="2025-01-30T01:32:00Z">
        <w:r>
          <w:fldChar w:fldCharType="begin"/>
        </w:r>
        <w:r>
          <w:delInstrText>HYPERLINK \l "_Toc131539262"</w:delInstrText>
        </w:r>
        <w:r>
          <w:fldChar w:fldCharType="separate"/>
        </w:r>
        <w:r w:rsidRPr="00D413A0">
          <w:rPr>
            <w:rStyle w:val="Hyperlink"/>
          </w:rPr>
          <w:delText>3.9</w:delText>
        </w:r>
        <w:r>
          <w:rPr>
            <w:rFonts w:asciiTheme="minorHAnsi" w:eastAsiaTheme="minorEastAsia" w:hAnsiTheme="minorHAnsi" w:cstheme="minorBidi"/>
            <w:sz w:val="22"/>
            <w:szCs w:val="28"/>
            <w:lang w:eastAsia="en-NZ" w:bidi="th-TH"/>
          </w:rPr>
          <w:tab/>
        </w:r>
        <w:r w:rsidRPr="00D413A0">
          <w:rPr>
            <w:rStyle w:val="Hyperlink"/>
          </w:rPr>
          <w:delText>Mixed Constraints</w:delText>
        </w:r>
        <w:r>
          <w:rPr>
            <w:webHidden/>
          </w:rPr>
          <w:tab/>
        </w:r>
        <w:r>
          <w:rPr>
            <w:webHidden/>
          </w:rPr>
          <w:fldChar w:fldCharType="begin"/>
        </w:r>
        <w:r>
          <w:rPr>
            <w:webHidden/>
          </w:rPr>
          <w:delInstrText xml:space="preserve"> PAGEREF _Toc131539262 \h </w:delInstrText>
        </w:r>
        <w:r>
          <w:rPr>
            <w:webHidden/>
          </w:rPr>
        </w:r>
        <w:r>
          <w:rPr>
            <w:webHidden/>
          </w:rPr>
          <w:fldChar w:fldCharType="separate"/>
        </w:r>
        <w:r w:rsidR="00D83ACD">
          <w:rPr>
            <w:webHidden/>
          </w:rPr>
          <w:delText>20</w:delText>
        </w:r>
        <w:r>
          <w:rPr>
            <w:webHidden/>
          </w:rPr>
          <w:fldChar w:fldCharType="end"/>
        </w:r>
        <w:r>
          <w:fldChar w:fldCharType="end"/>
        </w:r>
      </w:del>
    </w:p>
    <w:p w14:paraId="0D3923E8" w14:textId="77777777" w:rsidR="00427D4F" w:rsidRDefault="00427D4F">
      <w:pPr>
        <w:pStyle w:val="TOC3"/>
        <w:rPr>
          <w:del w:id="89" w:author="David Bullen" w:date="2025-01-30T14:32:00Z" w16du:dateUtc="2025-01-30T01:32:00Z"/>
          <w:rFonts w:asciiTheme="minorHAnsi" w:eastAsiaTheme="minorEastAsia" w:hAnsiTheme="minorHAnsi" w:cstheme="minorBidi"/>
          <w:sz w:val="22"/>
          <w:szCs w:val="28"/>
          <w:lang w:eastAsia="en-NZ" w:bidi="th-TH"/>
        </w:rPr>
      </w:pPr>
      <w:del w:id="90" w:author="David Bullen" w:date="2025-01-30T14:32:00Z" w16du:dateUtc="2025-01-30T01:32:00Z">
        <w:r>
          <w:fldChar w:fldCharType="begin"/>
        </w:r>
        <w:r>
          <w:delInstrText>HYPERLINK \l "_Toc131539263"</w:delInstrText>
        </w:r>
        <w:r>
          <w:fldChar w:fldCharType="separate"/>
        </w:r>
        <w:r w:rsidRPr="00D413A0">
          <w:rPr>
            <w:rStyle w:val="Hyperlink"/>
          </w:rPr>
          <w:delText>3.9.1</w:delText>
        </w:r>
        <w:r>
          <w:rPr>
            <w:rFonts w:asciiTheme="minorHAnsi" w:eastAsiaTheme="minorEastAsia" w:hAnsiTheme="minorHAnsi" w:cstheme="minorBidi"/>
            <w:sz w:val="22"/>
            <w:szCs w:val="28"/>
            <w:lang w:eastAsia="en-NZ" w:bidi="th-TH"/>
          </w:rPr>
          <w:tab/>
        </w:r>
        <w:r w:rsidRPr="00D413A0">
          <w:rPr>
            <w:rStyle w:val="Hyperlink"/>
          </w:rPr>
          <w:delText>Sets</w:delText>
        </w:r>
        <w:r>
          <w:rPr>
            <w:webHidden/>
          </w:rPr>
          <w:tab/>
        </w:r>
        <w:r>
          <w:rPr>
            <w:webHidden/>
          </w:rPr>
          <w:fldChar w:fldCharType="begin"/>
        </w:r>
        <w:r>
          <w:rPr>
            <w:webHidden/>
          </w:rPr>
          <w:delInstrText xml:space="preserve"> PAGEREF _Toc131539263 \h </w:delInstrText>
        </w:r>
        <w:r>
          <w:rPr>
            <w:webHidden/>
          </w:rPr>
        </w:r>
        <w:r>
          <w:rPr>
            <w:webHidden/>
          </w:rPr>
          <w:fldChar w:fldCharType="separate"/>
        </w:r>
        <w:r w:rsidR="00D83ACD">
          <w:rPr>
            <w:webHidden/>
          </w:rPr>
          <w:delText>20</w:delText>
        </w:r>
        <w:r>
          <w:rPr>
            <w:webHidden/>
          </w:rPr>
          <w:fldChar w:fldCharType="end"/>
        </w:r>
        <w:r>
          <w:fldChar w:fldCharType="end"/>
        </w:r>
      </w:del>
    </w:p>
    <w:p w14:paraId="6423405D" w14:textId="77777777" w:rsidR="00427D4F" w:rsidRDefault="00427D4F">
      <w:pPr>
        <w:pStyle w:val="TOC3"/>
        <w:rPr>
          <w:del w:id="91" w:author="David Bullen" w:date="2025-01-30T14:32:00Z" w16du:dateUtc="2025-01-30T01:32:00Z"/>
          <w:rFonts w:asciiTheme="minorHAnsi" w:eastAsiaTheme="minorEastAsia" w:hAnsiTheme="minorHAnsi" w:cstheme="minorBidi"/>
          <w:sz w:val="22"/>
          <w:szCs w:val="28"/>
          <w:lang w:eastAsia="en-NZ" w:bidi="th-TH"/>
        </w:rPr>
      </w:pPr>
      <w:del w:id="92" w:author="David Bullen" w:date="2025-01-30T14:32:00Z" w16du:dateUtc="2025-01-30T01:32:00Z">
        <w:r>
          <w:fldChar w:fldCharType="begin"/>
        </w:r>
        <w:r>
          <w:delInstrText>HYPERLINK \l "_Toc131539264"</w:delInstrText>
        </w:r>
        <w:r>
          <w:fldChar w:fldCharType="separate"/>
        </w:r>
        <w:r w:rsidRPr="00D413A0">
          <w:rPr>
            <w:rStyle w:val="Hyperlink"/>
          </w:rPr>
          <w:delText>3.9.2</w:delText>
        </w:r>
        <w:r>
          <w:rPr>
            <w:rFonts w:asciiTheme="minorHAnsi" w:eastAsiaTheme="minorEastAsia" w:hAnsiTheme="minorHAnsi" w:cstheme="minorBidi"/>
            <w:sz w:val="22"/>
            <w:szCs w:val="28"/>
            <w:lang w:eastAsia="en-NZ" w:bidi="th-TH"/>
          </w:rPr>
          <w:tab/>
        </w:r>
        <w:r w:rsidRPr="00D413A0">
          <w:rPr>
            <w:rStyle w:val="Hyperlink"/>
          </w:rPr>
          <w:delText>Parameters</w:delText>
        </w:r>
        <w:r>
          <w:rPr>
            <w:webHidden/>
          </w:rPr>
          <w:tab/>
        </w:r>
        <w:r>
          <w:rPr>
            <w:webHidden/>
          </w:rPr>
          <w:fldChar w:fldCharType="begin"/>
        </w:r>
        <w:r>
          <w:rPr>
            <w:webHidden/>
          </w:rPr>
          <w:delInstrText xml:space="preserve"> PAGEREF _Toc131539264 \h </w:delInstrText>
        </w:r>
        <w:r>
          <w:rPr>
            <w:webHidden/>
          </w:rPr>
        </w:r>
        <w:r>
          <w:rPr>
            <w:webHidden/>
          </w:rPr>
          <w:fldChar w:fldCharType="separate"/>
        </w:r>
        <w:r w:rsidR="00D83ACD">
          <w:rPr>
            <w:webHidden/>
          </w:rPr>
          <w:delText>21</w:delText>
        </w:r>
        <w:r>
          <w:rPr>
            <w:webHidden/>
          </w:rPr>
          <w:fldChar w:fldCharType="end"/>
        </w:r>
        <w:r>
          <w:fldChar w:fldCharType="end"/>
        </w:r>
      </w:del>
    </w:p>
    <w:p w14:paraId="37691BC2" w14:textId="77777777" w:rsidR="00427D4F" w:rsidRDefault="00427D4F">
      <w:pPr>
        <w:pStyle w:val="TOC3"/>
        <w:rPr>
          <w:del w:id="93" w:author="David Bullen" w:date="2025-01-30T14:32:00Z" w16du:dateUtc="2025-01-30T01:32:00Z"/>
          <w:rFonts w:asciiTheme="minorHAnsi" w:eastAsiaTheme="minorEastAsia" w:hAnsiTheme="minorHAnsi" w:cstheme="minorBidi"/>
          <w:sz w:val="22"/>
          <w:szCs w:val="28"/>
          <w:lang w:eastAsia="en-NZ" w:bidi="th-TH"/>
        </w:rPr>
      </w:pPr>
      <w:del w:id="94" w:author="David Bullen" w:date="2025-01-30T14:32:00Z" w16du:dateUtc="2025-01-30T01:32:00Z">
        <w:r>
          <w:fldChar w:fldCharType="begin"/>
        </w:r>
        <w:r>
          <w:delInstrText>HYPERLINK \l "_Toc131539265"</w:delInstrText>
        </w:r>
        <w:r>
          <w:fldChar w:fldCharType="separate"/>
        </w:r>
        <w:r w:rsidRPr="00D413A0">
          <w:rPr>
            <w:rStyle w:val="Hyperlink"/>
          </w:rPr>
          <w:delText>3.9.3</w:delText>
        </w:r>
        <w:r>
          <w:rPr>
            <w:rFonts w:asciiTheme="minorHAnsi" w:eastAsiaTheme="minorEastAsia" w:hAnsiTheme="minorHAnsi" w:cstheme="minorBidi"/>
            <w:sz w:val="22"/>
            <w:szCs w:val="28"/>
            <w:lang w:eastAsia="en-NZ" w:bidi="th-TH"/>
          </w:rPr>
          <w:tab/>
        </w:r>
        <w:r w:rsidRPr="00D413A0">
          <w:rPr>
            <w:rStyle w:val="Hyperlink"/>
          </w:rPr>
          <w:delText>Variables</w:delText>
        </w:r>
        <w:r>
          <w:rPr>
            <w:webHidden/>
          </w:rPr>
          <w:tab/>
        </w:r>
        <w:r>
          <w:rPr>
            <w:webHidden/>
          </w:rPr>
          <w:fldChar w:fldCharType="begin"/>
        </w:r>
        <w:r>
          <w:rPr>
            <w:webHidden/>
          </w:rPr>
          <w:delInstrText xml:space="preserve"> PAGEREF _Toc131539265 \h </w:delInstrText>
        </w:r>
        <w:r>
          <w:rPr>
            <w:webHidden/>
          </w:rPr>
        </w:r>
        <w:r>
          <w:rPr>
            <w:webHidden/>
          </w:rPr>
          <w:fldChar w:fldCharType="separate"/>
        </w:r>
        <w:r w:rsidR="00D83ACD">
          <w:rPr>
            <w:webHidden/>
          </w:rPr>
          <w:delText>22</w:delText>
        </w:r>
        <w:r>
          <w:rPr>
            <w:webHidden/>
          </w:rPr>
          <w:fldChar w:fldCharType="end"/>
        </w:r>
        <w:r>
          <w:fldChar w:fldCharType="end"/>
        </w:r>
      </w:del>
    </w:p>
    <w:p w14:paraId="565AB180" w14:textId="77777777" w:rsidR="00427D4F" w:rsidRDefault="00427D4F">
      <w:pPr>
        <w:pStyle w:val="TOC1"/>
        <w:rPr>
          <w:del w:id="95" w:author="David Bullen" w:date="2025-01-30T14:32:00Z" w16du:dateUtc="2025-01-30T01:32:00Z"/>
          <w:rFonts w:asciiTheme="minorHAnsi" w:eastAsiaTheme="minorEastAsia" w:hAnsiTheme="minorHAnsi" w:cstheme="minorBidi"/>
          <w:b w:val="0"/>
          <w:smallCaps w:val="0"/>
          <w:sz w:val="22"/>
          <w:szCs w:val="28"/>
          <w:lang w:eastAsia="en-NZ" w:bidi="th-TH"/>
        </w:rPr>
      </w:pPr>
      <w:del w:id="96" w:author="David Bullen" w:date="2025-01-30T14:32:00Z" w16du:dateUtc="2025-01-30T01:32:00Z">
        <w:r>
          <w:fldChar w:fldCharType="begin"/>
        </w:r>
        <w:r>
          <w:delInstrText>HYPERLINK \l "_Toc131539266"</w:delInstrText>
        </w:r>
        <w:r>
          <w:fldChar w:fldCharType="separate"/>
        </w:r>
        <w:r w:rsidRPr="00D413A0">
          <w:rPr>
            <w:rStyle w:val="Hyperlink"/>
          </w:rPr>
          <w:delText>4</w:delText>
        </w:r>
        <w:r>
          <w:rPr>
            <w:rFonts w:asciiTheme="minorHAnsi" w:eastAsiaTheme="minorEastAsia" w:hAnsiTheme="minorHAnsi" w:cstheme="minorBidi"/>
            <w:b w:val="0"/>
            <w:smallCaps w:val="0"/>
            <w:sz w:val="22"/>
            <w:szCs w:val="28"/>
            <w:lang w:eastAsia="en-NZ" w:bidi="th-TH"/>
          </w:rPr>
          <w:tab/>
        </w:r>
        <w:r w:rsidRPr="00D413A0">
          <w:rPr>
            <w:rStyle w:val="Hyperlink"/>
          </w:rPr>
          <w:delText>Pre-Processing</w:delText>
        </w:r>
        <w:r>
          <w:rPr>
            <w:webHidden/>
          </w:rPr>
          <w:tab/>
        </w:r>
        <w:r>
          <w:rPr>
            <w:webHidden/>
          </w:rPr>
          <w:fldChar w:fldCharType="begin"/>
        </w:r>
        <w:r>
          <w:rPr>
            <w:webHidden/>
          </w:rPr>
          <w:delInstrText xml:space="preserve"> PAGEREF _Toc131539266 \h </w:delInstrText>
        </w:r>
        <w:r>
          <w:rPr>
            <w:webHidden/>
          </w:rPr>
        </w:r>
        <w:r>
          <w:rPr>
            <w:webHidden/>
          </w:rPr>
          <w:fldChar w:fldCharType="separate"/>
        </w:r>
        <w:r w:rsidR="00D83ACD">
          <w:rPr>
            <w:webHidden/>
          </w:rPr>
          <w:delText>22</w:delText>
        </w:r>
        <w:r>
          <w:rPr>
            <w:webHidden/>
          </w:rPr>
          <w:fldChar w:fldCharType="end"/>
        </w:r>
        <w:r>
          <w:fldChar w:fldCharType="end"/>
        </w:r>
      </w:del>
    </w:p>
    <w:p w14:paraId="70585509" w14:textId="77777777" w:rsidR="00427D4F" w:rsidRDefault="00427D4F">
      <w:pPr>
        <w:pStyle w:val="TOC2"/>
        <w:rPr>
          <w:del w:id="97" w:author="David Bullen" w:date="2025-01-30T14:32:00Z" w16du:dateUtc="2025-01-30T01:32:00Z"/>
          <w:rFonts w:asciiTheme="minorHAnsi" w:eastAsiaTheme="minorEastAsia" w:hAnsiTheme="minorHAnsi" w:cstheme="minorBidi"/>
          <w:sz w:val="22"/>
          <w:szCs w:val="28"/>
          <w:lang w:eastAsia="en-NZ" w:bidi="th-TH"/>
        </w:rPr>
      </w:pPr>
      <w:del w:id="98" w:author="David Bullen" w:date="2025-01-30T14:32:00Z" w16du:dateUtc="2025-01-30T01:32:00Z">
        <w:r>
          <w:fldChar w:fldCharType="begin"/>
        </w:r>
        <w:r>
          <w:delInstrText>HYPERLINK \l "_Toc131539267"</w:delInstrText>
        </w:r>
        <w:r>
          <w:fldChar w:fldCharType="separate"/>
        </w:r>
        <w:r w:rsidRPr="00D413A0">
          <w:rPr>
            <w:rStyle w:val="Hyperlink"/>
          </w:rPr>
          <w:delText>4.1</w:delText>
        </w:r>
        <w:r>
          <w:rPr>
            <w:rFonts w:asciiTheme="minorHAnsi" w:eastAsiaTheme="minorEastAsia" w:hAnsiTheme="minorHAnsi" w:cstheme="minorBidi"/>
            <w:sz w:val="22"/>
            <w:szCs w:val="28"/>
            <w:lang w:eastAsia="en-NZ" w:bidi="th-TH"/>
          </w:rPr>
          <w:tab/>
        </w:r>
        <w:r w:rsidRPr="00D413A0">
          <w:rPr>
            <w:rStyle w:val="Hyperlink"/>
          </w:rPr>
          <w:delText>Overview</w:delText>
        </w:r>
        <w:r>
          <w:rPr>
            <w:webHidden/>
          </w:rPr>
          <w:tab/>
        </w:r>
        <w:r>
          <w:rPr>
            <w:webHidden/>
          </w:rPr>
          <w:fldChar w:fldCharType="begin"/>
        </w:r>
        <w:r>
          <w:rPr>
            <w:webHidden/>
          </w:rPr>
          <w:delInstrText xml:space="preserve"> PAGEREF _Toc131539267 \h </w:delInstrText>
        </w:r>
        <w:r>
          <w:rPr>
            <w:webHidden/>
          </w:rPr>
        </w:r>
        <w:r>
          <w:rPr>
            <w:webHidden/>
          </w:rPr>
          <w:fldChar w:fldCharType="separate"/>
        </w:r>
        <w:r w:rsidR="00D83ACD">
          <w:rPr>
            <w:webHidden/>
          </w:rPr>
          <w:delText>22</w:delText>
        </w:r>
        <w:r>
          <w:rPr>
            <w:webHidden/>
          </w:rPr>
          <w:fldChar w:fldCharType="end"/>
        </w:r>
        <w:r>
          <w:fldChar w:fldCharType="end"/>
        </w:r>
      </w:del>
    </w:p>
    <w:p w14:paraId="07C33CCC" w14:textId="77777777" w:rsidR="00427D4F" w:rsidRDefault="00427D4F">
      <w:pPr>
        <w:pStyle w:val="TOC2"/>
        <w:rPr>
          <w:del w:id="99" w:author="David Bullen" w:date="2025-01-30T14:32:00Z" w16du:dateUtc="2025-01-30T01:32:00Z"/>
          <w:rFonts w:asciiTheme="minorHAnsi" w:eastAsiaTheme="minorEastAsia" w:hAnsiTheme="minorHAnsi" w:cstheme="minorBidi"/>
          <w:sz w:val="22"/>
          <w:szCs w:val="28"/>
          <w:lang w:eastAsia="en-NZ" w:bidi="th-TH"/>
        </w:rPr>
      </w:pPr>
      <w:del w:id="100" w:author="David Bullen" w:date="2025-01-30T14:32:00Z" w16du:dateUtc="2025-01-30T01:32:00Z">
        <w:r>
          <w:fldChar w:fldCharType="begin"/>
        </w:r>
        <w:r>
          <w:delInstrText>HYPERLINK \l "_Toc131539268"</w:delInstrText>
        </w:r>
        <w:r>
          <w:fldChar w:fldCharType="separate"/>
        </w:r>
        <w:r w:rsidRPr="00D413A0">
          <w:rPr>
            <w:rStyle w:val="Hyperlink"/>
          </w:rPr>
          <w:delText>4.2</w:delText>
        </w:r>
        <w:r>
          <w:rPr>
            <w:rFonts w:asciiTheme="minorHAnsi" w:eastAsiaTheme="minorEastAsia" w:hAnsiTheme="minorHAnsi" w:cstheme="minorBidi"/>
            <w:sz w:val="22"/>
            <w:szCs w:val="28"/>
            <w:lang w:eastAsia="en-NZ" w:bidi="th-TH"/>
          </w:rPr>
          <w:tab/>
        </w:r>
        <w:r w:rsidRPr="00D413A0">
          <w:rPr>
            <w:rStyle w:val="Hyperlink"/>
          </w:rPr>
          <w:delText>Connectivity Pre-Processing</w:delText>
        </w:r>
        <w:r>
          <w:rPr>
            <w:webHidden/>
          </w:rPr>
          <w:tab/>
        </w:r>
        <w:r>
          <w:rPr>
            <w:webHidden/>
          </w:rPr>
          <w:fldChar w:fldCharType="begin"/>
        </w:r>
        <w:r>
          <w:rPr>
            <w:webHidden/>
          </w:rPr>
          <w:delInstrText xml:space="preserve"> PAGEREF _Toc131539268 \h </w:delInstrText>
        </w:r>
        <w:r>
          <w:rPr>
            <w:webHidden/>
          </w:rPr>
        </w:r>
        <w:r>
          <w:rPr>
            <w:webHidden/>
          </w:rPr>
          <w:fldChar w:fldCharType="separate"/>
        </w:r>
        <w:r w:rsidR="00D83ACD">
          <w:rPr>
            <w:webHidden/>
          </w:rPr>
          <w:delText>23</w:delText>
        </w:r>
        <w:r>
          <w:rPr>
            <w:webHidden/>
          </w:rPr>
          <w:fldChar w:fldCharType="end"/>
        </w:r>
        <w:r>
          <w:fldChar w:fldCharType="end"/>
        </w:r>
      </w:del>
    </w:p>
    <w:p w14:paraId="680021C4" w14:textId="77777777" w:rsidR="00427D4F" w:rsidRDefault="00427D4F">
      <w:pPr>
        <w:pStyle w:val="TOC3"/>
        <w:rPr>
          <w:del w:id="101" w:author="David Bullen" w:date="2025-01-30T14:32:00Z" w16du:dateUtc="2025-01-30T01:32:00Z"/>
          <w:rFonts w:asciiTheme="minorHAnsi" w:eastAsiaTheme="minorEastAsia" w:hAnsiTheme="minorHAnsi" w:cstheme="minorBidi"/>
          <w:sz w:val="22"/>
          <w:szCs w:val="28"/>
          <w:lang w:eastAsia="en-NZ" w:bidi="th-TH"/>
        </w:rPr>
      </w:pPr>
      <w:del w:id="102" w:author="David Bullen" w:date="2025-01-30T14:32:00Z" w16du:dateUtc="2025-01-30T01:32:00Z">
        <w:r>
          <w:fldChar w:fldCharType="begin"/>
        </w:r>
        <w:r>
          <w:delInstrText>HYPERLINK \l "_Toc131539269"</w:delInstrText>
        </w:r>
        <w:r>
          <w:fldChar w:fldCharType="separate"/>
        </w:r>
        <w:r w:rsidRPr="00D413A0">
          <w:rPr>
            <w:rStyle w:val="Hyperlink"/>
          </w:rPr>
          <w:delText>4.2.1</w:delText>
        </w:r>
        <w:r>
          <w:rPr>
            <w:rFonts w:asciiTheme="minorHAnsi" w:eastAsiaTheme="minorEastAsia" w:hAnsiTheme="minorHAnsi" w:cstheme="minorBidi"/>
            <w:sz w:val="22"/>
            <w:szCs w:val="28"/>
            <w:lang w:eastAsia="en-NZ" w:bidi="th-TH"/>
          </w:rPr>
          <w:tab/>
        </w:r>
        <w:r w:rsidRPr="00D413A0">
          <w:rPr>
            <w:rStyle w:val="Hyperlink"/>
          </w:rPr>
          <w:delText>Network Model, Market Model, LP Model</w:delText>
        </w:r>
        <w:r>
          <w:rPr>
            <w:webHidden/>
          </w:rPr>
          <w:tab/>
        </w:r>
        <w:r>
          <w:rPr>
            <w:webHidden/>
          </w:rPr>
          <w:fldChar w:fldCharType="begin"/>
        </w:r>
        <w:r>
          <w:rPr>
            <w:webHidden/>
          </w:rPr>
          <w:delInstrText xml:space="preserve"> PAGEREF _Toc131539269 \h </w:delInstrText>
        </w:r>
        <w:r>
          <w:rPr>
            <w:webHidden/>
          </w:rPr>
        </w:r>
        <w:r>
          <w:rPr>
            <w:webHidden/>
          </w:rPr>
          <w:fldChar w:fldCharType="separate"/>
        </w:r>
        <w:r w:rsidR="00D83ACD">
          <w:rPr>
            <w:webHidden/>
          </w:rPr>
          <w:delText>23</w:delText>
        </w:r>
        <w:r>
          <w:rPr>
            <w:webHidden/>
          </w:rPr>
          <w:fldChar w:fldCharType="end"/>
        </w:r>
        <w:r>
          <w:fldChar w:fldCharType="end"/>
        </w:r>
      </w:del>
    </w:p>
    <w:p w14:paraId="681C5D3A" w14:textId="77777777" w:rsidR="00427D4F" w:rsidRDefault="00427D4F">
      <w:pPr>
        <w:pStyle w:val="TOC3"/>
        <w:rPr>
          <w:del w:id="103" w:author="David Bullen" w:date="2025-01-30T14:32:00Z" w16du:dateUtc="2025-01-30T01:32:00Z"/>
          <w:rFonts w:asciiTheme="minorHAnsi" w:eastAsiaTheme="minorEastAsia" w:hAnsiTheme="minorHAnsi" w:cstheme="minorBidi"/>
          <w:sz w:val="22"/>
          <w:szCs w:val="28"/>
          <w:lang w:eastAsia="en-NZ" w:bidi="th-TH"/>
        </w:rPr>
      </w:pPr>
      <w:del w:id="104" w:author="David Bullen" w:date="2025-01-30T14:32:00Z" w16du:dateUtc="2025-01-30T01:32:00Z">
        <w:r>
          <w:fldChar w:fldCharType="begin"/>
        </w:r>
        <w:r>
          <w:delInstrText>HYPERLINK \l "_Toc131539270"</w:delInstrText>
        </w:r>
        <w:r>
          <w:fldChar w:fldCharType="separate"/>
        </w:r>
        <w:r w:rsidRPr="00D413A0">
          <w:rPr>
            <w:rStyle w:val="Hyperlink"/>
          </w:rPr>
          <w:delText>4.2.2</w:delText>
        </w:r>
        <w:r>
          <w:rPr>
            <w:rFonts w:asciiTheme="minorHAnsi" w:eastAsiaTheme="minorEastAsia" w:hAnsiTheme="minorHAnsi" w:cstheme="minorBidi"/>
            <w:sz w:val="22"/>
            <w:szCs w:val="28"/>
            <w:lang w:eastAsia="en-NZ" w:bidi="th-TH"/>
          </w:rPr>
          <w:tab/>
        </w:r>
        <w:r w:rsidRPr="00D413A0">
          <w:rPr>
            <w:rStyle w:val="Hyperlink"/>
          </w:rPr>
          <w:delText>Electrical Islands</w:delText>
        </w:r>
        <w:r>
          <w:rPr>
            <w:webHidden/>
          </w:rPr>
          <w:tab/>
        </w:r>
        <w:r>
          <w:rPr>
            <w:webHidden/>
          </w:rPr>
          <w:fldChar w:fldCharType="begin"/>
        </w:r>
        <w:r>
          <w:rPr>
            <w:webHidden/>
          </w:rPr>
          <w:delInstrText xml:space="preserve"> PAGEREF _Toc131539270 \h </w:delInstrText>
        </w:r>
        <w:r>
          <w:rPr>
            <w:webHidden/>
          </w:rPr>
        </w:r>
        <w:r>
          <w:rPr>
            <w:webHidden/>
          </w:rPr>
          <w:fldChar w:fldCharType="separate"/>
        </w:r>
        <w:r w:rsidR="00D83ACD">
          <w:rPr>
            <w:webHidden/>
          </w:rPr>
          <w:delText>23</w:delText>
        </w:r>
        <w:r>
          <w:rPr>
            <w:webHidden/>
          </w:rPr>
          <w:fldChar w:fldCharType="end"/>
        </w:r>
        <w:r>
          <w:fldChar w:fldCharType="end"/>
        </w:r>
      </w:del>
    </w:p>
    <w:p w14:paraId="23317208" w14:textId="77777777" w:rsidR="00427D4F" w:rsidRDefault="00427D4F">
      <w:pPr>
        <w:pStyle w:val="TOC3"/>
        <w:rPr>
          <w:del w:id="105" w:author="David Bullen" w:date="2025-01-30T14:32:00Z" w16du:dateUtc="2025-01-30T01:32:00Z"/>
          <w:rFonts w:asciiTheme="minorHAnsi" w:eastAsiaTheme="minorEastAsia" w:hAnsiTheme="minorHAnsi" w:cstheme="minorBidi"/>
          <w:sz w:val="22"/>
          <w:szCs w:val="28"/>
          <w:lang w:eastAsia="en-NZ" w:bidi="th-TH"/>
        </w:rPr>
      </w:pPr>
      <w:del w:id="106" w:author="David Bullen" w:date="2025-01-30T14:32:00Z" w16du:dateUtc="2025-01-30T01:32:00Z">
        <w:r>
          <w:fldChar w:fldCharType="begin"/>
        </w:r>
        <w:r>
          <w:delInstrText>HYPERLINK \l "_Toc131539271"</w:delInstrText>
        </w:r>
        <w:r>
          <w:fldChar w:fldCharType="separate"/>
        </w:r>
        <w:r w:rsidRPr="00D413A0">
          <w:rPr>
            <w:rStyle w:val="Hyperlink"/>
          </w:rPr>
          <w:delText>4.2.3</w:delText>
        </w:r>
        <w:r>
          <w:rPr>
            <w:rFonts w:asciiTheme="minorHAnsi" w:eastAsiaTheme="minorEastAsia" w:hAnsiTheme="minorHAnsi" w:cstheme="minorBidi"/>
            <w:sz w:val="22"/>
            <w:szCs w:val="28"/>
            <w:lang w:eastAsia="en-NZ" w:bidi="th-TH"/>
          </w:rPr>
          <w:tab/>
        </w:r>
        <w:r w:rsidRPr="00D413A0">
          <w:rPr>
            <w:rStyle w:val="Hyperlink"/>
          </w:rPr>
          <w:delText>Input Parameters</w:delText>
        </w:r>
        <w:r>
          <w:rPr>
            <w:webHidden/>
          </w:rPr>
          <w:tab/>
        </w:r>
        <w:r>
          <w:rPr>
            <w:webHidden/>
          </w:rPr>
          <w:fldChar w:fldCharType="begin"/>
        </w:r>
        <w:r>
          <w:rPr>
            <w:webHidden/>
          </w:rPr>
          <w:delInstrText xml:space="preserve"> PAGEREF _Toc131539271 \h </w:delInstrText>
        </w:r>
        <w:r>
          <w:rPr>
            <w:webHidden/>
          </w:rPr>
        </w:r>
        <w:r>
          <w:rPr>
            <w:webHidden/>
          </w:rPr>
          <w:fldChar w:fldCharType="separate"/>
        </w:r>
        <w:r w:rsidR="00D83ACD">
          <w:rPr>
            <w:webHidden/>
          </w:rPr>
          <w:delText>24</w:delText>
        </w:r>
        <w:r>
          <w:rPr>
            <w:webHidden/>
          </w:rPr>
          <w:fldChar w:fldCharType="end"/>
        </w:r>
        <w:r>
          <w:fldChar w:fldCharType="end"/>
        </w:r>
      </w:del>
    </w:p>
    <w:p w14:paraId="3AF06F54" w14:textId="77777777" w:rsidR="00427D4F" w:rsidRDefault="00427D4F">
      <w:pPr>
        <w:pStyle w:val="TOC3"/>
        <w:rPr>
          <w:del w:id="107" w:author="David Bullen" w:date="2025-01-30T14:32:00Z" w16du:dateUtc="2025-01-30T01:32:00Z"/>
          <w:rFonts w:asciiTheme="minorHAnsi" w:eastAsiaTheme="minorEastAsia" w:hAnsiTheme="minorHAnsi" w:cstheme="minorBidi"/>
          <w:sz w:val="22"/>
          <w:szCs w:val="28"/>
          <w:lang w:eastAsia="en-NZ" w:bidi="th-TH"/>
        </w:rPr>
      </w:pPr>
      <w:del w:id="108" w:author="David Bullen" w:date="2025-01-30T14:32:00Z" w16du:dateUtc="2025-01-30T01:32:00Z">
        <w:r>
          <w:fldChar w:fldCharType="begin"/>
        </w:r>
        <w:r>
          <w:delInstrText>HYPERLINK \l "_Toc131539272"</w:delInstrText>
        </w:r>
        <w:r>
          <w:fldChar w:fldCharType="separate"/>
        </w:r>
        <w:r w:rsidRPr="00D413A0">
          <w:rPr>
            <w:rStyle w:val="Hyperlink"/>
          </w:rPr>
          <w:delText>4.2.4</w:delText>
        </w:r>
        <w:r>
          <w:rPr>
            <w:rFonts w:asciiTheme="minorHAnsi" w:eastAsiaTheme="minorEastAsia" w:hAnsiTheme="minorHAnsi" w:cstheme="minorBidi"/>
            <w:sz w:val="22"/>
            <w:szCs w:val="28"/>
            <w:lang w:eastAsia="en-NZ" w:bidi="th-TH"/>
          </w:rPr>
          <w:tab/>
        </w:r>
        <w:r w:rsidRPr="00D413A0">
          <w:rPr>
            <w:rStyle w:val="Hyperlink"/>
          </w:rPr>
          <w:delText>Calculated Parameters</w:delText>
        </w:r>
        <w:r>
          <w:rPr>
            <w:webHidden/>
          </w:rPr>
          <w:tab/>
        </w:r>
        <w:r>
          <w:rPr>
            <w:webHidden/>
          </w:rPr>
          <w:fldChar w:fldCharType="begin"/>
        </w:r>
        <w:r>
          <w:rPr>
            <w:webHidden/>
          </w:rPr>
          <w:delInstrText xml:space="preserve"> PAGEREF _Toc131539272 \h </w:delInstrText>
        </w:r>
        <w:r>
          <w:rPr>
            <w:webHidden/>
          </w:rPr>
        </w:r>
        <w:r>
          <w:rPr>
            <w:webHidden/>
          </w:rPr>
          <w:fldChar w:fldCharType="separate"/>
        </w:r>
        <w:r w:rsidR="00D83ACD">
          <w:rPr>
            <w:webHidden/>
          </w:rPr>
          <w:delText>24</w:delText>
        </w:r>
        <w:r>
          <w:rPr>
            <w:webHidden/>
          </w:rPr>
          <w:fldChar w:fldCharType="end"/>
        </w:r>
        <w:r>
          <w:fldChar w:fldCharType="end"/>
        </w:r>
      </w:del>
    </w:p>
    <w:p w14:paraId="34EBBBDD" w14:textId="77777777" w:rsidR="00427D4F" w:rsidRDefault="00427D4F">
      <w:pPr>
        <w:pStyle w:val="TOC3"/>
        <w:rPr>
          <w:del w:id="109" w:author="David Bullen" w:date="2025-01-30T14:32:00Z" w16du:dateUtc="2025-01-30T01:32:00Z"/>
          <w:rFonts w:asciiTheme="minorHAnsi" w:eastAsiaTheme="minorEastAsia" w:hAnsiTheme="minorHAnsi" w:cstheme="minorBidi"/>
          <w:sz w:val="22"/>
          <w:szCs w:val="28"/>
          <w:lang w:eastAsia="en-NZ" w:bidi="th-TH"/>
        </w:rPr>
      </w:pPr>
      <w:del w:id="110" w:author="David Bullen" w:date="2025-01-30T14:32:00Z" w16du:dateUtc="2025-01-30T01:32:00Z">
        <w:r>
          <w:fldChar w:fldCharType="begin"/>
        </w:r>
        <w:r>
          <w:delInstrText>HYPERLINK \l "_Toc131539273"</w:delInstrText>
        </w:r>
        <w:r>
          <w:fldChar w:fldCharType="separate"/>
        </w:r>
        <w:r w:rsidRPr="00D413A0">
          <w:rPr>
            <w:rStyle w:val="Hyperlink"/>
          </w:rPr>
          <w:delText>4.2.5</w:delText>
        </w:r>
        <w:r>
          <w:rPr>
            <w:rFonts w:asciiTheme="minorHAnsi" w:eastAsiaTheme="minorEastAsia" w:hAnsiTheme="minorHAnsi" w:cstheme="minorBidi"/>
            <w:sz w:val="22"/>
            <w:szCs w:val="28"/>
            <w:lang w:eastAsia="en-NZ" w:bidi="th-TH"/>
          </w:rPr>
          <w:tab/>
        </w:r>
        <w:r w:rsidRPr="00D413A0">
          <w:rPr>
            <w:rStyle w:val="Hyperlink"/>
          </w:rPr>
          <w:delText>Pnode-Enode-ACNode Mapping</w:delText>
        </w:r>
        <w:r>
          <w:rPr>
            <w:webHidden/>
          </w:rPr>
          <w:tab/>
        </w:r>
        <w:r>
          <w:rPr>
            <w:webHidden/>
          </w:rPr>
          <w:fldChar w:fldCharType="begin"/>
        </w:r>
        <w:r>
          <w:rPr>
            <w:webHidden/>
          </w:rPr>
          <w:delInstrText xml:space="preserve"> PAGEREF _Toc131539273 \h </w:delInstrText>
        </w:r>
        <w:r>
          <w:rPr>
            <w:webHidden/>
          </w:rPr>
        </w:r>
        <w:r>
          <w:rPr>
            <w:webHidden/>
          </w:rPr>
          <w:fldChar w:fldCharType="separate"/>
        </w:r>
        <w:r w:rsidR="00D83ACD">
          <w:rPr>
            <w:webHidden/>
          </w:rPr>
          <w:delText>25</w:delText>
        </w:r>
        <w:r>
          <w:rPr>
            <w:webHidden/>
          </w:rPr>
          <w:fldChar w:fldCharType="end"/>
        </w:r>
        <w:r>
          <w:fldChar w:fldCharType="end"/>
        </w:r>
      </w:del>
    </w:p>
    <w:p w14:paraId="5292D8AA" w14:textId="77777777" w:rsidR="00427D4F" w:rsidRDefault="00427D4F">
      <w:pPr>
        <w:pStyle w:val="TOC2"/>
        <w:rPr>
          <w:del w:id="111" w:author="David Bullen" w:date="2025-01-30T14:32:00Z" w16du:dateUtc="2025-01-30T01:32:00Z"/>
          <w:rFonts w:asciiTheme="minorHAnsi" w:eastAsiaTheme="minorEastAsia" w:hAnsiTheme="minorHAnsi" w:cstheme="minorBidi"/>
          <w:sz w:val="22"/>
          <w:szCs w:val="28"/>
          <w:lang w:eastAsia="en-NZ" w:bidi="th-TH"/>
        </w:rPr>
      </w:pPr>
      <w:del w:id="112" w:author="David Bullen" w:date="2025-01-30T14:32:00Z" w16du:dateUtc="2025-01-30T01:32:00Z">
        <w:r>
          <w:fldChar w:fldCharType="begin"/>
        </w:r>
        <w:r>
          <w:delInstrText>HYPERLINK \l "_Toc131539274"</w:delInstrText>
        </w:r>
        <w:r>
          <w:fldChar w:fldCharType="separate"/>
        </w:r>
        <w:r w:rsidRPr="00D413A0">
          <w:rPr>
            <w:rStyle w:val="Hyperlink"/>
          </w:rPr>
          <w:delText>4.3</w:delText>
        </w:r>
        <w:r>
          <w:rPr>
            <w:rFonts w:asciiTheme="minorHAnsi" w:eastAsiaTheme="minorEastAsia" w:hAnsiTheme="minorHAnsi" w:cstheme="minorBidi"/>
            <w:sz w:val="22"/>
            <w:szCs w:val="28"/>
            <w:lang w:eastAsia="en-NZ" w:bidi="th-TH"/>
          </w:rPr>
          <w:tab/>
        </w:r>
        <w:r w:rsidRPr="00D413A0">
          <w:rPr>
            <w:rStyle w:val="Hyperlink"/>
          </w:rPr>
          <w:delText>Dead Node Pre-Processing</w:delText>
        </w:r>
        <w:r>
          <w:rPr>
            <w:webHidden/>
          </w:rPr>
          <w:tab/>
        </w:r>
        <w:r>
          <w:rPr>
            <w:webHidden/>
          </w:rPr>
          <w:fldChar w:fldCharType="begin"/>
        </w:r>
        <w:r>
          <w:rPr>
            <w:webHidden/>
          </w:rPr>
          <w:delInstrText xml:space="preserve"> PAGEREF _Toc131539274 \h </w:delInstrText>
        </w:r>
        <w:r>
          <w:rPr>
            <w:webHidden/>
          </w:rPr>
        </w:r>
        <w:r>
          <w:rPr>
            <w:webHidden/>
          </w:rPr>
          <w:fldChar w:fldCharType="separate"/>
        </w:r>
        <w:r w:rsidR="00D83ACD">
          <w:rPr>
            <w:webHidden/>
          </w:rPr>
          <w:delText>27</w:delText>
        </w:r>
        <w:r>
          <w:rPr>
            <w:webHidden/>
          </w:rPr>
          <w:fldChar w:fldCharType="end"/>
        </w:r>
        <w:r>
          <w:fldChar w:fldCharType="end"/>
        </w:r>
      </w:del>
    </w:p>
    <w:p w14:paraId="668EC141" w14:textId="77777777" w:rsidR="00427D4F" w:rsidRDefault="00427D4F">
      <w:pPr>
        <w:pStyle w:val="TOC3"/>
        <w:rPr>
          <w:del w:id="113" w:author="David Bullen" w:date="2025-01-30T14:32:00Z" w16du:dateUtc="2025-01-30T01:32:00Z"/>
          <w:rFonts w:asciiTheme="minorHAnsi" w:eastAsiaTheme="minorEastAsia" w:hAnsiTheme="minorHAnsi" w:cstheme="minorBidi"/>
          <w:sz w:val="22"/>
          <w:szCs w:val="28"/>
          <w:lang w:eastAsia="en-NZ" w:bidi="th-TH"/>
        </w:rPr>
      </w:pPr>
      <w:del w:id="114" w:author="David Bullen" w:date="2025-01-30T14:32:00Z" w16du:dateUtc="2025-01-30T01:32:00Z">
        <w:r>
          <w:fldChar w:fldCharType="begin"/>
        </w:r>
        <w:r>
          <w:delInstrText>HYPERLINK \l "_Toc131539275"</w:delInstrText>
        </w:r>
        <w:r>
          <w:fldChar w:fldCharType="separate"/>
        </w:r>
        <w:r w:rsidRPr="00D413A0">
          <w:rPr>
            <w:rStyle w:val="Hyperlink"/>
          </w:rPr>
          <w:delText>4.3.1</w:delText>
        </w:r>
        <w:r>
          <w:rPr>
            <w:rFonts w:asciiTheme="minorHAnsi" w:eastAsiaTheme="minorEastAsia" w:hAnsiTheme="minorHAnsi" w:cstheme="minorBidi"/>
            <w:sz w:val="22"/>
            <w:szCs w:val="28"/>
            <w:lang w:eastAsia="en-NZ" w:bidi="th-TH"/>
          </w:rPr>
          <w:tab/>
        </w:r>
        <w:r w:rsidRPr="00D413A0">
          <w:rPr>
            <w:rStyle w:val="Hyperlink"/>
          </w:rPr>
          <w:delText>Zero cleared quantities</w:delText>
        </w:r>
        <w:r>
          <w:rPr>
            <w:webHidden/>
          </w:rPr>
          <w:tab/>
        </w:r>
        <w:r>
          <w:rPr>
            <w:webHidden/>
          </w:rPr>
          <w:fldChar w:fldCharType="begin"/>
        </w:r>
        <w:r>
          <w:rPr>
            <w:webHidden/>
          </w:rPr>
          <w:delInstrText xml:space="preserve"> PAGEREF _Toc131539275 \h </w:delInstrText>
        </w:r>
        <w:r>
          <w:rPr>
            <w:webHidden/>
          </w:rPr>
        </w:r>
        <w:r>
          <w:rPr>
            <w:webHidden/>
          </w:rPr>
          <w:fldChar w:fldCharType="separate"/>
        </w:r>
        <w:r w:rsidR="00D83ACD">
          <w:rPr>
            <w:webHidden/>
          </w:rPr>
          <w:delText>27</w:delText>
        </w:r>
        <w:r>
          <w:rPr>
            <w:webHidden/>
          </w:rPr>
          <w:fldChar w:fldCharType="end"/>
        </w:r>
        <w:r>
          <w:fldChar w:fldCharType="end"/>
        </w:r>
      </w:del>
    </w:p>
    <w:p w14:paraId="0D98D01B" w14:textId="77777777" w:rsidR="00427D4F" w:rsidRDefault="00427D4F">
      <w:pPr>
        <w:pStyle w:val="TOC3"/>
        <w:rPr>
          <w:del w:id="115" w:author="David Bullen" w:date="2025-01-30T14:32:00Z" w16du:dateUtc="2025-01-30T01:32:00Z"/>
          <w:rFonts w:asciiTheme="minorHAnsi" w:eastAsiaTheme="minorEastAsia" w:hAnsiTheme="minorHAnsi" w:cstheme="minorBidi"/>
          <w:sz w:val="22"/>
          <w:szCs w:val="28"/>
          <w:lang w:eastAsia="en-NZ" w:bidi="th-TH"/>
        </w:rPr>
      </w:pPr>
      <w:del w:id="116" w:author="David Bullen" w:date="2025-01-30T14:32:00Z" w16du:dateUtc="2025-01-30T01:32:00Z">
        <w:r>
          <w:fldChar w:fldCharType="begin"/>
        </w:r>
        <w:r>
          <w:delInstrText>HYPERLINK \l "_Toc131539276"</w:delInstrText>
        </w:r>
        <w:r>
          <w:fldChar w:fldCharType="separate"/>
        </w:r>
        <w:r w:rsidRPr="00D413A0">
          <w:rPr>
            <w:rStyle w:val="Hyperlink"/>
          </w:rPr>
          <w:delText>4.3.2</w:delText>
        </w:r>
        <w:r>
          <w:rPr>
            <w:rFonts w:asciiTheme="minorHAnsi" w:eastAsiaTheme="minorEastAsia" w:hAnsiTheme="minorHAnsi" w:cstheme="minorBidi"/>
            <w:sz w:val="22"/>
            <w:szCs w:val="28"/>
            <w:lang w:eastAsia="en-NZ" w:bidi="th-TH"/>
          </w:rPr>
          <w:tab/>
        </w:r>
        <w:r w:rsidRPr="00D413A0">
          <w:rPr>
            <w:rStyle w:val="Hyperlink"/>
          </w:rPr>
          <w:delText>Remove ACLines</w:delText>
        </w:r>
        <w:r>
          <w:rPr>
            <w:webHidden/>
          </w:rPr>
          <w:tab/>
        </w:r>
        <w:r>
          <w:rPr>
            <w:webHidden/>
          </w:rPr>
          <w:fldChar w:fldCharType="begin"/>
        </w:r>
        <w:r>
          <w:rPr>
            <w:webHidden/>
          </w:rPr>
          <w:delInstrText xml:space="preserve"> PAGEREF _Toc131539276 \h </w:delInstrText>
        </w:r>
        <w:r>
          <w:rPr>
            <w:webHidden/>
          </w:rPr>
        </w:r>
        <w:r>
          <w:rPr>
            <w:webHidden/>
          </w:rPr>
          <w:fldChar w:fldCharType="separate"/>
        </w:r>
        <w:r w:rsidR="00D83ACD">
          <w:rPr>
            <w:webHidden/>
          </w:rPr>
          <w:delText>27</w:delText>
        </w:r>
        <w:r>
          <w:rPr>
            <w:webHidden/>
          </w:rPr>
          <w:fldChar w:fldCharType="end"/>
        </w:r>
        <w:r>
          <w:fldChar w:fldCharType="end"/>
        </w:r>
      </w:del>
    </w:p>
    <w:p w14:paraId="3A744818" w14:textId="77777777" w:rsidR="00427D4F" w:rsidRDefault="00427D4F">
      <w:pPr>
        <w:pStyle w:val="TOC2"/>
        <w:rPr>
          <w:del w:id="117" w:author="David Bullen" w:date="2025-01-30T14:32:00Z" w16du:dateUtc="2025-01-30T01:32:00Z"/>
          <w:rFonts w:asciiTheme="minorHAnsi" w:eastAsiaTheme="minorEastAsia" w:hAnsiTheme="minorHAnsi" w:cstheme="minorBidi"/>
          <w:sz w:val="22"/>
          <w:szCs w:val="28"/>
          <w:lang w:eastAsia="en-NZ" w:bidi="th-TH"/>
        </w:rPr>
      </w:pPr>
      <w:del w:id="118" w:author="David Bullen" w:date="2025-01-30T14:32:00Z" w16du:dateUtc="2025-01-30T01:32:00Z">
        <w:r>
          <w:fldChar w:fldCharType="begin"/>
        </w:r>
        <w:r>
          <w:delInstrText>HYPERLINK \l "_Toc131539277"</w:delInstrText>
        </w:r>
        <w:r>
          <w:fldChar w:fldCharType="separate"/>
        </w:r>
        <w:r w:rsidRPr="00D413A0">
          <w:rPr>
            <w:rStyle w:val="Hyperlink"/>
          </w:rPr>
          <w:delText>4.4</w:delText>
        </w:r>
        <w:r>
          <w:rPr>
            <w:rFonts w:asciiTheme="minorHAnsi" w:eastAsiaTheme="minorEastAsia" w:hAnsiTheme="minorHAnsi" w:cstheme="minorBidi"/>
            <w:sz w:val="22"/>
            <w:szCs w:val="28"/>
            <w:lang w:eastAsia="en-NZ" w:bidi="th-TH"/>
          </w:rPr>
          <w:tab/>
        </w:r>
        <w:r w:rsidRPr="00D413A0">
          <w:rPr>
            <w:rStyle w:val="Hyperlink"/>
          </w:rPr>
          <w:delText>HVDC Pre-Processing</w:delText>
        </w:r>
        <w:r>
          <w:rPr>
            <w:webHidden/>
          </w:rPr>
          <w:tab/>
        </w:r>
        <w:r>
          <w:rPr>
            <w:webHidden/>
          </w:rPr>
          <w:fldChar w:fldCharType="begin"/>
        </w:r>
        <w:r>
          <w:rPr>
            <w:webHidden/>
          </w:rPr>
          <w:delInstrText xml:space="preserve"> PAGEREF _Toc131539277 \h </w:delInstrText>
        </w:r>
        <w:r>
          <w:rPr>
            <w:webHidden/>
          </w:rPr>
        </w:r>
        <w:r>
          <w:rPr>
            <w:webHidden/>
          </w:rPr>
          <w:fldChar w:fldCharType="separate"/>
        </w:r>
        <w:r w:rsidR="00D83ACD">
          <w:rPr>
            <w:webHidden/>
          </w:rPr>
          <w:delText>27</w:delText>
        </w:r>
        <w:r>
          <w:rPr>
            <w:webHidden/>
          </w:rPr>
          <w:fldChar w:fldCharType="end"/>
        </w:r>
        <w:r>
          <w:fldChar w:fldCharType="end"/>
        </w:r>
      </w:del>
    </w:p>
    <w:p w14:paraId="19FE819C" w14:textId="77777777" w:rsidR="00427D4F" w:rsidRDefault="00427D4F">
      <w:pPr>
        <w:pStyle w:val="TOC3"/>
        <w:rPr>
          <w:del w:id="119" w:author="David Bullen" w:date="2025-01-30T14:32:00Z" w16du:dateUtc="2025-01-30T01:32:00Z"/>
          <w:rFonts w:asciiTheme="minorHAnsi" w:eastAsiaTheme="minorEastAsia" w:hAnsiTheme="minorHAnsi" w:cstheme="minorBidi"/>
          <w:sz w:val="22"/>
          <w:szCs w:val="28"/>
          <w:lang w:eastAsia="en-NZ" w:bidi="th-TH"/>
        </w:rPr>
      </w:pPr>
      <w:del w:id="120" w:author="David Bullen" w:date="2025-01-30T14:32:00Z" w16du:dateUtc="2025-01-30T01:32:00Z">
        <w:r>
          <w:fldChar w:fldCharType="begin"/>
        </w:r>
        <w:r>
          <w:delInstrText>HYPERLINK \l "_Toc131539278"</w:delInstrText>
        </w:r>
        <w:r>
          <w:fldChar w:fldCharType="separate"/>
        </w:r>
        <w:r w:rsidRPr="00D413A0">
          <w:rPr>
            <w:rStyle w:val="Hyperlink"/>
          </w:rPr>
          <w:delText>4.4.1</w:delText>
        </w:r>
        <w:r>
          <w:rPr>
            <w:rFonts w:asciiTheme="minorHAnsi" w:eastAsiaTheme="minorEastAsia" w:hAnsiTheme="minorHAnsi" w:cstheme="minorBidi"/>
            <w:sz w:val="22"/>
            <w:szCs w:val="28"/>
            <w:lang w:eastAsia="en-NZ" w:bidi="th-TH"/>
          </w:rPr>
          <w:tab/>
        </w:r>
        <w:r w:rsidRPr="00D413A0">
          <w:rPr>
            <w:rStyle w:val="Hyperlink"/>
          </w:rPr>
          <w:delText>Both poles operating</w:delText>
        </w:r>
        <w:r>
          <w:rPr>
            <w:webHidden/>
          </w:rPr>
          <w:tab/>
        </w:r>
        <w:r>
          <w:rPr>
            <w:webHidden/>
          </w:rPr>
          <w:fldChar w:fldCharType="begin"/>
        </w:r>
        <w:r>
          <w:rPr>
            <w:webHidden/>
          </w:rPr>
          <w:delInstrText xml:space="preserve"> PAGEREF _Toc131539278 \h </w:delInstrText>
        </w:r>
        <w:r>
          <w:rPr>
            <w:webHidden/>
          </w:rPr>
        </w:r>
        <w:r>
          <w:rPr>
            <w:webHidden/>
          </w:rPr>
          <w:fldChar w:fldCharType="separate"/>
        </w:r>
        <w:r w:rsidR="00D83ACD">
          <w:rPr>
            <w:webHidden/>
          </w:rPr>
          <w:delText>27</w:delText>
        </w:r>
        <w:r>
          <w:rPr>
            <w:webHidden/>
          </w:rPr>
          <w:fldChar w:fldCharType="end"/>
        </w:r>
        <w:r>
          <w:fldChar w:fldCharType="end"/>
        </w:r>
      </w:del>
    </w:p>
    <w:p w14:paraId="53BEFCB0" w14:textId="77777777" w:rsidR="00427D4F" w:rsidRDefault="00427D4F">
      <w:pPr>
        <w:pStyle w:val="TOC3"/>
        <w:rPr>
          <w:del w:id="121" w:author="David Bullen" w:date="2025-01-30T14:32:00Z" w16du:dateUtc="2025-01-30T01:32:00Z"/>
          <w:rFonts w:asciiTheme="minorHAnsi" w:eastAsiaTheme="minorEastAsia" w:hAnsiTheme="minorHAnsi" w:cstheme="minorBidi"/>
          <w:sz w:val="22"/>
          <w:szCs w:val="28"/>
          <w:lang w:eastAsia="en-NZ" w:bidi="th-TH"/>
        </w:rPr>
      </w:pPr>
      <w:del w:id="122" w:author="David Bullen" w:date="2025-01-30T14:32:00Z" w16du:dateUtc="2025-01-30T01:32:00Z">
        <w:r>
          <w:fldChar w:fldCharType="begin"/>
        </w:r>
        <w:r>
          <w:delInstrText>HYPERLINK \l "_Toc131539279"</w:delInstrText>
        </w:r>
        <w:r>
          <w:fldChar w:fldCharType="separate"/>
        </w:r>
        <w:r w:rsidRPr="00D413A0">
          <w:rPr>
            <w:rStyle w:val="Hyperlink"/>
          </w:rPr>
          <w:delText>4.4.2</w:delText>
        </w:r>
        <w:r>
          <w:rPr>
            <w:rFonts w:asciiTheme="minorHAnsi" w:eastAsiaTheme="minorEastAsia" w:hAnsiTheme="minorHAnsi" w:cstheme="minorBidi"/>
            <w:sz w:val="22"/>
            <w:szCs w:val="28"/>
            <w:lang w:eastAsia="en-NZ" w:bidi="th-TH"/>
          </w:rPr>
          <w:tab/>
        </w:r>
        <w:r w:rsidRPr="00D413A0">
          <w:rPr>
            <w:rStyle w:val="Hyperlink"/>
          </w:rPr>
          <w:delText>One or more poles not operating</w:delText>
        </w:r>
        <w:r>
          <w:rPr>
            <w:webHidden/>
          </w:rPr>
          <w:tab/>
        </w:r>
        <w:r>
          <w:rPr>
            <w:webHidden/>
          </w:rPr>
          <w:fldChar w:fldCharType="begin"/>
        </w:r>
        <w:r>
          <w:rPr>
            <w:webHidden/>
          </w:rPr>
          <w:delInstrText xml:space="preserve"> PAGEREF _Toc131539279 \h </w:delInstrText>
        </w:r>
        <w:r>
          <w:rPr>
            <w:webHidden/>
          </w:rPr>
        </w:r>
        <w:r>
          <w:rPr>
            <w:webHidden/>
          </w:rPr>
          <w:fldChar w:fldCharType="separate"/>
        </w:r>
        <w:r w:rsidR="00D83ACD">
          <w:rPr>
            <w:webHidden/>
          </w:rPr>
          <w:delText>27</w:delText>
        </w:r>
        <w:r>
          <w:rPr>
            <w:webHidden/>
          </w:rPr>
          <w:fldChar w:fldCharType="end"/>
        </w:r>
        <w:r>
          <w:fldChar w:fldCharType="end"/>
        </w:r>
      </w:del>
    </w:p>
    <w:p w14:paraId="60F0BC8F" w14:textId="77777777" w:rsidR="00427D4F" w:rsidRDefault="00427D4F">
      <w:pPr>
        <w:pStyle w:val="TOC2"/>
        <w:rPr>
          <w:del w:id="123" w:author="David Bullen" w:date="2025-01-30T14:32:00Z" w16du:dateUtc="2025-01-30T01:32:00Z"/>
          <w:rFonts w:asciiTheme="minorHAnsi" w:eastAsiaTheme="minorEastAsia" w:hAnsiTheme="minorHAnsi" w:cstheme="minorBidi"/>
          <w:sz w:val="22"/>
          <w:szCs w:val="28"/>
          <w:lang w:eastAsia="en-NZ" w:bidi="th-TH"/>
        </w:rPr>
      </w:pPr>
      <w:del w:id="124" w:author="David Bullen" w:date="2025-01-30T14:32:00Z" w16du:dateUtc="2025-01-30T01:32:00Z">
        <w:r>
          <w:fldChar w:fldCharType="begin"/>
        </w:r>
        <w:r>
          <w:delInstrText>HYPERLINK \l "_Toc131539280"</w:delInstrText>
        </w:r>
        <w:r>
          <w:fldChar w:fldCharType="separate"/>
        </w:r>
        <w:r w:rsidRPr="00D413A0">
          <w:rPr>
            <w:rStyle w:val="Hyperlink"/>
          </w:rPr>
          <w:delText>4.5</w:delText>
        </w:r>
        <w:r>
          <w:rPr>
            <w:rFonts w:asciiTheme="minorHAnsi" w:eastAsiaTheme="minorEastAsia" w:hAnsiTheme="minorHAnsi" w:cstheme="minorBidi"/>
            <w:sz w:val="22"/>
            <w:szCs w:val="28"/>
            <w:lang w:eastAsia="en-NZ" w:bidi="th-TH"/>
          </w:rPr>
          <w:tab/>
        </w:r>
        <w:r w:rsidRPr="00D413A0">
          <w:rPr>
            <w:rStyle w:val="Hyperlink"/>
          </w:rPr>
          <w:delText>Reserve Sharing Pre-Processing</w:delText>
        </w:r>
        <w:r>
          <w:rPr>
            <w:webHidden/>
          </w:rPr>
          <w:tab/>
        </w:r>
        <w:r>
          <w:rPr>
            <w:webHidden/>
          </w:rPr>
          <w:fldChar w:fldCharType="begin"/>
        </w:r>
        <w:r>
          <w:rPr>
            <w:webHidden/>
          </w:rPr>
          <w:delInstrText xml:space="preserve"> PAGEREF _Toc131539280 \h </w:delInstrText>
        </w:r>
        <w:r>
          <w:rPr>
            <w:webHidden/>
          </w:rPr>
        </w:r>
        <w:r>
          <w:rPr>
            <w:webHidden/>
          </w:rPr>
          <w:fldChar w:fldCharType="separate"/>
        </w:r>
        <w:r w:rsidR="00D83ACD">
          <w:rPr>
            <w:webHidden/>
          </w:rPr>
          <w:delText>27</w:delText>
        </w:r>
        <w:r>
          <w:rPr>
            <w:webHidden/>
          </w:rPr>
          <w:fldChar w:fldCharType="end"/>
        </w:r>
        <w:r>
          <w:fldChar w:fldCharType="end"/>
        </w:r>
      </w:del>
    </w:p>
    <w:p w14:paraId="0E7EA4E0" w14:textId="77777777" w:rsidR="00427D4F" w:rsidRDefault="00427D4F">
      <w:pPr>
        <w:pStyle w:val="TOC3"/>
        <w:rPr>
          <w:del w:id="125" w:author="David Bullen" w:date="2025-01-30T14:32:00Z" w16du:dateUtc="2025-01-30T01:32:00Z"/>
          <w:rFonts w:asciiTheme="minorHAnsi" w:eastAsiaTheme="minorEastAsia" w:hAnsiTheme="minorHAnsi" w:cstheme="minorBidi"/>
          <w:sz w:val="22"/>
          <w:szCs w:val="28"/>
          <w:lang w:eastAsia="en-NZ" w:bidi="th-TH"/>
        </w:rPr>
      </w:pPr>
      <w:del w:id="126" w:author="David Bullen" w:date="2025-01-30T14:32:00Z" w16du:dateUtc="2025-01-30T01:32:00Z">
        <w:r>
          <w:fldChar w:fldCharType="begin"/>
        </w:r>
        <w:r>
          <w:delInstrText>HYPERLINK \l "_Toc131539281"</w:delInstrText>
        </w:r>
        <w:r>
          <w:fldChar w:fldCharType="separate"/>
        </w:r>
        <w:r w:rsidRPr="00D413A0">
          <w:rPr>
            <w:rStyle w:val="Hyperlink"/>
          </w:rPr>
          <w:delText>4.5.1</w:delText>
        </w:r>
        <w:r>
          <w:rPr>
            <w:rFonts w:asciiTheme="minorHAnsi" w:eastAsiaTheme="minorEastAsia" w:hAnsiTheme="minorHAnsi" w:cstheme="minorBidi"/>
            <w:sz w:val="22"/>
            <w:szCs w:val="28"/>
            <w:lang w:eastAsia="en-NZ" w:bidi="th-TH"/>
          </w:rPr>
          <w:tab/>
        </w:r>
        <w:r w:rsidRPr="00D413A0">
          <w:rPr>
            <w:rStyle w:val="Hyperlink"/>
          </w:rPr>
          <w:delText>Parameters</w:delText>
        </w:r>
        <w:r>
          <w:rPr>
            <w:webHidden/>
          </w:rPr>
          <w:tab/>
        </w:r>
        <w:r>
          <w:rPr>
            <w:webHidden/>
          </w:rPr>
          <w:fldChar w:fldCharType="begin"/>
        </w:r>
        <w:r>
          <w:rPr>
            <w:webHidden/>
          </w:rPr>
          <w:delInstrText xml:space="preserve"> PAGEREF _Toc131539281 \h </w:delInstrText>
        </w:r>
        <w:r>
          <w:rPr>
            <w:webHidden/>
          </w:rPr>
        </w:r>
        <w:r>
          <w:rPr>
            <w:webHidden/>
          </w:rPr>
          <w:fldChar w:fldCharType="separate"/>
        </w:r>
        <w:r w:rsidR="00D83ACD">
          <w:rPr>
            <w:webHidden/>
          </w:rPr>
          <w:delText>27</w:delText>
        </w:r>
        <w:r>
          <w:rPr>
            <w:webHidden/>
          </w:rPr>
          <w:fldChar w:fldCharType="end"/>
        </w:r>
        <w:r>
          <w:fldChar w:fldCharType="end"/>
        </w:r>
      </w:del>
    </w:p>
    <w:p w14:paraId="2B87E092" w14:textId="77777777" w:rsidR="00427D4F" w:rsidRDefault="00427D4F">
      <w:pPr>
        <w:pStyle w:val="TOC3"/>
        <w:rPr>
          <w:del w:id="127" w:author="David Bullen" w:date="2025-01-30T14:32:00Z" w16du:dateUtc="2025-01-30T01:32:00Z"/>
          <w:rFonts w:asciiTheme="minorHAnsi" w:eastAsiaTheme="minorEastAsia" w:hAnsiTheme="minorHAnsi" w:cstheme="minorBidi"/>
          <w:sz w:val="22"/>
          <w:szCs w:val="28"/>
          <w:lang w:eastAsia="en-NZ" w:bidi="th-TH"/>
        </w:rPr>
      </w:pPr>
      <w:del w:id="128" w:author="David Bullen" w:date="2025-01-30T14:32:00Z" w16du:dateUtc="2025-01-30T01:32:00Z">
        <w:r>
          <w:fldChar w:fldCharType="begin"/>
        </w:r>
        <w:r>
          <w:delInstrText>HYPERLINK \l "_Toc131539282"</w:delInstrText>
        </w:r>
        <w:r>
          <w:fldChar w:fldCharType="separate"/>
        </w:r>
        <w:r w:rsidRPr="00D413A0">
          <w:rPr>
            <w:rStyle w:val="Hyperlink"/>
          </w:rPr>
          <w:delText>4.5.2</w:delText>
        </w:r>
        <w:r>
          <w:rPr>
            <w:rFonts w:asciiTheme="minorHAnsi" w:eastAsiaTheme="minorEastAsia" w:hAnsiTheme="minorHAnsi" w:cstheme="minorBidi"/>
            <w:sz w:val="22"/>
            <w:szCs w:val="28"/>
            <w:lang w:eastAsia="en-NZ" w:bidi="th-TH"/>
          </w:rPr>
          <w:tab/>
        </w:r>
        <w:r w:rsidRPr="00D413A0">
          <w:rPr>
            <w:rStyle w:val="Hyperlink"/>
          </w:rPr>
          <w:delText>Calculations</w:delText>
        </w:r>
        <w:r>
          <w:rPr>
            <w:webHidden/>
          </w:rPr>
          <w:tab/>
        </w:r>
        <w:r>
          <w:rPr>
            <w:webHidden/>
          </w:rPr>
          <w:fldChar w:fldCharType="begin"/>
        </w:r>
        <w:r>
          <w:rPr>
            <w:webHidden/>
          </w:rPr>
          <w:delInstrText xml:space="preserve"> PAGEREF _Toc131539282 \h </w:delInstrText>
        </w:r>
        <w:r>
          <w:rPr>
            <w:webHidden/>
          </w:rPr>
        </w:r>
        <w:r>
          <w:rPr>
            <w:webHidden/>
          </w:rPr>
          <w:fldChar w:fldCharType="separate"/>
        </w:r>
        <w:r w:rsidR="00D83ACD">
          <w:rPr>
            <w:webHidden/>
          </w:rPr>
          <w:delText>28</w:delText>
        </w:r>
        <w:r>
          <w:rPr>
            <w:webHidden/>
          </w:rPr>
          <w:fldChar w:fldCharType="end"/>
        </w:r>
        <w:r>
          <w:fldChar w:fldCharType="end"/>
        </w:r>
      </w:del>
    </w:p>
    <w:p w14:paraId="16BF078D" w14:textId="77777777" w:rsidR="00427D4F" w:rsidRDefault="00427D4F">
      <w:pPr>
        <w:pStyle w:val="TOC2"/>
        <w:rPr>
          <w:del w:id="129" w:author="David Bullen" w:date="2025-01-30T14:32:00Z" w16du:dateUtc="2025-01-30T01:32:00Z"/>
          <w:rFonts w:asciiTheme="minorHAnsi" w:eastAsiaTheme="minorEastAsia" w:hAnsiTheme="minorHAnsi" w:cstheme="minorBidi"/>
          <w:sz w:val="22"/>
          <w:szCs w:val="28"/>
          <w:lang w:eastAsia="en-NZ" w:bidi="th-TH"/>
        </w:rPr>
      </w:pPr>
      <w:del w:id="130" w:author="David Bullen" w:date="2025-01-30T14:32:00Z" w16du:dateUtc="2025-01-30T01:32:00Z">
        <w:r>
          <w:fldChar w:fldCharType="begin"/>
        </w:r>
        <w:r>
          <w:delInstrText>HYPERLINK \l "_Toc131539283"</w:delInstrText>
        </w:r>
        <w:r>
          <w:fldChar w:fldCharType="separate"/>
        </w:r>
        <w:r w:rsidRPr="00D413A0">
          <w:rPr>
            <w:rStyle w:val="Hyperlink"/>
          </w:rPr>
          <w:delText>4.6</w:delText>
        </w:r>
        <w:r>
          <w:rPr>
            <w:rFonts w:asciiTheme="minorHAnsi" w:eastAsiaTheme="minorEastAsia" w:hAnsiTheme="minorHAnsi" w:cstheme="minorBidi"/>
            <w:sz w:val="22"/>
            <w:szCs w:val="28"/>
            <w:lang w:eastAsia="en-NZ" w:bidi="th-TH"/>
          </w:rPr>
          <w:tab/>
        </w:r>
        <w:r w:rsidRPr="00D413A0">
          <w:rPr>
            <w:rStyle w:val="Hyperlink"/>
          </w:rPr>
          <w:delText>Generator Pre-Processing</w:delText>
        </w:r>
        <w:r>
          <w:rPr>
            <w:webHidden/>
          </w:rPr>
          <w:tab/>
        </w:r>
        <w:r>
          <w:rPr>
            <w:webHidden/>
          </w:rPr>
          <w:fldChar w:fldCharType="begin"/>
        </w:r>
        <w:r>
          <w:rPr>
            <w:webHidden/>
          </w:rPr>
          <w:delInstrText xml:space="preserve"> PAGEREF _Toc131539283 \h </w:delInstrText>
        </w:r>
        <w:r>
          <w:rPr>
            <w:webHidden/>
          </w:rPr>
        </w:r>
        <w:r>
          <w:rPr>
            <w:webHidden/>
          </w:rPr>
          <w:fldChar w:fldCharType="separate"/>
        </w:r>
        <w:r w:rsidR="00D83ACD">
          <w:rPr>
            <w:webHidden/>
          </w:rPr>
          <w:delText>28</w:delText>
        </w:r>
        <w:r>
          <w:rPr>
            <w:webHidden/>
          </w:rPr>
          <w:fldChar w:fldCharType="end"/>
        </w:r>
        <w:r>
          <w:fldChar w:fldCharType="end"/>
        </w:r>
      </w:del>
    </w:p>
    <w:p w14:paraId="39915CC7" w14:textId="77777777" w:rsidR="00427D4F" w:rsidRDefault="00427D4F">
      <w:pPr>
        <w:pStyle w:val="TOC3"/>
        <w:rPr>
          <w:del w:id="131" w:author="David Bullen" w:date="2025-01-30T14:32:00Z" w16du:dateUtc="2025-01-30T01:32:00Z"/>
          <w:rFonts w:asciiTheme="minorHAnsi" w:eastAsiaTheme="minorEastAsia" w:hAnsiTheme="minorHAnsi" w:cstheme="minorBidi"/>
          <w:sz w:val="22"/>
          <w:szCs w:val="28"/>
          <w:lang w:eastAsia="en-NZ" w:bidi="th-TH"/>
        </w:rPr>
      </w:pPr>
      <w:del w:id="132" w:author="David Bullen" w:date="2025-01-30T14:32:00Z" w16du:dateUtc="2025-01-30T01:32:00Z">
        <w:r>
          <w:fldChar w:fldCharType="begin"/>
        </w:r>
        <w:r>
          <w:delInstrText>HYPERLINK \l "_Toc131539284"</w:delInstrText>
        </w:r>
        <w:r>
          <w:fldChar w:fldCharType="separate"/>
        </w:r>
        <w:r w:rsidRPr="00D413A0">
          <w:rPr>
            <w:rStyle w:val="Hyperlink"/>
          </w:rPr>
          <w:delText>4.6.1</w:delText>
        </w:r>
        <w:r>
          <w:rPr>
            <w:rFonts w:asciiTheme="minorHAnsi" w:eastAsiaTheme="minorEastAsia" w:hAnsiTheme="minorHAnsi" w:cstheme="minorBidi"/>
            <w:sz w:val="22"/>
            <w:szCs w:val="28"/>
            <w:lang w:eastAsia="en-NZ" w:bidi="th-TH"/>
          </w:rPr>
          <w:tab/>
        </w:r>
        <w:r w:rsidRPr="00D413A0">
          <w:rPr>
            <w:rStyle w:val="Hyperlink"/>
          </w:rPr>
          <w:delText>Parameters</w:delText>
        </w:r>
        <w:r>
          <w:rPr>
            <w:webHidden/>
          </w:rPr>
          <w:tab/>
        </w:r>
        <w:r>
          <w:rPr>
            <w:webHidden/>
          </w:rPr>
          <w:fldChar w:fldCharType="begin"/>
        </w:r>
        <w:r>
          <w:rPr>
            <w:webHidden/>
          </w:rPr>
          <w:delInstrText xml:space="preserve"> PAGEREF _Toc131539284 \h </w:delInstrText>
        </w:r>
        <w:r>
          <w:rPr>
            <w:webHidden/>
          </w:rPr>
        </w:r>
        <w:r>
          <w:rPr>
            <w:webHidden/>
          </w:rPr>
          <w:fldChar w:fldCharType="separate"/>
        </w:r>
        <w:r w:rsidR="00D83ACD">
          <w:rPr>
            <w:webHidden/>
          </w:rPr>
          <w:delText>28</w:delText>
        </w:r>
        <w:r>
          <w:rPr>
            <w:webHidden/>
          </w:rPr>
          <w:fldChar w:fldCharType="end"/>
        </w:r>
        <w:r>
          <w:fldChar w:fldCharType="end"/>
        </w:r>
      </w:del>
    </w:p>
    <w:p w14:paraId="18A10CBF" w14:textId="77777777" w:rsidR="00427D4F" w:rsidRDefault="00427D4F">
      <w:pPr>
        <w:pStyle w:val="TOC3"/>
        <w:rPr>
          <w:del w:id="133" w:author="David Bullen" w:date="2025-01-30T14:32:00Z" w16du:dateUtc="2025-01-30T01:32:00Z"/>
          <w:rFonts w:asciiTheme="minorHAnsi" w:eastAsiaTheme="minorEastAsia" w:hAnsiTheme="minorHAnsi" w:cstheme="minorBidi"/>
          <w:sz w:val="22"/>
          <w:szCs w:val="28"/>
          <w:lang w:eastAsia="en-NZ" w:bidi="th-TH"/>
        </w:rPr>
      </w:pPr>
      <w:del w:id="134" w:author="David Bullen" w:date="2025-01-30T14:32:00Z" w16du:dateUtc="2025-01-30T01:32:00Z">
        <w:r>
          <w:fldChar w:fldCharType="begin"/>
        </w:r>
        <w:r>
          <w:delInstrText>HYPERLINK \l "_Toc131539285"</w:delInstrText>
        </w:r>
        <w:r>
          <w:fldChar w:fldCharType="separate"/>
        </w:r>
        <w:r w:rsidRPr="00D413A0">
          <w:rPr>
            <w:rStyle w:val="Hyperlink"/>
          </w:rPr>
          <w:delText>4.6.2</w:delText>
        </w:r>
        <w:r>
          <w:rPr>
            <w:rFonts w:asciiTheme="minorHAnsi" w:eastAsiaTheme="minorEastAsia" w:hAnsiTheme="minorHAnsi" w:cstheme="minorBidi"/>
            <w:sz w:val="22"/>
            <w:szCs w:val="28"/>
            <w:lang w:eastAsia="en-NZ" w:bidi="th-TH"/>
          </w:rPr>
          <w:tab/>
        </w:r>
        <w:r w:rsidRPr="00D413A0">
          <w:rPr>
            <w:rStyle w:val="Hyperlink"/>
          </w:rPr>
          <w:delText>Calculations</w:delText>
        </w:r>
        <w:r>
          <w:rPr>
            <w:webHidden/>
          </w:rPr>
          <w:tab/>
        </w:r>
        <w:r>
          <w:rPr>
            <w:webHidden/>
          </w:rPr>
          <w:fldChar w:fldCharType="begin"/>
        </w:r>
        <w:r>
          <w:rPr>
            <w:webHidden/>
          </w:rPr>
          <w:delInstrText xml:space="preserve"> PAGEREF _Toc131539285 \h </w:delInstrText>
        </w:r>
        <w:r>
          <w:rPr>
            <w:webHidden/>
          </w:rPr>
        </w:r>
        <w:r>
          <w:rPr>
            <w:webHidden/>
          </w:rPr>
          <w:fldChar w:fldCharType="separate"/>
        </w:r>
        <w:r w:rsidR="00D83ACD">
          <w:rPr>
            <w:webHidden/>
          </w:rPr>
          <w:delText>28</w:delText>
        </w:r>
        <w:r>
          <w:rPr>
            <w:webHidden/>
          </w:rPr>
          <w:fldChar w:fldCharType="end"/>
        </w:r>
        <w:r>
          <w:fldChar w:fldCharType="end"/>
        </w:r>
      </w:del>
    </w:p>
    <w:p w14:paraId="7572B5AE" w14:textId="77777777" w:rsidR="00427D4F" w:rsidRDefault="00427D4F">
      <w:pPr>
        <w:pStyle w:val="TOC2"/>
        <w:rPr>
          <w:del w:id="135" w:author="David Bullen" w:date="2025-01-30T14:32:00Z" w16du:dateUtc="2025-01-30T01:32:00Z"/>
          <w:rFonts w:asciiTheme="minorHAnsi" w:eastAsiaTheme="minorEastAsia" w:hAnsiTheme="minorHAnsi" w:cstheme="minorBidi"/>
          <w:sz w:val="22"/>
          <w:szCs w:val="28"/>
          <w:lang w:eastAsia="en-NZ" w:bidi="th-TH"/>
        </w:rPr>
      </w:pPr>
      <w:del w:id="136" w:author="David Bullen" w:date="2025-01-30T14:32:00Z" w16du:dateUtc="2025-01-30T01:32:00Z">
        <w:r>
          <w:fldChar w:fldCharType="begin"/>
        </w:r>
        <w:r>
          <w:delInstrText>HYPERLINK \l "_Toc131539286"</w:delInstrText>
        </w:r>
        <w:r>
          <w:fldChar w:fldCharType="separate"/>
        </w:r>
        <w:r w:rsidRPr="00D413A0">
          <w:rPr>
            <w:rStyle w:val="Hyperlink"/>
          </w:rPr>
          <w:delText>4.7</w:delText>
        </w:r>
        <w:r>
          <w:rPr>
            <w:rFonts w:asciiTheme="minorHAnsi" w:eastAsiaTheme="minorEastAsia" w:hAnsiTheme="minorHAnsi" w:cstheme="minorBidi"/>
            <w:sz w:val="22"/>
            <w:szCs w:val="28"/>
            <w:lang w:eastAsia="en-NZ" w:bidi="th-TH"/>
          </w:rPr>
          <w:tab/>
        </w:r>
        <w:r w:rsidRPr="00D413A0">
          <w:rPr>
            <w:rStyle w:val="Hyperlink"/>
          </w:rPr>
          <w:delText>Generation Ramp Pre-Processing</w:delText>
        </w:r>
        <w:r>
          <w:rPr>
            <w:webHidden/>
          </w:rPr>
          <w:tab/>
        </w:r>
        <w:r>
          <w:rPr>
            <w:webHidden/>
          </w:rPr>
          <w:fldChar w:fldCharType="begin"/>
        </w:r>
        <w:r>
          <w:rPr>
            <w:webHidden/>
          </w:rPr>
          <w:delInstrText xml:space="preserve"> PAGEREF _Toc131539286 \h </w:delInstrText>
        </w:r>
        <w:r>
          <w:rPr>
            <w:webHidden/>
          </w:rPr>
        </w:r>
        <w:r>
          <w:rPr>
            <w:webHidden/>
          </w:rPr>
          <w:fldChar w:fldCharType="separate"/>
        </w:r>
        <w:r w:rsidR="00D83ACD">
          <w:rPr>
            <w:webHidden/>
          </w:rPr>
          <w:delText>29</w:delText>
        </w:r>
        <w:r>
          <w:rPr>
            <w:webHidden/>
          </w:rPr>
          <w:fldChar w:fldCharType="end"/>
        </w:r>
        <w:r>
          <w:fldChar w:fldCharType="end"/>
        </w:r>
      </w:del>
    </w:p>
    <w:p w14:paraId="4CB0BA30" w14:textId="77777777" w:rsidR="00427D4F" w:rsidRDefault="00427D4F">
      <w:pPr>
        <w:pStyle w:val="TOC3"/>
        <w:rPr>
          <w:del w:id="137" w:author="David Bullen" w:date="2025-01-30T14:32:00Z" w16du:dateUtc="2025-01-30T01:32:00Z"/>
          <w:rFonts w:asciiTheme="minorHAnsi" w:eastAsiaTheme="minorEastAsia" w:hAnsiTheme="minorHAnsi" w:cstheme="minorBidi"/>
          <w:sz w:val="22"/>
          <w:szCs w:val="28"/>
          <w:lang w:eastAsia="en-NZ" w:bidi="th-TH"/>
        </w:rPr>
      </w:pPr>
      <w:del w:id="138" w:author="David Bullen" w:date="2025-01-30T14:32:00Z" w16du:dateUtc="2025-01-30T01:32:00Z">
        <w:r>
          <w:fldChar w:fldCharType="begin"/>
        </w:r>
        <w:r>
          <w:delInstrText>HYPERLINK \l "_Toc131539287"</w:delInstrText>
        </w:r>
        <w:r>
          <w:fldChar w:fldCharType="separate"/>
        </w:r>
        <w:r w:rsidRPr="00D413A0">
          <w:rPr>
            <w:rStyle w:val="Hyperlink"/>
          </w:rPr>
          <w:delText>4.7.1</w:delText>
        </w:r>
        <w:r>
          <w:rPr>
            <w:rFonts w:asciiTheme="minorHAnsi" w:eastAsiaTheme="minorEastAsia" w:hAnsiTheme="minorHAnsi" w:cstheme="minorBidi"/>
            <w:sz w:val="22"/>
            <w:szCs w:val="28"/>
            <w:lang w:eastAsia="en-NZ" w:bidi="th-TH"/>
          </w:rPr>
          <w:tab/>
        </w:r>
        <w:r w:rsidRPr="00D413A0">
          <w:rPr>
            <w:rStyle w:val="Hyperlink"/>
          </w:rPr>
          <w:delText>Parameters</w:delText>
        </w:r>
        <w:r>
          <w:rPr>
            <w:webHidden/>
          </w:rPr>
          <w:tab/>
        </w:r>
        <w:r>
          <w:rPr>
            <w:webHidden/>
          </w:rPr>
          <w:fldChar w:fldCharType="begin"/>
        </w:r>
        <w:r>
          <w:rPr>
            <w:webHidden/>
          </w:rPr>
          <w:delInstrText xml:space="preserve"> PAGEREF _Toc131539287 \h </w:delInstrText>
        </w:r>
        <w:r>
          <w:rPr>
            <w:webHidden/>
          </w:rPr>
        </w:r>
        <w:r>
          <w:rPr>
            <w:webHidden/>
          </w:rPr>
          <w:fldChar w:fldCharType="separate"/>
        </w:r>
        <w:r w:rsidR="00D83ACD">
          <w:rPr>
            <w:webHidden/>
          </w:rPr>
          <w:delText>29</w:delText>
        </w:r>
        <w:r>
          <w:rPr>
            <w:webHidden/>
          </w:rPr>
          <w:fldChar w:fldCharType="end"/>
        </w:r>
        <w:r>
          <w:fldChar w:fldCharType="end"/>
        </w:r>
      </w:del>
    </w:p>
    <w:p w14:paraId="32E3A585" w14:textId="77777777" w:rsidR="00427D4F" w:rsidRDefault="00427D4F">
      <w:pPr>
        <w:pStyle w:val="TOC3"/>
        <w:rPr>
          <w:del w:id="139" w:author="David Bullen" w:date="2025-01-30T14:32:00Z" w16du:dateUtc="2025-01-30T01:32:00Z"/>
          <w:rFonts w:asciiTheme="minorHAnsi" w:eastAsiaTheme="minorEastAsia" w:hAnsiTheme="minorHAnsi" w:cstheme="minorBidi"/>
          <w:sz w:val="22"/>
          <w:szCs w:val="28"/>
          <w:lang w:eastAsia="en-NZ" w:bidi="th-TH"/>
        </w:rPr>
      </w:pPr>
      <w:del w:id="140" w:author="David Bullen" w:date="2025-01-30T14:32:00Z" w16du:dateUtc="2025-01-30T01:32:00Z">
        <w:r>
          <w:fldChar w:fldCharType="begin"/>
        </w:r>
        <w:r>
          <w:delInstrText>HYPERLINK \l "_Toc131539288"</w:delInstrText>
        </w:r>
        <w:r>
          <w:fldChar w:fldCharType="separate"/>
        </w:r>
        <w:r w:rsidRPr="00D413A0">
          <w:rPr>
            <w:rStyle w:val="Hyperlink"/>
          </w:rPr>
          <w:delText>4.7.2</w:delText>
        </w:r>
        <w:r>
          <w:rPr>
            <w:rFonts w:asciiTheme="minorHAnsi" w:eastAsiaTheme="minorEastAsia" w:hAnsiTheme="minorHAnsi" w:cstheme="minorBidi"/>
            <w:sz w:val="22"/>
            <w:szCs w:val="28"/>
            <w:lang w:eastAsia="en-NZ" w:bidi="th-TH"/>
          </w:rPr>
          <w:tab/>
        </w:r>
        <w:r w:rsidRPr="00D413A0">
          <w:rPr>
            <w:rStyle w:val="Hyperlink"/>
          </w:rPr>
          <w:delText>Calculations</w:delText>
        </w:r>
        <w:r>
          <w:rPr>
            <w:webHidden/>
          </w:rPr>
          <w:tab/>
        </w:r>
        <w:r>
          <w:rPr>
            <w:webHidden/>
          </w:rPr>
          <w:fldChar w:fldCharType="begin"/>
        </w:r>
        <w:r>
          <w:rPr>
            <w:webHidden/>
          </w:rPr>
          <w:delInstrText xml:space="preserve"> PAGEREF _Toc131539288 \h </w:delInstrText>
        </w:r>
        <w:r>
          <w:rPr>
            <w:webHidden/>
          </w:rPr>
        </w:r>
        <w:r>
          <w:rPr>
            <w:webHidden/>
          </w:rPr>
          <w:fldChar w:fldCharType="separate"/>
        </w:r>
        <w:r w:rsidR="00D83ACD">
          <w:rPr>
            <w:webHidden/>
          </w:rPr>
          <w:delText>29</w:delText>
        </w:r>
        <w:r>
          <w:rPr>
            <w:webHidden/>
          </w:rPr>
          <w:fldChar w:fldCharType="end"/>
        </w:r>
        <w:r>
          <w:fldChar w:fldCharType="end"/>
        </w:r>
      </w:del>
    </w:p>
    <w:p w14:paraId="6251B03D" w14:textId="77777777" w:rsidR="00427D4F" w:rsidRDefault="00427D4F">
      <w:pPr>
        <w:pStyle w:val="TOC2"/>
        <w:rPr>
          <w:del w:id="141" w:author="David Bullen" w:date="2025-01-30T14:32:00Z" w16du:dateUtc="2025-01-30T01:32:00Z"/>
          <w:rFonts w:asciiTheme="minorHAnsi" w:eastAsiaTheme="minorEastAsia" w:hAnsiTheme="minorHAnsi" w:cstheme="minorBidi"/>
          <w:sz w:val="22"/>
          <w:szCs w:val="28"/>
          <w:lang w:eastAsia="en-NZ" w:bidi="th-TH"/>
        </w:rPr>
      </w:pPr>
      <w:del w:id="142" w:author="David Bullen" w:date="2025-01-30T14:32:00Z" w16du:dateUtc="2025-01-30T01:32:00Z">
        <w:r>
          <w:fldChar w:fldCharType="begin"/>
        </w:r>
        <w:r>
          <w:delInstrText>HYPERLINK \l "_Toc131539289"</w:delInstrText>
        </w:r>
        <w:r>
          <w:fldChar w:fldCharType="separate"/>
        </w:r>
        <w:r w:rsidRPr="00D413A0">
          <w:rPr>
            <w:rStyle w:val="Hyperlink"/>
          </w:rPr>
          <w:delText>4.8</w:delText>
        </w:r>
        <w:r>
          <w:rPr>
            <w:rFonts w:asciiTheme="minorHAnsi" w:eastAsiaTheme="minorEastAsia" w:hAnsiTheme="minorHAnsi" w:cstheme="minorBidi"/>
            <w:sz w:val="22"/>
            <w:szCs w:val="28"/>
            <w:lang w:eastAsia="en-NZ" w:bidi="th-TH"/>
          </w:rPr>
          <w:tab/>
        </w:r>
        <w:r w:rsidRPr="00D413A0">
          <w:rPr>
            <w:rStyle w:val="Hyperlink"/>
          </w:rPr>
          <w:delText>Line Loss Pre-Processing</w:delText>
        </w:r>
        <w:r>
          <w:rPr>
            <w:webHidden/>
          </w:rPr>
          <w:tab/>
        </w:r>
        <w:r>
          <w:rPr>
            <w:webHidden/>
          </w:rPr>
          <w:fldChar w:fldCharType="begin"/>
        </w:r>
        <w:r>
          <w:rPr>
            <w:webHidden/>
          </w:rPr>
          <w:delInstrText xml:space="preserve"> PAGEREF _Toc131539289 \h </w:delInstrText>
        </w:r>
        <w:r>
          <w:rPr>
            <w:webHidden/>
          </w:rPr>
        </w:r>
        <w:r>
          <w:rPr>
            <w:webHidden/>
          </w:rPr>
          <w:fldChar w:fldCharType="separate"/>
        </w:r>
        <w:r w:rsidR="00D83ACD">
          <w:rPr>
            <w:webHidden/>
          </w:rPr>
          <w:delText>29</w:delText>
        </w:r>
        <w:r>
          <w:rPr>
            <w:webHidden/>
          </w:rPr>
          <w:fldChar w:fldCharType="end"/>
        </w:r>
        <w:r>
          <w:fldChar w:fldCharType="end"/>
        </w:r>
      </w:del>
    </w:p>
    <w:p w14:paraId="72E2F497" w14:textId="77777777" w:rsidR="00427D4F" w:rsidRDefault="00427D4F">
      <w:pPr>
        <w:pStyle w:val="TOC3"/>
        <w:rPr>
          <w:del w:id="143" w:author="David Bullen" w:date="2025-01-30T14:32:00Z" w16du:dateUtc="2025-01-30T01:32:00Z"/>
          <w:rFonts w:asciiTheme="minorHAnsi" w:eastAsiaTheme="minorEastAsia" w:hAnsiTheme="minorHAnsi" w:cstheme="minorBidi"/>
          <w:sz w:val="22"/>
          <w:szCs w:val="28"/>
          <w:lang w:eastAsia="en-NZ" w:bidi="th-TH"/>
        </w:rPr>
      </w:pPr>
      <w:del w:id="144" w:author="David Bullen" w:date="2025-01-30T14:32:00Z" w16du:dateUtc="2025-01-30T01:32:00Z">
        <w:r>
          <w:fldChar w:fldCharType="begin"/>
        </w:r>
        <w:r>
          <w:delInstrText>HYPERLINK \l "_Toc131539290"</w:delInstrText>
        </w:r>
        <w:r>
          <w:fldChar w:fldCharType="separate"/>
        </w:r>
        <w:r w:rsidRPr="00D413A0">
          <w:rPr>
            <w:rStyle w:val="Hyperlink"/>
          </w:rPr>
          <w:delText>4.8.1</w:delText>
        </w:r>
        <w:r>
          <w:rPr>
            <w:rFonts w:asciiTheme="minorHAnsi" w:eastAsiaTheme="minorEastAsia" w:hAnsiTheme="minorHAnsi" w:cstheme="minorBidi"/>
            <w:sz w:val="22"/>
            <w:szCs w:val="28"/>
            <w:lang w:eastAsia="en-NZ" w:bidi="th-TH"/>
          </w:rPr>
          <w:tab/>
        </w:r>
        <w:r w:rsidRPr="00D413A0">
          <w:rPr>
            <w:rStyle w:val="Hyperlink"/>
          </w:rPr>
          <w:delText>Fixed and Variable Losses</w:delText>
        </w:r>
        <w:r>
          <w:rPr>
            <w:webHidden/>
          </w:rPr>
          <w:tab/>
        </w:r>
        <w:r>
          <w:rPr>
            <w:webHidden/>
          </w:rPr>
          <w:fldChar w:fldCharType="begin"/>
        </w:r>
        <w:r>
          <w:rPr>
            <w:webHidden/>
          </w:rPr>
          <w:delInstrText xml:space="preserve"> PAGEREF _Toc131539290 \h </w:delInstrText>
        </w:r>
        <w:r>
          <w:rPr>
            <w:webHidden/>
          </w:rPr>
        </w:r>
        <w:r>
          <w:rPr>
            <w:webHidden/>
          </w:rPr>
          <w:fldChar w:fldCharType="separate"/>
        </w:r>
        <w:r w:rsidR="00D83ACD">
          <w:rPr>
            <w:webHidden/>
          </w:rPr>
          <w:delText>29</w:delText>
        </w:r>
        <w:r>
          <w:rPr>
            <w:webHidden/>
          </w:rPr>
          <w:fldChar w:fldCharType="end"/>
        </w:r>
        <w:r>
          <w:fldChar w:fldCharType="end"/>
        </w:r>
      </w:del>
    </w:p>
    <w:p w14:paraId="07CE3C4C" w14:textId="77777777" w:rsidR="00427D4F" w:rsidRDefault="00427D4F">
      <w:pPr>
        <w:pStyle w:val="TOC3"/>
        <w:rPr>
          <w:del w:id="145" w:author="David Bullen" w:date="2025-01-30T14:32:00Z" w16du:dateUtc="2025-01-30T01:32:00Z"/>
          <w:rFonts w:asciiTheme="minorHAnsi" w:eastAsiaTheme="minorEastAsia" w:hAnsiTheme="minorHAnsi" w:cstheme="minorBidi"/>
          <w:sz w:val="22"/>
          <w:szCs w:val="28"/>
          <w:lang w:eastAsia="en-NZ" w:bidi="th-TH"/>
        </w:rPr>
      </w:pPr>
      <w:del w:id="146" w:author="David Bullen" w:date="2025-01-30T14:32:00Z" w16du:dateUtc="2025-01-30T01:32:00Z">
        <w:r>
          <w:fldChar w:fldCharType="begin"/>
        </w:r>
        <w:r>
          <w:delInstrText>HYPERLINK \l "_Toc131539291"</w:delInstrText>
        </w:r>
        <w:r>
          <w:fldChar w:fldCharType="separate"/>
        </w:r>
        <w:r w:rsidRPr="00D413A0">
          <w:rPr>
            <w:rStyle w:val="Hyperlink"/>
          </w:rPr>
          <w:delText>4.8.2</w:delText>
        </w:r>
        <w:r>
          <w:rPr>
            <w:rFonts w:asciiTheme="minorHAnsi" w:eastAsiaTheme="minorEastAsia" w:hAnsiTheme="minorHAnsi" w:cstheme="minorBidi"/>
            <w:sz w:val="22"/>
            <w:szCs w:val="28"/>
            <w:lang w:eastAsia="en-NZ" w:bidi="th-TH"/>
          </w:rPr>
          <w:tab/>
        </w:r>
        <w:r w:rsidRPr="00D413A0">
          <w:rPr>
            <w:rStyle w:val="Hyperlink"/>
          </w:rPr>
          <w:delText>Loss Approximation</w:delText>
        </w:r>
        <w:r>
          <w:rPr>
            <w:webHidden/>
          </w:rPr>
          <w:tab/>
        </w:r>
        <w:r>
          <w:rPr>
            <w:webHidden/>
          </w:rPr>
          <w:fldChar w:fldCharType="begin"/>
        </w:r>
        <w:r>
          <w:rPr>
            <w:webHidden/>
          </w:rPr>
          <w:delInstrText xml:space="preserve"> PAGEREF _Toc131539291 \h </w:delInstrText>
        </w:r>
        <w:r>
          <w:rPr>
            <w:webHidden/>
          </w:rPr>
        </w:r>
        <w:r>
          <w:rPr>
            <w:webHidden/>
          </w:rPr>
          <w:fldChar w:fldCharType="separate"/>
        </w:r>
        <w:r w:rsidR="00D83ACD">
          <w:rPr>
            <w:webHidden/>
          </w:rPr>
          <w:delText>30</w:delText>
        </w:r>
        <w:r>
          <w:rPr>
            <w:webHidden/>
          </w:rPr>
          <w:fldChar w:fldCharType="end"/>
        </w:r>
        <w:r>
          <w:fldChar w:fldCharType="end"/>
        </w:r>
      </w:del>
    </w:p>
    <w:p w14:paraId="0DEBD168" w14:textId="77777777" w:rsidR="00427D4F" w:rsidRDefault="00427D4F">
      <w:pPr>
        <w:pStyle w:val="TOC3"/>
        <w:rPr>
          <w:del w:id="147" w:author="David Bullen" w:date="2025-01-30T14:32:00Z" w16du:dateUtc="2025-01-30T01:32:00Z"/>
          <w:rFonts w:asciiTheme="minorHAnsi" w:eastAsiaTheme="minorEastAsia" w:hAnsiTheme="minorHAnsi" w:cstheme="minorBidi"/>
          <w:sz w:val="22"/>
          <w:szCs w:val="28"/>
          <w:lang w:eastAsia="en-NZ" w:bidi="th-TH"/>
        </w:rPr>
      </w:pPr>
      <w:del w:id="148" w:author="David Bullen" w:date="2025-01-30T14:32:00Z" w16du:dateUtc="2025-01-30T01:32:00Z">
        <w:r>
          <w:fldChar w:fldCharType="begin"/>
        </w:r>
        <w:r>
          <w:delInstrText>HYPERLINK \l "_Toc131539292"</w:delInstrText>
        </w:r>
        <w:r>
          <w:fldChar w:fldCharType="separate"/>
        </w:r>
        <w:r w:rsidRPr="00D413A0">
          <w:rPr>
            <w:rStyle w:val="Hyperlink"/>
          </w:rPr>
          <w:delText>4.8.3</w:delText>
        </w:r>
        <w:r>
          <w:rPr>
            <w:rFonts w:asciiTheme="minorHAnsi" w:eastAsiaTheme="minorEastAsia" w:hAnsiTheme="minorHAnsi" w:cstheme="minorBidi"/>
            <w:sz w:val="22"/>
            <w:szCs w:val="28"/>
            <w:lang w:eastAsia="en-NZ" w:bidi="th-TH"/>
          </w:rPr>
          <w:tab/>
        </w:r>
        <w:r w:rsidRPr="00D413A0">
          <w:rPr>
            <w:rStyle w:val="Hyperlink"/>
          </w:rPr>
          <w:delText>Parabola Approximation</w:delText>
        </w:r>
        <w:r>
          <w:rPr>
            <w:webHidden/>
          </w:rPr>
          <w:tab/>
        </w:r>
        <w:r>
          <w:rPr>
            <w:webHidden/>
          </w:rPr>
          <w:fldChar w:fldCharType="begin"/>
        </w:r>
        <w:r>
          <w:rPr>
            <w:webHidden/>
          </w:rPr>
          <w:delInstrText xml:space="preserve"> PAGEREF _Toc131539292 \h </w:delInstrText>
        </w:r>
        <w:r>
          <w:rPr>
            <w:webHidden/>
          </w:rPr>
        </w:r>
        <w:r>
          <w:rPr>
            <w:webHidden/>
          </w:rPr>
          <w:fldChar w:fldCharType="separate"/>
        </w:r>
        <w:r w:rsidR="00D83ACD">
          <w:rPr>
            <w:webHidden/>
          </w:rPr>
          <w:delText>30</w:delText>
        </w:r>
        <w:r>
          <w:rPr>
            <w:webHidden/>
          </w:rPr>
          <w:fldChar w:fldCharType="end"/>
        </w:r>
        <w:r>
          <w:fldChar w:fldCharType="end"/>
        </w:r>
      </w:del>
    </w:p>
    <w:p w14:paraId="2ACD3330" w14:textId="77777777" w:rsidR="00427D4F" w:rsidRDefault="00427D4F">
      <w:pPr>
        <w:pStyle w:val="TOC2"/>
        <w:rPr>
          <w:del w:id="149" w:author="David Bullen" w:date="2025-01-30T14:32:00Z" w16du:dateUtc="2025-01-30T01:32:00Z"/>
          <w:rFonts w:asciiTheme="minorHAnsi" w:eastAsiaTheme="minorEastAsia" w:hAnsiTheme="minorHAnsi" w:cstheme="minorBidi"/>
          <w:sz w:val="22"/>
          <w:szCs w:val="28"/>
          <w:lang w:eastAsia="en-NZ" w:bidi="th-TH"/>
        </w:rPr>
      </w:pPr>
      <w:del w:id="150" w:author="David Bullen" w:date="2025-01-30T14:32:00Z" w16du:dateUtc="2025-01-30T01:32:00Z">
        <w:r>
          <w:fldChar w:fldCharType="begin"/>
        </w:r>
        <w:r>
          <w:delInstrText>HYPERLINK \l "_Toc131539293"</w:delInstrText>
        </w:r>
        <w:r>
          <w:fldChar w:fldCharType="separate"/>
        </w:r>
        <w:r w:rsidRPr="00D413A0">
          <w:rPr>
            <w:rStyle w:val="Hyperlink"/>
          </w:rPr>
          <w:delText>4.9</w:delText>
        </w:r>
        <w:r>
          <w:rPr>
            <w:rFonts w:asciiTheme="minorHAnsi" w:eastAsiaTheme="minorEastAsia" w:hAnsiTheme="minorHAnsi" w:cstheme="minorBidi"/>
            <w:sz w:val="22"/>
            <w:szCs w:val="28"/>
            <w:lang w:eastAsia="en-NZ" w:bidi="th-TH"/>
          </w:rPr>
          <w:tab/>
        </w:r>
        <w:r w:rsidRPr="00D413A0">
          <w:rPr>
            <w:rStyle w:val="Hyperlink"/>
          </w:rPr>
          <w:delText>Required Load Pre-Processing</w:delText>
        </w:r>
        <w:r>
          <w:rPr>
            <w:webHidden/>
          </w:rPr>
          <w:tab/>
        </w:r>
        <w:r>
          <w:rPr>
            <w:webHidden/>
          </w:rPr>
          <w:fldChar w:fldCharType="begin"/>
        </w:r>
        <w:r>
          <w:rPr>
            <w:webHidden/>
          </w:rPr>
          <w:delInstrText xml:space="preserve"> PAGEREF _Toc131539293 \h </w:delInstrText>
        </w:r>
        <w:r>
          <w:rPr>
            <w:webHidden/>
          </w:rPr>
        </w:r>
        <w:r>
          <w:rPr>
            <w:webHidden/>
          </w:rPr>
          <w:fldChar w:fldCharType="separate"/>
        </w:r>
        <w:r w:rsidR="00D83ACD">
          <w:rPr>
            <w:webHidden/>
          </w:rPr>
          <w:delText>30</w:delText>
        </w:r>
        <w:r>
          <w:rPr>
            <w:webHidden/>
          </w:rPr>
          <w:fldChar w:fldCharType="end"/>
        </w:r>
        <w:r>
          <w:fldChar w:fldCharType="end"/>
        </w:r>
      </w:del>
    </w:p>
    <w:p w14:paraId="1D3178F4" w14:textId="77777777" w:rsidR="00427D4F" w:rsidRDefault="00427D4F">
      <w:pPr>
        <w:pStyle w:val="TOC3"/>
        <w:rPr>
          <w:del w:id="151" w:author="David Bullen" w:date="2025-01-30T14:32:00Z" w16du:dateUtc="2025-01-30T01:32:00Z"/>
          <w:rFonts w:asciiTheme="minorHAnsi" w:eastAsiaTheme="minorEastAsia" w:hAnsiTheme="minorHAnsi" w:cstheme="minorBidi"/>
          <w:sz w:val="22"/>
          <w:szCs w:val="28"/>
          <w:lang w:eastAsia="en-NZ" w:bidi="th-TH"/>
        </w:rPr>
      </w:pPr>
      <w:del w:id="152" w:author="David Bullen" w:date="2025-01-30T14:32:00Z" w16du:dateUtc="2025-01-30T01:32:00Z">
        <w:r>
          <w:fldChar w:fldCharType="begin"/>
        </w:r>
        <w:r>
          <w:delInstrText>HYPERLINK \l "_Toc131539294"</w:delInstrText>
        </w:r>
        <w:r>
          <w:fldChar w:fldCharType="separate"/>
        </w:r>
        <w:r w:rsidRPr="00D413A0">
          <w:rPr>
            <w:rStyle w:val="Hyperlink"/>
          </w:rPr>
          <w:delText>4.9.1</w:delText>
        </w:r>
        <w:r>
          <w:rPr>
            <w:rFonts w:asciiTheme="minorHAnsi" w:eastAsiaTheme="minorEastAsia" w:hAnsiTheme="minorHAnsi" w:cstheme="minorBidi"/>
            <w:sz w:val="22"/>
            <w:szCs w:val="28"/>
            <w:lang w:eastAsia="en-NZ" w:bidi="th-TH"/>
          </w:rPr>
          <w:tab/>
        </w:r>
        <w:r w:rsidRPr="00D413A0">
          <w:rPr>
            <w:rStyle w:val="Hyperlink"/>
          </w:rPr>
          <w:delText>Schedule Type</w:delText>
        </w:r>
        <w:r>
          <w:rPr>
            <w:webHidden/>
          </w:rPr>
          <w:tab/>
        </w:r>
        <w:r>
          <w:rPr>
            <w:webHidden/>
          </w:rPr>
          <w:fldChar w:fldCharType="begin"/>
        </w:r>
        <w:r>
          <w:rPr>
            <w:webHidden/>
          </w:rPr>
          <w:delInstrText xml:space="preserve"> PAGEREF _Toc131539294 \h </w:delInstrText>
        </w:r>
        <w:r>
          <w:rPr>
            <w:webHidden/>
          </w:rPr>
        </w:r>
        <w:r>
          <w:rPr>
            <w:webHidden/>
          </w:rPr>
          <w:fldChar w:fldCharType="separate"/>
        </w:r>
        <w:r w:rsidR="00D83ACD">
          <w:rPr>
            <w:webHidden/>
          </w:rPr>
          <w:delText>30</w:delText>
        </w:r>
        <w:r>
          <w:rPr>
            <w:webHidden/>
          </w:rPr>
          <w:fldChar w:fldCharType="end"/>
        </w:r>
        <w:r>
          <w:fldChar w:fldCharType="end"/>
        </w:r>
      </w:del>
    </w:p>
    <w:p w14:paraId="0DF9EB2E" w14:textId="77777777" w:rsidR="00427D4F" w:rsidRDefault="00427D4F">
      <w:pPr>
        <w:pStyle w:val="TOC3"/>
        <w:rPr>
          <w:del w:id="153" w:author="David Bullen" w:date="2025-01-30T14:32:00Z" w16du:dateUtc="2025-01-30T01:32:00Z"/>
          <w:rFonts w:asciiTheme="minorHAnsi" w:eastAsiaTheme="minorEastAsia" w:hAnsiTheme="minorHAnsi" w:cstheme="minorBidi"/>
          <w:sz w:val="22"/>
          <w:szCs w:val="28"/>
          <w:lang w:eastAsia="en-NZ" w:bidi="th-TH"/>
        </w:rPr>
      </w:pPr>
      <w:del w:id="154" w:author="David Bullen" w:date="2025-01-30T14:32:00Z" w16du:dateUtc="2025-01-30T01:32:00Z">
        <w:r>
          <w:fldChar w:fldCharType="begin"/>
        </w:r>
        <w:r>
          <w:delInstrText>HYPERLINK \l "_Toc131539295"</w:delInstrText>
        </w:r>
        <w:r>
          <w:fldChar w:fldCharType="separate"/>
        </w:r>
        <w:r w:rsidRPr="00D413A0">
          <w:rPr>
            <w:rStyle w:val="Hyperlink"/>
          </w:rPr>
          <w:delText>4.9.2</w:delText>
        </w:r>
        <w:r>
          <w:rPr>
            <w:rFonts w:asciiTheme="minorHAnsi" w:eastAsiaTheme="minorEastAsia" w:hAnsiTheme="minorHAnsi" w:cstheme="minorBidi"/>
            <w:sz w:val="22"/>
            <w:szCs w:val="28"/>
            <w:lang w:eastAsia="en-NZ" w:bidi="th-TH"/>
          </w:rPr>
          <w:tab/>
        </w:r>
        <w:r w:rsidRPr="00D413A0">
          <w:rPr>
            <w:rStyle w:val="Hyperlink"/>
          </w:rPr>
          <w:delText>Dispatchable Pnodes</w:delText>
        </w:r>
        <w:r>
          <w:rPr>
            <w:webHidden/>
          </w:rPr>
          <w:tab/>
        </w:r>
        <w:r>
          <w:rPr>
            <w:webHidden/>
          </w:rPr>
          <w:fldChar w:fldCharType="begin"/>
        </w:r>
        <w:r>
          <w:rPr>
            <w:webHidden/>
          </w:rPr>
          <w:delInstrText xml:space="preserve"> PAGEREF _Toc131539295 \h </w:delInstrText>
        </w:r>
        <w:r>
          <w:rPr>
            <w:webHidden/>
          </w:rPr>
        </w:r>
        <w:r>
          <w:rPr>
            <w:webHidden/>
          </w:rPr>
          <w:fldChar w:fldCharType="separate"/>
        </w:r>
        <w:r w:rsidR="00D83ACD">
          <w:rPr>
            <w:webHidden/>
          </w:rPr>
          <w:delText>30</w:delText>
        </w:r>
        <w:r>
          <w:rPr>
            <w:webHidden/>
          </w:rPr>
          <w:fldChar w:fldCharType="end"/>
        </w:r>
        <w:r>
          <w:fldChar w:fldCharType="end"/>
        </w:r>
      </w:del>
    </w:p>
    <w:p w14:paraId="47C00293" w14:textId="77777777" w:rsidR="00427D4F" w:rsidRDefault="00427D4F">
      <w:pPr>
        <w:pStyle w:val="TOC3"/>
        <w:rPr>
          <w:del w:id="155" w:author="David Bullen" w:date="2025-01-30T14:32:00Z" w16du:dateUtc="2025-01-30T01:32:00Z"/>
          <w:rFonts w:asciiTheme="minorHAnsi" w:eastAsiaTheme="minorEastAsia" w:hAnsiTheme="minorHAnsi" w:cstheme="minorBidi"/>
          <w:sz w:val="22"/>
          <w:szCs w:val="28"/>
          <w:lang w:eastAsia="en-NZ" w:bidi="th-TH"/>
        </w:rPr>
      </w:pPr>
      <w:del w:id="156" w:author="David Bullen" w:date="2025-01-30T14:32:00Z" w16du:dateUtc="2025-01-30T01:32:00Z">
        <w:r>
          <w:fldChar w:fldCharType="begin"/>
        </w:r>
        <w:r>
          <w:delInstrText>HYPERLINK \l "_Toc131539296"</w:delInstrText>
        </w:r>
        <w:r>
          <w:fldChar w:fldCharType="separate"/>
        </w:r>
        <w:r w:rsidRPr="00D413A0">
          <w:rPr>
            <w:rStyle w:val="Hyperlink"/>
          </w:rPr>
          <w:delText>4.9.3</w:delText>
        </w:r>
        <w:r>
          <w:rPr>
            <w:rFonts w:asciiTheme="minorHAnsi" w:eastAsiaTheme="minorEastAsia" w:hAnsiTheme="minorHAnsi" w:cstheme="minorBidi"/>
            <w:sz w:val="22"/>
            <w:szCs w:val="28"/>
            <w:lang w:eastAsia="en-NZ" w:bidi="th-TH"/>
          </w:rPr>
          <w:tab/>
        </w:r>
        <w:r w:rsidRPr="00D413A0">
          <w:rPr>
            <w:rStyle w:val="Hyperlink"/>
          </w:rPr>
          <w:delText>Assigning Required Load</w:delText>
        </w:r>
        <w:r>
          <w:rPr>
            <w:webHidden/>
          </w:rPr>
          <w:tab/>
        </w:r>
        <w:r>
          <w:rPr>
            <w:webHidden/>
          </w:rPr>
          <w:fldChar w:fldCharType="begin"/>
        </w:r>
        <w:r>
          <w:rPr>
            <w:webHidden/>
          </w:rPr>
          <w:delInstrText xml:space="preserve"> PAGEREF _Toc131539296 \h </w:delInstrText>
        </w:r>
        <w:r>
          <w:rPr>
            <w:webHidden/>
          </w:rPr>
        </w:r>
        <w:r>
          <w:rPr>
            <w:webHidden/>
          </w:rPr>
          <w:fldChar w:fldCharType="separate"/>
        </w:r>
        <w:r w:rsidR="00D83ACD">
          <w:rPr>
            <w:webHidden/>
          </w:rPr>
          <w:delText>30</w:delText>
        </w:r>
        <w:r>
          <w:rPr>
            <w:webHidden/>
          </w:rPr>
          <w:fldChar w:fldCharType="end"/>
        </w:r>
        <w:r>
          <w:fldChar w:fldCharType="end"/>
        </w:r>
      </w:del>
    </w:p>
    <w:p w14:paraId="2C2FAA74" w14:textId="77777777" w:rsidR="00427D4F" w:rsidRDefault="00427D4F">
      <w:pPr>
        <w:pStyle w:val="TOC2"/>
        <w:rPr>
          <w:del w:id="157" w:author="David Bullen" w:date="2025-01-30T14:32:00Z" w16du:dateUtc="2025-01-30T01:32:00Z"/>
          <w:rFonts w:asciiTheme="minorHAnsi" w:eastAsiaTheme="minorEastAsia" w:hAnsiTheme="minorHAnsi" w:cstheme="minorBidi"/>
          <w:sz w:val="22"/>
          <w:szCs w:val="28"/>
          <w:lang w:eastAsia="en-NZ" w:bidi="th-TH"/>
        </w:rPr>
      </w:pPr>
      <w:del w:id="158" w:author="David Bullen" w:date="2025-01-30T14:32:00Z" w16du:dateUtc="2025-01-30T01:32:00Z">
        <w:r>
          <w:fldChar w:fldCharType="begin"/>
        </w:r>
        <w:r>
          <w:delInstrText>HYPERLINK \l "_Toc131539297"</w:delInstrText>
        </w:r>
        <w:r>
          <w:fldChar w:fldCharType="separate"/>
        </w:r>
        <w:r w:rsidRPr="00D413A0">
          <w:rPr>
            <w:rStyle w:val="Hyperlink"/>
          </w:rPr>
          <w:delText>4.10</w:delText>
        </w:r>
        <w:r>
          <w:rPr>
            <w:rFonts w:asciiTheme="minorHAnsi" w:eastAsiaTheme="minorEastAsia" w:hAnsiTheme="minorHAnsi" w:cstheme="minorBidi"/>
            <w:sz w:val="22"/>
            <w:szCs w:val="28"/>
            <w:lang w:eastAsia="en-NZ" w:bidi="th-TH"/>
          </w:rPr>
          <w:tab/>
        </w:r>
        <w:r w:rsidRPr="00D413A0">
          <w:rPr>
            <w:rStyle w:val="Hyperlink"/>
          </w:rPr>
          <w:delText>Required Load for Real Time Dispatch</w:delText>
        </w:r>
        <w:r>
          <w:rPr>
            <w:webHidden/>
          </w:rPr>
          <w:tab/>
        </w:r>
        <w:r>
          <w:rPr>
            <w:webHidden/>
          </w:rPr>
          <w:fldChar w:fldCharType="begin"/>
        </w:r>
        <w:r>
          <w:rPr>
            <w:webHidden/>
          </w:rPr>
          <w:delInstrText xml:space="preserve"> PAGEREF _Toc131539297 \h </w:delInstrText>
        </w:r>
        <w:r>
          <w:rPr>
            <w:webHidden/>
          </w:rPr>
        </w:r>
        <w:r>
          <w:rPr>
            <w:webHidden/>
          </w:rPr>
          <w:fldChar w:fldCharType="separate"/>
        </w:r>
        <w:r w:rsidR="00D83ACD">
          <w:rPr>
            <w:webHidden/>
          </w:rPr>
          <w:delText>31</w:delText>
        </w:r>
        <w:r>
          <w:rPr>
            <w:webHidden/>
          </w:rPr>
          <w:fldChar w:fldCharType="end"/>
        </w:r>
        <w:r>
          <w:fldChar w:fldCharType="end"/>
        </w:r>
      </w:del>
    </w:p>
    <w:p w14:paraId="3BAAF0F1" w14:textId="77777777" w:rsidR="00427D4F" w:rsidRDefault="00427D4F">
      <w:pPr>
        <w:pStyle w:val="TOC3"/>
        <w:rPr>
          <w:del w:id="159" w:author="David Bullen" w:date="2025-01-30T14:32:00Z" w16du:dateUtc="2025-01-30T01:32:00Z"/>
          <w:rFonts w:asciiTheme="minorHAnsi" w:eastAsiaTheme="minorEastAsia" w:hAnsiTheme="minorHAnsi" w:cstheme="minorBidi"/>
          <w:sz w:val="22"/>
          <w:szCs w:val="28"/>
          <w:lang w:eastAsia="en-NZ" w:bidi="th-TH"/>
        </w:rPr>
      </w:pPr>
      <w:del w:id="160" w:author="David Bullen" w:date="2025-01-30T14:32:00Z" w16du:dateUtc="2025-01-30T01:32:00Z">
        <w:r>
          <w:fldChar w:fldCharType="begin"/>
        </w:r>
        <w:r>
          <w:delInstrText>HYPERLINK \l "_Toc131539298"</w:delInstrText>
        </w:r>
        <w:r>
          <w:fldChar w:fldCharType="separate"/>
        </w:r>
        <w:r w:rsidRPr="00D413A0">
          <w:rPr>
            <w:rStyle w:val="Hyperlink"/>
          </w:rPr>
          <w:delText>4.10.1</w:delText>
        </w:r>
        <w:r>
          <w:rPr>
            <w:rFonts w:asciiTheme="minorHAnsi" w:eastAsiaTheme="minorEastAsia" w:hAnsiTheme="minorHAnsi" w:cstheme="minorBidi"/>
            <w:sz w:val="22"/>
            <w:szCs w:val="28"/>
            <w:lang w:eastAsia="en-NZ" w:bidi="th-TH"/>
          </w:rPr>
          <w:tab/>
        </w:r>
        <w:r w:rsidRPr="00D413A0">
          <w:rPr>
            <w:rStyle w:val="Hyperlink"/>
          </w:rPr>
          <w:delText>Overview</w:delText>
        </w:r>
        <w:r>
          <w:rPr>
            <w:webHidden/>
          </w:rPr>
          <w:tab/>
        </w:r>
        <w:r>
          <w:rPr>
            <w:webHidden/>
          </w:rPr>
          <w:fldChar w:fldCharType="begin"/>
        </w:r>
        <w:r>
          <w:rPr>
            <w:webHidden/>
          </w:rPr>
          <w:delInstrText xml:space="preserve"> PAGEREF _Toc131539298 \h </w:delInstrText>
        </w:r>
        <w:r>
          <w:rPr>
            <w:webHidden/>
          </w:rPr>
        </w:r>
        <w:r>
          <w:rPr>
            <w:webHidden/>
          </w:rPr>
          <w:fldChar w:fldCharType="separate"/>
        </w:r>
        <w:r w:rsidR="00D83ACD">
          <w:rPr>
            <w:webHidden/>
          </w:rPr>
          <w:delText>31</w:delText>
        </w:r>
        <w:r>
          <w:rPr>
            <w:webHidden/>
          </w:rPr>
          <w:fldChar w:fldCharType="end"/>
        </w:r>
        <w:r>
          <w:fldChar w:fldCharType="end"/>
        </w:r>
      </w:del>
    </w:p>
    <w:p w14:paraId="27EA2E5C" w14:textId="77777777" w:rsidR="00427D4F" w:rsidRDefault="00427D4F">
      <w:pPr>
        <w:pStyle w:val="TOC3"/>
        <w:rPr>
          <w:del w:id="161" w:author="David Bullen" w:date="2025-01-30T14:32:00Z" w16du:dateUtc="2025-01-30T01:32:00Z"/>
          <w:rFonts w:asciiTheme="minorHAnsi" w:eastAsiaTheme="minorEastAsia" w:hAnsiTheme="minorHAnsi" w:cstheme="minorBidi"/>
          <w:sz w:val="22"/>
          <w:szCs w:val="28"/>
          <w:lang w:eastAsia="en-NZ" w:bidi="th-TH"/>
        </w:rPr>
      </w:pPr>
      <w:del w:id="162" w:author="David Bullen" w:date="2025-01-30T14:32:00Z" w16du:dateUtc="2025-01-30T01:32:00Z">
        <w:r>
          <w:fldChar w:fldCharType="begin"/>
        </w:r>
        <w:r>
          <w:delInstrText>HYPERLINK \l "_Toc131539299"</w:delInstrText>
        </w:r>
        <w:r>
          <w:fldChar w:fldCharType="separate"/>
        </w:r>
        <w:r w:rsidRPr="00D413A0">
          <w:rPr>
            <w:rStyle w:val="Hyperlink"/>
          </w:rPr>
          <w:delText>4.10.2</w:delText>
        </w:r>
        <w:r>
          <w:rPr>
            <w:rFonts w:asciiTheme="minorHAnsi" w:eastAsiaTheme="minorEastAsia" w:hAnsiTheme="minorHAnsi" w:cstheme="minorBidi"/>
            <w:sz w:val="22"/>
            <w:szCs w:val="28"/>
            <w:lang w:eastAsia="en-NZ" w:bidi="th-TH"/>
          </w:rPr>
          <w:tab/>
        </w:r>
        <w:r w:rsidRPr="00D413A0">
          <w:rPr>
            <w:rStyle w:val="Hyperlink"/>
          </w:rPr>
          <w:delText>Instructed Load Shedding</w:delText>
        </w:r>
        <w:r>
          <w:rPr>
            <w:webHidden/>
          </w:rPr>
          <w:tab/>
        </w:r>
        <w:r>
          <w:rPr>
            <w:webHidden/>
          </w:rPr>
          <w:fldChar w:fldCharType="begin"/>
        </w:r>
        <w:r>
          <w:rPr>
            <w:webHidden/>
          </w:rPr>
          <w:delInstrText xml:space="preserve"> PAGEREF _Toc131539299 \h </w:delInstrText>
        </w:r>
        <w:r>
          <w:rPr>
            <w:webHidden/>
          </w:rPr>
        </w:r>
        <w:r>
          <w:rPr>
            <w:webHidden/>
          </w:rPr>
          <w:fldChar w:fldCharType="separate"/>
        </w:r>
        <w:r w:rsidR="00D83ACD">
          <w:rPr>
            <w:webHidden/>
          </w:rPr>
          <w:delText>32</w:delText>
        </w:r>
        <w:r>
          <w:rPr>
            <w:webHidden/>
          </w:rPr>
          <w:fldChar w:fldCharType="end"/>
        </w:r>
        <w:r>
          <w:fldChar w:fldCharType="end"/>
        </w:r>
      </w:del>
    </w:p>
    <w:p w14:paraId="5E014CF9" w14:textId="77777777" w:rsidR="00427D4F" w:rsidRDefault="00427D4F">
      <w:pPr>
        <w:pStyle w:val="TOC3"/>
        <w:rPr>
          <w:del w:id="163" w:author="David Bullen" w:date="2025-01-30T14:32:00Z" w16du:dateUtc="2025-01-30T01:32:00Z"/>
          <w:rFonts w:asciiTheme="minorHAnsi" w:eastAsiaTheme="minorEastAsia" w:hAnsiTheme="minorHAnsi" w:cstheme="minorBidi"/>
          <w:sz w:val="22"/>
          <w:szCs w:val="28"/>
          <w:lang w:eastAsia="en-NZ" w:bidi="th-TH"/>
        </w:rPr>
      </w:pPr>
      <w:del w:id="164" w:author="David Bullen" w:date="2025-01-30T14:32:00Z" w16du:dateUtc="2025-01-30T01:32:00Z">
        <w:r>
          <w:fldChar w:fldCharType="begin"/>
        </w:r>
        <w:r>
          <w:delInstrText>HYPERLINK \l "_Toc131539300"</w:delInstrText>
        </w:r>
        <w:r>
          <w:fldChar w:fldCharType="separate"/>
        </w:r>
        <w:r w:rsidRPr="00D413A0">
          <w:rPr>
            <w:rStyle w:val="Hyperlink"/>
          </w:rPr>
          <w:delText>4.10.3</w:delText>
        </w:r>
        <w:r>
          <w:rPr>
            <w:rFonts w:asciiTheme="minorHAnsi" w:eastAsiaTheme="minorEastAsia" w:hAnsiTheme="minorHAnsi" w:cstheme="minorBidi"/>
            <w:sz w:val="22"/>
            <w:szCs w:val="28"/>
            <w:lang w:eastAsia="en-NZ" w:bidi="th-TH"/>
          </w:rPr>
          <w:tab/>
        </w:r>
        <w:r w:rsidRPr="00D413A0">
          <w:rPr>
            <w:rStyle w:val="Hyperlink"/>
          </w:rPr>
          <w:delText>Input Parameters</w:delText>
        </w:r>
        <w:r>
          <w:rPr>
            <w:webHidden/>
          </w:rPr>
          <w:tab/>
        </w:r>
        <w:r>
          <w:rPr>
            <w:webHidden/>
          </w:rPr>
          <w:fldChar w:fldCharType="begin"/>
        </w:r>
        <w:r>
          <w:rPr>
            <w:webHidden/>
          </w:rPr>
          <w:delInstrText xml:space="preserve"> PAGEREF _Toc131539300 \h </w:delInstrText>
        </w:r>
        <w:r>
          <w:rPr>
            <w:webHidden/>
          </w:rPr>
        </w:r>
        <w:r>
          <w:rPr>
            <w:webHidden/>
          </w:rPr>
          <w:fldChar w:fldCharType="separate"/>
        </w:r>
        <w:r w:rsidR="00D83ACD">
          <w:rPr>
            <w:webHidden/>
          </w:rPr>
          <w:delText>32</w:delText>
        </w:r>
        <w:r>
          <w:rPr>
            <w:webHidden/>
          </w:rPr>
          <w:fldChar w:fldCharType="end"/>
        </w:r>
        <w:r>
          <w:fldChar w:fldCharType="end"/>
        </w:r>
      </w:del>
    </w:p>
    <w:p w14:paraId="72F2C638" w14:textId="77777777" w:rsidR="00427D4F" w:rsidRDefault="00427D4F">
      <w:pPr>
        <w:pStyle w:val="TOC3"/>
        <w:rPr>
          <w:del w:id="165" w:author="David Bullen" w:date="2025-01-30T14:32:00Z" w16du:dateUtc="2025-01-30T01:32:00Z"/>
          <w:rFonts w:asciiTheme="minorHAnsi" w:eastAsiaTheme="minorEastAsia" w:hAnsiTheme="minorHAnsi" w:cstheme="minorBidi"/>
          <w:sz w:val="22"/>
          <w:szCs w:val="28"/>
          <w:lang w:eastAsia="en-NZ" w:bidi="th-TH"/>
        </w:rPr>
      </w:pPr>
      <w:del w:id="166" w:author="David Bullen" w:date="2025-01-30T14:32:00Z" w16du:dateUtc="2025-01-30T01:32:00Z">
        <w:r>
          <w:fldChar w:fldCharType="begin"/>
        </w:r>
        <w:r>
          <w:delInstrText>HYPERLINK \l "_Toc131539301"</w:delInstrText>
        </w:r>
        <w:r>
          <w:fldChar w:fldCharType="separate"/>
        </w:r>
        <w:r w:rsidRPr="00D413A0">
          <w:rPr>
            <w:rStyle w:val="Hyperlink"/>
          </w:rPr>
          <w:delText>4.10.4</w:delText>
        </w:r>
        <w:r>
          <w:rPr>
            <w:rFonts w:asciiTheme="minorHAnsi" w:eastAsiaTheme="minorEastAsia" w:hAnsiTheme="minorHAnsi" w:cstheme="minorBidi"/>
            <w:sz w:val="22"/>
            <w:szCs w:val="28"/>
            <w:lang w:eastAsia="en-NZ" w:bidi="th-TH"/>
          </w:rPr>
          <w:tab/>
        </w:r>
        <w:r w:rsidRPr="00D413A0">
          <w:rPr>
            <w:rStyle w:val="Hyperlink"/>
          </w:rPr>
          <w:delText>Calculated Parameters</w:delText>
        </w:r>
        <w:r>
          <w:rPr>
            <w:webHidden/>
          </w:rPr>
          <w:tab/>
        </w:r>
        <w:r>
          <w:rPr>
            <w:webHidden/>
          </w:rPr>
          <w:fldChar w:fldCharType="begin"/>
        </w:r>
        <w:r>
          <w:rPr>
            <w:webHidden/>
          </w:rPr>
          <w:delInstrText xml:space="preserve"> PAGEREF _Toc131539301 \h </w:delInstrText>
        </w:r>
        <w:r>
          <w:rPr>
            <w:webHidden/>
          </w:rPr>
        </w:r>
        <w:r>
          <w:rPr>
            <w:webHidden/>
          </w:rPr>
          <w:fldChar w:fldCharType="separate"/>
        </w:r>
        <w:r w:rsidR="00D83ACD">
          <w:rPr>
            <w:webHidden/>
          </w:rPr>
          <w:delText>33</w:delText>
        </w:r>
        <w:r>
          <w:rPr>
            <w:webHidden/>
          </w:rPr>
          <w:fldChar w:fldCharType="end"/>
        </w:r>
        <w:r>
          <w:fldChar w:fldCharType="end"/>
        </w:r>
      </w:del>
    </w:p>
    <w:p w14:paraId="66AB4369" w14:textId="77777777" w:rsidR="00427D4F" w:rsidRDefault="00427D4F">
      <w:pPr>
        <w:pStyle w:val="TOC3"/>
        <w:rPr>
          <w:del w:id="167" w:author="David Bullen" w:date="2025-01-30T14:32:00Z" w16du:dateUtc="2025-01-30T01:32:00Z"/>
          <w:rFonts w:asciiTheme="minorHAnsi" w:eastAsiaTheme="minorEastAsia" w:hAnsiTheme="minorHAnsi" w:cstheme="minorBidi"/>
          <w:sz w:val="22"/>
          <w:szCs w:val="28"/>
          <w:lang w:eastAsia="en-NZ" w:bidi="th-TH"/>
        </w:rPr>
      </w:pPr>
      <w:del w:id="168" w:author="David Bullen" w:date="2025-01-30T14:32:00Z" w16du:dateUtc="2025-01-30T01:32:00Z">
        <w:r>
          <w:fldChar w:fldCharType="begin"/>
        </w:r>
        <w:r>
          <w:delInstrText>HYPERLINK \l "_Toc131539302"</w:delInstrText>
        </w:r>
        <w:r>
          <w:fldChar w:fldCharType="separate"/>
        </w:r>
        <w:r w:rsidRPr="00D413A0">
          <w:rPr>
            <w:rStyle w:val="Hyperlink"/>
          </w:rPr>
          <w:delText>4.10.5</w:delText>
        </w:r>
        <w:r>
          <w:rPr>
            <w:rFonts w:asciiTheme="minorHAnsi" w:eastAsiaTheme="minorEastAsia" w:hAnsiTheme="minorHAnsi" w:cstheme="minorBidi"/>
            <w:sz w:val="22"/>
            <w:szCs w:val="28"/>
            <w:lang w:eastAsia="en-NZ" w:bidi="th-TH"/>
          </w:rPr>
          <w:tab/>
        </w:r>
        <w:r w:rsidRPr="00D413A0">
          <w:rPr>
            <w:rStyle w:val="Hyperlink"/>
          </w:rPr>
          <w:delText>Derived Sets</w:delText>
        </w:r>
        <w:r>
          <w:rPr>
            <w:webHidden/>
          </w:rPr>
          <w:tab/>
        </w:r>
        <w:r>
          <w:rPr>
            <w:webHidden/>
          </w:rPr>
          <w:fldChar w:fldCharType="begin"/>
        </w:r>
        <w:r>
          <w:rPr>
            <w:webHidden/>
          </w:rPr>
          <w:delInstrText xml:space="preserve"> PAGEREF _Toc131539302 \h </w:delInstrText>
        </w:r>
        <w:r>
          <w:rPr>
            <w:webHidden/>
          </w:rPr>
        </w:r>
        <w:r>
          <w:rPr>
            <w:webHidden/>
          </w:rPr>
          <w:fldChar w:fldCharType="separate"/>
        </w:r>
        <w:r w:rsidR="00D83ACD">
          <w:rPr>
            <w:webHidden/>
          </w:rPr>
          <w:delText>34</w:delText>
        </w:r>
        <w:r>
          <w:rPr>
            <w:webHidden/>
          </w:rPr>
          <w:fldChar w:fldCharType="end"/>
        </w:r>
        <w:r>
          <w:fldChar w:fldCharType="end"/>
        </w:r>
      </w:del>
    </w:p>
    <w:p w14:paraId="5345F0BB" w14:textId="77777777" w:rsidR="00427D4F" w:rsidRDefault="00427D4F">
      <w:pPr>
        <w:pStyle w:val="TOC3"/>
        <w:rPr>
          <w:del w:id="169" w:author="David Bullen" w:date="2025-01-30T14:32:00Z" w16du:dateUtc="2025-01-30T01:32:00Z"/>
          <w:rFonts w:asciiTheme="minorHAnsi" w:eastAsiaTheme="minorEastAsia" w:hAnsiTheme="minorHAnsi" w:cstheme="minorBidi"/>
          <w:sz w:val="22"/>
          <w:szCs w:val="28"/>
          <w:lang w:eastAsia="en-NZ" w:bidi="th-TH"/>
        </w:rPr>
      </w:pPr>
      <w:del w:id="170" w:author="David Bullen" w:date="2025-01-30T14:32:00Z" w16du:dateUtc="2025-01-30T01:32:00Z">
        <w:r>
          <w:fldChar w:fldCharType="begin"/>
        </w:r>
        <w:r>
          <w:delInstrText>HYPERLINK \l "_Toc131539303"</w:delInstrText>
        </w:r>
        <w:r>
          <w:fldChar w:fldCharType="separate"/>
        </w:r>
        <w:r w:rsidRPr="00D413A0">
          <w:rPr>
            <w:rStyle w:val="Hyperlink"/>
          </w:rPr>
          <w:delText>4.10.6</w:delText>
        </w:r>
        <w:r>
          <w:rPr>
            <w:rFonts w:asciiTheme="minorHAnsi" w:eastAsiaTheme="minorEastAsia" w:hAnsiTheme="minorHAnsi" w:cstheme="minorBidi"/>
            <w:sz w:val="22"/>
            <w:szCs w:val="28"/>
            <w:lang w:eastAsia="en-NZ" w:bidi="th-TH"/>
          </w:rPr>
          <w:tab/>
        </w:r>
        <w:r w:rsidRPr="00D413A0">
          <w:rPr>
            <w:rStyle w:val="Hyperlink"/>
          </w:rPr>
          <w:delText>Calculations</w:delText>
        </w:r>
        <w:r>
          <w:rPr>
            <w:webHidden/>
          </w:rPr>
          <w:tab/>
        </w:r>
        <w:r>
          <w:rPr>
            <w:webHidden/>
          </w:rPr>
          <w:fldChar w:fldCharType="begin"/>
        </w:r>
        <w:r>
          <w:rPr>
            <w:webHidden/>
          </w:rPr>
          <w:delInstrText xml:space="preserve"> PAGEREF _Toc131539303 \h </w:delInstrText>
        </w:r>
        <w:r>
          <w:rPr>
            <w:webHidden/>
          </w:rPr>
        </w:r>
        <w:r>
          <w:rPr>
            <w:webHidden/>
          </w:rPr>
          <w:fldChar w:fldCharType="separate"/>
        </w:r>
        <w:r w:rsidR="00D83ACD">
          <w:rPr>
            <w:webHidden/>
          </w:rPr>
          <w:delText>34</w:delText>
        </w:r>
        <w:r>
          <w:rPr>
            <w:webHidden/>
          </w:rPr>
          <w:fldChar w:fldCharType="end"/>
        </w:r>
        <w:r>
          <w:fldChar w:fldCharType="end"/>
        </w:r>
      </w:del>
    </w:p>
    <w:p w14:paraId="3D310AC1" w14:textId="77777777" w:rsidR="00427D4F" w:rsidRDefault="00427D4F">
      <w:pPr>
        <w:pStyle w:val="TOC2"/>
        <w:rPr>
          <w:del w:id="171" w:author="David Bullen" w:date="2025-01-30T14:32:00Z" w16du:dateUtc="2025-01-30T01:32:00Z"/>
          <w:rFonts w:asciiTheme="minorHAnsi" w:eastAsiaTheme="minorEastAsia" w:hAnsiTheme="minorHAnsi" w:cstheme="minorBidi"/>
          <w:sz w:val="22"/>
          <w:szCs w:val="28"/>
          <w:lang w:eastAsia="en-NZ" w:bidi="th-TH"/>
        </w:rPr>
      </w:pPr>
      <w:del w:id="172" w:author="David Bullen" w:date="2025-01-30T14:32:00Z" w16du:dateUtc="2025-01-30T01:32:00Z">
        <w:r>
          <w:fldChar w:fldCharType="begin"/>
        </w:r>
        <w:r>
          <w:delInstrText>HYPERLINK \l "_Toc131539304"</w:delInstrText>
        </w:r>
        <w:r>
          <w:fldChar w:fldCharType="separate"/>
        </w:r>
        <w:r w:rsidRPr="00D413A0">
          <w:rPr>
            <w:rStyle w:val="Hyperlink"/>
          </w:rPr>
          <w:delText>4.11</w:delText>
        </w:r>
        <w:r>
          <w:rPr>
            <w:rFonts w:asciiTheme="minorHAnsi" w:eastAsiaTheme="minorEastAsia" w:hAnsiTheme="minorHAnsi" w:cstheme="minorBidi"/>
            <w:sz w:val="22"/>
            <w:szCs w:val="28"/>
            <w:lang w:eastAsia="en-NZ" w:bidi="th-TH"/>
          </w:rPr>
          <w:tab/>
        </w:r>
        <w:r w:rsidRPr="00D413A0">
          <w:rPr>
            <w:rStyle w:val="Hyperlink"/>
          </w:rPr>
          <w:delText>Energy Scarcity Pre-Processing</w:delText>
        </w:r>
        <w:r>
          <w:rPr>
            <w:webHidden/>
          </w:rPr>
          <w:tab/>
        </w:r>
        <w:r>
          <w:rPr>
            <w:webHidden/>
          </w:rPr>
          <w:fldChar w:fldCharType="begin"/>
        </w:r>
        <w:r>
          <w:rPr>
            <w:webHidden/>
          </w:rPr>
          <w:delInstrText xml:space="preserve"> PAGEREF _Toc131539304 \h </w:delInstrText>
        </w:r>
        <w:r>
          <w:rPr>
            <w:webHidden/>
          </w:rPr>
        </w:r>
        <w:r>
          <w:rPr>
            <w:webHidden/>
          </w:rPr>
          <w:fldChar w:fldCharType="separate"/>
        </w:r>
        <w:r w:rsidR="00D83ACD">
          <w:rPr>
            <w:webHidden/>
          </w:rPr>
          <w:delText>36</w:delText>
        </w:r>
        <w:r>
          <w:rPr>
            <w:webHidden/>
          </w:rPr>
          <w:fldChar w:fldCharType="end"/>
        </w:r>
        <w:r>
          <w:fldChar w:fldCharType="end"/>
        </w:r>
      </w:del>
    </w:p>
    <w:p w14:paraId="1D765945" w14:textId="77777777" w:rsidR="00427D4F" w:rsidRDefault="00427D4F">
      <w:pPr>
        <w:pStyle w:val="TOC3"/>
        <w:rPr>
          <w:del w:id="173" w:author="David Bullen" w:date="2025-01-30T14:32:00Z" w16du:dateUtc="2025-01-30T01:32:00Z"/>
          <w:rFonts w:asciiTheme="minorHAnsi" w:eastAsiaTheme="minorEastAsia" w:hAnsiTheme="minorHAnsi" w:cstheme="minorBidi"/>
          <w:sz w:val="22"/>
          <w:szCs w:val="28"/>
          <w:lang w:eastAsia="en-NZ" w:bidi="th-TH"/>
        </w:rPr>
      </w:pPr>
      <w:del w:id="174" w:author="David Bullen" w:date="2025-01-30T14:32:00Z" w16du:dateUtc="2025-01-30T01:32:00Z">
        <w:r>
          <w:fldChar w:fldCharType="begin"/>
        </w:r>
        <w:r>
          <w:delInstrText>HYPERLINK \l "_Toc131539305"</w:delInstrText>
        </w:r>
        <w:r>
          <w:fldChar w:fldCharType="separate"/>
        </w:r>
        <w:r w:rsidRPr="00D413A0">
          <w:rPr>
            <w:rStyle w:val="Hyperlink"/>
          </w:rPr>
          <w:delText>4.11.1</w:delText>
        </w:r>
        <w:r>
          <w:rPr>
            <w:rFonts w:asciiTheme="minorHAnsi" w:eastAsiaTheme="minorEastAsia" w:hAnsiTheme="minorHAnsi" w:cstheme="minorBidi"/>
            <w:sz w:val="22"/>
            <w:szCs w:val="28"/>
            <w:lang w:eastAsia="en-NZ" w:bidi="th-TH"/>
          </w:rPr>
          <w:tab/>
        </w:r>
        <w:r w:rsidRPr="00D413A0">
          <w:rPr>
            <w:rStyle w:val="Hyperlink"/>
          </w:rPr>
          <w:delText>Input Parameters</w:delText>
        </w:r>
        <w:r>
          <w:rPr>
            <w:webHidden/>
          </w:rPr>
          <w:tab/>
        </w:r>
        <w:r>
          <w:rPr>
            <w:webHidden/>
          </w:rPr>
          <w:fldChar w:fldCharType="begin"/>
        </w:r>
        <w:r>
          <w:rPr>
            <w:webHidden/>
          </w:rPr>
          <w:delInstrText xml:space="preserve"> PAGEREF _Toc131539305 \h </w:delInstrText>
        </w:r>
        <w:r>
          <w:rPr>
            <w:webHidden/>
          </w:rPr>
        </w:r>
        <w:r>
          <w:rPr>
            <w:webHidden/>
          </w:rPr>
          <w:fldChar w:fldCharType="separate"/>
        </w:r>
        <w:r w:rsidR="00D83ACD">
          <w:rPr>
            <w:webHidden/>
          </w:rPr>
          <w:delText>36</w:delText>
        </w:r>
        <w:r>
          <w:rPr>
            <w:webHidden/>
          </w:rPr>
          <w:fldChar w:fldCharType="end"/>
        </w:r>
        <w:r>
          <w:fldChar w:fldCharType="end"/>
        </w:r>
      </w:del>
    </w:p>
    <w:p w14:paraId="604B66A9" w14:textId="77777777" w:rsidR="00427D4F" w:rsidRDefault="00427D4F">
      <w:pPr>
        <w:pStyle w:val="TOC3"/>
        <w:rPr>
          <w:del w:id="175" w:author="David Bullen" w:date="2025-01-30T14:32:00Z" w16du:dateUtc="2025-01-30T01:32:00Z"/>
          <w:rFonts w:asciiTheme="minorHAnsi" w:eastAsiaTheme="minorEastAsia" w:hAnsiTheme="minorHAnsi" w:cstheme="minorBidi"/>
          <w:sz w:val="22"/>
          <w:szCs w:val="28"/>
          <w:lang w:eastAsia="en-NZ" w:bidi="th-TH"/>
        </w:rPr>
      </w:pPr>
      <w:del w:id="176" w:author="David Bullen" w:date="2025-01-30T14:32:00Z" w16du:dateUtc="2025-01-30T01:32:00Z">
        <w:r>
          <w:fldChar w:fldCharType="begin"/>
        </w:r>
        <w:r>
          <w:delInstrText>HYPERLINK \l "_Toc131539306"</w:delInstrText>
        </w:r>
        <w:r>
          <w:fldChar w:fldCharType="separate"/>
        </w:r>
        <w:r w:rsidRPr="00D413A0">
          <w:rPr>
            <w:rStyle w:val="Hyperlink"/>
          </w:rPr>
          <w:delText>4.11.2</w:delText>
        </w:r>
        <w:r>
          <w:rPr>
            <w:rFonts w:asciiTheme="minorHAnsi" w:eastAsiaTheme="minorEastAsia" w:hAnsiTheme="minorHAnsi" w:cstheme="minorBidi"/>
            <w:sz w:val="22"/>
            <w:szCs w:val="28"/>
            <w:lang w:eastAsia="en-NZ" w:bidi="th-TH"/>
          </w:rPr>
          <w:tab/>
        </w:r>
        <w:r w:rsidRPr="00D413A0">
          <w:rPr>
            <w:rStyle w:val="Hyperlink"/>
          </w:rPr>
          <w:delText>Calculations</w:delText>
        </w:r>
        <w:r>
          <w:rPr>
            <w:webHidden/>
          </w:rPr>
          <w:tab/>
        </w:r>
        <w:r>
          <w:rPr>
            <w:webHidden/>
          </w:rPr>
          <w:fldChar w:fldCharType="begin"/>
        </w:r>
        <w:r>
          <w:rPr>
            <w:webHidden/>
          </w:rPr>
          <w:delInstrText xml:space="preserve"> PAGEREF _Toc131539306 \h </w:delInstrText>
        </w:r>
        <w:r>
          <w:rPr>
            <w:webHidden/>
          </w:rPr>
        </w:r>
        <w:r>
          <w:rPr>
            <w:webHidden/>
          </w:rPr>
          <w:fldChar w:fldCharType="separate"/>
        </w:r>
        <w:r w:rsidR="00D83ACD">
          <w:rPr>
            <w:webHidden/>
          </w:rPr>
          <w:delText>36</w:delText>
        </w:r>
        <w:r>
          <w:rPr>
            <w:webHidden/>
          </w:rPr>
          <w:fldChar w:fldCharType="end"/>
        </w:r>
        <w:r>
          <w:fldChar w:fldCharType="end"/>
        </w:r>
      </w:del>
    </w:p>
    <w:p w14:paraId="47AE3CE2" w14:textId="77777777" w:rsidR="00427D4F" w:rsidRDefault="00427D4F">
      <w:pPr>
        <w:pStyle w:val="TOC1"/>
        <w:rPr>
          <w:del w:id="177" w:author="David Bullen" w:date="2025-01-30T14:32:00Z" w16du:dateUtc="2025-01-30T01:32:00Z"/>
          <w:rFonts w:asciiTheme="minorHAnsi" w:eastAsiaTheme="minorEastAsia" w:hAnsiTheme="minorHAnsi" w:cstheme="minorBidi"/>
          <w:b w:val="0"/>
          <w:smallCaps w:val="0"/>
          <w:sz w:val="22"/>
          <w:szCs w:val="28"/>
          <w:lang w:eastAsia="en-NZ" w:bidi="th-TH"/>
        </w:rPr>
      </w:pPr>
      <w:del w:id="178" w:author="David Bullen" w:date="2025-01-30T14:32:00Z" w16du:dateUtc="2025-01-30T01:32:00Z">
        <w:r>
          <w:fldChar w:fldCharType="begin"/>
        </w:r>
        <w:r>
          <w:delInstrText>HYPERLINK \l "_Toc131539307"</w:delInstrText>
        </w:r>
        <w:r>
          <w:fldChar w:fldCharType="separate"/>
        </w:r>
        <w:r w:rsidRPr="00D413A0">
          <w:rPr>
            <w:rStyle w:val="Hyperlink"/>
          </w:rPr>
          <w:delText>5</w:delText>
        </w:r>
        <w:r>
          <w:rPr>
            <w:rFonts w:asciiTheme="minorHAnsi" w:eastAsiaTheme="minorEastAsia" w:hAnsiTheme="minorHAnsi" w:cstheme="minorBidi"/>
            <w:b w:val="0"/>
            <w:smallCaps w:val="0"/>
            <w:sz w:val="22"/>
            <w:szCs w:val="28"/>
            <w:lang w:eastAsia="en-NZ" w:bidi="th-TH"/>
          </w:rPr>
          <w:tab/>
        </w:r>
        <w:r w:rsidRPr="00D413A0">
          <w:rPr>
            <w:rStyle w:val="Hyperlink"/>
          </w:rPr>
          <w:delText>Objective Function</w:delText>
        </w:r>
        <w:r>
          <w:rPr>
            <w:webHidden/>
          </w:rPr>
          <w:tab/>
        </w:r>
        <w:r>
          <w:rPr>
            <w:webHidden/>
          </w:rPr>
          <w:fldChar w:fldCharType="begin"/>
        </w:r>
        <w:r>
          <w:rPr>
            <w:webHidden/>
          </w:rPr>
          <w:delInstrText xml:space="preserve"> PAGEREF _Toc131539307 \h </w:delInstrText>
        </w:r>
        <w:r>
          <w:rPr>
            <w:webHidden/>
          </w:rPr>
        </w:r>
        <w:r>
          <w:rPr>
            <w:webHidden/>
          </w:rPr>
          <w:fldChar w:fldCharType="separate"/>
        </w:r>
        <w:r w:rsidR="00D83ACD">
          <w:rPr>
            <w:webHidden/>
          </w:rPr>
          <w:delText>36</w:delText>
        </w:r>
        <w:r>
          <w:rPr>
            <w:webHidden/>
          </w:rPr>
          <w:fldChar w:fldCharType="end"/>
        </w:r>
        <w:r>
          <w:fldChar w:fldCharType="end"/>
        </w:r>
      </w:del>
    </w:p>
    <w:p w14:paraId="02627BA1" w14:textId="77777777" w:rsidR="00427D4F" w:rsidRDefault="00427D4F">
      <w:pPr>
        <w:pStyle w:val="TOC1"/>
        <w:rPr>
          <w:del w:id="179" w:author="David Bullen" w:date="2025-01-30T14:32:00Z" w16du:dateUtc="2025-01-30T01:32:00Z"/>
          <w:rFonts w:asciiTheme="minorHAnsi" w:eastAsiaTheme="minorEastAsia" w:hAnsiTheme="minorHAnsi" w:cstheme="minorBidi"/>
          <w:b w:val="0"/>
          <w:smallCaps w:val="0"/>
          <w:sz w:val="22"/>
          <w:szCs w:val="28"/>
          <w:lang w:eastAsia="en-NZ" w:bidi="th-TH"/>
        </w:rPr>
      </w:pPr>
      <w:del w:id="180" w:author="David Bullen" w:date="2025-01-30T14:32:00Z" w16du:dateUtc="2025-01-30T01:32:00Z">
        <w:r>
          <w:fldChar w:fldCharType="begin"/>
        </w:r>
        <w:r>
          <w:delInstrText>HYPERLINK \l "_Toc131539308"</w:delInstrText>
        </w:r>
        <w:r>
          <w:fldChar w:fldCharType="separate"/>
        </w:r>
        <w:r w:rsidRPr="00D413A0">
          <w:rPr>
            <w:rStyle w:val="Hyperlink"/>
          </w:rPr>
          <w:delText>6</w:delText>
        </w:r>
        <w:r>
          <w:rPr>
            <w:rFonts w:asciiTheme="minorHAnsi" w:eastAsiaTheme="minorEastAsia" w:hAnsiTheme="minorHAnsi" w:cstheme="minorBidi"/>
            <w:b w:val="0"/>
            <w:smallCaps w:val="0"/>
            <w:sz w:val="22"/>
            <w:szCs w:val="28"/>
            <w:lang w:eastAsia="en-NZ" w:bidi="th-TH"/>
          </w:rPr>
          <w:tab/>
        </w:r>
        <w:r w:rsidRPr="00D413A0">
          <w:rPr>
            <w:rStyle w:val="Hyperlink"/>
          </w:rPr>
          <w:delText>Constraints</w:delText>
        </w:r>
        <w:r>
          <w:rPr>
            <w:webHidden/>
          </w:rPr>
          <w:tab/>
        </w:r>
        <w:r>
          <w:rPr>
            <w:webHidden/>
          </w:rPr>
          <w:fldChar w:fldCharType="begin"/>
        </w:r>
        <w:r>
          <w:rPr>
            <w:webHidden/>
          </w:rPr>
          <w:delInstrText xml:space="preserve"> PAGEREF _Toc131539308 \h </w:delInstrText>
        </w:r>
        <w:r>
          <w:rPr>
            <w:webHidden/>
          </w:rPr>
        </w:r>
        <w:r>
          <w:rPr>
            <w:webHidden/>
          </w:rPr>
          <w:fldChar w:fldCharType="separate"/>
        </w:r>
        <w:r w:rsidR="00D83ACD">
          <w:rPr>
            <w:webHidden/>
          </w:rPr>
          <w:delText>37</w:delText>
        </w:r>
        <w:r>
          <w:rPr>
            <w:webHidden/>
          </w:rPr>
          <w:fldChar w:fldCharType="end"/>
        </w:r>
        <w:r>
          <w:fldChar w:fldCharType="end"/>
        </w:r>
      </w:del>
    </w:p>
    <w:p w14:paraId="172D7495" w14:textId="77777777" w:rsidR="00427D4F" w:rsidRDefault="00427D4F">
      <w:pPr>
        <w:pStyle w:val="TOC2"/>
        <w:rPr>
          <w:del w:id="181" w:author="David Bullen" w:date="2025-01-30T14:32:00Z" w16du:dateUtc="2025-01-30T01:32:00Z"/>
          <w:rFonts w:asciiTheme="minorHAnsi" w:eastAsiaTheme="minorEastAsia" w:hAnsiTheme="minorHAnsi" w:cstheme="minorBidi"/>
          <w:sz w:val="22"/>
          <w:szCs w:val="28"/>
          <w:lang w:eastAsia="en-NZ" w:bidi="th-TH"/>
        </w:rPr>
      </w:pPr>
      <w:del w:id="182" w:author="David Bullen" w:date="2025-01-30T14:32:00Z" w16du:dateUtc="2025-01-30T01:32:00Z">
        <w:r>
          <w:fldChar w:fldCharType="begin"/>
        </w:r>
        <w:r>
          <w:delInstrText>HYPERLINK \l "_Toc131539309"</w:delInstrText>
        </w:r>
        <w:r>
          <w:fldChar w:fldCharType="separate"/>
        </w:r>
        <w:r w:rsidRPr="00D413A0">
          <w:rPr>
            <w:rStyle w:val="Hyperlink"/>
          </w:rPr>
          <w:delText>6.1</w:delText>
        </w:r>
        <w:r>
          <w:rPr>
            <w:rFonts w:asciiTheme="minorHAnsi" w:eastAsiaTheme="minorEastAsia" w:hAnsiTheme="minorHAnsi" w:cstheme="minorBidi"/>
            <w:sz w:val="22"/>
            <w:szCs w:val="28"/>
            <w:lang w:eastAsia="en-NZ" w:bidi="th-TH"/>
          </w:rPr>
          <w:tab/>
        </w:r>
        <w:r w:rsidRPr="00D413A0">
          <w:rPr>
            <w:rStyle w:val="Hyperlink"/>
          </w:rPr>
          <w:delText>Generation and Load</w:delText>
        </w:r>
        <w:r>
          <w:rPr>
            <w:webHidden/>
          </w:rPr>
          <w:tab/>
        </w:r>
        <w:r>
          <w:rPr>
            <w:webHidden/>
          </w:rPr>
          <w:fldChar w:fldCharType="begin"/>
        </w:r>
        <w:r>
          <w:rPr>
            <w:webHidden/>
          </w:rPr>
          <w:delInstrText xml:space="preserve"> PAGEREF _Toc131539309 \h </w:delInstrText>
        </w:r>
        <w:r>
          <w:rPr>
            <w:webHidden/>
          </w:rPr>
        </w:r>
        <w:r>
          <w:rPr>
            <w:webHidden/>
          </w:rPr>
          <w:fldChar w:fldCharType="separate"/>
        </w:r>
        <w:r w:rsidR="00D83ACD">
          <w:rPr>
            <w:webHidden/>
          </w:rPr>
          <w:delText>37</w:delText>
        </w:r>
        <w:r>
          <w:rPr>
            <w:webHidden/>
          </w:rPr>
          <w:fldChar w:fldCharType="end"/>
        </w:r>
        <w:r>
          <w:fldChar w:fldCharType="end"/>
        </w:r>
      </w:del>
    </w:p>
    <w:p w14:paraId="45DE283C" w14:textId="77777777" w:rsidR="00427D4F" w:rsidRDefault="00427D4F">
      <w:pPr>
        <w:pStyle w:val="TOC2"/>
        <w:rPr>
          <w:del w:id="183" w:author="David Bullen" w:date="2025-01-30T14:32:00Z" w16du:dateUtc="2025-01-30T01:32:00Z"/>
          <w:rFonts w:asciiTheme="minorHAnsi" w:eastAsiaTheme="minorEastAsia" w:hAnsiTheme="minorHAnsi" w:cstheme="minorBidi"/>
          <w:sz w:val="22"/>
          <w:szCs w:val="28"/>
          <w:lang w:eastAsia="en-NZ" w:bidi="th-TH"/>
        </w:rPr>
      </w:pPr>
      <w:del w:id="184" w:author="David Bullen" w:date="2025-01-30T14:32:00Z" w16du:dateUtc="2025-01-30T01:32:00Z">
        <w:r>
          <w:fldChar w:fldCharType="begin"/>
        </w:r>
        <w:r>
          <w:delInstrText>HYPERLINK \l "_Toc131539310"</w:delInstrText>
        </w:r>
        <w:r>
          <w:fldChar w:fldCharType="separate"/>
        </w:r>
        <w:r w:rsidRPr="00D413A0">
          <w:rPr>
            <w:rStyle w:val="Hyperlink"/>
          </w:rPr>
          <w:delText>6.2</w:delText>
        </w:r>
        <w:r>
          <w:rPr>
            <w:rFonts w:asciiTheme="minorHAnsi" w:eastAsiaTheme="minorEastAsia" w:hAnsiTheme="minorHAnsi" w:cstheme="minorBidi"/>
            <w:sz w:val="22"/>
            <w:szCs w:val="28"/>
            <w:lang w:eastAsia="en-NZ" w:bidi="th-TH"/>
          </w:rPr>
          <w:tab/>
        </w:r>
        <w:r w:rsidRPr="00D413A0">
          <w:rPr>
            <w:rStyle w:val="Hyperlink"/>
          </w:rPr>
          <w:delText>Ramping</w:delText>
        </w:r>
        <w:r>
          <w:rPr>
            <w:webHidden/>
          </w:rPr>
          <w:tab/>
        </w:r>
        <w:r>
          <w:rPr>
            <w:webHidden/>
          </w:rPr>
          <w:fldChar w:fldCharType="begin"/>
        </w:r>
        <w:r>
          <w:rPr>
            <w:webHidden/>
          </w:rPr>
          <w:delInstrText xml:space="preserve"> PAGEREF _Toc131539310 \h </w:delInstrText>
        </w:r>
        <w:r>
          <w:rPr>
            <w:webHidden/>
          </w:rPr>
        </w:r>
        <w:r>
          <w:rPr>
            <w:webHidden/>
          </w:rPr>
          <w:fldChar w:fldCharType="separate"/>
        </w:r>
        <w:r w:rsidR="00D83ACD">
          <w:rPr>
            <w:webHidden/>
          </w:rPr>
          <w:delText>38</w:delText>
        </w:r>
        <w:r>
          <w:rPr>
            <w:webHidden/>
          </w:rPr>
          <w:fldChar w:fldCharType="end"/>
        </w:r>
        <w:r>
          <w:fldChar w:fldCharType="end"/>
        </w:r>
      </w:del>
    </w:p>
    <w:p w14:paraId="76BA67CD" w14:textId="77777777" w:rsidR="00427D4F" w:rsidRDefault="00427D4F">
      <w:pPr>
        <w:pStyle w:val="TOC2"/>
        <w:rPr>
          <w:del w:id="185" w:author="David Bullen" w:date="2025-01-30T14:32:00Z" w16du:dateUtc="2025-01-30T01:32:00Z"/>
          <w:rFonts w:asciiTheme="minorHAnsi" w:eastAsiaTheme="minorEastAsia" w:hAnsiTheme="minorHAnsi" w:cstheme="minorBidi"/>
          <w:sz w:val="22"/>
          <w:szCs w:val="28"/>
          <w:lang w:eastAsia="en-NZ" w:bidi="th-TH"/>
        </w:rPr>
      </w:pPr>
      <w:del w:id="186" w:author="David Bullen" w:date="2025-01-30T14:32:00Z" w16du:dateUtc="2025-01-30T01:32:00Z">
        <w:r>
          <w:fldChar w:fldCharType="begin"/>
        </w:r>
        <w:r>
          <w:delInstrText>HYPERLINK \l "_Toc131539311"</w:delInstrText>
        </w:r>
        <w:r>
          <w:fldChar w:fldCharType="separate"/>
        </w:r>
        <w:r w:rsidRPr="00D413A0">
          <w:rPr>
            <w:rStyle w:val="Hyperlink"/>
          </w:rPr>
          <w:delText>6.3</w:delText>
        </w:r>
        <w:r>
          <w:rPr>
            <w:rFonts w:asciiTheme="minorHAnsi" w:eastAsiaTheme="minorEastAsia" w:hAnsiTheme="minorHAnsi" w:cstheme="minorBidi"/>
            <w:sz w:val="22"/>
            <w:szCs w:val="28"/>
            <w:lang w:eastAsia="en-NZ" w:bidi="th-TH"/>
          </w:rPr>
          <w:tab/>
        </w:r>
        <w:r w:rsidRPr="00D413A0">
          <w:rPr>
            <w:rStyle w:val="Hyperlink"/>
          </w:rPr>
          <w:delText>HVDC Transmission</w:delText>
        </w:r>
        <w:r>
          <w:rPr>
            <w:webHidden/>
          </w:rPr>
          <w:tab/>
        </w:r>
        <w:r>
          <w:rPr>
            <w:webHidden/>
          </w:rPr>
          <w:fldChar w:fldCharType="begin"/>
        </w:r>
        <w:r>
          <w:rPr>
            <w:webHidden/>
          </w:rPr>
          <w:delInstrText xml:space="preserve"> PAGEREF _Toc131539311 \h </w:delInstrText>
        </w:r>
        <w:r>
          <w:rPr>
            <w:webHidden/>
          </w:rPr>
        </w:r>
        <w:r>
          <w:rPr>
            <w:webHidden/>
          </w:rPr>
          <w:fldChar w:fldCharType="separate"/>
        </w:r>
        <w:r w:rsidR="00D83ACD">
          <w:rPr>
            <w:webHidden/>
          </w:rPr>
          <w:delText>38</w:delText>
        </w:r>
        <w:r>
          <w:rPr>
            <w:webHidden/>
          </w:rPr>
          <w:fldChar w:fldCharType="end"/>
        </w:r>
        <w:r>
          <w:fldChar w:fldCharType="end"/>
        </w:r>
      </w:del>
    </w:p>
    <w:p w14:paraId="682D13CA" w14:textId="77777777" w:rsidR="00427D4F" w:rsidRDefault="00427D4F">
      <w:pPr>
        <w:pStyle w:val="TOC2"/>
        <w:rPr>
          <w:del w:id="187" w:author="David Bullen" w:date="2025-01-30T14:32:00Z" w16du:dateUtc="2025-01-30T01:32:00Z"/>
          <w:rFonts w:asciiTheme="minorHAnsi" w:eastAsiaTheme="minorEastAsia" w:hAnsiTheme="minorHAnsi" w:cstheme="minorBidi"/>
          <w:sz w:val="22"/>
          <w:szCs w:val="28"/>
          <w:lang w:eastAsia="en-NZ" w:bidi="th-TH"/>
        </w:rPr>
      </w:pPr>
      <w:del w:id="188" w:author="David Bullen" w:date="2025-01-30T14:32:00Z" w16du:dateUtc="2025-01-30T01:32:00Z">
        <w:r>
          <w:fldChar w:fldCharType="begin"/>
        </w:r>
        <w:r>
          <w:delInstrText>HYPERLINK \l "_Toc131539312"</w:delInstrText>
        </w:r>
        <w:r>
          <w:fldChar w:fldCharType="separate"/>
        </w:r>
        <w:r w:rsidRPr="00D413A0">
          <w:rPr>
            <w:rStyle w:val="Hyperlink"/>
          </w:rPr>
          <w:delText>6.4</w:delText>
        </w:r>
        <w:r>
          <w:rPr>
            <w:rFonts w:asciiTheme="minorHAnsi" w:eastAsiaTheme="minorEastAsia" w:hAnsiTheme="minorHAnsi" w:cstheme="minorBidi"/>
            <w:sz w:val="22"/>
            <w:szCs w:val="28"/>
            <w:lang w:eastAsia="en-NZ" w:bidi="th-TH"/>
          </w:rPr>
          <w:tab/>
        </w:r>
        <w:r w:rsidRPr="00D413A0">
          <w:rPr>
            <w:rStyle w:val="Hyperlink"/>
          </w:rPr>
          <w:delText>AC Transmission</w:delText>
        </w:r>
        <w:r>
          <w:rPr>
            <w:webHidden/>
          </w:rPr>
          <w:tab/>
        </w:r>
        <w:r>
          <w:rPr>
            <w:webHidden/>
          </w:rPr>
          <w:fldChar w:fldCharType="begin"/>
        </w:r>
        <w:r>
          <w:rPr>
            <w:webHidden/>
          </w:rPr>
          <w:delInstrText xml:space="preserve"> PAGEREF _Toc131539312 \h </w:delInstrText>
        </w:r>
        <w:r>
          <w:rPr>
            <w:webHidden/>
          </w:rPr>
        </w:r>
        <w:r>
          <w:rPr>
            <w:webHidden/>
          </w:rPr>
          <w:fldChar w:fldCharType="separate"/>
        </w:r>
        <w:r w:rsidR="00D83ACD">
          <w:rPr>
            <w:webHidden/>
          </w:rPr>
          <w:delText>38</w:delText>
        </w:r>
        <w:r>
          <w:rPr>
            <w:webHidden/>
          </w:rPr>
          <w:fldChar w:fldCharType="end"/>
        </w:r>
        <w:r>
          <w:fldChar w:fldCharType="end"/>
        </w:r>
      </w:del>
    </w:p>
    <w:p w14:paraId="245D1103" w14:textId="77777777" w:rsidR="00427D4F" w:rsidRDefault="00427D4F">
      <w:pPr>
        <w:pStyle w:val="TOC2"/>
        <w:rPr>
          <w:del w:id="189" w:author="David Bullen" w:date="2025-01-30T14:32:00Z" w16du:dateUtc="2025-01-30T01:32:00Z"/>
          <w:rFonts w:asciiTheme="minorHAnsi" w:eastAsiaTheme="minorEastAsia" w:hAnsiTheme="minorHAnsi" w:cstheme="minorBidi"/>
          <w:sz w:val="22"/>
          <w:szCs w:val="28"/>
          <w:lang w:eastAsia="en-NZ" w:bidi="th-TH"/>
        </w:rPr>
      </w:pPr>
      <w:del w:id="190" w:author="David Bullen" w:date="2025-01-30T14:32:00Z" w16du:dateUtc="2025-01-30T01:32:00Z">
        <w:r>
          <w:fldChar w:fldCharType="begin"/>
        </w:r>
        <w:r>
          <w:delInstrText>HYPERLINK \l "_Toc131539313"</w:delInstrText>
        </w:r>
        <w:r>
          <w:fldChar w:fldCharType="separate"/>
        </w:r>
        <w:r w:rsidRPr="00D413A0">
          <w:rPr>
            <w:rStyle w:val="Hyperlink"/>
          </w:rPr>
          <w:delText>6.5</w:delText>
        </w:r>
        <w:r>
          <w:rPr>
            <w:rFonts w:asciiTheme="minorHAnsi" w:eastAsiaTheme="minorEastAsia" w:hAnsiTheme="minorHAnsi" w:cstheme="minorBidi"/>
            <w:sz w:val="22"/>
            <w:szCs w:val="28"/>
            <w:lang w:eastAsia="en-NZ" w:bidi="th-TH"/>
          </w:rPr>
          <w:tab/>
        </w:r>
        <w:r w:rsidRPr="00D413A0">
          <w:rPr>
            <w:rStyle w:val="Hyperlink"/>
          </w:rPr>
          <w:delText>Risk and Reserve</w:delText>
        </w:r>
        <w:r>
          <w:rPr>
            <w:webHidden/>
          </w:rPr>
          <w:tab/>
        </w:r>
        <w:r>
          <w:rPr>
            <w:webHidden/>
          </w:rPr>
          <w:fldChar w:fldCharType="begin"/>
        </w:r>
        <w:r>
          <w:rPr>
            <w:webHidden/>
          </w:rPr>
          <w:delInstrText xml:space="preserve"> PAGEREF _Toc131539313 \h </w:delInstrText>
        </w:r>
        <w:r>
          <w:rPr>
            <w:webHidden/>
          </w:rPr>
        </w:r>
        <w:r>
          <w:rPr>
            <w:webHidden/>
          </w:rPr>
          <w:fldChar w:fldCharType="separate"/>
        </w:r>
        <w:r w:rsidR="00D83ACD">
          <w:rPr>
            <w:webHidden/>
          </w:rPr>
          <w:delText>39</w:delText>
        </w:r>
        <w:r>
          <w:rPr>
            <w:webHidden/>
          </w:rPr>
          <w:fldChar w:fldCharType="end"/>
        </w:r>
        <w:r>
          <w:fldChar w:fldCharType="end"/>
        </w:r>
      </w:del>
    </w:p>
    <w:p w14:paraId="216277C2" w14:textId="77777777" w:rsidR="00427D4F" w:rsidRDefault="00427D4F">
      <w:pPr>
        <w:pStyle w:val="TOC3"/>
        <w:rPr>
          <w:del w:id="191" w:author="David Bullen" w:date="2025-01-30T14:32:00Z" w16du:dateUtc="2025-01-30T01:32:00Z"/>
          <w:rFonts w:asciiTheme="minorHAnsi" w:eastAsiaTheme="minorEastAsia" w:hAnsiTheme="minorHAnsi" w:cstheme="minorBidi"/>
          <w:sz w:val="22"/>
          <w:szCs w:val="28"/>
          <w:lang w:eastAsia="en-NZ" w:bidi="th-TH"/>
        </w:rPr>
      </w:pPr>
      <w:del w:id="192" w:author="David Bullen" w:date="2025-01-30T14:32:00Z" w16du:dateUtc="2025-01-30T01:32:00Z">
        <w:r>
          <w:fldChar w:fldCharType="begin"/>
        </w:r>
        <w:r>
          <w:delInstrText>HYPERLINK \l "_Toc131539314"</w:delInstrText>
        </w:r>
        <w:r>
          <w:fldChar w:fldCharType="separate"/>
        </w:r>
        <w:r w:rsidRPr="00D413A0">
          <w:rPr>
            <w:rStyle w:val="Hyperlink"/>
          </w:rPr>
          <w:delText>6.5.1</w:delText>
        </w:r>
        <w:r>
          <w:rPr>
            <w:rFonts w:asciiTheme="minorHAnsi" w:eastAsiaTheme="minorEastAsia" w:hAnsiTheme="minorHAnsi" w:cstheme="minorBidi"/>
            <w:sz w:val="22"/>
            <w:szCs w:val="28"/>
            <w:lang w:eastAsia="en-NZ" w:bidi="th-TH"/>
          </w:rPr>
          <w:tab/>
        </w:r>
        <w:r w:rsidRPr="00D413A0">
          <w:rPr>
            <w:rStyle w:val="Hyperlink"/>
          </w:rPr>
          <w:delText>Risk</w:delText>
        </w:r>
        <w:r>
          <w:rPr>
            <w:webHidden/>
          </w:rPr>
          <w:tab/>
        </w:r>
        <w:r>
          <w:rPr>
            <w:webHidden/>
          </w:rPr>
          <w:fldChar w:fldCharType="begin"/>
        </w:r>
        <w:r>
          <w:rPr>
            <w:webHidden/>
          </w:rPr>
          <w:delInstrText xml:space="preserve"> PAGEREF _Toc131539314 \h </w:delInstrText>
        </w:r>
        <w:r>
          <w:rPr>
            <w:webHidden/>
          </w:rPr>
        </w:r>
        <w:r>
          <w:rPr>
            <w:webHidden/>
          </w:rPr>
          <w:fldChar w:fldCharType="separate"/>
        </w:r>
        <w:r w:rsidR="00D83ACD">
          <w:rPr>
            <w:webHidden/>
          </w:rPr>
          <w:delText>39</w:delText>
        </w:r>
        <w:r>
          <w:rPr>
            <w:webHidden/>
          </w:rPr>
          <w:fldChar w:fldCharType="end"/>
        </w:r>
        <w:r>
          <w:fldChar w:fldCharType="end"/>
        </w:r>
      </w:del>
    </w:p>
    <w:p w14:paraId="599914E2" w14:textId="77777777" w:rsidR="00427D4F" w:rsidRDefault="00427D4F">
      <w:pPr>
        <w:pStyle w:val="TOC3"/>
        <w:rPr>
          <w:del w:id="193" w:author="David Bullen" w:date="2025-01-30T14:32:00Z" w16du:dateUtc="2025-01-30T01:32:00Z"/>
          <w:rFonts w:asciiTheme="minorHAnsi" w:eastAsiaTheme="minorEastAsia" w:hAnsiTheme="minorHAnsi" w:cstheme="minorBidi"/>
          <w:sz w:val="22"/>
          <w:szCs w:val="28"/>
          <w:lang w:eastAsia="en-NZ" w:bidi="th-TH"/>
        </w:rPr>
      </w:pPr>
      <w:del w:id="194" w:author="David Bullen" w:date="2025-01-30T14:32:00Z" w16du:dateUtc="2025-01-30T01:32:00Z">
        <w:r>
          <w:fldChar w:fldCharType="begin"/>
        </w:r>
        <w:r>
          <w:delInstrText>HYPERLINK \l "_Toc131539315"</w:delInstrText>
        </w:r>
        <w:r>
          <w:fldChar w:fldCharType="separate"/>
        </w:r>
        <w:r w:rsidRPr="00D413A0">
          <w:rPr>
            <w:rStyle w:val="Hyperlink"/>
          </w:rPr>
          <w:delText>6.5.2</w:delText>
        </w:r>
        <w:r>
          <w:rPr>
            <w:rFonts w:asciiTheme="minorHAnsi" w:eastAsiaTheme="minorEastAsia" w:hAnsiTheme="minorHAnsi" w:cstheme="minorBidi"/>
            <w:sz w:val="22"/>
            <w:szCs w:val="28"/>
            <w:lang w:eastAsia="en-NZ" w:bidi="th-TH"/>
          </w:rPr>
          <w:tab/>
        </w:r>
        <w:r w:rsidRPr="00D413A0">
          <w:rPr>
            <w:rStyle w:val="Hyperlink"/>
          </w:rPr>
          <w:delText>Reserve sharing</w:delText>
        </w:r>
        <w:r>
          <w:rPr>
            <w:webHidden/>
          </w:rPr>
          <w:tab/>
        </w:r>
        <w:r>
          <w:rPr>
            <w:webHidden/>
          </w:rPr>
          <w:fldChar w:fldCharType="begin"/>
        </w:r>
        <w:r>
          <w:rPr>
            <w:webHidden/>
          </w:rPr>
          <w:delInstrText xml:space="preserve"> PAGEREF _Toc131539315 \h </w:delInstrText>
        </w:r>
        <w:r>
          <w:rPr>
            <w:webHidden/>
          </w:rPr>
        </w:r>
        <w:r>
          <w:rPr>
            <w:webHidden/>
          </w:rPr>
          <w:fldChar w:fldCharType="separate"/>
        </w:r>
        <w:r w:rsidR="00D83ACD">
          <w:rPr>
            <w:webHidden/>
          </w:rPr>
          <w:delText>41</w:delText>
        </w:r>
        <w:r>
          <w:rPr>
            <w:webHidden/>
          </w:rPr>
          <w:fldChar w:fldCharType="end"/>
        </w:r>
        <w:r>
          <w:fldChar w:fldCharType="end"/>
        </w:r>
      </w:del>
    </w:p>
    <w:p w14:paraId="60C2FFE9" w14:textId="77777777" w:rsidR="00427D4F" w:rsidRDefault="00427D4F">
      <w:pPr>
        <w:pStyle w:val="TOC3"/>
        <w:rPr>
          <w:del w:id="195" w:author="David Bullen" w:date="2025-01-30T14:32:00Z" w16du:dateUtc="2025-01-30T01:32:00Z"/>
          <w:rFonts w:asciiTheme="minorHAnsi" w:eastAsiaTheme="minorEastAsia" w:hAnsiTheme="minorHAnsi" w:cstheme="minorBidi"/>
          <w:sz w:val="22"/>
          <w:szCs w:val="28"/>
          <w:lang w:eastAsia="en-NZ" w:bidi="th-TH"/>
        </w:rPr>
      </w:pPr>
      <w:del w:id="196" w:author="David Bullen" w:date="2025-01-30T14:32:00Z" w16du:dateUtc="2025-01-30T01:32:00Z">
        <w:r>
          <w:fldChar w:fldCharType="begin"/>
        </w:r>
        <w:r>
          <w:delInstrText>HYPERLINK \l "_Toc131539316"</w:delInstrText>
        </w:r>
        <w:r>
          <w:fldChar w:fldCharType="separate"/>
        </w:r>
        <w:r w:rsidRPr="00D413A0">
          <w:rPr>
            <w:rStyle w:val="Hyperlink"/>
          </w:rPr>
          <w:delText>6.5.3</w:delText>
        </w:r>
        <w:r>
          <w:rPr>
            <w:rFonts w:asciiTheme="minorHAnsi" w:eastAsiaTheme="minorEastAsia" w:hAnsiTheme="minorHAnsi" w:cstheme="minorBidi"/>
            <w:sz w:val="22"/>
            <w:szCs w:val="28"/>
            <w:lang w:eastAsia="en-NZ" w:bidi="th-TH"/>
          </w:rPr>
          <w:tab/>
        </w:r>
        <w:r w:rsidRPr="00D413A0">
          <w:rPr>
            <w:rStyle w:val="Hyperlink"/>
          </w:rPr>
          <w:delText>Reserve</w:delText>
        </w:r>
        <w:r>
          <w:rPr>
            <w:webHidden/>
          </w:rPr>
          <w:tab/>
        </w:r>
        <w:r>
          <w:rPr>
            <w:webHidden/>
          </w:rPr>
          <w:fldChar w:fldCharType="begin"/>
        </w:r>
        <w:r>
          <w:rPr>
            <w:webHidden/>
          </w:rPr>
          <w:delInstrText xml:space="preserve"> PAGEREF _Toc131539316 \h </w:delInstrText>
        </w:r>
        <w:r>
          <w:rPr>
            <w:webHidden/>
          </w:rPr>
        </w:r>
        <w:r>
          <w:rPr>
            <w:webHidden/>
          </w:rPr>
          <w:fldChar w:fldCharType="separate"/>
        </w:r>
        <w:r w:rsidR="00D83ACD">
          <w:rPr>
            <w:webHidden/>
          </w:rPr>
          <w:delText>43</w:delText>
        </w:r>
        <w:r>
          <w:rPr>
            <w:webHidden/>
          </w:rPr>
          <w:fldChar w:fldCharType="end"/>
        </w:r>
        <w:r>
          <w:fldChar w:fldCharType="end"/>
        </w:r>
      </w:del>
    </w:p>
    <w:p w14:paraId="33E0775F" w14:textId="77777777" w:rsidR="00427D4F" w:rsidRDefault="00427D4F">
      <w:pPr>
        <w:pStyle w:val="TOC3"/>
        <w:rPr>
          <w:del w:id="197" w:author="David Bullen" w:date="2025-01-30T14:32:00Z" w16du:dateUtc="2025-01-30T01:32:00Z"/>
          <w:rFonts w:asciiTheme="minorHAnsi" w:eastAsiaTheme="minorEastAsia" w:hAnsiTheme="minorHAnsi" w:cstheme="minorBidi"/>
          <w:sz w:val="22"/>
          <w:szCs w:val="28"/>
          <w:lang w:eastAsia="en-NZ" w:bidi="th-TH"/>
        </w:rPr>
      </w:pPr>
      <w:del w:id="198" w:author="David Bullen" w:date="2025-01-30T14:32:00Z" w16du:dateUtc="2025-01-30T01:32:00Z">
        <w:r>
          <w:fldChar w:fldCharType="begin"/>
        </w:r>
        <w:r>
          <w:delInstrText>HYPERLINK \l "_Toc131539317"</w:delInstrText>
        </w:r>
        <w:r>
          <w:fldChar w:fldCharType="separate"/>
        </w:r>
        <w:r w:rsidRPr="00D413A0">
          <w:rPr>
            <w:rStyle w:val="Hyperlink"/>
          </w:rPr>
          <w:delText>6.5.4</w:delText>
        </w:r>
        <w:r>
          <w:rPr>
            <w:rFonts w:asciiTheme="minorHAnsi" w:eastAsiaTheme="minorEastAsia" w:hAnsiTheme="minorHAnsi" w:cstheme="minorBidi"/>
            <w:sz w:val="22"/>
            <w:szCs w:val="28"/>
            <w:lang w:eastAsia="en-NZ" w:bidi="th-TH"/>
          </w:rPr>
          <w:tab/>
        </w:r>
        <w:r w:rsidRPr="00D413A0">
          <w:rPr>
            <w:rStyle w:val="Hyperlink"/>
          </w:rPr>
          <w:delText>Reserve Scarcity</w:delText>
        </w:r>
        <w:r>
          <w:rPr>
            <w:webHidden/>
          </w:rPr>
          <w:tab/>
        </w:r>
        <w:r>
          <w:rPr>
            <w:webHidden/>
          </w:rPr>
          <w:fldChar w:fldCharType="begin"/>
        </w:r>
        <w:r>
          <w:rPr>
            <w:webHidden/>
          </w:rPr>
          <w:delInstrText xml:space="preserve"> PAGEREF _Toc131539317 \h </w:delInstrText>
        </w:r>
        <w:r>
          <w:rPr>
            <w:webHidden/>
          </w:rPr>
        </w:r>
        <w:r>
          <w:rPr>
            <w:webHidden/>
          </w:rPr>
          <w:fldChar w:fldCharType="separate"/>
        </w:r>
        <w:r w:rsidR="00D83ACD">
          <w:rPr>
            <w:webHidden/>
          </w:rPr>
          <w:delText>44</w:delText>
        </w:r>
        <w:r>
          <w:rPr>
            <w:webHidden/>
          </w:rPr>
          <w:fldChar w:fldCharType="end"/>
        </w:r>
        <w:r>
          <w:fldChar w:fldCharType="end"/>
        </w:r>
      </w:del>
    </w:p>
    <w:p w14:paraId="4550364D" w14:textId="77777777" w:rsidR="00427D4F" w:rsidRDefault="00427D4F">
      <w:pPr>
        <w:pStyle w:val="TOC3"/>
        <w:rPr>
          <w:del w:id="199" w:author="David Bullen" w:date="2025-01-30T14:32:00Z" w16du:dateUtc="2025-01-30T01:32:00Z"/>
          <w:rFonts w:asciiTheme="minorHAnsi" w:eastAsiaTheme="minorEastAsia" w:hAnsiTheme="minorHAnsi" w:cstheme="minorBidi"/>
          <w:sz w:val="22"/>
          <w:szCs w:val="28"/>
          <w:lang w:eastAsia="en-NZ" w:bidi="th-TH"/>
        </w:rPr>
      </w:pPr>
      <w:del w:id="200" w:author="David Bullen" w:date="2025-01-30T14:32:00Z" w16du:dateUtc="2025-01-30T01:32:00Z">
        <w:r>
          <w:fldChar w:fldCharType="begin"/>
        </w:r>
        <w:r>
          <w:delInstrText>HYPERLINK \l "_Toc131539318"</w:delInstrText>
        </w:r>
        <w:r>
          <w:fldChar w:fldCharType="separate"/>
        </w:r>
        <w:r w:rsidRPr="00D413A0">
          <w:rPr>
            <w:rStyle w:val="Hyperlink"/>
          </w:rPr>
          <w:delText>6.5.5</w:delText>
        </w:r>
        <w:r>
          <w:rPr>
            <w:rFonts w:asciiTheme="minorHAnsi" w:eastAsiaTheme="minorEastAsia" w:hAnsiTheme="minorHAnsi" w:cstheme="minorBidi"/>
            <w:sz w:val="22"/>
            <w:szCs w:val="28"/>
            <w:lang w:eastAsia="en-NZ" w:bidi="th-TH"/>
          </w:rPr>
          <w:tab/>
        </w:r>
        <w:r w:rsidRPr="00D413A0">
          <w:rPr>
            <w:rStyle w:val="Hyperlink"/>
          </w:rPr>
          <w:delText>Reserve covers Risk</w:delText>
        </w:r>
        <w:r>
          <w:rPr>
            <w:webHidden/>
          </w:rPr>
          <w:tab/>
        </w:r>
        <w:r>
          <w:rPr>
            <w:webHidden/>
          </w:rPr>
          <w:fldChar w:fldCharType="begin"/>
        </w:r>
        <w:r>
          <w:rPr>
            <w:webHidden/>
          </w:rPr>
          <w:delInstrText xml:space="preserve"> PAGEREF _Toc131539318 \h </w:delInstrText>
        </w:r>
        <w:r>
          <w:rPr>
            <w:webHidden/>
          </w:rPr>
        </w:r>
        <w:r>
          <w:rPr>
            <w:webHidden/>
          </w:rPr>
          <w:fldChar w:fldCharType="separate"/>
        </w:r>
        <w:r w:rsidR="00D83ACD">
          <w:rPr>
            <w:webHidden/>
          </w:rPr>
          <w:delText>44</w:delText>
        </w:r>
        <w:r>
          <w:rPr>
            <w:webHidden/>
          </w:rPr>
          <w:fldChar w:fldCharType="end"/>
        </w:r>
        <w:r>
          <w:fldChar w:fldCharType="end"/>
        </w:r>
      </w:del>
    </w:p>
    <w:p w14:paraId="31400A0E" w14:textId="77777777" w:rsidR="00427D4F" w:rsidRDefault="00427D4F">
      <w:pPr>
        <w:pStyle w:val="TOC2"/>
        <w:rPr>
          <w:del w:id="201" w:author="David Bullen" w:date="2025-01-30T14:32:00Z" w16du:dateUtc="2025-01-30T01:32:00Z"/>
          <w:rFonts w:asciiTheme="minorHAnsi" w:eastAsiaTheme="minorEastAsia" w:hAnsiTheme="minorHAnsi" w:cstheme="minorBidi"/>
          <w:sz w:val="22"/>
          <w:szCs w:val="28"/>
          <w:lang w:eastAsia="en-NZ" w:bidi="th-TH"/>
        </w:rPr>
      </w:pPr>
      <w:del w:id="202" w:author="David Bullen" w:date="2025-01-30T14:32:00Z" w16du:dateUtc="2025-01-30T01:32:00Z">
        <w:r>
          <w:fldChar w:fldCharType="begin"/>
        </w:r>
        <w:r>
          <w:delInstrText>HYPERLINK \l "_Toc131539319"</w:delInstrText>
        </w:r>
        <w:r>
          <w:fldChar w:fldCharType="separate"/>
        </w:r>
        <w:r w:rsidRPr="00D413A0">
          <w:rPr>
            <w:rStyle w:val="Hyperlink"/>
          </w:rPr>
          <w:delText>6.6</w:delText>
        </w:r>
        <w:r>
          <w:rPr>
            <w:rFonts w:asciiTheme="minorHAnsi" w:eastAsiaTheme="minorEastAsia" w:hAnsiTheme="minorHAnsi" w:cstheme="minorBidi"/>
            <w:sz w:val="22"/>
            <w:szCs w:val="28"/>
            <w:lang w:eastAsia="en-NZ" w:bidi="th-TH"/>
          </w:rPr>
          <w:tab/>
        </w:r>
        <w:r w:rsidRPr="00D413A0">
          <w:rPr>
            <w:rStyle w:val="Hyperlink"/>
          </w:rPr>
          <w:delText>Security</w:delText>
        </w:r>
        <w:r>
          <w:rPr>
            <w:webHidden/>
          </w:rPr>
          <w:tab/>
        </w:r>
        <w:r>
          <w:rPr>
            <w:webHidden/>
          </w:rPr>
          <w:fldChar w:fldCharType="begin"/>
        </w:r>
        <w:r>
          <w:rPr>
            <w:webHidden/>
          </w:rPr>
          <w:delInstrText xml:space="preserve"> PAGEREF _Toc131539319 \h </w:delInstrText>
        </w:r>
        <w:r>
          <w:rPr>
            <w:webHidden/>
          </w:rPr>
        </w:r>
        <w:r>
          <w:rPr>
            <w:webHidden/>
          </w:rPr>
          <w:fldChar w:fldCharType="separate"/>
        </w:r>
        <w:r w:rsidR="00D83ACD">
          <w:rPr>
            <w:webHidden/>
          </w:rPr>
          <w:delText>44</w:delText>
        </w:r>
        <w:r>
          <w:rPr>
            <w:webHidden/>
          </w:rPr>
          <w:fldChar w:fldCharType="end"/>
        </w:r>
        <w:r>
          <w:fldChar w:fldCharType="end"/>
        </w:r>
      </w:del>
    </w:p>
    <w:p w14:paraId="00CE8C03" w14:textId="77777777" w:rsidR="00427D4F" w:rsidRDefault="00427D4F">
      <w:pPr>
        <w:pStyle w:val="TOC2"/>
        <w:rPr>
          <w:del w:id="203" w:author="David Bullen" w:date="2025-01-30T14:32:00Z" w16du:dateUtc="2025-01-30T01:32:00Z"/>
          <w:rFonts w:asciiTheme="minorHAnsi" w:eastAsiaTheme="minorEastAsia" w:hAnsiTheme="minorHAnsi" w:cstheme="minorBidi"/>
          <w:sz w:val="22"/>
          <w:szCs w:val="28"/>
          <w:lang w:eastAsia="en-NZ" w:bidi="th-TH"/>
        </w:rPr>
      </w:pPr>
      <w:del w:id="204" w:author="David Bullen" w:date="2025-01-30T14:32:00Z" w16du:dateUtc="2025-01-30T01:32:00Z">
        <w:r>
          <w:fldChar w:fldCharType="begin"/>
        </w:r>
        <w:r>
          <w:delInstrText>HYPERLINK \l "_Toc131539320"</w:delInstrText>
        </w:r>
        <w:r>
          <w:fldChar w:fldCharType="separate"/>
        </w:r>
        <w:r w:rsidRPr="00D413A0">
          <w:rPr>
            <w:rStyle w:val="Hyperlink"/>
          </w:rPr>
          <w:delText>6.7</w:delText>
        </w:r>
        <w:r>
          <w:rPr>
            <w:rFonts w:asciiTheme="minorHAnsi" w:eastAsiaTheme="minorEastAsia" w:hAnsiTheme="minorHAnsi" w:cstheme="minorBidi"/>
            <w:sz w:val="22"/>
            <w:szCs w:val="28"/>
            <w:lang w:eastAsia="en-NZ" w:bidi="th-TH"/>
          </w:rPr>
          <w:tab/>
        </w:r>
        <w:r w:rsidRPr="00D413A0">
          <w:rPr>
            <w:rStyle w:val="Hyperlink"/>
          </w:rPr>
          <w:delText>Mixed Constraints</w:delText>
        </w:r>
        <w:r>
          <w:rPr>
            <w:webHidden/>
          </w:rPr>
          <w:tab/>
        </w:r>
        <w:r>
          <w:rPr>
            <w:webHidden/>
          </w:rPr>
          <w:fldChar w:fldCharType="begin"/>
        </w:r>
        <w:r>
          <w:rPr>
            <w:webHidden/>
          </w:rPr>
          <w:delInstrText xml:space="preserve"> PAGEREF _Toc131539320 \h </w:delInstrText>
        </w:r>
        <w:r>
          <w:rPr>
            <w:webHidden/>
          </w:rPr>
        </w:r>
        <w:r>
          <w:rPr>
            <w:webHidden/>
          </w:rPr>
          <w:fldChar w:fldCharType="separate"/>
        </w:r>
        <w:r w:rsidR="00D83ACD">
          <w:rPr>
            <w:webHidden/>
          </w:rPr>
          <w:delText>45</w:delText>
        </w:r>
        <w:r>
          <w:rPr>
            <w:webHidden/>
          </w:rPr>
          <w:fldChar w:fldCharType="end"/>
        </w:r>
        <w:r>
          <w:fldChar w:fldCharType="end"/>
        </w:r>
      </w:del>
    </w:p>
    <w:p w14:paraId="0EDE092A" w14:textId="77777777" w:rsidR="00427D4F" w:rsidRDefault="00427D4F">
      <w:pPr>
        <w:pStyle w:val="TOC2"/>
        <w:rPr>
          <w:del w:id="205" w:author="David Bullen" w:date="2025-01-30T14:32:00Z" w16du:dateUtc="2025-01-30T01:32:00Z"/>
          <w:rFonts w:asciiTheme="minorHAnsi" w:eastAsiaTheme="minorEastAsia" w:hAnsiTheme="minorHAnsi" w:cstheme="minorBidi"/>
          <w:sz w:val="22"/>
          <w:szCs w:val="28"/>
          <w:lang w:eastAsia="en-NZ" w:bidi="th-TH"/>
        </w:rPr>
      </w:pPr>
      <w:del w:id="206" w:author="David Bullen" w:date="2025-01-30T14:32:00Z" w16du:dateUtc="2025-01-30T01:32:00Z">
        <w:r>
          <w:fldChar w:fldCharType="begin"/>
        </w:r>
        <w:r>
          <w:delInstrText>HYPERLINK \l "_Toc131539321"</w:delInstrText>
        </w:r>
        <w:r>
          <w:fldChar w:fldCharType="separate"/>
        </w:r>
        <w:r w:rsidRPr="00D413A0">
          <w:rPr>
            <w:rStyle w:val="Hyperlink"/>
          </w:rPr>
          <w:delText>6.8</w:delText>
        </w:r>
        <w:r>
          <w:rPr>
            <w:rFonts w:asciiTheme="minorHAnsi" w:eastAsiaTheme="minorEastAsia" w:hAnsiTheme="minorHAnsi" w:cstheme="minorBidi"/>
            <w:sz w:val="22"/>
            <w:szCs w:val="28"/>
            <w:lang w:eastAsia="en-NZ" w:bidi="th-TH"/>
          </w:rPr>
          <w:tab/>
        </w:r>
        <w:r w:rsidRPr="00D413A0">
          <w:rPr>
            <w:rStyle w:val="Hyperlink"/>
          </w:rPr>
          <w:delText>Integer Constraints</w:delText>
        </w:r>
        <w:r>
          <w:rPr>
            <w:webHidden/>
          </w:rPr>
          <w:tab/>
        </w:r>
        <w:r>
          <w:rPr>
            <w:webHidden/>
          </w:rPr>
          <w:fldChar w:fldCharType="begin"/>
        </w:r>
        <w:r>
          <w:rPr>
            <w:webHidden/>
          </w:rPr>
          <w:delInstrText xml:space="preserve"> PAGEREF _Toc131539321 \h </w:delInstrText>
        </w:r>
        <w:r>
          <w:rPr>
            <w:webHidden/>
          </w:rPr>
        </w:r>
        <w:r>
          <w:rPr>
            <w:webHidden/>
          </w:rPr>
          <w:fldChar w:fldCharType="separate"/>
        </w:r>
        <w:r w:rsidR="00D83ACD">
          <w:rPr>
            <w:webHidden/>
          </w:rPr>
          <w:delText>45</w:delText>
        </w:r>
        <w:r>
          <w:rPr>
            <w:webHidden/>
          </w:rPr>
          <w:fldChar w:fldCharType="end"/>
        </w:r>
        <w:r>
          <w:fldChar w:fldCharType="end"/>
        </w:r>
      </w:del>
    </w:p>
    <w:p w14:paraId="77123AF7" w14:textId="77777777" w:rsidR="00427D4F" w:rsidRDefault="00427D4F">
      <w:pPr>
        <w:pStyle w:val="TOC3"/>
        <w:rPr>
          <w:del w:id="207" w:author="David Bullen" w:date="2025-01-30T14:32:00Z" w16du:dateUtc="2025-01-30T01:32:00Z"/>
          <w:rFonts w:asciiTheme="minorHAnsi" w:eastAsiaTheme="minorEastAsia" w:hAnsiTheme="minorHAnsi" w:cstheme="minorBidi"/>
          <w:sz w:val="22"/>
          <w:szCs w:val="28"/>
          <w:lang w:eastAsia="en-NZ" w:bidi="th-TH"/>
        </w:rPr>
      </w:pPr>
      <w:del w:id="208" w:author="David Bullen" w:date="2025-01-30T14:32:00Z" w16du:dateUtc="2025-01-30T01:32:00Z">
        <w:r>
          <w:fldChar w:fldCharType="begin"/>
        </w:r>
        <w:r>
          <w:delInstrText>HYPERLINK \l "_Toc131539322"</w:delInstrText>
        </w:r>
        <w:r>
          <w:fldChar w:fldCharType="separate"/>
        </w:r>
        <w:r w:rsidRPr="00D413A0">
          <w:rPr>
            <w:rStyle w:val="Hyperlink"/>
          </w:rPr>
          <w:delText>6.8.1</w:delText>
        </w:r>
        <w:r>
          <w:rPr>
            <w:rFonts w:asciiTheme="minorHAnsi" w:eastAsiaTheme="minorEastAsia" w:hAnsiTheme="minorHAnsi" w:cstheme="minorBidi"/>
            <w:sz w:val="22"/>
            <w:szCs w:val="28"/>
            <w:lang w:eastAsia="en-NZ" w:bidi="th-TH"/>
          </w:rPr>
          <w:tab/>
        </w:r>
        <w:r w:rsidRPr="00D413A0">
          <w:rPr>
            <w:rStyle w:val="Hyperlink"/>
          </w:rPr>
          <w:delText>Integer Constraints for non-continuous limits</w:delText>
        </w:r>
        <w:r>
          <w:rPr>
            <w:webHidden/>
          </w:rPr>
          <w:tab/>
        </w:r>
        <w:r>
          <w:rPr>
            <w:webHidden/>
          </w:rPr>
          <w:fldChar w:fldCharType="begin"/>
        </w:r>
        <w:r>
          <w:rPr>
            <w:webHidden/>
          </w:rPr>
          <w:delInstrText xml:space="preserve"> PAGEREF _Toc131539322 \h </w:delInstrText>
        </w:r>
        <w:r>
          <w:rPr>
            <w:webHidden/>
          </w:rPr>
        </w:r>
        <w:r>
          <w:rPr>
            <w:webHidden/>
          </w:rPr>
          <w:fldChar w:fldCharType="separate"/>
        </w:r>
        <w:r w:rsidR="00D83ACD">
          <w:rPr>
            <w:webHidden/>
          </w:rPr>
          <w:delText>46</w:delText>
        </w:r>
        <w:r>
          <w:rPr>
            <w:webHidden/>
          </w:rPr>
          <w:fldChar w:fldCharType="end"/>
        </w:r>
        <w:r>
          <w:fldChar w:fldCharType="end"/>
        </w:r>
      </w:del>
    </w:p>
    <w:p w14:paraId="116D0F9B" w14:textId="77777777" w:rsidR="00427D4F" w:rsidRDefault="00427D4F">
      <w:pPr>
        <w:pStyle w:val="TOC3"/>
        <w:rPr>
          <w:del w:id="209" w:author="David Bullen" w:date="2025-01-30T14:32:00Z" w16du:dateUtc="2025-01-30T01:32:00Z"/>
          <w:rFonts w:asciiTheme="minorHAnsi" w:eastAsiaTheme="minorEastAsia" w:hAnsiTheme="minorHAnsi" w:cstheme="minorBidi"/>
          <w:sz w:val="22"/>
          <w:szCs w:val="28"/>
          <w:lang w:eastAsia="en-NZ" w:bidi="th-TH"/>
        </w:rPr>
      </w:pPr>
      <w:del w:id="210" w:author="David Bullen" w:date="2025-01-30T14:32:00Z" w16du:dateUtc="2025-01-30T01:32:00Z">
        <w:r>
          <w:fldChar w:fldCharType="begin"/>
        </w:r>
        <w:r>
          <w:delInstrText>HYPERLINK \l "_Toc131539323"</w:delInstrText>
        </w:r>
        <w:r>
          <w:fldChar w:fldCharType="separate"/>
        </w:r>
        <w:r w:rsidRPr="00D413A0">
          <w:rPr>
            <w:rStyle w:val="Hyperlink"/>
          </w:rPr>
          <w:delText>6.8.2</w:delText>
        </w:r>
        <w:r>
          <w:rPr>
            <w:rFonts w:asciiTheme="minorHAnsi" w:eastAsiaTheme="minorEastAsia" w:hAnsiTheme="minorHAnsi" w:cstheme="minorBidi"/>
            <w:sz w:val="22"/>
            <w:szCs w:val="28"/>
            <w:lang w:eastAsia="en-NZ" w:bidi="th-TH"/>
          </w:rPr>
          <w:tab/>
        </w:r>
        <w:r w:rsidRPr="00D413A0">
          <w:rPr>
            <w:rStyle w:val="Hyperlink"/>
          </w:rPr>
          <w:delText>Reserve sharing</w:delText>
        </w:r>
        <w:r>
          <w:rPr>
            <w:webHidden/>
          </w:rPr>
          <w:tab/>
        </w:r>
        <w:r>
          <w:rPr>
            <w:webHidden/>
          </w:rPr>
          <w:fldChar w:fldCharType="begin"/>
        </w:r>
        <w:r>
          <w:rPr>
            <w:webHidden/>
          </w:rPr>
          <w:delInstrText xml:space="preserve"> PAGEREF _Toc131539323 \h </w:delInstrText>
        </w:r>
        <w:r>
          <w:rPr>
            <w:webHidden/>
          </w:rPr>
        </w:r>
        <w:r>
          <w:rPr>
            <w:webHidden/>
          </w:rPr>
          <w:fldChar w:fldCharType="separate"/>
        </w:r>
        <w:r w:rsidR="00D83ACD">
          <w:rPr>
            <w:webHidden/>
          </w:rPr>
          <w:delText>46</w:delText>
        </w:r>
        <w:r>
          <w:rPr>
            <w:webHidden/>
          </w:rPr>
          <w:fldChar w:fldCharType="end"/>
        </w:r>
        <w:r>
          <w:fldChar w:fldCharType="end"/>
        </w:r>
      </w:del>
    </w:p>
    <w:p w14:paraId="1FFC5E8A" w14:textId="77777777" w:rsidR="00427D4F" w:rsidRDefault="00427D4F">
      <w:pPr>
        <w:pStyle w:val="TOC1"/>
        <w:rPr>
          <w:del w:id="211" w:author="David Bullen" w:date="2025-01-30T14:32:00Z" w16du:dateUtc="2025-01-30T01:32:00Z"/>
          <w:rFonts w:asciiTheme="minorHAnsi" w:eastAsiaTheme="minorEastAsia" w:hAnsiTheme="minorHAnsi" w:cstheme="minorBidi"/>
          <w:b w:val="0"/>
          <w:smallCaps w:val="0"/>
          <w:sz w:val="22"/>
          <w:szCs w:val="28"/>
          <w:lang w:eastAsia="en-NZ" w:bidi="th-TH"/>
        </w:rPr>
      </w:pPr>
      <w:del w:id="212" w:author="David Bullen" w:date="2025-01-30T14:32:00Z" w16du:dateUtc="2025-01-30T01:32:00Z">
        <w:r>
          <w:fldChar w:fldCharType="begin"/>
        </w:r>
        <w:r>
          <w:delInstrText>HYPERLINK \l "_Toc131539324"</w:delInstrText>
        </w:r>
        <w:r>
          <w:fldChar w:fldCharType="separate"/>
        </w:r>
        <w:r w:rsidRPr="00D413A0">
          <w:rPr>
            <w:rStyle w:val="Hyperlink"/>
          </w:rPr>
          <w:delText>7</w:delText>
        </w:r>
        <w:r>
          <w:rPr>
            <w:rFonts w:asciiTheme="minorHAnsi" w:eastAsiaTheme="minorEastAsia" w:hAnsiTheme="minorHAnsi" w:cstheme="minorBidi"/>
            <w:b w:val="0"/>
            <w:smallCaps w:val="0"/>
            <w:sz w:val="22"/>
            <w:szCs w:val="28"/>
            <w:lang w:eastAsia="en-NZ" w:bidi="th-TH"/>
          </w:rPr>
          <w:tab/>
        </w:r>
        <w:r w:rsidRPr="00D413A0">
          <w:rPr>
            <w:rStyle w:val="Hyperlink"/>
          </w:rPr>
          <w:delText>Post-Solve Checks</w:delText>
        </w:r>
        <w:r>
          <w:rPr>
            <w:webHidden/>
          </w:rPr>
          <w:tab/>
        </w:r>
        <w:r>
          <w:rPr>
            <w:webHidden/>
          </w:rPr>
          <w:fldChar w:fldCharType="begin"/>
        </w:r>
        <w:r>
          <w:rPr>
            <w:webHidden/>
          </w:rPr>
          <w:delInstrText xml:space="preserve"> PAGEREF _Toc131539324 \h </w:delInstrText>
        </w:r>
        <w:r>
          <w:rPr>
            <w:webHidden/>
          </w:rPr>
        </w:r>
        <w:r>
          <w:rPr>
            <w:webHidden/>
          </w:rPr>
          <w:fldChar w:fldCharType="separate"/>
        </w:r>
        <w:r w:rsidR="00D83ACD">
          <w:rPr>
            <w:webHidden/>
          </w:rPr>
          <w:delText>46</w:delText>
        </w:r>
        <w:r>
          <w:rPr>
            <w:webHidden/>
          </w:rPr>
          <w:fldChar w:fldCharType="end"/>
        </w:r>
        <w:r>
          <w:fldChar w:fldCharType="end"/>
        </w:r>
      </w:del>
    </w:p>
    <w:p w14:paraId="2FC39493" w14:textId="77777777" w:rsidR="00427D4F" w:rsidRDefault="00427D4F">
      <w:pPr>
        <w:pStyle w:val="TOC2"/>
        <w:rPr>
          <w:del w:id="213" w:author="David Bullen" w:date="2025-01-30T14:32:00Z" w16du:dateUtc="2025-01-30T01:32:00Z"/>
          <w:rFonts w:asciiTheme="minorHAnsi" w:eastAsiaTheme="minorEastAsia" w:hAnsiTheme="minorHAnsi" w:cstheme="minorBidi"/>
          <w:sz w:val="22"/>
          <w:szCs w:val="28"/>
          <w:lang w:eastAsia="en-NZ" w:bidi="th-TH"/>
        </w:rPr>
      </w:pPr>
      <w:del w:id="214" w:author="David Bullen" w:date="2025-01-30T14:32:00Z" w16du:dateUtc="2025-01-30T01:32:00Z">
        <w:r>
          <w:fldChar w:fldCharType="begin"/>
        </w:r>
        <w:r>
          <w:delInstrText>HYPERLINK \l "_Toc131539325"</w:delInstrText>
        </w:r>
        <w:r>
          <w:fldChar w:fldCharType="separate"/>
        </w:r>
        <w:r w:rsidRPr="00D413A0">
          <w:rPr>
            <w:rStyle w:val="Hyperlink"/>
          </w:rPr>
          <w:delText>7.1</w:delText>
        </w:r>
        <w:r>
          <w:rPr>
            <w:rFonts w:asciiTheme="minorHAnsi" w:eastAsiaTheme="minorEastAsia" w:hAnsiTheme="minorHAnsi" w:cstheme="minorBidi"/>
            <w:sz w:val="22"/>
            <w:szCs w:val="28"/>
            <w:lang w:eastAsia="en-NZ" w:bidi="th-TH"/>
          </w:rPr>
          <w:tab/>
        </w:r>
        <w:r w:rsidRPr="00D413A0">
          <w:rPr>
            <w:rStyle w:val="Hyperlink"/>
          </w:rPr>
          <w:delText>Circulating Flow Check</w:delText>
        </w:r>
        <w:r>
          <w:rPr>
            <w:webHidden/>
          </w:rPr>
          <w:tab/>
        </w:r>
        <w:r>
          <w:rPr>
            <w:webHidden/>
          </w:rPr>
          <w:fldChar w:fldCharType="begin"/>
        </w:r>
        <w:r>
          <w:rPr>
            <w:webHidden/>
          </w:rPr>
          <w:delInstrText xml:space="preserve"> PAGEREF _Toc131539325 \h </w:delInstrText>
        </w:r>
        <w:r>
          <w:rPr>
            <w:webHidden/>
          </w:rPr>
        </w:r>
        <w:r>
          <w:rPr>
            <w:webHidden/>
          </w:rPr>
          <w:fldChar w:fldCharType="separate"/>
        </w:r>
        <w:r w:rsidR="00D83ACD">
          <w:rPr>
            <w:webHidden/>
          </w:rPr>
          <w:delText>46</w:delText>
        </w:r>
        <w:r>
          <w:rPr>
            <w:webHidden/>
          </w:rPr>
          <w:fldChar w:fldCharType="end"/>
        </w:r>
        <w:r>
          <w:fldChar w:fldCharType="end"/>
        </w:r>
      </w:del>
    </w:p>
    <w:p w14:paraId="7D2786F8" w14:textId="77777777" w:rsidR="00427D4F" w:rsidRDefault="00427D4F">
      <w:pPr>
        <w:pStyle w:val="TOC3"/>
        <w:rPr>
          <w:del w:id="215" w:author="David Bullen" w:date="2025-01-30T14:32:00Z" w16du:dateUtc="2025-01-30T01:32:00Z"/>
          <w:rFonts w:asciiTheme="minorHAnsi" w:eastAsiaTheme="minorEastAsia" w:hAnsiTheme="minorHAnsi" w:cstheme="minorBidi"/>
          <w:sz w:val="22"/>
          <w:szCs w:val="28"/>
          <w:lang w:eastAsia="en-NZ" w:bidi="th-TH"/>
        </w:rPr>
      </w:pPr>
      <w:del w:id="216" w:author="David Bullen" w:date="2025-01-30T14:32:00Z" w16du:dateUtc="2025-01-30T01:32:00Z">
        <w:r>
          <w:fldChar w:fldCharType="begin"/>
        </w:r>
        <w:r>
          <w:delInstrText>HYPERLINK \l "_Toc131539326"</w:delInstrText>
        </w:r>
        <w:r>
          <w:fldChar w:fldCharType="separate"/>
        </w:r>
        <w:r w:rsidRPr="00D413A0">
          <w:rPr>
            <w:rStyle w:val="Hyperlink"/>
          </w:rPr>
          <w:delText>7.1.1</w:delText>
        </w:r>
        <w:r>
          <w:rPr>
            <w:rFonts w:asciiTheme="minorHAnsi" w:eastAsiaTheme="minorEastAsia" w:hAnsiTheme="minorHAnsi" w:cstheme="minorBidi"/>
            <w:sz w:val="22"/>
            <w:szCs w:val="28"/>
            <w:lang w:eastAsia="en-NZ" w:bidi="th-TH"/>
          </w:rPr>
          <w:tab/>
        </w:r>
        <w:r w:rsidRPr="00D413A0">
          <w:rPr>
            <w:rStyle w:val="Hyperlink"/>
          </w:rPr>
          <w:delText>Cause of circulating flows</w:delText>
        </w:r>
        <w:r>
          <w:rPr>
            <w:webHidden/>
          </w:rPr>
          <w:tab/>
        </w:r>
        <w:r>
          <w:rPr>
            <w:webHidden/>
          </w:rPr>
          <w:fldChar w:fldCharType="begin"/>
        </w:r>
        <w:r>
          <w:rPr>
            <w:webHidden/>
          </w:rPr>
          <w:delInstrText xml:space="preserve"> PAGEREF _Toc131539326 \h </w:delInstrText>
        </w:r>
        <w:r>
          <w:rPr>
            <w:webHidden/>
          </w:rPr>
        </w:r>
        <w:r>
          <w:rPr>
            <w:webHidden/>
          </w:rPr>
          <w:fldChar w:fldCharType="separate"/>
        </w:r>
        <w:r w:rsidR="00D83ACD">
          <w:rPr>
            <w:webHidden/>
          </w:rPr>
          <w:delText>46</w:delText>
        </w:r>
        <w:r>
          <w:rPr>
            <w:webHidden/>
          </w:rPr>
          <w:fldChar w:fldCharType="end"/>
        </w:r>
        <w:r>
          <w:fldChar w:fldCharType="end"/>
        </w:r>
      </w:del>
    </w:p>
    <w:p w14:paraId="7071C171" w14:textId="77777777" w:rsidR="00427D4F" w:rsidRDefault="00427D4F">
      <w:pPr>
        <w:pStyle w:val="TOC3"/>
        <w:rPr>
          <w:del w:id="217" w:author="David Bullen" w:date="2025-01-30T14:32:00Z" w16du:dateUtc="2025-01-30T01:32:00Z"/>
          <w:rFonts w:asciiTheme="minorHAnsi" w:eastAsiaTheme="minorEastAsia" w:hAnsiTheme="minorHAnsi" w:cstheme="minorBidi"/>
          <w:sz w:val="22"/>
          <w:szCs w:val="28"/>
          <w:lang w:eastAsia="en-NZ" w:bidi="th-TH"/>
        </w:rPr>
      </w:pPr>
      <w:del w:id="218" w:author="David Bullen" w:date="2025-01-30T14:32:00Z" w16du:dateUtc="2025-01-30T01:32:00Z">
        <w:r>
          <w:fldChar w:fldCharType="begin"/>
        </w:r>
        <w:r>
          <w:delInstrText>HYPERLINK \l "_Toc131539327"</w:delInstrText>
        </w:r>
        <w:r>
          <w:fldChar w:fldCharType="separate"/>
        </w:r>
        <w:r w:rsidRPr="00D413A0">
          <w:rPr>
            <w:rStyle w:val="Hyperlink"/>
          </w:rPr>
          <w:delText>7.1.2</w:delText>
        </w:r>
        <w:r>
          <w:rPr>
            <w:rFonts w:asciiTheme="minorHAnsi" w:eastAsiaTheme="minorEastAsia" w:hAnsiTheme="minorHAnsi" w:cstheme="minorBidi"/>
            <w:sz w:val="22"/>
            <w:szCs w:val="28"/>
            <w:lang w:eastAsia="en-NZ" w:bidi="th-TH"/>
          </w:rPr>
          <w:tab/>
        </w:r>
        <w:r w:rsidRPr="00D413A0">
          <w:rPr>
            <w:rStyle w:val="Hyperlink"/>
          </w:rPr>
          <w:delText>Removal of circulating flows</w:delText>
        </w:r>
        <w:r>
          <w:rPr>
            <w:webHidden/>
          </w:rPr>
          <w:tab/>
        </w:r>
        <w:r>
          <w:rPr>
            <w:webHidden/>
          </w:rPr>
          <w:fldChar w:fldCharType="begin"/>
        </w:r>
        <w:r>
          <w:rPr>
            <w:webHidden/>
          </w:rPr>
          <w:delInstrText xml:space="preserve"> PAGEREF _Toc131539327 \h </w:delInstrText>
        </w:r>
        <w:r>
          <w:rPr>
            <w:webHidden/>
          </w:rPr>
        </w:r>
        <w:r>
          <w:rPr>
            <w:webHidden/>
          </w:rPr>
          <w:fldChar w:fldCharType="separate"/>
        </w:r>
        <w:r w:rsidR="00D83ACD">
          <w:rPr>
            <w:webHidden/>
          </w:rPr>
          <w:delText>47</w:delText>
        </w:r>
        <w:r>
          <w:rPr>
            <w:webHidden/>
          </w:rPr>
          <w:fldChar w:fldCharType="end"/>
        </w:r>
        <w:r>
          <w:fldChar w:fldCharType="end"/>
        </w:r>
      </w:del>
    </w:p>
    <w:p w14:paraId="5716F4E0" w14:textId="77777777" w:rsidR="00427D4F" w:rsidRDefault="00427D4F">
      <w:pPr>
        <w:pStyle w:val="TOC3"/>
        <w:rPr>
          <w:del w:id="219" w:author="David Bullen" w:date="2025-01-30T14:32:00Z" w16du:dateUtc="2025-01-30T01:32:00Z"/>
          <w:rFonts w:asciiTheme="minorHAnsi" w:eastAsiaTheme="minorEastAsia" w:hAnsiTheme="minorHAnsi" w:cstheme="minorBidi"/>
          <w:sz w:val="22"/>
          <w:szCs w:val="28"/>
          <w:lang w:eastAsia="en-NZ" w:bidi="th-TH"/>
        </w:rPr>
      </w:pPr>
      <w:del w:id="220" w:author="David Bullen" w:date="2025-01-30T14:32:00Z" w16du:dateUtc="2025-01-30T01:32:00Z">
        <w:r>
          <w:fldChar w:fldCharType="begin"/>
        </w:r>
        <w:r>
          <w:delInstrText>HYPERLINK \l "_Toc131539328"</w:delInstrText>
        </w:r>
        <w:r>
          <w:fldChar w:fldCharType="separate"/>
        </w:r>
        <w:r w:rsidRPr="00D413A0">
          <w:rPr>
            <w:rStyle w:val="Hyperlink"/>
          </w:rPr>
          <w:delText>7.1.3</w:delText>
        </w:r>
        <w:r>
          <w:rPr>
            <w:rFonts w:asciiTheme="minorHAnsi" w:eastAsiaTheme="minorEastAsia" w:hAnsiTheme="minorHAnsi" w:cstheme="minorBidi"/>
            <w:sz w:val="22"/>
            <w:szCs w:val="28"/>
            <w:lang w:eastAsia="en-NZ" w:bidi="th-TH"/>
          </w:rPr>
          <w:tab/>
        </w:r>
        <w:r w:rsidRPr="00D413A0">
          <w:rPr>
            <w:rStyle w:val="Hyperlink"/>
          </w:rPr>
          <w:delText>Replacement of invalid prices after SOS1</w:delText>
        </w:r>
        <w:r>
          <w:rPr>
            <w:webHidden/>
          </w:rPr>
          <w:tab/>
        </w:r>
        <w:r>
          <w:rPr>
            <w:webHidden/>
          </w:rPr>
          <w:fldChar w:fldCharType="begin"/>
        </w:r>
        <w:r>
          <w:rPr>
            <w:webHidden/>
          </w:rPr>
          <w:delInstrText xml:space="preserve"> PAGEREF _Toc131539328 \h </w:delInstrText>
        </w:r>
        <w:r>
          <w:rPr>
            <w:webHidden/>
          </w:rPr>
        </w:r>
        <w:r>
          <w:rPr>
            <w:webHidden/>
          </w:rPr>
          <w:fldChar w:fldCharType="separate"/>
        </w:r>
        <w:r w:rsidR="00D83ACD">
          <w:rPr>
            <w:webHidden/>
          </w:rPr>
          <w:delText>48</w:delText>
        </w:r>
        <w:r>
          <w:rPr>
            <w:webHidden/>
          </w:rPr>
          <w:fldChar w:fldCharType="end"/>
        </w:r>
        <w:r>
          <w:fldChar w:fldCharType="end"/>
        </w:r>
      </w:del>
    </w:p>
    <w:p w14:paraId="26BD13B6" w14:textId="77777777" w:rsidR="00427D4F" w:rsidRDefault="00427D4F">
      <w:pPr>
        <w:pStyle w:val="TOC2"/>
        <w:rPr>
          <w:del w:id="221" w:author="David Bullen" w:date="2025-01-30T14:32:00Z" w16du:dateUtc="2025-01-30T01:32:00Z"/>
          <w:rFonts w:asciiTheme="minorHAnsi" w:eastAsiaTheme="minorEastAsia" w:hAnsiTheme="minorHAnsi" w:cstheme="minorBidi"/>
          <w:sz w:val="22"/>
          <w:szCs w:val="28"/>
          <w:lang w:eastAsia="en-NZ" w:bidi="th-TH"/>
        </w:rPr>
      </w:pPr>
      <w:del w:id="222" w:author="David Bullen" w:date="2025-01-30T14:32:00Z" w16du:dateUtc="2025-01-30T01:32:00Z">
        <w:r>
          <w:fldChar w:fldCharType="begin"/>
        </w:r>
        <w:r>
          <w:delInstrText>HYPERLINK \l "_Toc131539329"</w:delInstrText>
        </w:r>
        <w:r>
          <w:fldChar w:fldCharType="separate"/>
        </w:r>
        <w:r w:rsidRPr="00D413A0">
          <w:rPr>
            <w:rStyle w:val="Hyperlink"/>
          </w:rPr>
          <w:delText>7.2</w:delText>
        </w:r>
        <w:r>
          <w:rPr>
            <w:rFonts w:asciiTheme="minorHAnsi" w:eastAsiaTheme="minorEastAsia" w:hAnsiTheme="minorHAnsi" w:cstheme="minorBidi"/>
            <w:sz w:val="22"/>
            <w:szCs w:val="28"/>
            <w:lang w:eastAsia="en-NZ" w:bidi="th-TH"/>
          </w:rPr>
          <w:tab/>
        </w:r>
        <w:r w:rsidRPr="00D413A0">
          <w:rPr>
            <w:rStyle w:val="Hyperlink"/>
          </w:rPr>
          <w:delText>Energy Shortfall Check</w:delText>
        </w:r>
        <w:r>
          <w:rPr>
            <w:webHidden/>
          </w:rPr>
          <w:tab/>
        </w:r>
        <w:r>
          <w:rPr>
            <w:webHidden/>
          </w:rPr>
          <w:fldChar w:fldCharType="begin"/>
        </w:r>
        <w:r>
          <w:rPr>
            <w:webHidden/>
          </w:rPr>
          <w:delInstrText xml:space="preserve"> PAGEREF _Toc131539329 \h </w:delInstrText>
        </w:r>
        <w:r>
          <w:rPr>
            <w:webHidden/>
          </w:rPr>
        </w:r>
        <w:r>
          <w:rPr>
            <w:webHidden/>
          </w:rPr>
          <w:fldChar w:fldCharType="separate"/>
        </w:r>
        <w:r w:rsidR="00D83ACD">
          <w:rPr>
            <w:webHidden/>
          </w:rPr>
          <w:delText>50</w:delText>
        </w:r>
        <w:r>
          <w:rPr>
            <w:webHidden/>
          </w:rPr>
          <w:fldChar w:fldCharType="end"/>
        </w:r>
        <w:r>
          <w:fldChar w:fldCharType="end"/>
        </w:r>
      </w:del>
    </w:p>
    <w:p w14:paraId="3EA9FAE5" w14:textId="77777777" w:rsidR="00427D4F" w:rsidRDefault="00427D4F">
      <w:pPr>
        <w:pStyle w:val="TOC3"/>
        <w:rPr>
          <w:del w:id="223" w:author="David Bullen" w:date="2025-01-30T14:32:00Z" w16du:dateUtc="2025-01-30T01:32:00Z"/>
          <w:rFonts w:asciiTheme="minorHAnsi" w:eastAsiaTheme="minorEastAsia" w:hAnsiTheme="minorHAnsi" w:cstheme="minorBidi"/>
          <w:sz w:val="22"/>
          <w:szCs w:val="28"/>
          <w:lang w:eastAsia="en-NZ" w:bidi="th-TH"/>
        </w:rPr>
      </w:pPr>
      <w:del w:id="224" w:author="David Bullen" w:date="2025-01-30T14:32:00Z" w16du:dateUtc="2025-01-30T01:32:00Z">
        <w:r>
          <w:fldChar w:fldCharType="begin"/>
        </w:r>
        <w:r>
          <w:delInstrText>HYPERLINK \l "_Toc131539330"</w:delInstrText>
        </w:r>
        <w:r>
          <w:fldChar w:fldCharType="separate"/>
        </w:r>
        <w:r w:rsidRPr="00D413A0">
          <w:rPr>
            <w:rStyle w:val="Hyperlink"/>
          </w:rPr>
          <w:delText>7.2.1</w:delText>
        </w:r>
        <w:r>
          <w:rPr>
            <w:rFonts w:asciiTheme="minorHAnsi" w:eastAsiaTheme="minorEastAsia" w:hAnsiTheme="minorHAnsi" w:cstheme="minorBidi"/>
            <w:sz w:val="22"/>
            <w:szCs w:val="28"/>
            <w:lang w:eastAsia="en-NZ" w:bidi="th-TH"/>
          </w:rPr>
          <w:tab/>
        </w:r>
        <w:r w:rsidRPr="00D413A0">
          <w:rPr>
            <w:rStyle w:val="Hyperlink"/>
          </w:rPr>
          <w:delText>Overview</w:delText>
        </w:r>
        <w:r>
          <w:rPr>
            <w:webHidden/>
          </w:rPr>
          <w:tab/>
        </w:r>
        <w:r>
          <w:rPr>
            <w:webHidden/>
          </w:rPr>
          <w:fldChar w:fldCharType="begin"/>
        </w:r>
        <w:r>
          <w:rPr>
            <w:webHidden/>
          </w:rPr>
          <w:delInstrText xml:space="preserve"> PAGEREF _Toc131539330 \h </w:delInstrText>
        </w:r>
        <w:r>
          <w:rPr>
            <w:webHidden/>
          </w:rPr>
        </w:r>
        <w:r>
          <w:rPr>
            <w:webHidden/>
          </w:rPr>
          <w:fldChar w:fldCharType="separate"/>
        </w:r>
        <w:r w:rsidR="00D83ACD">
          <w:rPr>
            <w:webHidden/>
          </w:rPr>
          <w:delText>50</w:delText>
        </w:r>
        <w:r>
          <w:rPr>
            <w:webHidden/>
          </w:rPr>
          <w:fldChar w:fldCharType="end"/>
        </w:r>
        <w:r>
          <w:fldChar w:fldCharType="end"/>
        </w:r>
      </w:del>
    </w:p>
    <w:p w14:paraId="1A0AEB80" w14:textId="77777777" w:rsidR="00427D4F" w:rsidRDefault="00427D4F">
      <w:pPr>
        <w:pStyle w:val="TOC3"/>
        <w:rPr>
          <w:del w:id="225" w:author="David Bullen" w:date="2025-01-30T14:32:00Z" w16du:dateUtc="2025-01-30T01:32:00Z"/>
          <w:rFonts w:asciiTheme="minorHAnsi" w:eastAsiaTheme="minorEastAsia" w:hAnsiTheme="minorHAnsi" w:cstheme="minorBidi"/>
          <w:sz w:val="22"/>
          <w:szCs w:val="28"/>
          <w:lang w:eastAsia="en-NZ" w:bidi="th-TH"/>
        </w:rPr>
      </w:pPr>
      <w:del w:id="226" w:author="David Bullen" w:date="2025-01-30T14:32:00Z" w16du:dateUtc="2025-01-30T01:32:00Z">
        <w:r>
          <w:fldChar w:fldCharType="begin"/>
        </w:r>
        <w:r>
          <w:delInstrText>HYPERLINK \l "_Toc131539331"</w:delInstrText>
        </w:r>
        <w:r>
          <w:fldChar w:fldCharType="separate"/>
        </w:r>
        <w:r w:rsidRPr="00D413A0">
          <w:rPr>
            <w:rStyle w:val="Hyperlink"/>
          </w:rPr>
          <w:delText>7.2.2</w:delText>
        </w:r>
        <w:r>
          <w:rPr>
            <w:rFonts w:asciiTheme="minorHAnsi" w:eastAsiaTheme="minorEastAsia" w:hAnsiTheme="minorHAnsi" w:cstheme="minorBidi"/>
            <w:sz w:val="22"/>
            <w:szCs w:val="28"/>
            <w:lang w:eastAsia="en-NZ" w:bidi="th-TH"/>
          </w:rPr>
          <w:tab/>
        </w:r>
        <w:r w:rsidRPr="00D413A0">
          <w:rPr>
            <w:rStyle w:val="Hyperlink"/>
          </w:rPr>
          <w:delText>Parameters</w:delText>
        </w:r>
        <w:r>
          <w:rPr>
            <w:webHidden/>
          </w:rPr>
          <w:tab/>
        </w:r>
        <w:r>
          <w:rPr>
            <w:webHidden/>
          </w:rPr>
          <w:fldChar w:fldCharType="begin"/>
        </w:r>
        <w:r>
          <w:rPr>
            <w:webHidden/>
          </w:rPr>
          <w:delInstrText xml:space="preserve"> PAGEREF _Toc131539331 \h </w:delInstrText>
        </w:r>
        <w:r>
          <w:rPr>
            <w:webHidden/>
          </w:rPr>
        </w:r>
        <w:r>
          <w:rPr>
            <w:webHidden/>
          </w:rPr>
          <w:fldChar w:fldCharType="separate"/>
        </w:r>
        <w:r w:rsidR="00D83ACD">
          <w:rPr>
            <w:webHidden/>
          </w:rPr>
          <w:delText>50</w:delText>
        </w:r>
        <w:r>
          <w:rPr>
            <w:webHidden/>
          </w:rPr>
          <w:fldChar w:fldCharType="end"/>
        </w:r>
        <w:r>
          <w:fldChar w:fldCharType="end"/>
        </w:r>
      </w:del>
    </w:p>
    <w:p w14:paraId="2FF94BD7" w14:textId="77777777" w:rsidR="00427D4F" w:rsidRDefault="00427D4F">
      <w:pPr>
        <w:pStyle w:val="TOC3"/>
        <w:rPr>
          <w:del w:id="227" w:author="David Bullen" w:date="2025-01-30T14:32:00Z" w16du:dateUtc="2025-01-30T01:32:00Z"/>
          <w:rFonts w:asciiTheme="minorHAnsi" w:eastAsiaTheme="minorEastAsia" w:hAnsiTheme="minorHAnsi" w:cstheme="minorBidi"/>
          <w:sz w:val="22"/>
          <w:szCs w:val="28"/>
          <w:lang w:eastAsia="en-NZ" w:bidi="th-TH"/>
        </w:rPr>
      </w:pPr>
      <w:del w:id="228" w:author="David Bullen" w:date="2025-01-30T14:32:00Z" w16du:dateUtc="2025-01-30T01:32:00Z">
        <w:r>
          <w:fldChar w:fldCharType="begin"/>
        </w:r>
        <w:r>
          <w:delInstrText>HYPERLINK \l "_Toc131539332"</w:delInstrText>
        </w:r>
        <w:r>
          <w:fldChar w:fldCharType="separate"/>
        </w:r>
        <w:r w:rsidRPr="00D413A0">
          <w:rPr>
            <w:rStyle w:val="Hyperlink"/>
          </w:rPr>
          <w:delText>7.2.3</w:delText>
        </w:r>
        <w:r>
          <w:rPr>
            <w:rFonts w:asciiTheme="minorHAnsi" w:eastAsiaTheme="minorEastAsia" w:hAnsiTheme="minorHAnsi" w:cstheme="minorBidi"/>
            <w:sz w:val="22"/>
            <w:szCs w:val="28"/>
            <w:lang w:eastAsia="en-NZ" w:bidi="th-TH"/>
          </w:rPr>
          <w:tab/>
        </w:r>
        <w:r w:rsidRPr="00D413A0">
          <w:rPr>
            <w:rStyle w:val="Hyperlink"/>
          </w:rPr>
          <w:delText>Processing</w:delText>
        </w:r>
        <w:r>
          <w:rPr>
            <w:webHidden/>
          </w:rPr>
          <w:tab/>
        </w:r>
        <w:r>
          <w:rPr>
            <w:webHidden/>
          </w:rPr>
          <w:fldChar w:fldCharType="begin"/>
        </w:r>
        <w:r>
          <w:rPr>
            <w:webHidden/>
          </w:rPr>
          <w:delInstrText xml:space="preserve"> PAGEREF _Toc131539332 \h </w:delInstrText>
        </w:r>
        <w:r>
          <w:rPr>
            <w:webHidden/>
          </w:rPr>
        </w:r>
        <w:r>
          <w:rPr>
            <w:webHidden/>
          </w:rPr>
          <w:fldChar w:fldCharType="separate"/>
        </w:r>
        <w:r w:rsidR="00D83ACD">
          <w:rPr>
            <w:webHidden/>
          </w:rPr>
          <w:delText>51</w:delText>
        </w:r>
        <w:r>
          <w:rPr>
            <w:webHidden/>
          </w:rPr>
          <w:fldChar w:fldCharType="end"/>
        </w:r>
        <w:r>
          <w:fldChar w:fldCharType="end"/>
        </w:r>
      </w:del>
    </w:p>
    <w:p w14:paraId="09DF55BE" w14:textId="77777777" w:rsidR="00427D4F" w:rsidRDefault="00427D4F">
      <w:pPr>
        <w:pStyle w:val="TOC1"/>
        <w:rPr>
          <w:del w:id="229" w:author="David Bullen" w:date="2025-01-30T14:32:00Z" w16du:dateUtc="2025-01-30T01:32:00Z"/>
          <w:rFonts w:asciiTheme="minorHAnsi" w:eastAsiaTheme="minorEastAsia" w:hAnsiTheme="minorHAnsi" w:cstheme="minorBidi"/>
          <w:b w:val="0"/>
          <w:smallCaps w:val="0"/>
          <w:sz w:val="22"/>
          <w:szCs w:val="28"/>
          <w:lang w:eastAsia="en-NZ" w:bidi="th-TH"/>
        </w:rPr>
      </w:pPr>
      <w:del w:id="230" w:author="David Bullen" w:date="2025-01-30T14:32:00Z" w16du:dateUtc="2025-01-30T01:32:00Z">
        <w:r>
          <w:fldChar w:fldCharType="begin"/>
        </w:r>
        <w:r>
          <w:delInstrText>HYPERLINK \l "_Toc131539333"</w:delInstrText>
        </w:r>
        <w:r>
          <w:fldChar w:fldCharType="separate"/>
        </w:r>
        <w:r w:rsidRPr="00D413A0">
          <w:rPr>
            <w:rStyle w:val="Hyperlink"/>
          </w:rPr>
          <w:delText>8</w:delText>
        </w:r>
        <w:r>
          <w:rPr>
            <w:rFonts w:asciiTheme="minorHAnsi" w:eastAsiaTheme="minorEastAsia" w:hAnsiTheme="minorHAnsi" w:cstheme="minorBidi"/>
            <w:b w:val="0"/>
            <w:smallCaps w:val="0"/>
            <w:sz w:val="22"/>
            <w:szCs w:val="28"/>
            <w:lang w:eastAsia="en-NZ" w:bidi="th-TH"/>
          </w:rPr>
          <w:tab/>
        </w:r>
        <w:r w:rsidRPr="00D413A0">
          <w:rPr>
            <w:rStyle w:val="Hyperlink"/>
          </w:rPr>
          <w:delText>Post-Processing</w:delText>
        </w:r>
        <w:r>
          <w:rPr>
            <w:webHidden/>
          </w:rPr>
          <w:tab/>
        </w:r>
        <w:r>
          <w:rPr>
            <w:webHidden/>
          </w:rPr>
          <w:fldChar w:fldCharType="begin"/>
        </w:r>
        <w:r>
          <w:rPr>
            <w:webHidden/>
          </w:rPr>
          <w:delInstrText xml:space="preserve"> PAGEREF _Toc131539333 \h </w:delInstrText>
        </w:r>
        <w:r>
          <w:rPr>
            <w:webHidden/>
          </w:rPr>
        </w:r>
        <w:r>
          <w:rPr>
            <w:webHidden/>
          </w:rPr>
          <w:fldChar w:fldCharType="separate"/>
        </w:r>
        <w:r w:rsidR="00D83ACD">
          <w:rPr>
            <w:webHidden/>
          </w:rPr>
          <w:delText>53</w:delText>
        </w:r>
        <w:r>
          <w:rPr>
            <w:webHidden/>
          </w:rPr>
          <w:fldChar w:fldCharType="end"/>
        </w:r>
        <w:r>
          <w:fldChar w:fldCharType="end"/>
        </w:r>
      </w:del>
    </w:p>
    <w:p w14:paraId="57E91D4F" w14:textId="77777777" w:rsidR="00427D4F" w:rsidRDefault="00427D4F">
      <w:pPr>
        <w:pStyle w:val="TOC2"/>
        <w:rPr>
          <w:del w:id="231" w:author="David Bullen" w:date="2025-01-30T14:32:00Z" w16du:dateUtc="2025-01-30T01:32:00Z"/>
          <w:rFonts w:asciiTheme="minorHAnsi" w:eastAsiaTheme="minorEastAsia" w:hAnsiTheme="minorHAnsi" w:cstheme="minorBidi"/>
          <w:sz w:val="22"/>
          <w:szCs w:val="28"/>
          <w:lang w:eastAsia="en-NZ" w:bidi="th-TH"/>
        </w:rPr>
      </w:pPr>
      <w:del w:id="232" w:author="David Bullen" w:date="2025-01-30T14:32:00Z" w16du:dateUtc="2025-01-30T01:32:00Z">
        <w:r>
          <w:fldChar w:fldCharType="begin"/>
        </w:r>
        <w:r>
          <w:delInstrText>HYPERLINK \l "_Toc131539334"</w:delInstrText>
        </w:r>
        <w:r>
          <w:fldChar w:fldCharType="separate"/>
        </w:r>
        <w:r w:rsidRPr="00D413A0">
          <w:rPr>
            <w:rStyle w:val="Hyperlink"/>
          </w:rPr>
          <w:delText>8.1</w:delText>
        </w:r>
        <w:r>
          <w:rPr>
            <w:rFonts w:asciiTheme="minorHAnsi" w:eastAsiaTheme="minorEastAsia" w:hAnsiTheme="minorHAnsi" w:cstheme="minorBidi"/>
            <w:sz w:val="22"/>
            <w:szCs w:val="28"/>
            <w:lang w:eastAsia="en-NZ" w:bidi="th-TH"/>
          </w:rPr>
          <w:tab/>
        </w:r>
        <w:r w:rsidRPr="00D413A0">
          <w:rPr>
            <w:rStyle w:val="Hyperlink"/>
          </w:rPr>
          <w:delText>System Losses</w:delText>
        </w:r>
        <w:r>
          <w:rPr>
            <w:webHidden/>
          </w:rPr>
          <w:tab/>
        </w:r>
        <w:r>
          <w:rPr>
            <w:webHidden/>
          </w:rPr>
          <w:fldChar w:fldCharType="begin"/>
        </w:r>
        <w:r>
          <w:rPr>
            <w:webHidden/>
          </w:rPr>
          <w:delInstrText xml:space="preserve"> PAGEREF _Toc131539334 \h </w:delInstrText>
        </w:r>
        <w:r>
          <w:rPr>
            <w:webHidden/>
          </w:rPr>
        </w:r>
        <w:r>
          <w:rPr>
            <w:webHidden/>
          </w:rPr>
          <w:fldChar w:fldCharType="separate"/>
        </w:r>
        <w:r w:rsidR="00D83ACD">
          <w:rPr>
            <w:webHidden/>
          </w:rPr>
          <w:delText>53</w:delText>
        </w:r>
        <w:r>
          <w:rPr>
            <w:webHidden/>
          </w:rPr>
          <w:fldChar w:fldCharType="end"/>
        </w:r>
        <w:r>
          <w:fldChar w:fldCharType="end"/>
        </w:r>
      </w:del>
    </w:p>
    <w:p w14:paraId="25163DE3" w14:textId="77777777" w:rsidR="00427D4F" w:rsidRDefault="00427D4F">
      <w:pPr>
        <w:pStyle w:val="TOC2"/>
        <w:rPr>
          <w:del w:id="233" w:author="David Bullen" w:date="2025-01-30T14:32:00Z" w16du:dateUtc="2025-01-30T01:32:00Z"/>
          <w:rFonts w:asciiTheme="minorHAnsi" w:eastAsiaTheme="minorEastAsia" w:hAnsiTheme="minorHAnsi" w:cstheme="minorBidi"/>
          <w:sz w:val="22"/>
          <w:szCs w:val="28"/>
          <w:lang w:eastAsia="en-NZ" w:bidi="th-TH"/>
        </w:rPr>
      </w:pPr>
      <w:del w:id="234" w:author="David Bullen" w:date="2025-01-30T14:32:00Z" w16du:dateUtc="2025-01-30T01:32:00Z">
        <w:r>
          <w:fldChar w:fldCharType="begin"/>
        </w:r>
        <w:r>
          <w:delInstrText>HYPERLINK \l "_Toc131539335"</w:delInstrText>
        </w:r>
        <w:r>
          <w:fldChar w:fldCharType="separate"/>
        </w:r>
        <w:r w:rsidRPr="00D413A0">
          <w:rPr>
            <w:rStyle w:val="Hyperlink"/>
          </w:rPr>
          <w:delText>8.2</w:delText>
        </w:r>
        <w:r>
          <w:rPr>
            <w:rFonts w:asciiTheme="minorHAnsi" w:eastAsiaTheme="minorEastAsia" w:hAnsiTheme="minorHAnsi" w:cstheme="minorBidi"/>
            <w:sz w:val="22"/>
            <w:szCs w:val="28"/>
            <w:lang w:eastAsia="en-NZ" w:bidi="th-TH"/>
          </w:rPr>
          <w:tab/>
        </w:r>
        <w:r w:rsidRPr="00D413A0">
          <w:rPr>
            <w:rStyle w:val="Hyperlink"/>
          </w:rPr>
          <w:delText>Dead Electrical Island</w:delText>
        </w:r>
        <w:r>
          <w:rPr>
            <w:webHidden/>
          </w:rPr>
          <w:tab/>
        </w:r>
        <w:r>
          <w:rPr>
            <w:webHidden/>
          </w:rPr>
          <w:fldChar w:fldCharType="begin"/>
        </w:r>
        <w:r>
          <w:rPr>
            <w:webHidden/>
          </w:rPr>
          <w:delInstrText xml:space="preserve"> PAGEREF _Toc131539335 \h </w:delInstrText>
        </w:r>
        <w:r>
          <w:rPr>
            <w:webHidden/>
          </w:rPr>
        </w:r>
        <w:r>
          <w:rPr>
            <w:webHidden/>
          </w:rPr>
          <w:fldChar w:fldCharType="separate"/>
        </w:r>
        <w:r w:rsidR="00D83ACD">
          <w:rPr>
            <w:webHidden/>
          </w:rPr>
          <w:delText>53</w:delText>
        </w:r>
        <w:r>
          <w:rPr>
            <w:webHidden/>
          </w:rPr>
          <w:fldChar w:fldCharType="end"/>
        </w:r>
        <w:r>
          <w:fldChar w:fldCharType="end"/>
        </w:r>
      </w:del>
    </w:p>
    <w:p w14:paraId="6150ED4D" w14:textId="77777777" w:rsidR="00427D4F" w:rsidRDefault="00427D4F">
      <w:pPr>
        <w:pStyle w:val="TOC3"/>
        <w:rPr>
          <w:del w:id="235" w:author="David Bullen" w:date="2025-01-30T14:32:00Z" w16du:dateUtc="2025-01-30T01:32:00Z"/>
          <w:rFonts w:asciiTheme="minorHAnsi" w:eastAsiaTheme="minorEastAsia" w:hAnsiTheme="minorHAnsi" w:cstheme="minorBidi"/>
          <w:sz w:val="22"/>
          <w:szCs w:val="28"/>
          <w:lang w:eastAsia="en-NZ" w:bidi="th-TH"/>
        </w:rPr>
      </w:pPr>
      <w:del w:id="236" w:author="David Bullen" w:date="2025-01-30T14:32:00Z" w16du:dateUtc="2025-01-30T01:32:00Z">
        <w:r>
          <w:fldChar w:fldCharType="begin"/>
        </w:r>
        <w:r>
          <w:delInstrText>HYPERLINK \l "_Toc131539336"</w:delInstrText>
        </w:r>
        <w:r>
          <w:fldChar w:fldCharType="separate"/>
        </w:r>
        <w:r w:rsidRPr="00D413A0">
          <w:rPr>
            <w:rStyle w:val="Hyperlink"/>
          </w:rPr>
          <w:delText>8.2.1</w:delText>
        </w:r>
        <w:r>
          <w:rPr>
            <w:rFonts w:asciiTheme="minorHAnsi" w:eastAsiaTheme="minorEastAsia" w:hAnsiTheme="minorHAnsi" w:cstheme="minorBidi"/>
            <w:sz w:val="22"/>
            <w:szCs w:val="28"/>
            <w:lang w:eastAsia="en-NZ" w:bidi="th-TH"/>
          </w:rPr>
          <w:tab/>
        </w:r>
        <w:r w:rsidRPr="00D413A0">
          <w:rPr>
            <w:rStyle w:val="Hyperlink"/>
          </w:rPr>
          <w:delText>Determination</w:delText>
        </w:r>
        <w:r>
          <w:rPr>
            <w:webHidden/>
          </w:rPr>
          <w:tab/>
        </w:r>
        <w:r>
          <w:rPr>
            <w:webHidden/>
          </w:rPr>
          <w:fldChar w:fldCharType="begin"/>
        </w:r>
        <w:r>
          <w:rPr>
            <w:webHidden/>
          </w:rPr>
          <w:delInstrText xml:space="preserve"> PAGEREF _Toc131539336 \h </w:delInstrText>
        </w:r>
        <w:r>
          <w:rPr>
            <w:webHidden/>
          </w:rPr>
        </w:r>
        <w:r>
          <w:rPr>
            <w:webHidden/>
          </w:rPr>
          <w:fldChar w:fldCharType="separate"/>
        </w:r>
        <w:r w:rsidR="00D83ACD">
          <w:rPr>
            <w:webHidden/>
          </w:rPr>
          <w:delText>53</w:delText>
        </w:r>
        <w:r>
          <w:rPr>
            <w:webHidden/>
          </w:rPr>
          <w:fldChar w:fldCharType="end"/>
        </w:r>
        <w:r>
          <w:fldChar w:fldCharType="end"/>
        </w:r>
      </w:del>
    </w:p>
    <w:p w14:paraId="78AC99E1" w14:textId="77777777" w:rsidR="00427D4F" w:rsidRDefault="00427D4F">
      <w:pPr>
        <w:pStyle w:val="TOC3"/>
        <w:rPr>
          <w:del w:id="237" w:author="David Bullen" w:date="2025-01-30T14:32:00Z" w16du:dateUtc="2025-01-30T01:32:00Z"/>
          <w:rFonts w:asciiTheme="minorHAnsi" w:eastAsiaTheme="minorEastAsia" w:hAnsiTheme="minorHAnsi" w:cstheme="minorBidi"/>
          <w:sz w:val="22"/>
          <w:szCs w:val="28"/>
          <w:lang w:eastAsia="en-NZ" w:bidi="th-TH"/>
        </w:rPr>
      </w:pPr>
      <w:del w:id="238" w:author="David Bullen" w:date="2025-01-30T14:32:00Z" w16du:dateUtc="2025-01-30T01:32:00Z">
        <w:r>
          <w:fldChar w:fldCharType="begin"/>
        </w:r>
        <w:r>
          <w:delInstrText>HYPERLINK \l "_Toc131539337"</w:delInstrText>
        </w:r>
        <w:r>
          <w:fldChar w:fldCharType="separate"/>
        </w:r>
        <w:r w:rsidRPr="00D413A0">
          <w:rPr>
            <w:rStyle w:val="Hyperlink"/>
          </w:rPr>
          <w:delText>8.2.2</w:delText>
        </w:r>
        <w:r>
          <w:rPr>
            <w:rFonts w:asciiTheme="minorHAnsi" w:eastAsiaTheme="minorEastAsia" w:hAnsiTheme="minorHAnsi" w:cstheme="minorBidi"/>
            <w:sz w:val="22"/>
            <w:szCs w:val="28"/>
            <w:lang w:eastAsia="en-NZ" w:bidi="th-TH"/>
          </w:rPr>
          <w:tab/>
        </w:r>
        <w:r w:rsidRPr="00D413A0">
          <w:rPr>
            <w:rStyle w:val="Hyperlink"/>
          </w:rPr>
          <w:delText>Zeroing of cleared quantities</w:delText>
        </w:r>
        <w:r>
          <w:rPr>
            <w:webHidden/>
          </w:rPr>
          <w:tab/>
        </w:r>
        <w:r>
          <w:rPr>
            <w:webHidden/>
          </w:rPr>
          <w:fldChar w:fldCharType="begin"/>
        </w:r>
        <w:r>
          <w:rPr>
            <w:webHidden/>
          </w:rPr>
          <w:delInstrText xml:space="preserve"> PAGEREF _Toc131539337 \h </w:delInstrText>
        </w:r>
        <w:r>
          <w:rPr>
            <w:webHidden/>
          </w:rPr>
        </w:r>
        <w:r>
          <w:rPr>
            <w:webHidden/>
          </w:rPr>
          <w:fldChar w:fldCharType="separate"/>
        </w:r>
        <w:r w:rsidR="00D83ACD">
          <w:rPr>
            <w:webHidden/>
          </w:rPr>
          <w:delText>54</w:delText>
        </w:r>
        <w:r>
          <w:rPr>
            <w:webHidden/>
          </w:rPr>
          <w:fldChar w:fldCharType="end"/>
        </w:r>
        <w:r>
          <w:fldChar w:fldCharType="end"/>
        </w:r>
      </w:del>
    </w:p>
    <w:p w14:paraId="1098570F" w14:textId="77777777" w:rsidR="00427D4F" w:rsidRDefault="00427D4F">
      <w:pPr>
        <w:pStyle w:val="TOC2"/>
        <w:rPr>
          <w:del w:id="239" w:author="David Bullen" w:date="2025-01-30T14:32:00Z" w16du:dateUtc="2025-01-30T01:32:00Z"/>
          <w:rFonts w:asciiTheme="minorHAnsi" w:eastAsiaTheme="minorEastAsia" w:hAnsiTheme="minorHAnsi" w:cstheme="minorBidi"/>
          <w:sz w:val="22"/>
          <w:szCs w:val="28"/>
          <w:lang w:eastAsia="en-NZ" w:bidi="th-TH"/>
        </w:rPr>
      </w:pPr>
      <w:del w:id="240" w:author="David Bullen" w:date="2025-01-30T14:32:00Z" w16du:dateUtc="2025-01-30T01:32:00Z">
        <w:r>
          <w:fldChar w:fldCharType="begin"/>
        </w:r>
        <w:r>
          <w:delInstrText>HYPERLINK \l "_Toc131539338"</w:delInstrText>
        </w:r>
        <w:r>
          <w:fldChar w:fldCharType="separate"/>
        </w:r>
        <w:r w:rsidRPr="00D413A0">
          <w:rPr>
            <w:rStyle w:val="Hyperlink"/>
          </w:rPr>
          <w:delText>8.3</w:delText>
        </w:r>
        <w:r>
          <w:rPr>
            <w:rFonts w:asciiTheme="minorHAnsi" w:eastAsiaTheme="minorEastAsia" w:hAnsiTheme="minorHAnsi" w:cstheme="minorBidi"/>
            <w:sz w:val="22"/>
            <w:szCs w:val="28"/>
            <w:lang w:eastAsia="en-NZ" w:bidi="th-TH"/>
          </w:rPr>
          <w:tab/>
        </w:r>
        <w:r w:rsidRPr="00D413A0">
          <w:rPr>
            <w:rStyle w:val="Hyperlink"/>
          </w:rPr>
          <w:delText>Energy Prices</w:delText>
        </w:r>
        <w:r>
          <w:rPr>
            <w:webHidden/>
          </w:rPr>
          <w:tab/>
        </w:r>
        <w:r>
          <w:rPr>
            <w:webHidden/>
          </w:rPr>
          <w:fldChar w:fldCharType="begin"/>
        </w:r>
        <w:r>
          <w:rPr>
            <w:webHidden/>
          </w:rPr>
          <w:delInstrText xml:space="preserve"> PAGEREF _Toc131539338 \h </w:delInstrText>
        </w:r>
        <w:r>
          <w:rPr>
            <w:webHidden/>
          </w:rPr>
        </w:r>
        <w:r>
          <w:rPr>
            <w:webHidden/>
          </w:rPr>
          <w:fldChar w:fldCharType="separate"/>
        </w:r>
        <w:r w:rsidR="00D83ACD">
          <w:rPr>
            <w:webHidden/>
          </w:rPr>
          <w:delText>54</w:delText>
        </w:r>
        <w:r>
          <w:rPr>
            <w:webHidden/>
          </w:rPr>
          <w:fldChar w:fldCharType="end"/>
        </w:r>
        <w:r>
          <w:fldChar w:fldCharType="end"/>
        </w:r>
      </w:del>
    </w:p>
    <w:p w14:paraId="3F5099EA" w14:textId="77777777" w:rsidR="00427D4F" w:rsidRDefault="00427D4F">
      <w:pPr>
        <w:pStyle w:val="TOC3"/>
        <w:rPr>
          <w:del w:id="241" w:author="David Bullen" w:date="2025-01-30T14:32:00Z" w16du:dateUtc="2025-01-30T01:32:00Z"/>
          <w:rFonts w:asciiTheme="minorHAnsi" w:eastAsiaTheme="minorEastAsia" w:hAnsiTheme="minorHAnsi" w:cstheme="minorBidi"/>
          <w:sz w:val="22"/>
          <w:szCs w:val="28"/>
          <w:lang w:eastAsia="en-NZ" w:bidi="th-TH"/>
        </w:rPr>
      </w:pPr>
      <w:del w:id="242" w:author="David Bullen" w:date="2025-01-30T14:32:00Z" w16du:dateUtc="2025-01-30T01:32:00Z">
        <w:r>
          <w:fldChar w:fldCharType="begin"/>
        </w:r>
        <w:r>
          <w:delInstrText>HYPERLINK \l "_Toc131539339"</w:delInstrText>
        </w:r>
        <w:r>
          <w:fldChar w:fldCharType="separate"/>
        </w:r>
        <w:r w:rsidRPr="00D413A0">
          <w:rPr>
            <w:rStyle w:val="Hyperlink"/>
          </w:rPr>
          <w:delText>8.3.1</w:delText>
        </w:r>
        <w:r>
          <w:rPr>
            <w:rFonts w:asciiTheme="minorHAnsi" w:eastAsiaTheme="minorEastAsia" w:hAnsiTheme="minorHAnsi" w:cstheme="minorBidi"/>
            <w:sz w:val="22"/>
            <w:szCs w:val="28"/>
            <w:lang w:eastAsia="en-NZ" w:bidi="th-TH"/>
          </w:rPr>
          <w:tab/>
        </w:r>
        <w:r w:rsidRPr="00D413A0">
          <w:rPr>
            <w:rStyle w:val="Hyperlink"/>
          </w:rPr>
          <w:delText>Input Parameters</w:delText>
        </w:r>
        <w:r>
          <w:rPr>
            <w:webHidden/>
          </w:rPr>
          <w:tab/>
        </w:r>
        <w:r>
          <w:rPr>
            <w:webHidden/>
          </w:rPr>
          <w:fldChar w:fldCharType="begin"/>
        </w:r>
        <w:r>
          <w:rPr>
            <w:webHidden/>
          </w:rPr>
          <w:delInstrText xml:space="preserve"> PAGEREF _Toc131539339 \h </w:delInstrText>
        </w:r>
        <w:r>
          <w:rPr>
            <w:webHidden/>
          </w:rPr>
        </w:r>
        <w:r>
          <w:rPr>
            <w:webHidden/>
          </w:rPr>
          <w:fldChar w:fldCharType="separate"/>
        </w:r>
        <w:r w:rsidR="00D83ACD">
          <w:rPr>
            <w:webHidden/>
          </w:rPr>
          <w:delText>54</w:delText>
        </w:r>
        <w:r>
          <w:rPr>
            <w:webHidden/>
          </w:rPr>
          <w:fldChar w:fldCharType="end"/>
        </w:r>
        <w:r>
          <w:fldChar w:fldCharType="end"/>
        </w:r>
      </w:del>
    </w:p>
    <w:p w14:paraId="122D7A15" w14:textId="77777777" w:rsidR="00427D4F" w:rsidRDefault="00427D4F">
      <w:pPr>
        <w:pStyle w:val="TOC3"/>
        <w:rPr>
          <w:del w:id="243" w:author="David Bullen" w:date="2025-01-30T14:32:00Z" w16du:dateUtc="2025-01-30T01:32:00Z"/>
          <w:rFonts w:asciiTheme="minorHAnsi" w:eastAsiaTheme="minorEastAsia" w:hAnsiTheme="minorHAnsi" w:cstheme="minorBidi"/>
          <w:sz w:val="22"/>
          <w:szCs w:val="28"/>
          <w:lang w:eastAsia="en-NZ" w:bidi="th-TH"/>
        </w:rPr>
      </w:pPr>
      <w:del w:id="244" w:author="David Bullen" w:date="2025-01-30T14:32:00Z" w16du:dateUtc="2025-01-30T01:32:00Z">
        <w:r>
          <w:fldChar w:fldCharType="begin"/>
        </w:r>
        <w:r>
          <w:delInstrText>HYPERLINK \l "_Toc131539340"</w:delInstrText>
        </w:r>
        <w:r>
          <w:fldChar w:fldCharType="separate"/>
        </w:r>
        <w:r w:rsidRPr="00D413A0">
          <w:rPr>
            <w:rStyle w:val="Hyperlink"/>
          </w:rPr>
          <w:delText>8.3.2</w:delText>
        </w:r>
        <w:r>
          <w:rPr>
            <w:rFonts w:asciiTheme="minorHAnsi" w:eastAsiaTheme="minorEastAsia" w:hAnsiTheme="minorHAnsi" w:cstheme="minorBidi"/>
            <w:sz w:val="22"/>
            <w:szCs w:val="28"/>
            <w:lang w:eastAsia="en-NZ" w:bidi="th-TH"/>
          </w:rPr>
          <w:tab/>
        </w:r>
        <w:r w:rsidRPr="00D413A0">
          <w:rPr>
            <w:rStyle w:val="Hyperlink"/>
          </w:rPr>
          <w:delText>Parameters</w:delText>
        </w:r>
        <w:r>
          <w:rPr>
            <w:webHidden/>
          </w:rPr>
          <w:tab/>
        </w:r>
        <w:r>
          <w:rPr>
            <w:webHidden/>
          </w:rPr>
          <w:fldChar w:fldCharType="begin"/>
        </w:r>
        <w:r>
          <w:rPr>
            <w:webHidden/>
          </w:rPr>
          <w:delInstrText xml:space="preserve"> PAGEREF _Toc131539340 \h </w:delInstrText>
        </w:r>
        <w:r>
          <w:rPr>
            <w:webHidden/>
          </w:rPr>
        </w:r>
        <w:r>
          <w:rPr>
            <w:webHidden/>
          </w:rPr>
          <w:fldChar w:fldCharType="separate"/>
        </w:r>
        <w:r w:rsidR="00D83ACD">
          <w:rPr>
            <w:webHidden/>
          </w:rPr>
          <w:delText>54</w:delText>
        </w:r>
        <w:r>
          <w:rPr>
            <w:webHidden/>
          </w:rPr>
          <w:fldChar w:fldCharType="end"/>
        </w:r>
        <w:r>
          <w:fldChar w:fldCharType="end"/>
        </w:r>
      </w:del>
    </w:p>
    <w:p w14:paraId="75B12376" w14:textId="77777777" w:rsidR="00427D4F" w:rsidRDefault="00427D4F">
      <w:pPr>
        <w:pStyle w:val="TOC3"/>
        <w:rPr>
          <w:del w:id="245" w:author="David Bullen" w:date="2025-01-30T14:32:00Z" w16du:dateUtc="2025-01-30T01:32:00Z"/>
          <w:rFonts w:asciiTheme="minorHAnsi" w:eastAsiaTheme="minorEastAsia" w:hAnsiTheme="minorHAnsi" w:cstheme="minorBidi"/>
          <w:sz w:val="22"/>
          <w:szCs w:val="28"/>
          <w:lang w:eastAsia="en-NZ" w:bidi="th-TH"/>
        </w:rPr>
      </w:pPr>
      <w:del w:id="246" w:author="David Bullen" w:date="2025-01-30T14:32:00Z" w16du:dateUtc="2025-01-30T01:32:00Z">
        <w:r>
          <w:fldChar w:fldCharType="begin"/>
        </w:r>
        <w:r>
          <w:delInstrText>HYPERLINK \l "_Toc131539341"</w:delInstrText>
        </w:r>
        <w:r>
          <w:fldChar w:fldCharType="separate"/>
        </w:r>
        <w:r w:rsidRPr="00D413A0">
          <w:rPr>
            <w:rStyle w:val="Hyperlink"/>
          </w:rPr>
          <w:delText>8.3.3</w:delText>
        </w:r>
        <w:r>
          <w:rPr>
            <w:rFonts w:asciiTheme="minorHAnsi" w:eastAsiaTheme="minorEastAsia" w:hAnsiTheme="minorHAnsi" w:cstheme="minorBidi"/>
            <w:sz w:val="22"/>
            <w:szCs w:val="28"/>
            <w:lang w:eastAsia="en-NZ" w:bidi="th-TH"/>
          </w:rPr>
          <w:tab/>
        </w:r>
        <w:r w:rsidRPr="00D413A0">
          <w:rPr>
            <w:rStyle w:val="Hyperlink"/>
          </w:rPr>
          <w:delText>Dead Price Assignment</w:delText>
        </w:r>
        <w:r>
          <w:rPr>
            <w:webHidden/>
          </w:rPr>
          <w:tab/>
        </w:r>
        <w:r>
          <w:rPr>
            <w:webHidden/>
          </w:rPr>
          <w:fldChar w:fldCharType="begin"/>
        </w:r>
        <w:r>
          <w:rPr>
            <w:webHidden/>
          </w:rPr>
          <w:delInstrText xml:space="preserve"> PAGEREF _Toc131539341 \h </w:delInstrText>
        </w:r>
        <w:r>
          <w:rPr>
            <w:webHidden/>
          </w:rPr>
        </w:r>
        <w:r>
          <w:rPr>
            <w:webHidden/>
          </w:rPr>
          <w:fldChar w:fldCharType="separate"/>
        </w:r>
        <w:r w:rsidR="00D83ACD">
          <w:rPr>
            <w:webHidden/>
          </w:rPr>
          <w:delText>54</w:delText>
        </w:r>
        <w:r>
          <w:rPr>
            <w:webHidden/>
          </w:rPr>
          <w:fldChar w:fldCharType="end"/>
        </w:r>
        <w:r>
          <w:fldChar w:fldCharType="end"/>
        </w:r>
      </w:del>
    </w:p>
    <w:p w14:paraId="27AA49AC" w14:textId="77777777" w:rsidR="00427D4F" w:rsidRDefault="00427D4F">
      <w:pPr>
        <w:pStyle w:val="TOC3"/>
        <w:rPr>
          <w:del w:id="247" w:author="David Bullen" w:date="2025-01-30T14:32:00Z" w16du:dateUtc="2025-01-30T01:32:00Z"/>
          <w:rFonts w:asciiTheme="minorHAnsi" w:eastAsiaTheme="minorEastAsia" w:hAnsiTheme="minorHAnsi" w:cstheme="minorBidi"/>
          <w:sz w:val="22"/>
          <w:szCs w:val="28"/>
          <w:lang w:eastAsia="en-NZ" w:bidi="th-TH"/>
        </w:rPr>
      </w:pPr>
      <w:del w:id="248" w:author="David Bullen" w:date="2025-01-30T14:32:00Z" w16du:dateUtc="2025-01-30T01:32:00Z">
        <w:r>
          <w:fldChar w:fldCharType="begin"/>
        </w:r>
        <w:r>
          <w:delInstrText>HYPERLINK \l "_Toc131539342"</w:delInstrText>
        </w:r>
        <w:r>
          <w:fldChar w:fldCharType="separate"/>
        </w:r>
        <w:r w:rsidRPr="00D413A0">
          <w:rPr>
            <w:rStyle w:val="Hyperlink"/>
          </w:rPr>
          <w:delText>8.3.4</w:delText>
        </w:r>
        <w:r>
          <w:rPr>
            <w:rFonts w:asciiTheme="minorHAnsi" w:eastAsiaTheme="minorEastAsia" w:hAnsiTheme="minorHAnsi" w:cstheme="minorBidi"/>
            <w:sz w:val="22"/>
            <w:szCs w:val="28"/>
            <w:lang w:eastAsia="en-NZ" w:bidi="th-TH"/>
          </w:rPr>
          <w:tab/>
        </w:r>
        <w:r w:rsidRPr="00D413A0">
          <w:rPr>
            <w:rStyle w:val="Hyperlink"/>
          </w:rPr>
          <w:delText>Pnode Price</w:delText>
        </w:r>
        <w:r>
          <w:rPr>
            <w:webHidden/>
          </w:rPr>
          <w:tab/>
        </w:r>
        <w:r>
          <w:rPr>
            <w:webHidden/>
          </w:rPr>
          <w:fldChar w:fldCharType="begin"/>
        </w:r>
        <w:r>
          <w:rPr>
            <w:webHidden/>
          </w:rPr>
          <w:delInstrText xml:space="preserve"> PAGEREF _Toc131539342 \h </w:delInstrText>
        </w:r>
        <w:r>
          <w:rPr>
            <w:webHidden/>
          </w:rPr>
        </w:r>
        <w:r>
          <w:rPr>
            <w:webHidden/>
          </w:rPr>
          <w:fldChar w:fldCharType="separate"/>
        </w:r>
        <w:r w:rsidR="00D83ACD">
          <w:rPr>
            <w:webHidden/>
          </w:rPr>
          <w:delText>54</w:delText>
        </w:r>
        <w:r>
          <w:rPr>
            <w:webHidden/>
          </w:rPr>
          <w:fldChar w:fldCharType="end"/>
        </w:r>
        <w:r>
          <w:fldChar w:fldCharType="end"/>
        </w:r>
      </w:del>
    </w:p>
    <w:p w14:paraId="4AD9233A" w14:textId="77777777" w:rsidR="00427D4F" w:rsidRDefault="00427D4F">
      <w:pPr>
        <w:pStyle w:val="TOC3"/>
        <w:rPr>
          <w:del w:id="249" w:author="David Bullen" w:date="2025-01-30T14:32:00Z" w16du:dateUtc="2025-01-30T01:32:00Z"/>
          <w:rFonts w:asciiTheme="minorHAnsi" w:eastAsiaTheme="minorEastAsia" w:hAnsiTheme="minorHAnsi" w:cstheme="minorBidi"/>
          <w:sz w:val="22"/>
          <w:szCs w:val="28"/>
          <w:lang w:eastAsia="en-NZ" w:bidi="th-TH"/>
        </w:rPr>
      </w:pPr>
      <w:del w:id="250" w:author="David Bullen" w:date="2025-01-30T14:32:00Z" w16du:dateUtc="2025-01-30T01:32:00Z">
        <w:r>
          <w:fldChar w:fldCharType="begin"/>
        </w:r>
        <w:r>
          <w:delInstrText>HYPERLINK \l "_Toc131539343"</w:delInstrText>
        </w:r>
        <w:r>
          <w:fldChar w:fldCharType="separate"/>
        </w:r>
        <w:r w:rsidRPr="00D413A0">
          <w:rPr>
            <w:rStyle w:val="Hyperlink"/>
          </w:rPr>
          <w:delText>8.3.5</w:delText>
        </w:r>
        <w:r>
          <w:rPr>
            <w:rFonts w:asciiTheme="minorHAnsi" w:eastAsiaTheme="minorEastAsia" w:hAnsiTheme="minorHAnsi" w:cstheme="minorBidi"/>
            <w:sz w:val="22"/>
            <w:szCs w:val="28"/>
            <w:lang w:eastAsia="en-NZ" w:bidi="th-TH"/>
          </w:rPr>
          <w:tab/>
        </w:r>
        <w:r w:rsidRPr="00D413A0">
          <w:rPr>
            <w:rStyle w:val="Hyperlink"/>
          </w:rPr>
          <w:delText>Dead Price Replacement</w:delText>
        </w:r>
        <w:r>
          <w:rPr>
            <w:webHidden/>
          </w:rPr>
          <w:tab/>
        </w:r>
        <w:r>
          <w:rPr>
            <w:webHidden/>
          </w:rPr>
          <w:fldChar w:fldCharType="begin"/>
        </w:r>
        <w:r>
          <w:rPr>
            <w:webHidden/>
          </w:rPr>
          <w:delInstrText xml:space="preserve"> PAGEREF _Toc131539343 \h </w:delInstrText>
        </w:r>
        <w:r>
          <w:rPr>
            <w:webHidden/>
          </w:rPr>
        </w:r>
        <w:r>
          <w:rPr>
            <w:webHidden/>
          </w:rPr>
          <w:fldChar w:fldCharType="separate"/>
        </w:r>
        <w:r w:rsidR="00D83ACD">
          <w:rPr>
            <w:webHidden/>
          </w:rPr>
          <w:delText>54</w:delText>
        </w:r>
        <w:r>
          <w:rPr>
            <w:webHidden/>
          </w:rPr>
          <w:fldChar w:fldCharType="end"/>
        </w:r>
        <w:r>
          <w:fldChar w:fldCharType="end"/>
        </w:r>
      </w:del>
    </w:p>
    <w:p w14:paraId="07293673" w14:textId="77777777" w:rsidR="00427D4F" w:rsidRDefault="00427D4F">
      <w:pPr>
        <w:pStyle w:val="TOC3"/>
        <w:rPr>
          <w:del w:id="251" w:author="David Bullen" w:date="2025-01-30T14:32:00Z" w16du:dateUtc="2025-01-30T01:32:00Z"/>
          <w:rFonts w:asciiTheme="minorHAnsi" w:eastAsiaTheme="minorEastAsia" w:hAnsiTheme="minorHAnsi" w:cstheme="minorBidi"/>
          <w:sz w:val="22"/>
          <w:szCs w:val="28"/>
          <w:lang w:eastAsia="en-NZ" w:bidi="th-TH"/>
        </w:rPr>
      </w:pPr>
      <w:del w:id="252" w:author="David Bullen" w:date="2025-01-30T14:32:00Z" w16du:dateUtc="2025-01-30T01:32:00Z">
        <w:r>
          <w:fldChar w:fldCharType="begin"/>
        </w:r>
        <w:r>
          <w:delInstrText>HYPERLINK \l "_Toc131539344"</w:delInstrText>
        </w:r>
        <w:r>
          <w:fldChar w:fldCharType="separate"/>
        </w:r>
        <w:r w:rsidRPr="00D413A0">
          <w:rPr>
            <w:rStyle w:val="Hyperlink"/>
          </w:rPr>
          <w:delText>8.3.6</w:delText>
        </w:r>
        <w:r>
          <w:rPr>
            <w:rFonts w:asciiTheme="minorHAnsi" w:eastAsiaTheme="minorEastAsia" w:hAnsiTheme="minorHAnsi" w:cstheme="minorBidi"/>
            <w:sz w:val="22"/>
            <w:szCs w:val="28"/>
            <w:lang w:eastAsia="en-NZ" w:bidi="th-TH"/>
          </w:rPr>
          <w:tab/>
        </w:r>
        <w:r w:rsidRPr="00D413A0">
          <w:rPr>
            <w:rStyle w:val="Hyperlink"/>
          </w:rPr>
          <w:delText>Surplus Price Replacement</w:delText>
        </w:r>
        <w:r>
          <w:rPr>
            <w:webHidden/>
          </w:rPr>
          <w:tab/>
        </w:r>
        <w:r>
          <w:rPr>
            <w:webHidden/>
          </w:rPr>
          <w:fldChar w:fldCharType="begin"/>
        </w:r>
        <w:r>
          <w:rPr>
            <w:webHidden/>
          </w:rPr>
          <w:delInstrText xml:space="preserve"> PAGEREF _Toc131539344 \h </w:delInstrText>
        </w:r>
        <w:r>
          <w:rPr>
            <w:webHidden/>
          </w:rPr>
        </w:r>
        <w:r>
          <w:rPr>
            <w:webHidden/>
          </w:rPr>
          <w:fldChar w:fldCharType="separate"/>
        </w:r>
        <w:r w:rsidR="00D83ACD">
          <w:rPr>
            <w:webHidden/>
          </w:rPr>
          <w:delText>55</w:delText>
        </w:r>
        <w:r>
          <w:rPr>
            <w:webHidden/>
          </w:rPr>
          <w:fldChar w:fldCharType="end"/>
        </w:r>
        <w:r>
          <w:fldChar w:fldCharType="end"/>
        </w:r>
      </w:del>
    </w:p>
    <w:p w14:paraId="531A8D1A" w14:textId="77777777" w:rsidR="00427D4F" w:rsidRDefault="00427D4F">
      <w:pPr>
        <w:pStyle w:val="TOC2"/>
        <w:rPr>
          <w:del w:id="253" w:author="David Bullen" w:date="2025-01-30T14:32:00Z" w16du:dateUtc="2025-01-30T01:32:00Z"/>
          <w:rFonts w:asciiTheme="minorHAnsi" w:eastAsiaTheme="minorEastAsia" w:hAnsiTheme="minorHAnsi" w:cstheme="minorBidi"/>
          <w:sz w:val="22"/>
          <w:szCs w:val="28"/>
          <w:lang w:eastAsia="en-NZ" w:bidi="th-TH"/>
        </w:rPr>
      </w:pPr>
      <w:del w:id="254" w:author="David Bullen" w:date="2025-01-30T14:32:00Z" w16du:dateUtc="2025-01-30T01:32:00Z">
        <w:r>
          <w:fldChar w:fldCharType="begin"/>
        </w:r>
        <w:r>
          <w:delInstrText>HYPERLINK \l "_Toc131539345"</w:delInstrText>
        </w:r>
        <w:r>
          <w:fldChar w:fldCharType="separate"/>
        </w:r>
        <w:r w:rsidRPr="00D413A0">
          <w:rPr>
            <w:rStyle w:val="Hyperlink"/>
          </w:rPr>
          <w:delText>8.4</w:delText>
        </w:r>
        <w:r>
          <w:rPr>
            <w:rFonts w:asciiTheme="minorHAnsi" w:eastAsiaTheme="minorEastAsia" w:hAnsiTheme="minorHAnsi" w:cstheme="minorBidi"/>
            <w:sz w:val="22"/>
            <w:szCs w:val="28"/>
            <w:lang w:eastAsia="en-NZ" w:bidi="th-TH"/>
          </w:rPr>
          <w:tab/>
        </w:r>
        <w:r w:rsidRPr="00D413A0">
          <w:rPr>
            <w:rStyle w:val="Hyperlink"/>
          </w:rPr>
          <w:delText>Disconnected Pnodes</w:delText>
        </w:r>
        <w:r>
          <w:rPr>
            <w:webHidden/>
          </w:rPr>
          <w:tab/>
        </w:r>
        <w:r>
          <w:rPr>
            <w:webHidden/>
          </w:rPr>
          <w:fldChar w:fldCharType="begin"/>
        </w:r>
        <w:r>
          <w:rPr>
            <w:webHidden/>
          </w:rPr>
          <w:delInstrText xml:space="preserve"> PAGEREF _Toc131539345 \h </w:delInstrText>
        </w:r>
        <w:r>
          <w:rPr>
            <w:webHidden/>
          </w:rPr>
        </w:r>
        <w:r>
          <w:rPr>
            <w:webHidden/>
          </w:rPr>
          <w:fldChar w:fldCharType="separate"/>
        </w:r>
        <w:r w:rsidR="00D83ACD">
          <w:rPr>
            <w:webHidden/>
          </w:rPr>
          <w:delText>55</w:delText>
        </w:r>
        <w:r>
          <w:rPr>
            <w:webHidden/>
          </w:rPr>
          <w:fldChar w:fldCharType="end"/>
        </w:r>
        <w:r>
          <w:fldChar w:fldCharType="end"/>
        </w:r>
      </w:del>
    </w:p>
    <w:p w14:paraId="3CA4088B" w14:textId="77777777" w:rsidR="00427D4F" w:rsidRDefault="00427D4F">
      <w:pPr>
        <w:pStyle w:val="TOC2"/>
        <w:rPr>
          <w:del w:id="255" w:author="David Bullen" w:date="2025-01-30T14:32:00Z" w16du:dateUtc="2025-01-30T01:32:00Z"/>
          <w:rFonts w:asciiTheme="minorHAnsi" w:eastAsiaTheme="minorEastAsia" w:hAnsiTheme="minorHAnsi" w:cstheme="minorBidi"/>
          <w:sz w:val="22"/>
          <w:szCs w:val="28"/>
          <w:lang w:eastAsia="en-NZ" w:bidi="th-TH"/>
        </w:rPr>
      </w:pPr>
      <w:del w:id="256" w:author="David Bullen" w:date="2025-01-30T14:32:00Z" w16du:dateUtc="2025-01-30T01:32:00Z">
        <w:r>
          <w:fldChar w:fldCharType="begin"/>
        </w:r>
        <w:r>
          <w:delInstrText>HYPERLINK \l "_Toc131539346"</w:delInstrText>
        </w:r>
        <w:r>
          <w:fldChar w:fldCharType="separate"/>
        </w:r>
        <w:r w:rsidRPr="00D413A0">
          <w:rPr>
            <w:rStyle w:val="Hyperlink"/>
          </w:rPr>
          <w:delText>8.5</w:delText>
        </w:r>
        <w:r>
          <w:rPr>
            <w:rFonts w:asciiTheme="minorHAnsi" w:eastAsiaTheme="minorEastAsia" w:hAnsiTheme="minorHAnsi" w:cstheme="minorBidi"/>
            <w:sz w:val="22"/>
            <w:szCs w:val="28"/>
            <w:lang w:eastAsia="en-NZ" w:bidi="th-TH"/>
          </w:rPr>
          <w:tab/>
        </w:r>
        <w:r w:rsidRPr="00D413A0">
          <w:rPr>
            <w:rStyle w:val="Hyperlink"/>
          </w:rPr>
          <w:delText>Reserve Prices</w:delText>
        </w:r>
        <w:r>
          <w:rPr>
            <w:webHidden/>
          </w:rPr>
          <w:tab/>
        </w:r>
        <w:r>
          <w:rPr>
            <w:webHidden/>
          </w:rPr>
          <w:fldChar w:fldCharType="begin"/>
        </w:r>
        <w:r>
          <w:rPr>
            <w:webHidden/>
          </w:rPr>
          <w:delInstrText xml:space="preserve"> PAGEREF _Toc131539346 \h </w:delInstrText>
        </w:r>
        <w:r>
          <w:rPr>
            <w:webHidden/>
          </w:rPr>
        </w:r>
        <w:r>
          <w:rPr>
            <w:webHidden/>
          </w:rPr>
          <w:fldChar w:fldCharType="separate"/>
        </w:r>
        <w:r w:rsidR="00D83ACD">
          <w:rPr>
            <w:webHidden/>
          </w:rPr>
          <w:delText>55</w:delText>
        </w:r>
        <w:r>
          <w:rPr>
            <w:webHidden/>
          </w:rPr>
          <w:fldChar w:fldCharType="end"/>
        </w:r>
        <w:r>
          <w:fldChar w:fldCharType="end"/>
        </w:r>
      </w:del>
    </w:p>
    <w:p w14:paraId="7BE89E20" w14:textId="77777777" w:rsidR="00427D4F" w:rsidRDefault="00427D4F">
      <w:pPr>
        <w:pStyle w:val="TOC2"/>
        <w:rPr>
          <w:del w:id="257" w:author="David Bullen" w:date="2025-01-30T14:32:00Z" w16du:dateUtc="2025-01-30T01:32:00Z"/>
          <w:rFonts w:asciiTheme="minorHAnsi" w:eastAsiaTheme="minorEastAsia" w:hAnsiTheme="minorHAnsi" w:cstheme="minorBidi"/>
          <w:sz w:val="22"/>
          <w:szCs w:val="28"/>
          <w:lang w:eastAsia="en-NZ" w:bidi="th-TH"/>
        </w:rPr>
      </w:pPr>
      <w:del w:id="258" w:author="David Bullen" w:date="2025-01-30T14:32:00Z" w16du:dateUtc="2025-01-30T01:32:00Z">
        <w:r>
          <w:fldChar w:fldCharType="begin"/>
        </w:r>
        <w:r>
          <w:delInstrText>HYPERLINK \l "_Toc131539347"</w:delInstrText>
        </w:r>
        <w:r>
          <w:fldChar w:fldCharType="separate"/>
        </w:r>
        <w:r w:rsidRPr="00D413A0">
          <w:rPr>
            <w:rStyle w:val="Hyperlink"/>
          </w:rPr>
          <w:delText>8.6</w:delText>
        </w:r>
        <w:r>
          <w:rPr>
            <w:rFonts w:asciiTheme="minorHAnsi" w:eastAsiaTheme="minorEastAsia" w:hAnsiTheme="minorHAnsi" w:cstheme="minorBidi"/>
            <w:sz w:val="22"/>
            <w:szCs w:val="28"/>
            <w:lang w:eastAsia="en-NZ" w:bidi="th-TH"/>
          </w:rPr>
          <w:tab/>
        </w:r>
        <w:r w:rsidRPr="00D413A0">
          <w:rPr>
            <w:rStyle w:val="Hyperlink"/>
          </w:rPr>
          <w:delText>AC Node imbalance</w:delText>
        </w:r>
        <w:r>
          <w:rPr>
            <w:webHidden/>
          </w:rPr>
          <w:tab/>
        </w:r>
        <w:r>
          <w:rPr>
            <w:webHidden/>
          </w:rPr>
          <w:fldChar w:fldCharType="begin"/>
        </w:r>
        <w:r>
          <w:rPr>
            <w:webHidden/>
          </w:rPr>
          <w:delInstrText xml:space="preserve"> PAGEREF _Toc131539347 \h </w:delInstrText>
        </w:r>
        <w:r>
          <w:rPr>
            <w:webHidden/>
          </w:rPr>
        </w:r>
        <w:r>
          <w:rPr>
            <w:webHidden/>
          </w:rPr>
          <w:fldChar w:fldCharType="separate"/>
        </w:r>
        <w:r w:rsidR="00D83ACD">
          <w:rPr>
            <w:webHidden/>
          </w:rPr>
          <w:delText>55</w:delText>
        </w:r>
        <w:r>
          <w:rPr>
            <w:webHidden/>
          </w:rPr>
          <w:fldChar w:fldCharType="end"/>
        </w:r>
        <w:r>
          <w:fldChar w:fldCharType="end"/>
        </w:r>
      </w:del>
    </w:p>
    <w:p w14:paraId="26072577" w14:textId="77777777" w:rsidR="00427D4F" w:rsidRDefault="00427D4F">
      <w:pPr>
        <w:pStyle w:val="TOC3"/>
        <w:rPr>
          <w:del w:id="259" w:author="David Bullen" w:date="2025-01-30T14:32:00Z" w16du:dateUtc="2025-01-30T01:32:00Z"/>
          <w:rFonts w:asciiTheme="minorHAnsi" w:eastAsiaTheme="minorEastAsia" w:hAnsiTheme="minorHAnsi" w:cstheme="minorBidi"/>
          <w:sz w:val="22"/>
          <w:szCs w:val="28"/>
          <w:lang w:eastAsia="en-NZ" w:bidi="th-TH"/>
        </w:rPr>
      </w:pPr>
      <w:del w:id="260" w:author="David Bullen" w:date="2025-01-30T14:32:00Z" w16du:dateUtc="2025-01-30T01:32:00Z">
        <w:r>
          <w:fldChar w:fldCharType="begin"/>
        </w:r>
        <w:r>
          <w:delInstrText>HYPERLINK \l "_Toc131539348"</w:delInstrText>
        </w:r>
        <w:r>
          <w:fldChar w:fldCharType="separate"/>
        </w:r>
        <w:r w:rsidRPr="00D413A0">
          <w:rPr>
            <w:rStyle w:val="Hyperlink"/>
          </w:rPr>
          <w:delText>8.6.1</w:delText>
        </w:r>
        <w:r>
          <w:rPr>
            <w:rFonts w:asciiTheme="minorHAnsi" w:eastAsiaTheme="minorEastAsia" w:hAnsiTheme="minorHAnsi" w:cstheme="minorBidi"/>
            <w:sz w:val="22"/>
            <w:szCs w:val="28"/>
            <w:lang w:eastAsia="en-NZ" w:bidi="th-TH"/>
          </w:rPr>
          <w:tab/>
        </w:r>
        <w:r w:rsidRPr="00D413A0">
          <w:rPr>
            <w:rStyle w:val="Hyperlink"/>
          </w:rPr>
          <w:delText>Infeasibility Mapping</w:delText>
        </w:r>
        <w:r>
          <w:rPr>
            <w:webHidden/>
          </w:rPr>
          <w:tab/>
        </w:r>
        <w:r>
          <w:rPr>
            <w:webHidden/>
          </w:rPr>
          <w:fldChar w:fldCharType="begin"/>
        </w:r>
        <w:r>
          <w:rPr>
            <w:webHidden/>
          </w:rPr>
          <w:delInstrText xml:space="preserve"> PAGEREF _Toc131539348 \h </w:delInstrText>
        </w:r>
        <w:r>
          <w:rPr>
            <w:webHidden/>
          </w:rPr>
        </w:r>
        <w:r>
          <w:rPr>
            <w:webHidden/>
          </w:rPr>
          <w:fldChar w:fldCharType="separate"/>
        </w:r>
        <w:r w:rsidR="00D83ACD">
          <w:rPr>
            <w:webHidden/>
          </w:rPr>
          <w:delText>56</w:delText>
        </w:r>
        <w:r>
          <w:rPr>
            <w:webHidden/>
          </w:rPr>
          <w:fldChar w:fldCharType="end"/>
        </w:r>
        <w:r>
          <w:fldChar w:fldCharType="end"/>
        </w:r>
      </w:del>
    </w:p>
    <w:p w14:paraId="7B35192C" w14:textId="77777777" w:rsidR="00427D4F" w:rsidRDefault="00427D4F">
      <w:pPr>
        <w:pStyle w:val="TOC3"/>
        <w:rPr>
          <w:del w:id="261" w:author="David Bullen" w:date="2025-01-30T14:32:00Z" w16du:dateUtc="2025-01-30T01:32:00Z"/>
          <w:rFonts w:asciiTheme="minorHAnsi" w:eastAsiaTheme="minorEastAsia" w:hAnsiTheme="minorHAnsi" w:cstheme="minorBidi"/>
          <w:sz w:val="22"/>
          <w:szCs w:val="28"/>
          <w:lang w:eastAsia="en-NZ" w:bidi="th-TH"/>
        </w:rPr>
      </w:pPr>
      <w:del w:id="262" w:author="David Bullen" w:date="2025-01-30T14:32:00Z" w16du:dateUtc="2025-01-30T01:32:00Z">
        <w:r>
          <w:fldChar w:fldCharType="begin"/>
        </w:r>
        <w:r>
          <w:delInstrText>HYPERLINK \l "_Toc131539349"</w:delInstrText>
        </w:r>
        <w:r>
          <w:fldChar w:fldCharType="separate"/>
        </w:r>
        <w:r w:rsidRPr="00D413A0">
          <w:rPr>
            <w:rStyle w:val="Hyperlink"/>
          </w:rPr>
          <w:delText>8.6.2</w:delText>
        </w:r>
        <w:r>
          <w:rPr>
            <w:rFonts w:asciiTheme="minorHAnsi" w:eastAsiaTheme="minorEastAsia" w:hAnsiTheme="minorHAnsi" w:cstheme="minorBidi"/>
            <w:sz w:val="22"/>
            <w:szCs w:val="28"/>
            <w:lang w:eastAsia="en-NZ" w:bidi="th-TH"/>
          </w:rPr>
          <w:tab/>
        </w:r>
        <w:r w:rsidRPr="00D413A0">
          <w:rPr>
            <w:rStyle w:val="Hyperlink"/>
          </w:rPr>
          <w:delText>Imbalance at Dead Electrical Island</w:delText>
        </w:r>
        <w:r>
          <w:rPr>
            <w:webHidden/>
          </w:rPr>
          <w:tab/>
        </w:r>
        <w:r>
          <w:rPr>
            <w:webHidden/>
          </w:rPr>
          <w:fldChar w:fldCharType="begin"/>
        </w:r>
        <w:r>
          <w:rPr>
            <w:webHidden/>
          </w:rPr>
          <w:delInstrText xml:space="preserve"> PAGEREF _Toc131539349 \h </w:delInstrText>
        </w:r>
        <w:r>
          <w:rPr>
            <w:webHidden/>
          </w:rPr>
        </w:r>
        <w:r>
          <w:rPr>
            <w:webHidden/>
          </w:rPr>
          <w:fldChar w:fldCharType="separate"/>
        </w:r>
        <w:r w:rsidR="00D83ACD">
          <w:rPr>
            <w:webHidden/>
          </w:rPr>
          <w:delText>56</w:delText>
        </w:r>
        <w:r>
          <w:rPr>
            <w:webHidden/>
          </w:rPr>
          <w:fldChar w:fldCharType="end"/>
        </w:r>
        <w:r>
          <w:fldChar w:fldCharType="end"/>
        </w:r>
      </w:del>
    </w:p>
    <w:p w14:paraId="7C74C8B8" w14:textId="3F13B01C" w:rsidR="009476C2" w:rsidRDefault="00714039">
      <w:pPr>
        <w:pStyle w:val="TOC1"/>
        <w:rPr>
          <w:ins w:id="263" w:author="David Bullen" w:date="2025-01-30T14:32:00Z" w16du:dateUtc="2025-01-30T01:32:00Z"/>
          <w:rFonts w:asciiTheme="minorHAnsi" w:eastAsiaTheme="minorEastAsia" w:hAnsiTheme="minorHAnsi" w:cstheme="minorBidi"/>
          <w:b w:val="0"/>
          <w:smallCaps w:val="0"/>
          <w:kern w:val="2"/>
          <w:sz w:val="24"/>
          <w:szCs w:val="24"/>
          <w:lang w:eastAsia="en-NZ"/>
          <w14:ligatures w14:val="standardContextual"/>
        </w:rPr>
      </w:pPr>
      <w:del w:id="264" w:author="David Bullen" w:date="2025-01-30T14:32:00Z" w16du:dateUtc="2025-01-30T01:32:00Z">
        <w:r>
          <w:fldChar w:fldCharType="end"/>
        </w:r>
      </w:del>
      <w:ins w:id="265" w:author="David Bullen" w:date="2025-01-30T14:32:00Z" w16du:dateUtc="2025-01-30T01:32:00Z">
        <w:r>
          <w:rPr>
            <w:b w:val="0"/>
          </w:rPr>
          <w:fldChar w:fldCharType="begin"/>
        </w:r>
        <w:r>
          <w:instrText xml:space="preserve"> TOC \o "1-3" \h \z \u </w:instrText>
        </w:r>
        <w:r>
          <w:rPr>
            <w:b w:val="0"/>
          </w:rPr>
          <w:fldChar w:fldCharType="separate"/>
        </w:r>
        <w:r w:rsidR="009476C2">
          <w:fldChar w:fldCharType="begin"/>
        </w:r>
        <w:r w:rsidR="009476C2">
          <w:instrText>HYPERLINK \l "_Toc189139585"</w:instrText>
        </w:r>
        <w:r w:rsidR="009476C2">
          <w:fldChar w:fldCharType="separate"/>
        </w:r>
        <w:r w:rsidR="009476C2" w:rsidRPr="00A522E2">
          <w:rPr>
            <w:rStyle w:val="Hyperlink"/>
          </w:rPr>
          <w:t>2</w:t>
        </w:r>
        <w:r w:rsidR="009476C2">
          <w:rPr>
            <w:rFonts w:asciiTheme="minorHAnsi" w:eastAsiaTheme="minorEastAsia" w:hAnsiTheme="minorHAnsi" w:cstheme="minorBidi"/>
            <w:b w:val="0"/>
            <w:smallCaps w:val="0"/>
            <w:kern w:val="2"/>
            <w:sz w:val="24"/>
            <w:szCs w:val="24"/>
            <w:lang w:eastAsia="en-NZ"/>
            <w14:ligatures w14:val="standardContextual"/>
          </w:rPr>
          <w:tab/>
        </w:r>
        <w:r w:rsidR="009476C2" w:rsidRPr="00A522E2">
          <w:rPr>
            <w:rStyle w:val="Hyperlink"/>
          </w:rPr>
          <w:t>Introduction</w:t>
        </w:r>
        <w:r w:rsidR="009476C2">
          <w:rPr>
            <w:webHidden/>
          </w:rPr>
          <w:tab/>
        </w:r>
        <w:r w:rsidR="009476C2">
          <w:rPr>
            <w:webHidden/>
          </w:rPr>
          <w:fldChar w:fldCharType="begin"/>
        </w:r>
        <w:r w:rsidR="009476C2">
          <w:rPr>
            <w:webHidden/>
          </w:rPr>
          <w:instrText xml:space="preserve"> PAGEREF _Toc189139585 \h </w:instrText>
        </w:r>
        <w:r w:rsidR="009476C2">
          <w:rPr>
            <w:webHidden/>
          </w:rPr>
        </w:r>
        <w:r w:rsidR="009476C2">
          <w:rPr>
            <w:webHidden/>
          </w:rPr>
          <w:fldChar w:fldCharType="separate"/>
        </w:r>
        <w:r w:rsidR="009476C2">
          <w:rPr>
            <w:webHidden/>
          </w:rPr>
          <w:t>4</w:t>
        </w:r>
        <w:r w:rsidR="009476C2">
          <w:rPr>
            <w:webHidden/>
          </w:rPr>
          <w:fldChar w:fldCharType="end"/>
        </w:r>
        <w:r w:rsidR="009476C2">
          <w:fldChar w:fldCharType="end"/>
        </w:r>
      </w:ins>
    </w:p>
    <w:p w14:paraId="27453A4C" w14:textId="430A8809" w:rsidR="009476C2" w:rsidRDefault="009476C2">
      <w:pPr>
        <w:pStyle w:val="TOC1"/>
        <w:rPr>
          <w:ins w:id="266" w:author="David Bullen" w:date="2025-01-30T14:32:00Z" w16du:dateUtc="2025-01-30T01:32:00Z"/>
          <w:rFonts w:asciiTheme="minorHAnsi" w:eastAsiaTheme="minorEastAsia" w:hAnsiTheme="minorHAnsi" w:cstheme="minorBidi"/>
          <w:b w:val="0"/>
          <w:smallCaps w:val="0"/>
          <w:kern w:val="2"/>
          <w:sz w:val="24"/>
          <w:szCs w:val="24"/>
          <w:lang w:eastAsia="en-NZ"/>
          <w14:ligatures w14:val="standardContextual"/>
        </w:rPr>
      </w:pPr>
      <w:ins w:id="267" w:author="David Bullen" w:date="2025-01-30T14:32:00Z" w16du:dateUtc="2025-01-30T01:32:00Z">
        <w:r>
          <w:fldChar w:fldCharType="begin"/>
        </w:r>
        <w:r>
          <w:instrText>HYPERLINK \l "_Toc189139586"</w:instrText>
        </w:r>
        <w:r>
          <w:fldChar w:fldCharType="separate"/>
        </w:r>
        <w:r w:rsidRPr="00A522E2">
          <w:rPr>
            <w:rStyle w:val="Hyperlink"/>
          </w:rPr>
          <w:t>3</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LP Model Sets, Parameters and Variables</w:t>
        </w:r>
        <w:r>
          <w:rPr>
            <w:webHidden/>
          </w:rPr>
          <w:tab/>
        </w:r>
        <w:r>
          <w:rPr>
            <w:webHidden/>
          </w:rPr>
          <w:fldChar w:fldCharType="begin"/>
        </w:r>
        <w:r>
          <w:rPr>
            <w:webHidden/>
          </w:rPr>
          <w:instrText xml:space="preserve"> PAGEREF _Toc189139586 \h </w:instrText>
        </w:r>
        <w:r>
          <w:rPr>
            <w:webHidden/>
          </w:rPr>
        </w:r>
        <w:r>
          <w:rPr>
            <w:webHidden/>
          </w:rPr>
          <w:fldChar w:fldCharType="separate"/>
        </w:r>
        <w:r>
          <w:rPr>
            <w:webHidden/>
          </w:rPr>
          <w:t>5</w:t>
        </w:r>
        <w:r>
          <w:rPr>
            <w:webHidden/>
          </w:rPr>
          <w:fldChar w:fldCharType="end"/>
        </w:r>
        <w:r>
          <w:fldChar w:fldCharType="end"/>
        </w:r>
      </w:ins>
    </w:p>
    <w:p w14:paraId="25DA4E67" w14:textId="4743683D" w:rsidR="009476C2" w:rsidRDefault="009476C2">
      <w:pPr>
        <w:pStyle w:val="TOC2"/>
        <w:rPr>
          <w:ins w:id="26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69" w:author="David Bullen" w:date="2025-01-30T14:32:00Z" w16du:dateUtc="2025-01-30T01:32:00Z">
        <w:r>
          <w:fldChar w:fldCharType="begin"/>
        </w:r>
        <w:r>
          <w:instrText>HYPERLINK \l "_Toc189139587"</w:instrText>
        </w:r>
        <w:r>
          <w:fldChar w:fldCharType="separate"/>
        </w:r>
        <w:r w:rsidRPr="00A522E2">
          <w:rPr>
            <w:rStyle w:val="Hyperlink"/>
          </w:rPr>
          <w:t>3.1</w:t>
        </w:r>
        <w:r>
          <w:rPr>
            <w:rFonts w:asciiTheme="minorHAnsi" w:eastAsiaTheme="minorEastAsia" w:hAnsiTheme="minorHAnsi" w:cstheme="minorBidi"/>
            <w:kern w:val="2"/>
            <w:sz w:val="24"/>
            <w:szCs w:val="24"/>
            <w:lang w:eastAsia="en-NZ"/>
            <w14:ligatures w14:val="standardContextual"/>
          </w:rPr>
          <w:tab/>
        </w:r>
        <w:r w:rsidRPr="00A522E2">
          <w:rPr>
            <w:rStyle w:val="Hyperlink"/>
          </w:rPr>
          <w:t>Fundamental Sets</w:t>
        </w:r>
        <w:r>
          <w:rPr>
            <w:webHidden/>
          </w:rPr>
          <w:tab/>
        </w:r>
        <w:r>
          <w:rPr>
            <w:webHidden/>
          </w:rPr>
          <w:fldChar w:fldCharType="begin"/>
        </w:r>
        <w:r>
          <w:rPr>
            <w:webHidden/>
          </w:rPr>
          <w:instrText xml:space="preserve"> PAGEREF _Toc189139587 \h </w:instrText>
        </w:r>
        <w:r>
          <w:rPr>
            <w:webHidden/>
          </w:rPr>
        </w:r>
        <w:r>
          <w:rPr>
            <w:webHidden/>
          </w:rPr>
          <w:fldChar w:fldCharType="separate"/>
        </w:r>
        <w:r>
          <w:rPr>
            <w:webHidden/>
          </w:rPr>
          <w:t>5</w:t>
        </w:r>
        <w:r>
          <w:rPr>
            <w:webHidden/>
          </w:rPr>
          <w:fldChar w:fldCharType="end"/>
        </w:r>
        <w:r>
          <w:fldChar w:fldCharType="end"/>
        </w:r>
      </w:ins>
    </w:p>
    <w:p w14:paraId="42FE8243" w14:textId="44068796" w:rsidR="009476C2" w:rsidRDefault="009476C2">
      <w:pPr>
        <w:pStyle w:val="TOC2"/>
        <w:rPr>
          <w:ins w:id="27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71" w:author="David Bullen" w:date="2025-01-30T14:32:00Z" w16du:dateUtc="2025-01-30T01:32:00Z">
        <w:r>
          <w:fldChar w:fldCharType="begin"/>
        </w:r>
        <w:r>
          <w:instrText>HYPERLINK \l "_Toc189139588"</w:instrText>
        </w:r>
        <w:r>
          <w:fldChar w:fldCharType="separate"/>
        </w:r>
        <w:r w:rsidRPr="00A522E2">
          <w:rPr>
            <w:rStyle w:val="Hyperlink"/>
          </w:rPr>
          <w:t>3.2</w:t>
        </w:r>
        <w:r>
          <w:rPr>
            <w:rFonts w:asciiTheme="minorHAnsi" w:eastAsiaTheme="minorEastAsia" w:hAnsiTheme="minorHAnsi" w:cstheme="minorBidi"/>
            <w:kern w:val="2"/>
            <w:sz w:val="24"/>
            <w:szCs w:val="24"/>
            <w:lang w:eastAsia="en-NZ"/>
            <w14:ligatures w14:val="standardContextual"/>
          </w:rPr>
          <w:tab/>
        </w:r>
        <w:r w:rsidRPr="00A522E2">
          <w:rPr>
            <w:rStyle w:val="Hyperlink"/>
          </w:rPr>
          <w:t>Derived Sets</w:t>
        </w:r>
        <w:r>
          <w:rPr>
            <w:webHidden/>
          </w:rPr>
          <w:tab/>
        </w:r>
        <w:r>
          <w:rPr>
            <w:webHidden/>
          </w:rPr>
          <w:fldChar w:fldCharType="begin"/>
        </w:r>
        <w:r>
          <w:rPr>
            <w:webHidden/>
          </w:rPr>
          <w:instrText xml:space="preserve"> PAGEREF _Toc189139588 \h </w:instrText>
        </w:r>
        <w:r>
          <w:rPr>
            <w:webHidden/>
          </w:rPr>
        </w:r>
        <w:r>
          <w:rPr>
            <w:webHidden/>
          </w:rPr>
          <w:fldChar w:fldCharType="separate"/>
        </w:r>
        <w:r>
          <w:rPr>
            <w:webHidden/>
          </w:rPr>
          <w:t>7</w:t>
        </w:r>
        <w:r>
          <w:rPr>
            <w:webHidden/>
          </w:rPr>
          <w:fldChar w:fldCharType="end"/>
        </w:r>
        <w:r>
          <w:fldChar w:fldCharType="end"/>
        </w:r>
      </w:ins>
    </w:p>
    <w:p w14:paraId="38D80AB3" w14:textId="1E086C87" w:rsidR="009476C2" w:rsidRDefault="009476C2">
      <w:pPr>
        <w:pStyle w:val="TOC2"/>
        <w:rPr>
          <w:ins w:id="27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73" w:author="David Bullen" w:date="2025-01-30T14:32:00Z" w16du:dateUtc="2025-01-30T01:32:00Z">
        <w:r>
          <w:fldChar w:fldCharType="begin"/>
        </w:r>
        <w:r>
          <w:instrText>HYPERLINK \l "_Toc189139589"</w:instrText>
        </w:r>
        <w:r>
          <w:fldChar w:fldCharType="separate"/>
        </w:r>
        <w:r w:rsidRPr="00A522E2">
          <w:rPr>
            <w:rStyle w:val="Hyperlink"/>
          </w:rPr>
          <w:t>3.3</w:t>
        </w:r>
        <w:r>
          <w:rPr>
            <w:rFonts w:asciiTheme="minorHAnsi" w:eastAsiaTheme="minorEastAsia" w:hAnsiTheme="minorHAnsi" w:cstheme="minorBidi"/>
            <w:kern w:val="2"/>
            <w:sz w:val="24"/>
            <w:szCs w:val="24"/>
            <w:lang w:eastAsia="en-NZ"/>
            <w14:ligatures w14:val="standardContextual"/>
          </w:rPr>
          <w:tab/>
        </w:r>
        <w:r w:rsidRPr="00A522E2">
          <w:rPr>
            <w:rStyle w:val="Hyperlink"/>
          </w:rPr>
          <w:t>Functions Defined on Sets</w:t>
        </w:r>
        <w:r>
          <w:rPr>
            <w:webHidden/>
          </w:rPr>
          <w:tab/>
        </w:r>
        <w:r>
          <w:rPr>
            <w:webHidden/>
          </w:rPr>
          <w:fldChar w:fldCharType="begin"/>
        </w:r>
        <w:r>
          <w:rPr>
            <w:webHidden/>
          </w:rPr>
          <w:instrText xml:space="preserve"> PAGEREF _Toc189139589 \h </w:instrText>
        </w:r>
        <w:r>
          <w:rPr>
            <w:webHidden/>
          </w:rPr>
        </w:r>
        <w:r>
          <w:rPr>
            <w:webHidden/>
          </w:rPr>
          <w:fldChar w:fldCharType="separate"/>
        </w:r>
        <w:r>
          <w:rPr>
            <w:webHidden/>
          </w:rPr>
          <w:t>9</w:t>
        </w:r>
        <w:r>
          <w:rPr>
            <w:webHidden/>
          </w:rPr>
          <w:fldChar w:fldCharType="end"/>
        </w:r>
        <w:r>
          <w:fldChar w:fldCharType="end"/>
        </w:r>
      </w:ins>
    </w:p>
    <w:p w14:paraId="531F3E02" w14:textId="03A49815" w:rsidR="009476C2" w:rsidRDefault="009476C2">
      <w:pPr>
        <w:pStyle w:val="TOC2"/>
        <w:rPr>
          <w:ins w:id="27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75" w:author="David Bullen" w:date="2025-01-30T14:32:00Z" w16du:dateUtc="2025-01-30T01:32:00Z">
        <w:r>
          <w:fldChar w:fldCharType="begin"/>
        </w:r>
        <w:r>
          <w:instrText>HYPERLINK \l "_Toc189139590"</w:instrText>
        </w:r>
        <w:r>
          <w:fldChar w:fldCharType="separate"/>
        </w:r>
        <w:r w:rsidRPr="00A522E2">
          <w:rPr>
            <w:rStyle w:val="Hyperlink"/>
          </w:rPr>
          <w:t>3.4</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and Load</w:t>
        </w:r>
        <w:r>
          <w:rPr>
            <w:webHidden/>
          </w:rPr>
          <w:tab/>
        </w:r>
        <w:r>
          <w:rPr>
            <w:webHidden/>
          </w:rPr>
          <w:fldChar w:fldCharType="begin"/>
        </w:r>
        <w:r>
          <w:rPr>
            <w:webHidden/>
          </w:rPr>
          <w:instrText xml:space="preserve"> PAGEREF _Toc189139590 \h </w:instrText>
        </w:r>
        <w:r>
          <w:rPr>
            <w:webHidden/>
          </w:rPr>
        </w:r>
        <w:r>
          <w:rPr>
            <w:webHidden/>
          </w:rPr>
          <w:fldChar w:fldCharType="separate"/>
        </w:r>
        <w:r>
          <w:rPr>
            <w:webHidden/>
          </w:rPr>
          <w:t>10</w:t>
        </w:r>
        <w:r>
          <w:rPr>
            <w:webHidden/>
          </w:rPr>
          <w:fldChar w:fldCharType="end"/>
        </w:r>
        <w:r>
          <w:fldChar w:fldCharType="end"/>
        </w:r>
      </w:ins>
    </w:p>
    <w:p w14:paraId="709AA96A" w14:textId="7502CBD9" w:rsidR="009476C2" w:rsidRDefault="009476C2">
      <w:pPr>
        <w:pStyle w:val="TOC3"/>
        <w:rPr>
          <w:ins w:id="27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77" w:author="David Bullen" w:date="2025-01-30T14:32:00Z" w16du:dateUtc="2025-01-30T01:32:00Z">
        <w:r>
          <w:fldChar w:fldCharType="begin"/>
        </w:r>
        <w:r>
          <w:instrText>HYPERLINK \l "_Toc189139591"</w:instrText>
        </w:r>
        <w:r>
          <w:fldChar w:fldCharType="separate"/>
        </w:r>
        <w:r w:rsidRPr="00A522E2">
          <w:rPr>
            <w:rStyle w:val="Hyperlink"/>
          </w:rPr>
          <w:t>3.4.1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_Toc189139591 \h </w:instrText>
        </w:r>
        <w:r>
          <w:rPr>
            <w:webHidden/>
          </w:rPr>
        </w:r>
        <w:r>
          <w:rPr>
            <w:webHidden/>
          </w:rPr>
          <w:fldChar w:fldCharType="separate"/>
        </w:r>
        <w:r>
          <w:rPr>
            <w:webHidden/>
          </w:rPr>
          <w:t>10</w:t>
        </w:r>
        <w:r>
          <w:rPr>
            <w:webHidden/>
          </w:rPr>
          <w:fldChar w:fldCharType="end"/>
        </w:r>
        <w:r>
          <w:fldChar w:fldCharType="end"/>
        </w:r>
      </w:ins>
    </w:p>
    <w:p w14:paraId="78624DC7" w14:textId="66157087" w:rsidR="009476C2" w:rsidRDefault="009476C2">
      <w:pPr>
        <w:pStyle w:val="TOC3"/>
        <w:rPr>
          <w:ins w:id="27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79" w:author="David Bullen" w:date="2025-01-30T14:32:00Z" w16du:dateUtc="2025-01-30T01:32:00Z">
        <w:r>
          <w:fldChar w:fldCharType="begin"/>
        </w:r>
        <w:r>
          <w:instrText>HYPERLINK \l "_Toc189139592"</w:instrText>
        </w:r>
        <w:r>
          <w:fldChar w:fldCharType="separate"/>
        </w:r>
        <w:r w:rsidRPr="00A522E2">
          <w:rPr>
            <w:rStyle w:val="Hyperlink"/>
          </w:rPr>
          <w:t>3.4.2</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_Toc189139592 \h </w:instrText>
        </w:r>
        <w:r>
          <w:rPr>
            <w:webHidden/>
          </w:rPr>
        </w:r>
        <w:r>
          <w:rPr>
            <w:webHidden/>
          </w:rPr>
          <w:fldChar w:fldCharType="separate"/>
        </w:r>
        <w:r>
          <w:rPr>
            <w:webHidden/>
          </w:rPr>
          <w:t>11</w:t>
        </w:r>
        <w:r>
          <w:rPr>
            <w:webHidden/>
          </w:rPr>
          <w:fldChar w:fldCharType="end"/>
        </w:r>
        <w:r>
          <w:fldChar w:fldCharType="end"/>
        </w:r>
      </w:ins>
    </w:p>
    <w:p w14:paraId="6E4EB850" w14:textId="2ABAE29E" w:rsidR="009476C2" w:rsidRDefault="009476C2">
      <w:pPr>
        <w:pStyle w:val="TOC2"/>
        <w:rPr>
          <w:ins w:id="28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81" w:author="David Bullen" w:date="2025-01-30T14:32:00Z" w16du:dateUtc="2025-01-30T01:32:00Z">
        <w:r>
          <w:fldChar w:fldCharType="begin"/>
        </w:r>
        <w:r>
          <w:instrText>HYPERLINK \l "_Toc189139593"</w:instrText>
        </w:r>
        <w:r>
          <w:fldChar w:fldCharType="separate"/>
        </w:r>
        <w:r w:rsidRPr="00A522E2">
          <w:rPr>
            <w:rStyle w:val="Hyperlink"/>
          </w:rPr>
          <w:t>3.5</w:t>
        </w:r>
        <w:r>
          <w:rPr>
            <w:rFonts w:asciiTheme="minorHAnsi" w:eastAsiaTheme="minorEastAsia" w:hAnsiTheme="minorHAnsi" w:cstheme="minorBidi"/>
            <w:kern w:val="2"/>
            <w:sz w:val="24"/>
            <w:szCs w:val="24"/>
            <w:lang w:eastAsia="en-NZ"/>
            <w14:ligatures w14:val="standardContextual"/>
          </w:rPr>
          <w:tab/>
        </w:r>
        <w:r w:rsidRPr="00A522E2">
          <w:rPr>
            <w:rStyle w:val="Hyperlink"/>
          </w:rPr>
          <w:t>HVDC Transmission System</w:t>
        </w:r>
        <w:r>
          <w:rPr>
            <w:webHidden/>
          </w:rPr>
          <w:tab/>
        </w:r>
        <w:r>
          <w:rPr>
            <w:webHidden/>
          </w:rPr>
          <w:fldChar w:fldCharType="begin"/>
        </w:r>
        <w:r>
          <w:rPr>
            <w:webHidden/>
          </w:rPr>
          <w:instrText xml:space="preserve"> PAGEREF _Toc189139593 \h </w:instrText>
        </w:r>
        <w:r>
          <w:rPr>
            <w:webHidden/>
          </w:rPr>
        </w:r>
        <w:r>
          <w:rPr>
            <w:webHidden/>
          </w:rPr>
          <w:fldChar w:fldCharType="separate"/>
        </w:r>
        <w:r>
          <w:rPr>
            <w:webHidden/>
          </w:rPr>
          <w:t>11</w:t>
        </w:r>
        <w:r>
          <w:rPr>
            <w:webHidden/>
          </w:rPr>
          <w:fldChar w:fldCharType="end"/>
        </w:r>
        <w:r>
          <w:fldChar w:fldCharType="end"/>
        </w:r>
      </w:ins>
    </w:p>
    <w:p w14:paraId="5D01B9FD" w14:textId="1245DB04" w:rsidR="009476C2" w:rsidRDefault="009476C2">
      <w:pPr>
        <w:pStyle w:val="TOC3"/>
        <w:rPr>
          <w:ins w:id="28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83" w:author="David Bullen" w:date="2025-01-30T14:32:00Z" w16du:dateUtc="2025-01-30T01:32:00Z">
        <w:r>
          <w:fldChar w:fldCharType="begin"/>
        </w:r>
        <w:r>
          <w:instrText>HYPERLINK \l "_Toc189139594"</w:instrText>
        </w:r>
        <w:r>
          <w:fldChar w:fldCharType="separate"/>
        </w:r>
        <w:r w:rsidRPr="00A522E2">
          <w:rPr>
            <w:rStyle w:val="Hyperlink"/>
          </w:rPr>
          <w:t>3.5.1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_Toc189139594 \h </w:instrText>
        </w:r>
        <w:r>
          <w:rPr>
            <w:webHidden/>
          </w:rPr>
        </w:r>
        <w:r>
          <w:rPr>
            <w:webHidden/>
          </w:rPr>
          <w:fldChar w:fldCharType="separate"/>
        </w:r>
        <w:r>
          <w:rPr>
            <w:webHidden/>
          </w:rPr>
          <w:t>11</w:t>
        </w:r>
        <w:r>
          <w:rPr>
            <w:webHidden/>
          </w:rPr>
          <w:fldChar w:fldCharType="end"/>
        </w:r>
        <w:r>
          <w:fldChar w:fldCharType="end"/>
        </w:r>
      </w:ins>
    </w:p>
    <w:p w14:paraId="26491287" w14:textId="7B16C0F4" w:rsidR="009476C2" w:rsidRDefault="009476C2">
      <w:pPr>
        <w:pStyle w:val="TOC3"/>
        <w:rPr>
          <w:ins w:id="28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85" w:author="David Bullen" w:date="2025-01-30T14:32:00Z" w16du:dateUtc="2025-01-30T01:32:00Z">
        <w:r>
          <w:fldChar w:fldCharType="begin"/>
        </w:r>
        <w:r>
          <w:instrText>HYPERLINK \l "_Toc189139595"</w:instrText>
        </w:r>
        <w:r>
          <w:fldChar w:fldCharType="separate"/>
        </w:r>
        <w:r w:rsidRPr="00A522E2">
          <w:rPr>
            <w:rStyle w:val="Hyperlink"/>
          </w:rPr>
          <w:t>3.5.2</w:t>
        </w:r>
        <w:r>
          <w:rPr>
            <w:rFonts w:asciiTheme="minorHAnsi" w:eastAsiaTheme="minorEastAsia" w:hAnsiTheme="minorHAnsi" w:cstheme="minorBidi"/>
            <w:kern w:val="2"/>
            <w:sz w:val="24"/>
            <w:szCs w:val="24"/>
            <w:lang w:eastAsia="en-NZ"/>
            <w14:ligatures w14:val="standardContextual"/>
          </w:rPr>
          <w:tab/>
        </w:r>
        <w:r w:rsidRPr="00A522E2">
          <w:rPr>
            <w:rStyle w:val="Hyperlink"/>
          </w:rPr>
          <w:t>Index</w:t>
        </w:r>
        <w:r>
          <w:rPr>
            <w:webHidden/>
          </w:rPr>
          <w:tab/>
        </w:r>
        <w:r>
          <w:rPr>
            <w:webHidden/>
          </w:rPr>
          <w:fldChar w:fldCharType="begin"/>
        </w:r>
        <w:r>
          <w:rPr>
            <w:webHidden/>
          </w:rPr>
          <w:instrText xml:space="preserve"> PAGEREF _Toc189139595 \h </w:instrText>
        </w:r>
        <w:r>
          <w:rPr>
            <w:webHidden/>
          </w:rPr>
        </w:r>
        <w:r>
          <w:rPr>
            <w:webHidden/>
          </w:rPr>
          <w:fldChar w:fldCharType="separate"/>
        </w:r>
        <w:r>
          <w:rPr>
            <w:webHidden/>
          </w:rPr>
          <w:t>12</w:t>
        </w:r>
        <w:r>
          <w:rPr>
            <w:webHidden/>
          </w:rPr>
          <w:fldChar w:fldCharType="end"/>
        </w:r>
        <w:r>
          <w:fldChar w:fldCharType="end"/>
        </w:r>
      </w:ins>
    </w:p>
    <w:p w14:paraId="5C5882EF" w14:textId="1A22FA4E" w:rsidR="009476C2" w:rsidRDefault="009476C2">
      <w:pPr>
        <w:pStyle w:val="TOC3"/>
        <w:rPr>
          <w:ins w:id="28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87" w:author="David Bullen" w:date="2025-01-30T14:32:00Z" w16du:dateUtc="2025-01-30T01:32:00Z">
        <w:r>
          <w:fldChar w:fldCharType="begin"/>
        </w:r>
        <w:r>
          <w:instrText>HYPERLINK \l "_Toc189139596"</w:instrText>
        </w:r>
        <w:r>
          <w:fldChar w:fldCharType="separate"/>
        </w:r>
        <w:r w:rsidRPr="00A522E2">
          <w:rPr>
            <w:rStyle w:val="Hyperlink"/>
          </w:rPr>
          <w:t>3.5.3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_Toc189139596 \h </w:instrText>
        </w:r>
        <w:r>
          <w:rPr>
            <w:webHidden/>
          </w:rPr>
        </w:r>
        <w:r>
          <w:rPr>
            <w:webHidden/>
          </w:rPr>
          <w:fldChar w:fldCharType="separate"/>
        </w:r>
        <w:r>
          <w:rPr>
            <w:webHidden/>
          </w:rPr>
          <w:t>12</w:t>
        </w:r>
        <w:r>
          <w:rPr>
            <w:webHidden/>
          </w:rPr>
          <w:fldChar w:fldCharType="end"/>
        </w:r>
        <w:r>
          <w:fldChar w:fldCharType="end"/>
        </w:r>
      </w:ins>
    </w:p>
    <w:p w14:paraId="4AA3E603" w14:textId="38F51C01" w:rsidR="009476C2" w:rsidRDefault="009476C2">
      <w:pPr>
        <w:pStyle w:val="TOC2"/>
        <w:rPr>
          <w:ins w:id="28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89" w:author="David Bullen" w:date="2025-01-30T14:32:00Z" w16du:dateUtc="2025-01-30T01:32:00Z">
        <w:r>
          <w:fldChar w:fldCharType="begin"/>
        </w:r>
        <w:r>
          <w:instrText>HYPERLINK \l "_Toc189139597"</w:instrText>
        </w:r>
        <w:r>
          <w:fldChar w:fldCharType="separate"/>
        </w:r>
        <w:r w:rsidRPr="00A522E2">
          <w:rPr>
            <w:rStyle w:val="Hyperlink"/>
          </w:rPr>
          <w:t>3.6</w:t>
        </w:r>
        <w:r>
          <w:rPr>
            <w:rFonts w:asciiTheme="minorHAnsi" w:eastAsiaTheme="minorEastAsia" w:hAnsiTheme="minorHAnsi" w:cstheme="minorBidi"/>
            <w:kern w:val="2"/>
            <w:sz w:val="24"/>
            <w:szCs w:val="24"/>
            <w:lang w:eastAsia="en-NZ"/>
            <w14:ligatures w14:val="standardContextual"/>
          </w:rPr>
          <w:tab/>
        </w:r>
        <w:r w:rsidRPr="00A522E2">
          <w:rPr>
            <w:rStyle w:val="Hyperlink"/>
          </w:rPr>
          <w:t>AC Transmission System</w:t>
        </w:r>
        <w:r>
          <w:rPr>
            <w:webHidden/>
          </w:rPr>
          <w:tab/>
        </w:r>
        <w:r>
          <w:rPr>
            <w:webHidden/>
          </w:rPr>
          <w:fldChar w:fldCharType="begin"/>
        </w:r>
        <w:r>
          <w:rPr>
            <w:webHidden/>
          </w:rPr>
          <w:instrText xml:space="preserve"> PAGEREF _Toc189139597 \h </w:instrText>
        </w:r>
        <w:r>
          <w:rPr>
            <w:webHidden/>
          </w:rPr>
        </w:r>
        <w:r>
          <w:rPr>
            <w:webHidden/>
          </w:rPr>
          <w:fldChar w:fldCharType="separate"/>
        </w:r>
        <w:r>
          <w:rPr>
            <w:webHidden/>
          </w:rPr>
          <w:t>12</w:t>
        </w:r>
        <w:r>
          <w:rPr>
            <w:webHidden/>
          </w:rPr>
          <w:fldChar w:fldCharType="end"/>
        </w:r>
        <w:r>
          <w:fldChar w:fldCharType="end"/>
        </w:r>
      </w:ins>
    </w:p>
    <w:p w14:paraId="0CBBDD1B" w14:textId="0DFBE49A" w:rsidR="009476C2" w:rsidRDefault="009476C2">
      <w:pPr>
        <w:pStyle w:val="TOC3"/>
        <w:rPr>
          <w:ins w:id="29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91" w:author="David Bullen" w:date="2025-01-30T14:32:00Z" w16du:dateUtc="2025-01-30T01:32:00Z">
        <w:r>
          <w:fldChar w:fldCharType="begin"/>
        </w:r>
        <w:r>
          <w:instrText>HYPERLINK \l "_Toc189139598"</w:instrText>
        </w:r>
        <w:r>
          <w:fldChar w:fldCharType="separate"/>
        </w:r>
        <w:r w:rsidRPr="00A522E2">
          <w:rPr>
            <w:rStyle w:val="Hyperlink"/>
          </w:rPr>
          <w:t>3.6.1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_Toc189139598 \h </w:instrText>
        </w:r>
        <w:r>
          <w:rPr>
            <w:webHidden/>
          </w:rPr>
        </w:r>
        <w:r>
          <w:rPr>
            <w:webHidden/>
          </w:rPr>
          <w:fldChar w:fldCharType="separate"/>
        </w:r>
        <w:r>
          <w:rPr>
            <w:webHidden/>
          </w:rPr>
          <w:t>12</w:t>
        </w:r>
        <w:r>
          <w:rPr>
            <w:webHidden/>
          </w:rPr>
          <w:fldChar w:fldCharType="end"/>
        </w:r>
        <w:r>
          <w:fldChar w:fldCharType="end"/>
        </w:r>
      </w:ins>
    </w:p>
    <w:p w14:paraId="1E1E0A62" w14:textId="6A95300D" w:rsidR="009476C2" w:rsidRDefault="009476C2">
      <w:pPr>
        <w:pStyle w:val="TOC3"/>
        <w:rPr>
          <w:ins w:id="29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93" w:author="David Bullen" w:date="2025-01-30T14:32:00Z" w16du:dateUtc="2025-01-30T01:32:00Z">
        <w:r>
          <w:fldChar w:fldCharType="begin"/>
        </w:r>
        <w:r>
          <w:instrText>HYPERLINK \l "_Toc189139599"</w:instrText>
        </w:r>
        <w:r>
          <w:fldChar w:fldCharType="separate"/>
        </w:r>
        <w:r w:rsidRPr="00A522E2">
          <w:rPr>
            <w:rStyle w:val="Hyperlink"/>
          </w:rPr>
          <w:t>3.6.2</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_Toc189139599 \h </w:instrText>
        </w:r>
        <w:r>
          <w:rPr>
            <w:webHidden/>
          </w:rPr>
        </w:r>
        <w:r>
          <w:rPr>
            <w:webHidden/>
          </w:rPr>
          <w:fldChar w:fldCharType="separate"/>
        </w:r>
        <w:r>
          <w:rPr>
            <w:webHidden/>
          </w:rPr>
          <w:t>13</w:t>
        </w:r>
        <w:r>
          <w:rPr>
            <w:webHidden/>
          </w:rPr>
          <w:fldChar w:fldCharType="end"/>
        </w:r>
        <w:r>
          <w:fldChar w:fldCharType="end"/>
        </w:r>
      </w:ins>
    </w:p>
    <w:p w14:paraId="01812693" w14:textId="32E7E1D8" w:rsidR="009476C2" w:rsidRDefault="009476C2">
      <w:pPr>
        <w:pStyle w:val="TOC2"/>
        <w:rPr>
          <w:ins w:id="29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95" w:author="David Bullen" w:date="2025-01-30T14:32:00Z" w16du:dateUtc="2025-01-30T01:32:00Z">
        <w:r>
          <w:fldChar w:fldCharType="begin"/>
        </w:r>
        <w:r>
          <w:instrText>HYPERLINK \l "_Toc189139600"</w:instrText>
        </w:r>
        <w:r>
          <w:fldChar w:fldCharType="separate"/>
        </w:r>
        <w:r w:rsidRPr="00A522E2">
          <w:rPr>
            <w:rStyle w:val="Hyperlink"/>
          </w:rPr>
          <w:t>3.7</w:t>
        </w:r>
        <w:r>
          <w:rPr>
            <w:rFonts w:asciiTheme="minorHAnsi" w:eastAsiaTheme="minorEastAsia" w:hAnsiTheme="minorHAnsi" w:cstheme="minorBidi"/>
            <w:kern w:val="2"/>
            <w:sz w:val="24"/>
            <w:szCs w:val="24"/>
            <w:lang w:eastAsia="en-NZ"/>
            <w14:ligatures w14:val="standardContextual"/>
          </w:rPr>
          <w:tab/>
        </w:r>
        <w:r w:rsidRPr="00A522E2">
          <w:rPr>
            <w:rStyle w:val="Hyperlink"/>
          </w:rPr>
          <w:t>Risk and Reserve</w:t>
        </w:r>
        <w:r>
          <w:rPr>
            <w:webHidden/>
          </w:rPr>
          <w:tab/>
        </w:r>
        <w:r>
          <w:rPr>
            <w:webHidden/>
          </w:rPr>
          <w:fldChar w:fldCharType="begin"/>
        </w:r>
        <w:r>
          <w:rPr>
            <w:webHidden/>
          </w:rPr>
          <w:instrText xml:space="preserve"> PAGEREF _Toc189139600 \h </w:instrText>
        </w:r>
        <w:r>
          <w:rPr>
            <w:webHidden/>
          </w:rPr>
        </w:r>
        <w:r>
          <w:rPr>
            <w:webHidden/>
          </w:rPr>
          <w:fldChar w:fldCharType="separate"/>
        </w:r>
        <w:r>
          <w:rPr>
            <w:webHidden/>
          </w:rPr>
          <w:t>13</w:t>
        </w:r>
        <w:r>
          <w:rPr>
            <w:webHidden/>
          </w:rPr>
          <w:fldChar w:fldCharType="end"/>
        </w:r>
        <w:r>
          <w:fldChar w:fldCharType="end"/>
        </w:r>
      </w:ins>
    </w:p>
    <w:p w14:paraId="52B18821" w14:textId="422D64D2" w:rsidR="009476C2" w:rsidRDefault="009476C2">
      <w:pPr>
        <w:pStyle w:val="TOC3"/>
        <w:rPr>
          <w:ins w:id="29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97" w:author="David Bullen" w:date="2025-01-30T14:32:00Z" w16du:dateUtc="2025-01-30T01:32:00Z">
        <w:r>
          <w:fldChar w:fldCharType="begin"/>
        </w:r>
        <w:r>
          <w:instrText>HYPERLINK \l "_Toc189139601"</w:instrText>
        </w:r>
        <w:r>
          <w:fldChar w:fldCharType="separate"/>
        </w:r>
        <w:r w:rsidRPr="00A522E2">
          <w:rPr>
            <w:rStyle w:val="Hyperlink"/>
          </w:rPr>
          <w:t>3.7.1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_Toc189139601 \h </w:instrText>
        </w:r>
        <w:r>
          <w:rPr>
            <w:webHidden/>
          </w:rPr>
        </w:r>
        <w:r>
          <w:rPr>
            <w:webHidden/>
          </w:rPr>
          <w:fldChar w:fldCharType="separate"/>
        </w:r>
        <w:r>
          <w:rPr>
            <w:webHidden/>
          </w:rPr>
          <w:t>13</w:t>
        </w:r>
        <w:r>
          <w:rPr>
            <w:webHidden/>
          </w:rPr>
          <w:fldChar w:fldCharType="end"/>
        </w:r>
        <w:r>
          <w:fldChar w:fldCharType="end"/>
        </w:r>
      </w:ins>
    </w:p>
    <w:p w14:paraId="7FC032B3" w14:textId="012F9658" w:rsidR="009476C2" w:rsidRDefault="009476C2">
      <w:pPr>
        <w:pStyle w:val="TOC3"/>
        <w:rPr>
          <w:ins w:id="29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299" w:author="David Bullen" w:date="2025-01-30T14:32:00Z" w16du:dateUtc="2025-01-30T01:32:00Z">
        <w:r>
          <w:fldChar w:fldCharType="begin"/>
        </w:r>
        <w:r>
          <w:instrText>HYPERLINK \l "_Toc189139602"</w:instrText>
        </w:r>
        <w:r>
          <w:fldChar w:fldCharType="separate"/>
        </w:r>
        <w:r w:rsidRPr="00A522E2">
          <w:rPr>
            <w:rStyle w:val="Hyperlink"/>
          </w:rPr>
          <w:t>3.7.2</w:t>
        </w:r>
        <w:r>
          <w:rPr>
            <w:rFonts w:asciiTheme="minorHAnsi" w:eastAsiaTheme="minorEastAsia" w:hAnsiTheme="minorHAnsi" w:cstheme="minorBidi"/>
            <w:kern w:val="2"/>
            <w:sz w:val="24"/>
            <w:szCs w:val="24"/>
            <w:lang w:eastAsia="en-NZ"/>
            <w14:ligatures w14:val="standardContextual"/>
          </w:rPr>
          <w:tab/>
        </w:r>
        <w:r w:rsidRPr="00A522E2">
          <w:rPr>
            <w:rStyle w:val="Hyperlink"/>
          </w:rPr>
          <w:t>Index</w:t>
        </w:r>
        <w:r>
          <w:rPr>
            <w:webHidden/>
          </w:rPr>
          <w:tab/>
        </w:r>
        <w:r>
          <w:rPr>
            <w:webHidden/>
          </w:rPr>
          <w:fldChar w:fldCharType="begin"/>
        </w:r>
        <w:r>
          <w:rPr>
            <w:webHidden/>
          </w:rPr>
          <w:instrText xml:space="preserve"> PAGEREF _Toc189139602 \h </w:instrText>
        </w:r>
        <w:r>
          <w:rPr>
            <w:webHidden/>
          </w:rPr>
        </w:r>
        <w:r>
          <w:rPr>
            <w:webHidden/>
          </w:rPr>
          <w:fldChar w:fldCharType="separate"/>
        </w:r>
        <w:r>
          <w:rPr>
            <w:webHidden/>
          </w:rPr>
          <w:t>16</w:t>
        </w:r>
        <w:r>
          <w:rPr>
            <w:webHidden/>
          </w:rPr>
          <w:fldChar w:fldCharType="end"/>
        </w:r>
        <w:r>
          <w:fldChar w:fldCharType="end"/>
        </w:r>
      </w:ins>
    </w:p>
    <w:p w14:paraId="0B660B18" w14:textId="65B7E6A5" w:rsidR="009476C2" w:rsidRDefault="009476C2">
      <w:pPr>
        <w:pStyle w:val="TOC3"/>
        <w:rPr>
          <w:ins w:id="30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01" w:author="David Bullen" w:date="2025-01-30T14:32:00Z" w16du:dateUtc="2025-01-30T01:32:00Z">
        <w:r>
          <w:fldChar w:fldCharType="begin"/>
        </w:r>
        <w:r>
          <w:instrText>HYPERLINK \l "_Toc189139603"</w:instrText>
        </w:r>
        <w:r>
          <w:fldChar w:fldCharType="separate"/>
        </w:r>
        <w:r w:rsidRPr="00A522E2">
          <w:rPr>
            <w:rStyle w:val="Hyperlink"/>
          </w:rPr>
          <w:t>3.7.3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_Toc189139603 \h </w:instrText>
        </w:r>
        <w:r>
          <w:rPr>
            <w:webHidden/>
          </w:rPr>
        </w:r>
        <w:r>
          <w:rPr>
            <w:webHidden/>
          </w:rPr>
          <w:fldChar w:fldCharType="separate"/>
        </w:r>
        <w:r>
          <w:rPr>
            <w:webHidden/>
          </w:rPr>
          <w:t>17</w:t>
        </w:r>
        <w:r>
          <w:rPr>
            <w:webHidden/>
          </w:rPr>
          <w:fldChar w:fldCharType="end"/>
        </w:r>
        <w:r>
          <w:fldChar w:fldCharType="end"/>
        </w:r>
      </w:ins>
    </w:p>
    <w:p w14:paraId="64C45A2E" w14:textId="251F375E" w:rsidR="009476C2" w:rsidRDefault="009476C2">
      <w:pPr>
        <w:pStyle w:val="TOC2"/>
        <w:rPr>
          <w:ins w:id="30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03" w:author="David Bullen" w:date="2025-01-30T14:32:00Z" w16du:dateUtc="2025-01-30T01:32:00Z">
        <w:r>
          <w:fldChar w:fldCharType="begin"/>
        </w:r>
        <w:r>
          <w:instrText>HYPERLINK \l "_Toc189139604"</w:instrText>
        </w:r>
        <w:r>
          <w:fldChar w:fldCharType="separate"/>
        </w:r>
        <w:r w:rsidRPr="00A522E2">
          <w:rPr>
            <w:rStyle w:val="Hyperlink"/>
          </w:rPr>
          <w:t>3.8</w:t>
        </w:r>
        <w:r>
          <w:rPr>
            <w:rFonts w:asciiTheme="minorHAnsi" w:eastAsiaTheme="minorEastAsia" w:hAnsiTheme="minorHAnsi" w:cstheme="minorBidi"/>
            <w:kern w:val="2"/>
            <w:sz w:val="24"/>
            <w:szCs w:val="24"/>
            <w:lang w:eastAsia="en-NZ"/>
            <w14:ligatures w14:val="standardContextual"/>
          </w:rPr>
          <w:tab/>
        </w:r>
        <w:r w:rsidRPr="00A522E2">
          <w:rPr>
            <w:rStyle w:val="Hyperlink"/>
          </w:rPr>
          <w:t>Security</w:t>
        </w:r>
        <w:r>
          <w:rPr>
            <w:webHidden/>
          </w:rPr>
          <w:tab/>
        </w:r>
        <w:r>
          <w:rPr>
            <w:webHidden/>
          </w:rPr>
          <w:fldChar w:fldCharType="begin"/>
        </w:r>
        <w:r>
          <w:rPr>
            <w:webHidden/>
          </w:rPr>
          <w:instrText xml:space="preserve"> PAGEREF _Toc189139604 \h </w:instrText>
        </w:r>
        <w:r>
          <w:rPr>
            <w:webHidden/>
          </w:rPr>
        </w:r>
        <w:r>
          <w:rPr>
            <w:webHidden/>
          </w:rPr>
          <w:fldChar w:fldCharType="separate"/>
        </w:r>
        <w:r>
          <w:rPr>
            <w:webHidden/>
          </w:rPr>
          <w:t>18</w:t>
        </w:r>
        <w:r>
          <w:rPr>
            <w:webHidden/>
          </w:rPr>
          <w:fldChar w:fldCharType="end"/>
        </w:r>
        <w:r>
          <w:fldChar w:fldCharType="end"/>
        </w:r>
      </w:ins>
    </w:p>
    <w:p w14:paraId="5BC474F8" w14:textId="602397BA" w:rsidR="009476C2" w:rsidRDefault="009476C2">
      <w:pPr>
        <w:pStyle w:val="TOC3"/>
        <w:rPr>
          <w:ins w:id="30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05" w:author="David Bullen" w:date="2025-01-30T14:32:00Z" w16du:dateUtc="2025-01-30T01:32:00Z">
        <w:r>
          <w:fldChar w:fldCharType="begin"/>
        </w:r>
        <w:r>
          <w:instrText>HYPERLINK \l "_Toc189139605"</w:instrText>
        </w:r>
        <w:r>
          <w:fldChar w:fldCharType="separate"/>
        </w:r>
        <w:r w:rsidRPr="00A522E2">
          <w:rPr>
            <w:rStyle w:val="Hyperlink"/>
          </w:rPr>
          <w:t>3.8.1</w:t>
        </w:r>
        <w:r>
          <w:rPr>
            <w:rFonts w:asciiTheme="minorHAnsi" w:eastAsiaTheme="minorEastAsia" w:hAnsiTheme="minorHAnsi" w:cstheme="minorBidi"/>
            <w:kern w:val="2"/>
            <w:sz w:val="24"/>
            <w:szCs w:val="24"/>
            <w:lang w:eastAsia="en-NZ"/>
            <w14:ligatures w14:val="standardContextual"/>
          </w:rPr>
          <w:tab/>
        </w:r>
        <w:r w:rsidRPr="00A522E2">
          <w:rPr>
            <w:rStyle w:val="Hyperlink"/>
          </w:rPr>
          <w:t>Sets</w:t>
        </w:r>
        <w:r>
          <w:rPr>
            <w:webHidden/>
          </w:rPr>
          <w:tab/>
        </w:r>
        <w:r>
          <w:rPr>
            <w:webHidden/>
          </w:rPr>
          <w:fldChar w:fldCharType="begin"/>
        </w:r>
        <w:r>
          <w:rPr>
            <w:webHidden/>
          </w:rPr>
          <w:instrText xml:space="preserve"> PAGEREF _Toc189139605 \h </w:instrText>
        </w:r>
        <w:r>
          <w:rPr>
            <w:webHidden/>
          </w:rPr>
        </w:r>
        <w:r>
          <w:rPr>
            <w:webHidden/>
          </w:rPr>
          <w:fldChar w:fldCharType="separate"/>
        </w:r>
        <w:r>
          <w:rPr>
            <w:webHidden/>
          </w:rPr>
          <w:t>19</w:t>
        </w:r>
        <w:r>
          <w:rPr>
            <w:webHidden/>
          </w:rPr>
          <w:fldChar w:fldCharType="end"/>
        </w:r>
        <w:r>
          <w:fldChar w:fldCharType="end"/>
        </w:r>
      </w:ins>
    </w:p>
    <w:p w14:paraId="1AC83B44" w14:textId="4ABD9961" w:rsidR="009476C2" w:rsidRDefault="009476C2">
      <w:pPr>
        <w:pStyle w:val="TOC3"/>
        <w:rPr>
          <w:ins w:id="30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07" w:author="David Bullen" w:date="2025-01-30T14:32:00Z" w16du:dateUtc="2025-01-30T01:32:00Z">
        <w:r>
          <w:fldChar w:fldCharType="begin"/>
        </w:r>
        <w:r>
          <w:instrText>HYPERLINK \l "_Toc189139606"</w:instrText>
        </w:r>
        <w:r>
          <w:fldChar w:fldCharType="separate"/>
        </w:r>
        <w:r w:rsidRPr="00A522E2">
          <w:rPr>
            <w:rStyle w:val="Hyperlink"/>
          </w:rPr>
          <w:t>3.8.2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_Toc189139606 \h </w:instrText>
        </w:r>
        <w:r>
          <w:rPr>
            <w:webHidden/>
          </w:rPr>
        </w:r>
        <w:r>
          <w:rPr>
            <w:webHidden/>
          </w:rPr>
          <w:fldChar w:fldCharType="separate"/>
        </w:r>
        <w:r>
          <w:rPr>
            <w:webHidden/>
          </w:rPr>
          <w:t>19</w:t>
        </w:r>
        <w:r>
          <w:rPr>
            <w:webHidden/>
          </w:rPr>
          <w:fldChar w:fldCharType="end"/>
        </w:r>
        <w:r>
          <w:fldChar w:fldCharType="end"/>
        </w:r>
      </w:ins>
    </w:p>
    <w:p w14:paraId="0E966C22" w14:textId="15EDE0C3" w:rsidR="009476C2" w:rsidRDefault="009476C2">
      <w:pPr>
        <w:pStyle w:val="TOC2"/>
        <w:rPr>
          <w:ins w:id="30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09" w:author="David Bullen" w:date="2025-01-30T14:32:00Z" w16du:dateUtc="2025-01-30T01:32:00Z">
        <w:r>
          <w:fldChar w:fldCharType="begin"/>
        </w:r>
        <w:r>
          <w:instrText>HYPERLINK \l "_Toc189139607"</w:instrText>
        </w:r>
        <w:r>
          <w:fldChar w:fldCharType="separate"/>
        </w:r>
        <w:r w:rsidRPr="00A522E2">
          <w:rPr>
            <w:rStyle w:val="Hyperlink"/>
          </w:rPr>
          <w:t>3.9</w:t>
        </w:r>
        <w:r>
          <w:rPr>
            <w:rFonts w:asciiTheme="minorHAnsi" w:eastAsiaTheme="minorEastAsia" w:hAnsiTheme="minorHAnsi" w:cstheme="minorBidi"/>
            <w:kern w:val="2"/>
            <w:sz w:val="24"/>
            <w:szCs w:val="24"/>
            <w:lang w:eastAsia="en-NZ"/>
            <w14:ligatures w14:val="standardContextual"/>
          </w:rPr>
          <w:tab/>
        </w:r>
        <w:r w:rsidRPr="00A522E2">
          <w:rPr>
            <w:rStyle w:val="Hyperlink"/>
          </w:rPr>
          <w:t>Mixed Constraints</w:t>
        </w:r>
        <w:r>
          <w:rPr>
            <w:webHidden/>
          </w:rPr>
          <w:tab/>
        </w:r>
        <w:r>
          <w:rPr>
            <w:webHidden/>
          </w:rPr>
          <w:fldChar w:fldCharType="begin"/>
        </w:r>
        <w:r>
          <w:rPr>
            <w:webHidden/>
          </w:rPr>
          <w:instrText xml:space="preserve"> PAGEREF _Toc189139607 \h </w:instrText>
        </w:r>
        <w:r>
          <w:rPr>
            <w:webHidden/>
          </w:rPr>
        </w:r>
        <w:r>
          <w:rPr>
            <w:webHidden/>
          </w:rPr>
          <w:fldChar w:fldCharType="separate"/>
        </w:r>
        <w:r>
          <w:rPr>
            <w:webHidden/>
          </w:rPr>
          <w:t>20</w:t>
        </w:r>
        <w:r>
          <w:rPr>
            <w:webHidden/>
          </w:rPr>
          <w:fldChar w:fldCharType="end"/>
        </w:r>
        <w:r>
          <w:fldChar w:fldCharType="end"/>
        </w:r>
      </w:ins>
    </w:p>
    <w:p w14:paraId="3BBF1251" w14:textId="78C6A15D" w:rsidR="009476C2" w:rsidRDefault="009476C2">
      <w:pPr>
        <w:pStyle w:val="TOC3"/>
        <w:rPr>
          <w:ins w:id="31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11" w:author="David Bullen" w:date="2025-01-30T14:32:00Z" w16du:dateUtc="2025-01-30T01:32:00Z">
        <w:r>
          <w:fldChar w:fldCharType="begin"/>
        </w:r>
        <w:r>
          <w:instrText>HYPERLINK \l "_Toc189139608"</w:instrText>
        </w:r>
        <w:r>
          <w:fldChar w:fldCharType="separate"/>
        </w:r>
        <w:r w:rsidRPr="00A522E2">
          <w:rPr>
            <w:rStyle w:val="Hyperlink"/>
          </w:rPr>
          <w:t>3.9.1</w:t>
        </w:r>
        <w:r>
          <w:rPr>
            <w:rFonts w:asciiTheme="minorHAnsi" w:eastAsiaTheme="minorEastAsia" w:hAnsiTheme="minorHAnsi" w:cstheme="minorBidi"/>
            <w:kern w:val="2"/>
            <w:sz w:val="24"/>
            <w:szCs w:val="24"/>
            <w:lang w:eastAsia="en-NZ"/>
            <w14:ligatures w14:val="standardContextual"/>
          </w:rPr>
          <w:tab/>
        </w:r>
        <w:r w:rsidRPr="00A522E2">
          <w:rPr>
            <w:rStyle w:val="Hyperlink"/>
          </w:rPr>
          <w:t>Sets</w:t>
        </w:r>
        <w:r>
          <w:rPr>
            <w:webHidden/>
          </w:rPr>
          <w:tab/>
        </w:r>
        <w:r>
          <w:rPr>
            <w:webHidden/>
          </w:rPr>
          <w:fldChar w:fldCharType="begin"/>
        </w:r>
        <w:r>
          <w:rPr>
            <w:webHidden/>
          </w:rPr>
          <w:instrText xml:space="preserve"> PAGEREF _Toc189139608 \h </w:instrText>
        </w:r>
        <w:r>
          <w:rPr>
            <w:webHidden/>
          </w:rPr>
        </w:r>
        <w:r>
          <w:rPr>
            <w:webHidden/>
          </w:rPr>
          <w:fldChar w:fldCharType="separate"/>
        </w:r>
        <w:r>
          <w:rPr>
            <w:webHidden/>
          </w:rPr>
          <w:t>21</w:t>
        </w:r>
        <w:r>
          <w:rPr>
            <w:webHidden/>
          </w:rPr>
          <w:fldChar w:fldCharType="end"/>
        </w:r>
        <w:r>
          <w:fldChar w:fldCharType="end"/>
        </w:r>
      </w:ins>
    </w:p>
    <w:p w14:paraId="2C2E8F95" w14:textId="428AAEDF" w:rsidR="009476C2" w:rsidRDefault="009476C2">
      <w:pPr>
        <w:pStyle w:val="TOC3"/>
        <w:rPr>
          <w:ins w:id="31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13" w:author="David Bullen" w:date="2025-01-30T14:32:00Z" w16du:dateUtc="2025-01-30T01:32:00Z">
        <w:r>
          <w:fldChar w:fldCharType="begin"/>
        </w:r>
        <w:r>
          <w:instrText>HYPERLINK \l "_Toc189139609"</w:instrText>
        </w:r>
        <w:r>
          <w:fldChar w:fldCharType="separate"/>
        </w:r>
        <w:r w:rsidRPr="00A522E2">
          <w:rPr>
            <w:rStyle w:val="Hyperlink"/>
          </w:rPr>
          <w:t>3.9.2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_Toc189139609 \h </w:instrText>
        </w:r>
        <w:r>
          <w:rPr>
            <w:webHidden/>
          </w:rPr>
        </w:r>
        <w:r>
          <w:rPr>
            <w:webHidden/>
          </w:rPr>
          <w:fldChar w:fldCharType="separate"/>
        </w:r>
        <w:r>
          <w:rPr>
            <w:webHidden/>
          </w:rPr>
          <w:t>22</w:t>
        </w:r>
        <w:r>
          <w:rPr>
            <w:webHidden/>
          </w:rPr>
          <w:fldChar w:fldCharType="end"/>
        </w:r>
        <w:r>
          <w:fldChar w:fldCharType="end"/>
        </w:r>
      </w:ins>
    </w:p>
    <w:p w14:paraId="11471F06" w14:textId="3CD90EDC" w:rsidR="009476C2" w:rsidRDefault="009476C2">
      <w:pPr>
        <w:pStyle w:val="TOC3"/>
        <w:rPr>
          <w:ins w:id="31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15" w:author="David Bullen" w:date="2025-01-30T14:32:00Z" w16du:dateUtc="2025-01-30T01:32:00Z">
        <w:r>
          <w:fldChar w:fldCharType="begin"/>
        </w:r>
        <w:r>
          <w:instrText>HYPERLINK \l "_Toc189139610"</w:instrText>
        </w:r>
        <w:r>
          <w:fldChar w:fldCharType="separate"/>
        </w:r>
        <w:r w:rsidRPr="00A522E2">
          <w:rPr>
            <w:rStyle w:val="Hyperlink"/>
          </w:rPr>
          <w:t>3.9.3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_Toc189139610 \h </w:instrText>
        </w:r>
        <w:r>
          <w:rPr>
            <w:webHidden/>
          </w:rPr>
        </w:r>
        <w:r>
          <w:rPr>
            <w:webHidden/>
          </w:rPr>
          <w:fldChar w:fldCharType="separate"/>
        </w:r>
        <w:r>
          <w:rPr>
            <w:webHidden/>
          </w:rPr>
          <w:t>23</w:t>
        </w:r>
        <w:r>
          <w:rPr>
            <w:webHidden/>
          </w:rPr>
          <w:fldChar w:fldCharType="end"/>
        </w:r>
        <w:r>
          <w:fldChar w:fldCharType="end"/>
        </w:r>
      </w:ins>
    </w:p>
    <w:p w14:paraId="707DDF20" w14:textId="082B7511" w:rsidR="009476C2" w:rsidRDefault="009476C2">
      <w:pPr>
        <w:pStyle w:val="TOC1"/>
        <w:rPr>
          <w:ins w:id="316" w:author="David Bullen" w:date="2025-01-30T14:32:00Z" w16du:dateUtc="2025-01-30T01:32:00Z"/>
          <w:rFonts w:asciiTheme="minorHAnsi" w:eastAsiaTheme="minorEastAsia" w:hAnsiTheme="minorHAnsi" w:cstheme="minorBidi"/>
          <w:b w:val="0"/>
          <w:smallCaps w:val="0"/>
          <w:kern w:val="2"/>
          <w:sz w:val="24"/>
          <w:szCs w:val="24"/>
          <w:lang w:eastAsia="en-NZ"/>
          <w14:ligatures w14:val="standardContextual"/>
        </w:rPr>
      </w:pPr>
      <w:ins w:id="317" w:author="David Bullen" w:date="2025-01-30T14:32:00Z" w16du:dateUtc="2025-01-30T01:32:00Z">
        <w:r>
          <w:fldChar w:fldCharType="begin"/>
        </w:r>
        <w:r>
          <w:instrText>HYPERLINK \l "_Toc189139611"</w:instrText>
        </w:r>
        <w:r>
          <w:fldChar w:fldCharType="separate"/>
        </w:r>
        <w:r w:rsidRPr="00A522E2">
          <w:rPr>
            <w:rStyle w:val="Hyperlink"/>
          </w:rPr>
          <w:t>4</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Pre-Processing</w:t>
        </w:r>
        <w:r>
          <w:rPr>
            <w:webHidden/>
          </w:rPr>
          <w:tab/>
        </w:r>
        <w:r>
          <w:rPr>
            <w:webHidden/>
          </w:rPr>
          <w:fldChar w:fldCharType="begin"/>
        </w:r>
        <w:r>
          <w:rPr>
            <w:webHidden/>
          </w:rPr>
          <w:instrText xml:space="preserve"> PAGEREF _Toc189139611 \h </w:instrText>
        </w:r>
        <w:r>
          <w:rPr>
            <w:webHidden/>
          </w:rPr>
        </w:r>
        <w:r>
          <w:rPr>
            <w:webHidden/>
          </w:rPr>
          <w:fldChar w:fldCharType="separate"/>
        </w:r>
        <w:r>
          <w:rPr>
            <w:webHidden/>
          </w:rPr>
          <w:t>23</w:t>
        </w:r>
        <w:r>
          <w:rPr>
            <w:webHidden/>
          </w:rPr>
          <w:fldChar w:fldCharType="end"/>
        </w:r>
        <w:r>
          <w:fldChar w:fldCharType="end"/>
        </w:r>
      </w:ins>
    </w:p>
    <w:p w14:paraId="27E5C670" w14:textId="1AAD336C" w:rsidR="009476C2" w:rsidRDefault="009476C2">
      <w:pPr>
        <w:pStyle w:val="TOC2"/>
        <w:rPr>
          <w:ins w:id="31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19" w:author="David Bullen" w:date="2025-01-30T14:32:00Z" w16du:dateUtc="2025-01-30T01:32:00Z">
        <w:r>
          <w:fldChar w:fldCharType="begin"/>
        </w:r>
        <w:r>
          <w:instrText>HYPERLINK \l "_Toc189139612"</w:instrText>
        </w:r>
        <w:r>
          <w:fldChar w:fldCharType="separate"/>
        </w:r>
        <w:r w:rsidRPr="00A522E2">
          <w:rPr>
            <w:rStyle w:val="Hyperlink"/>
          </w:rPr>
          <w:t>4.1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_Toc189139612 \h </w:instrText>
        </w:r>
        <w:r>
          <w:rPr>
            <w:webHidden/>
          </w:rPr>
        </w:r>
        <w:r>
          <w:rPr>
            <w:webHidden/>
          </w:rPr>
          <w:fldChar w:fldCharType="separate"/>
        </w:r>
        <w:r>
          <w:rPr>
            <w:webHidden/>
          </w:rPr>
          <w:t>23</w:t>
        </w:r>
        <w:r>
          <w:rPr>
            <w:webHidden/>
          </w:rPr>
          <w:fldChar w:fldCharType="end"/>
        </w:r>
        <w:r>
          <w:fldChar w:fldCharType="end"/>
        </w:r>
      </w:ins>
    </w:p>
    <w:p w14:paraId="34FA7B3F" w14:textId="186847D8" w:rsidR="009476C2" w:rsidRDefault="009476C2">
      <w:pPr>
        <w:pStyle w:val="TOC2"/>
        <w:rPr>
          <w:ins w:id="32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21" w:author="David Bullen" w:date="2025-01-30T14:32:00Z" w16du:dateUtc="2025-01-30T01:32:00Z">
        <w:r>
          <w:fldChar w:fldCharType="begin"/>
        </w:r>
        <w:r>
          <w:instrText>HYPERLINK \l "_Toc189139613"</w:instrText>
        </w:r>
        <w:r>
          <w:fldChar w:fldCharType="separate"/>
        </w:r>
        <w:r w:rsidRPr="00A522E2">
          <w:rPr>
            <w:rStyle w:val="Hyperlink"/>
          </w:rPr>
          <w:t>4.2</w:t>
        </w:r>
        <w:r>
          <w:rPr>
            <w:rFonts w:asciiTheme="minorHAnsi" w:eastAsiaTheme="minorEastAsia" w:hAnsiTheme="minorHAnsi" w:cstheme="minorBidi"/>
            <w:kern w:val="2"/>
            <w:sz w:val="24"/>
            <w:szCs w:val="24"/>
            <w:lang w:eastAsia="en-NZ"/>
            <w14:ligatures w14:val="standardContextual"/>
          </w:rPr>
          <w:tab/>
        </w:r>
        <w:r w:rsidRPr="00A522E2">
          <w:rPr>
            <w:rStyle w:val="Hyperlink"/>
          </w:rPr>
          <w:t>Connectivity Pre-Processing</w:t>
        </w:r>
        <w:r>
          <w:rPr>
            <w:webHidden/>
          </w:rPr>
          <w:tab/>
        </w:r>
        <w:r>
          <w:rPr>
            <w:webHidden/>
          </w:rPr>
          <w:fldChar w:fldCharType="begin"/>
        </w:r>
        <w:r>
          <w:rPr>
            <w:webHidden/>
          </w:rPr>
          <w:instrText xml:space="preserve"> PAGEREF _Toc189139613 \h </w:instrText>
        </w:r>
        <w:r>
          <w:rPr>
            <w:webHidden/>
          </w:rPr>
        </w:r>
        <w:r>
          <w:rPr>
            <w:webHidden/>
          </w:rPr>
          <w:fldChar w:fldCharType="separate"/>
        </w:r>
        <w:r>
          <w:rPr>
            <w:webHidden/>
          </w:rPr>
          <w:t>23</w:t>
        </w:r>
        <w:r>
          <w:rPr>
            <w:webHidden/>
          </w:rPr>
          <w:fldChar w:fldCharType="end"/>
        </w:r>
        <w:r>
          <w:fldChar w:fldCharType="end"/>
        </w:r>
      </w:ins>
    </w:p>
    <w:p w14:paraId="08570172" w14:textId="35D01B79" w:rsidR="009476C2" w:rsidRDefault="009476C2">
      <w:pPr>
        <w:pStyle w:val="TOC3"/>
        <w:rPr>
          <w:ins w:id="32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23" w:author="David Bullen" w:date="2025-01-30T14:32:00Z" w16du:dateUtc="2025-01-30T01:32:00Z">
        <w:r>
          <w:fldChar w:fldCharType="begin"/>
        </w:r>
        <w:r>
          <w:instrText>HYPERLINK \l "_Toc189139614"</w:instrText>
        </w:r>
        <w:r>
          <w:fldChar w:fldCharType="separate"/>
        </w:r>
        <w:r w:rsidRPr="00A522E2">
          <w:rPr>
            <w:rStyle w:val="Hyperlink"/>
          </w:rPr>
          <w:t>4.2.1</w:t>
        </w:r>
        <w:r>
          <w:rPr>
            <w:rFonts w:asciiTheme="minorHAnsi" w:eastAsiaTheme="minorEastAsia" w:hAnsiTheme="minorHAnsi" w:cstheme="minorBidi"/>
            <w:kern w:val="2"/>
            <w:sz w:val="24"/>
            <w:szCs w:val="24"/>
            <w:lang w:eastAsia="en-NZ"/>
            <w14:ligatures w14:val="standardContextual"/>
          </w:rPr>
          <w:tab/>
        </w:r>
        <w:r w:rsidRPr="00A522E2">
          <w:rPr>
            <w:rStyle w:val="Hyperlink"/>
          </w:rPr>
          <w:t>Network Model, Market Model, LP Model</w:t>
        </w:r>
        <w:r>
          <w:rPr>
            <w:webHidden/>
          </w:rPr>
          <w:tab/>
        </w:r>
        <w:r>
          <w:rPr>
            <w:webHidden/>
          </w:rPr>
          <w:fldChar w:fldCharType="begin"/>
        </w:r>
        <w:r>
          <w:rPr>
            <w:webHidden/>
          </w:rPr>
          <w:instrText xml:space="preserve"> PAGEREF _Toc189139614 \h </w:instrText>
        </w:r>
        <w:r>
          <w:rPr>
            <w:webHidden/>
          </w:rPr>
        </w:r>
        <w:r>
          <w:rPr>
            <w:webHidden/>
          </w:rPr>
          <w:fldChar w:fldCharType="separate"/>
        </w:r>
        <w:r>
          <w:rPr>
            <w:webHidden/>
          </w:rPr>
          <w:t>23</w:t>
        </w:r>
        <w:r>
          <w:rPr>
            <w:webHidden/>
          </w:rPr>
          <w:fldChar w:fldCharType="end"/>
        </w:r>
        <w:r>
          <w:fldChar w:fldCharType="end"/>
        </w:r>
      </w:ins>
    </w:p>
    <w:p w14:paraId="0CDF38ED" w14:textId="362C2A1D" w:rsidR="009476C2" w:rsidRDefault="009476C2">
      <w:pPr>
        <w:pStyle w:val="TOC3"/>
        <w:rPr>
          <w:ins w:id="32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25" w:author="David Bullen" w:date="2025-01-30T14:32:00Z" w16du:dateUtc="2025-01-30T01:32:00Z">
        <w:r>
          <w:fldChar w:fldCharType="begin"/>
        </w:r>
        <w:r>
          <w:instrText>HYPERLINK \l "_Toc189139615"</w:instrText>
        </w:r>
        <w:r>
          <w:fldChar w:fldCharType="separate"/>
        </w:r>
        <w:r w:rsidRPr="00A522E2">
          <w:rPr>
            <w:rStyle w:val="Hyperlink"/>
          </w:rPr>
          <w:t>4.2.2</w:t>
        </w:r>
        <w:r>
          <w:rPr>
            <w:rFonts w:asciiTheme="minorHAnsi" w:eastAsiaTheme="minorEastAsia" w:hAnsiTheme="minorHAnsi" w:cstheme="minorBidi"/>
            <w:kern w:val="2"/>
            <w:sz w:val="24"/>
            <w:szCs w:val="24"/>
            <w:lang w:eastAsia="en-NZ"/>
            <w14:ligatures w14:val="standardContextual"/>
          </w:rPr>
          <w:tab/>
        </w:r>
        <w:r w:rsidRPr="00A522E2">
          <w:rPr>
            <w:rStyle w:val="Hyperlink"/>
          </w:rPr>
          <w:t>Electrical Islands</w:t>
        </w:r>
        <w:r>
          <w:rPr>
            <w:webHidden/>
          </w:rPr>
          <w:tab/>
        </w:r>
        <w:r>
          <w:rPr>
            <w:webHidden/>
          </w:rPr>
          <w:fldChar w:fldCharType="begin"/>
        </w:r>
        <w:r>
          <w:rPr>
            <w:webHidden/>
          </w:rPr>
          <w:instrText xml:space="preserve"> PAGEREF _Toc189139615 \h </w:instrText>
        </w:r>
        <w:r>
          <w:rPr>
            <w:webHidden/>
          </w:rPr>
        </w:r>
        <w:r>
          <w:rPr>
            <w:webHidden/>
          </w:rPr>
          <w:fldChar w:fldCharType="separate"/>
        </w:r>
        <w:r>
          <w:rPr>
            <w:webHidden/>
          </w:rPr>
          <w:t>24</w:t>
        </w:r>
        <w:r>
          <w:rPr>
            <w:webHidden/>
          </w:rPr>
          <w:fldChar w:fldCharType="end"/>
        </w:r>
        <w:r>
          <w:fldChar w:fldCharType="end"/>
        </w:r>
      </w:ins>
    </w:p>
    <w:p w14:paraId="6A978CA6" w14:textId="2974EA95" w:rsidR="009476C2" w:rsidRDefault="009476C2">
      <w:pPr>
        <w:pStyle w:val="TOC3"/>
        <w:rPr>
          <w:ins w:id="32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27" w:author="David Bullen" w:date="2025-01-30T14:32:00Z" w16du:dateUtc="2025-01-30T01:32:00Z">
        <w:r>
          <w:fldChar w:fldCharType="begin"/>
        </w:r>
        <w:r>
          <w:instrText>HYPERLINK \l "_Toc189139616"</w:instrText>
        </w:r>
        <w:r>
          <w:fldChar w:fldCharType="separate"/>
        </w:r>
        <w:r w:rsidRPr="00A522E2">
          <w:rPr>
            <w:rStyle w:val="Hyperlink"/>
          </w:rPr>
          <w:t>4.2.3</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_Toc189139616 \h </w:instrText>
        </w:r>
        <w:r>
          <w:rPr>
            <w:webHidden/>
          </w:rPr>
        </w:r>
        <w:r>
          <w:rPr>
            <w:webHidden/>
          </w:rPr>
          <w:fldChar w:fldCharType="separate"/>
        </w:r>
        <w:r>
          <w:rPr>
            <w:webHidden/>
          </w:rPr>
          <w:t>25</w:t>
        </w:r>
        <w:r>
          <w:rPr>
            <w:webHidden/>
          </w:rPr>
          <w:fldChar w:fldCharType="end"/>
        </w:r>
        <w:r>
          <w:fldChar w:fldCharType="end"/>
        </w:r>
      </w:ins>
    </w:p>
    <w:p w14:paraId="52FBB11E" w14:textId="49CE8B26" w:rsidR="009476C2" w:rsidRDefault="009476C2">
      <w:pPr>
        <w:pStyle w:val="TOC3"/>
        <w:rPr>
          <w:ins w:id="32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29" w:author="David Bullen" w:date="2025-01-30T14:32:00Z" w16du:dateUtc="2025-01-30T01:32:00Z">
        <w:r>
          <w:fldChar w:fldCharType="begin"/>
        </w:r>
        <w:r>
          <w:instrText>HYPERLINK \l "_Toc189139617"</w:instrText>
        </w:r>
        <w:r>
          <w:fldChar w:fldCharType="separate"/>
        </w:r>
        <w:r w:rsidRPr="00A522E2">
          <w:rPr>
            <w:rStyle w:val="Hyperlink"/>
          </w:rPr>
          <w:t>4.2.4</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Calculated Parameters</w:t>
        </w:r>
        <w:r>
          <w:rPr>
            <w:webHidden/>
          </w:rPr>
          <w:tab/>
        </w:r>
        <w:r>
          <w:rPr>
            <w:webHidden/>
          </w:rPr>
          <w:fldChar w:fldCharType="begin"/>
        </w:r>
        <w:r>
          <w:rPr>
            <w:webHidden/>
          </w:rPr>
          <w:instrText xml:space="preserve"> PAGEREF _Toc189139617 \h </w:instrText>
        </w:r>
        <w:r>
          <w:rPr>
            <w:webHidden/>
          </w:rPr>
        </w:r>
        <w:r>
          <w:rPr>
            <w:webHidden/>
          </w:rPr>
          <w:fldChar w:fldCharType="separate"/>
        </w:r>
        <w:r>
          <w:rPr>
            <w:webHidden/>
          </w:rPr>
          <w:t>25</w:t>
        </w:r>
        <w:r>
          <w:rPr>
            <w:webHidden/>
          </w:rPr>
          <w:fldChar w:fldCharType="end"/>
        </w:r>
        <w:r>
          <w:fldChar w:fldCharType="end"/>
        </w:r>
      </w:ins>
    </w:p>
    <w:p w14:paraId="1CC6AC8F" w14:textId="7AB15B2F" w:rsidR="009476C2" w:rsidRDefault="009476C2">
      <w:pPr>
        <w:pStyle w:val="TOC3"/>
        <w:rPr>
          <w:ins w:id="33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31" w:author="David Bullen" w:date="2025-01-30T14:32:00Z" w16du:dateUtc="2025-01-30T01:32:00Z">
        <w:r>
          <w:fldChar w:fldCharType="begin"/>
        </w:r>
        <w:r>
          <w:instrText>HYPERLINK \l "_Toc189139618"</w:instrText>
        </w:r>
        <w:r>
          <w:fldChar w:fldCharType="separate"/>
        </w:r>
        <w:r w:rsidRPr="00A522E2">
          <w:rPr>
            <w:rStyle w:val="Hyperlink"/>
          </w:rPr>
          <w:t>4.2.5</w:t>
        </w:r>
        <w:r>
          <w:rPr>
            <w:rFonts w:asciiTheme="minorHAnsi" w:eastAsiaTheme="minorEastAsia" w:hAnsiTheme="minorHAnsi" w:cstheme="minorBidi"/>
            <w:kern w:val="2"/>
            <w:sz w:val="24"/>
            <w:szCs w:val="24"/>
            <w:lang w:eastAsia="en-NZ"/>
            <w14:ligatures w14:val="standardContextual"/>
          </w:rPr>
          <w:tab/>
        </w:r>
        <w:r w:rsidRPr="00A522E2">
          <w:rPr>
            <w:rStyle w:val="Hyperlink"/>
          </w:rPr>
          <w:t>Pnode-Enode-ACNode Mapping</w:t>
        </w:r>
        <w:r>
          <w:rPr>
            <w:webHidden/>
          </w:rPr>
          <w:tab/>
        </w:r>
        <w:r>
          <w:rPr>
            <w:webHidden/>
          </w:rPr>
          <w:fldChar w:fldCharType="begin"/>
        </w:r>
        <w:r>
          <w:rPr>
            <w:webHidden/>
          </w:rPr>
          <w:instrText xml:space="preserve"> PAGEREF _Toc189139618 \h </w:instrText>
        </w:r>
        <w:r>
          <w:rPr>
            <w:webHidden/>
          </w:rPr>
        </w:r>
        <w:r>
          <w:rPr>
            <w:webHidden/>
          </w:rPr>
          <w:fldChar w:fldCharType="separate"/>
        </w:r>
        <w:r>
          <w:rPr>
            <w:webHidden/>
          </w:rPr>
          <w:t>25</w:t>
        </w:r>
        <w:r>
          <w:rPr>
            <w:webHidden/>
          </w:rPr>
          <w:fldChar w:fldCharType="end"/>
        </w:r>
        <w:r>
          <w:fldChar w:fldCharType="end"/>
        </w:r>
      </w:ins>
    </w:p>
    <w:p w14:paraId="0CD6A991" w14:textId="03FC4D47" w:rsidR="009476C2" w:rsidRDefault="009476C2">
      <w:pPr>
        <w:pStyle w:val="TOC2"/>
        <w:rPr>
          <w:ins w:id="33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33" w:author="David Bullen" w:date="2025-01-30T14:32:00Z" w16du:dateUtc="2025-01-30T01:32:00Z">
        <w:r>
          <w:fldChar w:fldCharType="begin"/>
        </w:r>
        <w:r>
          <w:instrText>HYPERLINK \l "_Toc189139619"</w:instrText>
        </w:r>
        <w:r>
          <w:fldChar w:fldCharType="separate"/>
        </w:r>
        <w:r w:rsidRPr="00A522E2">
          <w:rPr>
            <w:rStyle w:val="Hyperlink"/>
          </w:rPr>
          <w:t>4.3</w:t>
        </w:r>
        <w:r>
          <w:rPr>
            <w:rFonts w:asciiTheme="minorHAnsi" w:eastAsiaTheme="minorEastAsia" w:hAnsiTheme="minorHAnsi" w:cstheme="minorBidi"/>
            <w:kern w:val="2"/>
            <w:sz w:val="24"/>
            <w:szCs w:val="24"/>
            <w:lang w:eastAsia="en-NZ"/>
            <w14:ligatures w14:val="standardContextual"/>
          </w:rPr>
          <w:tab/>
        </w:r>
        <w:r w:rsidRPr="00A522E2">
          <w:rPr>
            <w:rStyle w:val="Hyperlink"/>
          </w:rPr>
          <w:t>Dead Node Pre-Processing</w:t>
        </w:r>
        <w:r>
          <w:rPr>
            <w:webHidden/>
          </w:rPr>
          <w:tab/>
        </w:r>
        <w:r>
          <w:rPr>
            <w:webHidden/>
          </w:rPr>
          <w:fldChar w:fldCharType="begin"/>
        </w:r>
        <w:r>
          <w:rPr>
            <w:webHidden/>
          </w:rPr>
          <w:instrText xml:space="preserve"> PAGEREF _Toc189139619 \h </w:instrText>
        </w:r>
        <w:r>
          <w:rPr>
            <w:webHidden/>
          </w:rPr>
        </w:r>
        <w:r>
          <w:rPr>
            <w:webHidden/>
          </w:rPr>
          <w:fldChar w:fldCharType="separate"/>
        </w:r>
        <w:r>
          <w:rPr>
            <w:webHidden/>
          </w:rPr>
          <w:t>28</w:t>
        </w:r>
        <w:r>
          <w:rPr>
            <w:webHidden/>
          </w:rPr>
          <w:fldChar w:fldCharType="end"/>
        </w:r>
        <w:r>
          <w:fldChar w:fldCharType="end"/>
        </w:r>
      </w:ins>
    </w:p>
    <w:p w14:paraId="2233DB52" w14:textId="6B5C4822" w:rsidR="009476C2" w:rsidRDefault="009476C2">
      <w:pPr>
        <w:pStyle w:val="TOC3"/>
        <w:rPr>
          <w:ins w:id="33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35" w:author="David Bullen" w:date="2025-01-30T14:32:00Z" w16du:dateUtc="2025-01-30T01:32:00Z">
        <w:r>
          <w:fldChar w:fldCharType="begin"/>
        </w:r>
        <w:r>
          <w:instrText>HYPERLINK \l "_Toc189139620"</w:instrText>
        </w:r>
        <w:r>
          <w:fldChar w:fldCharType="separate"/>
        </w:r>
        <w:r w:rsidRPr="00A522E2">
          <w:rPr>
            <w:rStyle w:val="Hyperlink"/>
          </w:rPr>
          <w:t>4.3.1</w:t>
        </w:r>
        <w:r>
          <w:rPr>
            <w:rFonts w:asciiTheme="minorHAnsi" w:eastAsiaTheme="minorEastAsia" w:hAnsiTheme="minorHAnsi" w:cstheme="minorBidi"/>
            <w:kern w:val="2"/>
            <w:sz w:val="24"/>
            <w:szCs w:val="24"/>
            <w:lang w:eastAsia="en-NZ"/>
            <w14:ligatures w14:val="standardContextual"/>
          </w:rPr>
          <w:tab/>
        </w:r>
        <w:r w:rsidRPr="00A522E2">
          <w:rPr>
            <w:rStyle w:val="Hyperlink"/>
          </w:rPr>
          <w:t>Zero cleared quantities</w:t>
        </w:r>
        <w:r>
          <w:rPr>
            <w:webHidden/>
          </w:rPr>
          <w:tab/>
        </w:r>
        <w:r>
          <w:rPr>
            <w:webHidden/>
          </w:rPr>
          <w:fldChar w:fldCharType="begin"/>
        </w:r>
        <w:r>
          <w:rPr>
            <w:webHidden/>
          </w:rPr>
          <w:instrText xml:space="preserve"> PAGEREF _Toc189139620 \h </w:instrText>
        </w:r>
        <w:r>
          <w:rPr>
            <w:webHidden/>
          </w:rPr>
        </w:r>
        <w:r>
          <w:rPr>
            <w:webHidden/>
          </w:rPr>
          <w:fldChar w:fldCharType="separate"/>
        </w:r>
        <w:r>
          <w:rPr>
            <w:webHidden/>
          </w:rPr>
          <w:t>28</w:t>
        </w:r>
        <w:r>
          <w:rPr>
            <w:webHidden/>
          </w:rPr>
          <w:fldChar w:fldCharType="end"/>
        </w:r>
        <w:r>
          <w:fldChar w:fldCharType="end"/>
        </w:r>
      </w:ins>
    </w:p>
    <w:p w14:paraId="3A71A2BE" w14:textId="47D027D2" w:rsidR="009476C2" w:rsidRDefault="009476C2">
      <w:pPr>
        <w:pStyle w:val="TOC3"/>
        <w:rPr>
          <w:ins w:id="33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37" w:author="David Bullen" w:date="2025-01-30T14:32:00Z" w16du:dateUtc="2025-01-30T01:32:00Z">
        <w:r>
          <w:fldChar w:fldCharType="begin"/>
        </w:r>
        <w:r>
          <w:instrText>HYPERLINK \l "_Toc189139621"</w:instrText>
        </w:r>
        <w:r>
          <w:fldChar w:fldCharType="separate"/>
        </w:r>
        <w:r w:rsidRPr="00A522E2">
          <w:rPr>
            <w:rStyle w:val="Hyperlink"/>
          </w:rPr>
          <w:t>4.3.2</w:t>
        </w:r>
        <w:r>
          <w:rPr>
            <w:rFonts w:asciiTheme="minorHAnsi" w:eastAsiaTheme="minorEastAsia" w:hAnsiTheme="minorHAnsi" w:cstheme="minorBidi"/>
            <w:kern w:val="2"/>
            <w:sz w:val="24"/>
            <w:szCs w:val="24"/>
            <w:lang w:eastAsia="en-NZ"/>
            <w14:ligatures w14:val="standardContextual"/>
          </w:rPr>
          <w:tab/>
        </w:r>
        <w:r w:rsidRPr="00A522E2">
          <w:rPr>
            <w:rStyle w:val="Hyperlink"/>
          </w:rPr>
          <w:t>Remove ACLines</w:t>
        </w:r>
        <w:r>
          <w:rPr>
            <w:webHidden/>
          </w:rPr>
          <w:tab/>
        </w:r>
        <w:r>
          <w:rPr>
            <w:webHidden/>
          </w:rPr>
          <w:fldChar w:fldCharType="begin"/>
        </w:r>
        <w:r>
          <w:rPr>
            <w:webHidden/>
          </w:rPr>
          <w:instrText xml:space="preserve"> PAGEREF _Toc189139621 \h </w:instrText>
        </w:r>
        <w:r>
          <w:rPr>
            <w:webHidden/>
          </w:rPr>
        </w:r>
        <w:r>
          <w:rPr>
            <w:webHidden/>
          </w:rPr>
          <w:fldChar w:fldCharType="separate"/>
        </w:r>
        <w:r>
          <w:rPr>
            <w:webHidden/>
          </w:rPr>
          <w:t>28</w:t>
        </w:r>
        <w:r>
          <w:rPr>
            <w:webHidden/>
          </w:rPr>
          <w:fldChar w:fldCharType="end"/>
        </w:r>
        <w:r>
          <w:fldChar w:fldCharType="end"/>
        </w:r>
      </w:ins>
    </w:p>
    <w:p w14:paraId="347D3794" w14:textId="2D53AFBB" w:rsidR="009476C2" w:rsidRDefault="009476C2">
      <w:pPr>
        <w:pStyle w:val="TOC2"/>
        <w:rPr>
          <w:ins w:id="33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39" w:author="David Bullen" w:date="2025-01-30T14:32:00Z" w16du:dateUtc="2025-01-30T01:32:00Z">
        <w:r>
          <w:fldChar w:fldCharType="begin"/>
        </w:r>
        <w:r>
          <w:instrText>HYPERLINK \l "_Toc189139622"</w:instrText>
        </w:r>
        <w:r>
          <w:fldChar w:fldCharType="separate"/>
        </w:r>
        <w:r w:rsidRPr="00A522E2">
          <w:rPr>
            <w:rStyle w:val="Hyperlink"/>
          </w:rPr>
          <w:t>4.4</w:t>
        </w:r>
        <w:r>
          <w:rPr>
            <w:rFonts w:asciiTheme="minorHAnsi" w:eastAsiaTheme="minorEastAsia" w:hAnsiTheme="minorHAnsi" w:cstheme="minorBidi"/>
            <w:kern w:val="2"/>
            <w:sz w:val="24"/>
            <w:szCs w:val="24"/>
            <w:lang w:eastAsia="en-NZ"/>
            <w14:ligatures w14:val="standardContextual"/>
          </w:rPr>
          <w:tab/>
        </w:r>
        <w:r w:rsidRPr="00A522E2">
          <w:rPr>
            <w:rStyle w:val="Hyperlink"/>
          </w:rPr>
          <w:t>HVDC Pre-Processing</w:t>
        </w:r>
        <w:r>
          <w:rPr>
            <w:webHidden/>
          </w:rPr>
          <w:tab/>
        </w:r>
        <w:r>
          <w:rPr>
            <w:webHidden/>
          </w:rPr>
          <w:fldChar w:fldCharType="begin"/>
        </w:r>
        <w:r>
          <w:rPr>
            <w:webHidden/>
          </w:rPr>
          <w:instrText xml:space="preserve"> PAGEREF _Toc189139622 \h </w:instrText>
        </w:r>
        <w:r>
          <w:rPr>
            <w:webHidden/>
          </w:rPr>
        </w:r>
        <w:r>
          <w:rPr>
            <w:webHidden/>
          </w:rPr>
          <w:fldChar w:fldCharType="separate"/>
        </w:r>
        <w:r>
          <w:rPr>
            <w:webHidden/>
          </w:rPr>
          <w:t>28</w:t>
        </w:r>
        <w:r>
          <w:rPr>
            <w:webHidden/>
          </w:rPr>
          <w:fldChar w:fldCharType="end"/>
        </w:r>
        <w:r>
          <w:fldChar w:fldCharType="end"/>
        </w:r>
      </w:ins>
    </w:p>
    <w:p w14:paraId="42C9F977" w14:textId="4976CE09" w:rsidR="009476C2" w:rsidRDefault="009476C2">
      <w:pPr>
        <w:pStyle w:val="TOC3"/>
        <w:rPr>
          <w:ins w:id="34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41" w:author="David Bullen" w:date="2025-01-30T14:32:00Z" w16du:dateUtc="2025-01-30T01:32:00Z">
        <w:r>
          <w:fldChar w:fldCharType="begin"/>
        </w:r>
        <w:r>
          <w:instrText>HYPERLINK \l "_Toc189139623"</w:instrText>
        </w:r>
        <w:r>
          <w:fldChar w:fldCharType="separate"/>
        </w:r>
        <w:r w:rsidRPr="00A522E2">
          <w:rPr>
            <w:rStyle w:val="Hyperlink"/>
          </w:rPr>
          <w:t>4.4.1</w:t>
        </w:r>
        <w:r>
          <w:rPr>
            <w:rFonts w:asciiTheme="minorHAnsi" w:eastAsiaTheme="minorEastAsia" w:hAnsiTheme="minorHAnsi" w:cstheme="minorBidi"/>
            <w:kern w:val="2"/>
            <w:sz w:val="24"/>
            <w:szCs w:val="24"/>
            <w:lang w:eastAsia="en-NZ"/>
            <w14:ligatures w14:val="standardContextual"/>
          </w:rPr>
          <w:tab/>
        </w:r>
        <w:r w:rsidRPr="00A522E2">
          <w:rPr>
            <w:rStyle w:val="Hyperlink"/>
          </w:rPr>
          <w:t>Both poles operating</w:t>
        </w:r>
        <w:r>
          <w:rPr>
            <w:webHidden/>
          </w:rPr>
          <w:tab/>
        </w:r>
        <w:r>
          <w:rPr>
            <w:webHidden/>
          </w:rPr>
          <w:fldChar w:fldCharType="begin"/>
        </w:r>
        <w:r>
          <w:rPr>
            <w:webHidden/>
          </w:rPr>
          <w:instrText xml:space="preserve"> PAGEREF _Toc189139623 \h </w:instrText>
        </w:r>
        <w:r>
          <w:rPr>
            <w:webHidden/>
          </w:rPr>
        </w:r>
        <w:r>
          <w:rPr>
            <w:webHidden/>
          </w:rPr>
          <w:fldChar w:fldCharType="separate"/>
        </w:r>
        <w:r>
          <w:rPr>
            <w:webHidden/>
          </w:rPr>
          <w:t>28</w:t>
        </w:r>
        <w:r>
          <w:rPr>
            <w:webHidden/>
          </w:rPr>
          <w:fldChar w:fldCharType="end"/>
        </w:r>
        <w:r>
          <w:fldChar w:fldCharType="end"/>
        </w:r>
      </w:ins>
    </w:p>
    <w:p w14:paraId="597415C2" w14:textId="55A910E2" w:rsidR="009476C2" w:rsidRDefault="009476C2">
      <w:pPr>
        <w:pStyle w:val="TOC3"/>
        <w:rPr>
          <w:ins w:id="34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43" w:author="David Bullen" w:date="2025-01-30T14:32:00Z" w16du:dateUtc="2025-01-30T01:32:00Z">
        <w:r>
          <w:fldChar w:fldCharType="begin"/>
        </w:r>
        <w:r>
          <w:instrText>HYPERLINK \l "_Toc189139624"</w:instrText>
        </w:r>
        <w:r>
          <w:fldChar w:fldCharType="separate"/>
        </w:r>
        <w:r w:rsidRPr="00A522E2">
          <w:rPr>
            <w:rStyle w:val="Hyperlink"/>
          </w:rPr>
          <w:t>4.4.2</w:t>
        </w:r>
        <w:r>
          <w:rPr>
            <w:rFonts w:asciiTheme="minorHAnsi" w:eastAsiaTheme="minorEastAsia" w:hAnsiTheme="minorHAnsi" w:cstheme="minorBidi"/>
            <w:kern w:val="2"/>
            <w:sz w:val="24"/>
            <w:szCs w:val="24"/>
            <w:lang w:eastAsia="en-NZ"/>
            <w14:ligatures w14:val="standardContextual"/>
          </w:rPr>
          <w:tab/>
        </w:r>
        <w:r w:rsidRPr="00A522E2">
          <w:rPr>
            <w:rStyle w:val="Hyperlink"/>
          </w:rPr>
          <w:t>One or more poles not operating</w:t>
        </w:r>
        <w:r>
          <w:rPr>
            <w:webHidden/>
          </w:rPr>
          <w:tab/>
        </w:r>
        <w:r>
          <w:rPr>
            <w:webHidden/>
          </w:rPr>
          <w:fldChar w:fldCharType="begin"/>
        </w:r>
        <w:r>
          <w:rPr>
            <w:webHidden/>
          </w:rPr>
          <w:instrText xml:space="preserve"> PAGEREF _Toc189139624 \h </w:instrText>
        </w:r>
        <w:r>
          <w:rPr>
            <w:webHidden/>
          </w:rPr>
        </w:r>
        <w:r>
          <w:rPr>
            <w:webHidden/>
          </w:rPr>
          <w:fldChar w:fldCharType="separate"/>
        </w:r>
        <w:r>
          <w:rPr>
            <w:webHidden/>
          </w:rPr>
          <w:t>28</w:t>
        </w:r>
        <w:r>
          <w:rPr>
            <w:webHidden/>
          </w:rPr>
          <w:fldChar w:fldCharType="end"/>
        </w:r>
        <w:r>
          <w:fldChar w:fldCharType="end"/>
        </w:r>
      </w:ins>
    </w:p>
    <w:p w14:paraId="557390E9" w14:textId="2D727D15" w:rsidR="009476C2" w:rsidRDefault="009476C2">
      <w:pPr>
        <w:pStyle w:val="TOC2"/>
        <w:rPr>
          <w:ins w:id="34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45" w:author="David Bullen" w:date="2025-01-30T14:32:00Z" w16du:dateUtc="2025-01-30T01:32:00Z">
        <w:r>
          <w:fldChar w:fldCharType="begin"/>
        </w:r>
        <w:r>
          <w:instrText>HYPERLINK \l "_Toc189139625"</w:instrText>
        </w:r>
        <w:r>
          <w:fldChar w:fldCharType="separate"/>
        </w:r>
        <w:r w:rsidRPr="00A522E2">
          <w:rPr>
            <w:rStyle w:val="Hyperlink"/>
          </w:rPr>
          <w:t>4.5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 Pre-Processing</w:t>
        </w:r>
        <w:r>
          <w:rPr>
            <w:webHidden/>
          </w:rPr>
          <w:tab/>
        </w:r>
        <w:r>
          <w:rPr>
            <w:webHidden/>
          </w:rPr>
          <w:fldChar w:fldCharType="begin"/>
        </w:r>
        <w:r>
          <w:rPr>
            <w:webHidden/>
          </w:rPr>
          <w:instrText xml:space="preserve"> PAGEREF _Toc189139625 \h </w:instrText>
        </w:r>
        <w:r>
          <w:rPr>
            <w:webHidden/>
          </w:rPr>
        </w:r>
        <w:r>
          <w:rPr>
            <w:webHidden/>
          </w:rPr>
          <w:fldChar w:fldCharType="separate"/>
        </w:r>
        <w:r>
          <w:rPr>
            <w:webHidden/>
          </w:rPr>
          <w:t>28</w:t>
        </w:r>
        <w:r>
          <w:rPr>
            <w:webHidden/>
          </w:rPr>
          <w:fldChar w:fldCharType="end"/>
        </w:r>
        <w:r>
          <w:fldChar w:fldCharType="end"/>
        </w:r>
      </w:ins>
    </w:p>
    <w:p w14:paraId="4D8B27E4" w14:textId="0C6970F7" w:rsidR="009476C2" w:rsidRDefault="009476C2">
      <w:pPr>
        <w:pStyle w:val="TOC3"/>
        <w:rPr>
          <w:ins w:id="34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47" w:author="David Bullen" w:date="2025-01-30T14:32:00Z" w16du:dateUtc="2025-01-30T01:32:00Z">
        <w:r>
          <w:fldChar w:fldCharType="begin"/>
        </w:r>
        <w:r>
          <w:instrText>HYPERLINK \l "_Toc189139626"</w:instrText>
        </w:r>
        <w:r>
          <w:fldChar w:fldCharType="separate"/>
        </w:r>
        <w:r w:rsidRPr="00A522E2">
          <w:rPr>
            <w:rStyle w:val="Hyperlink"/>
          </w:rPr>
          <w:t>4.5.1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_Toc189139626 \h </w:instrText>
        </w:r>
        <w:r>
          <w:rPr>
            <w:webHidden/>
          </w:rPr>
        </w:r>
        <w:r>
          <w:rPr>
            <w:webHidden/>
          </w:rPr>
          <w:fldChar w:fldCharType="separate"/>
        </w:r>
        <w:r>
          <w:rPr>
            <w:webHidden/>
          </w:rPr>
          <w:t>28</w:t>
        </w:r>
        <w:r>
          <w:rPr>
            <w:webHidden/>
          </w:rPr>
          <w:fldChar w:fldCharType="end"/>
        </w:r>
        <w:r>
          <w:fldChar w:fldCharType="end"/>
        </w:r>
      </w:ins>
    </w:p>
    <w:p w14:paraId="6E862939" w14:textId="1D3186D0" w:rsidR="009476C2" w:rsidRDefault="009476C2">
      <w:pPr>
        <w:pStyle w:val="TOC3"/>
        <w:rPr>
          <w:ins w:id="34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49" w:author="David Bullen" w:date="2025-01-30T14:32:00Z" w16du:dateUtc="2025-01-30T01:32:00Z">
        <w:r>
          <w:fldChar w:fldCharType="begin"/>
        </w:r>
        <w:r>
          <w:instrText>HYPERLINK \l "_Toc189139627"</w:instrText>
        </w:r>
        <w:r>
          <w:fldChar w:fldCharType="separate"/>
        </w:r>
        <w:r w:rsidRPr="00A522E2">
          <w:rPr>
            <w:rStyle w:val="Hyperlink"/>
          </w:rPr>
          <w:t>4.5.2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_Toc189139627 \h </w:instrText>
        </w:r>
        <w:r>
          <w:rPr>
            <w:webHidden/>
          </w:rPr>
        </w:r>
        <w:r>
          <w:rPr>
            <w:webHidden/>
          </w:rPr>
          <w:fldChar w:fldCharType="separate"/>
        </w:r>
        <w:r>
          <w:rPr>
            <w:webHidden/>
          </w:rPr>
          <w:t>29</w:t>
        </w:r>
        <w:r>
          <w:rPr>
            <w:webHidden/>
          </w:rPr>
          <w:fldChar w:fldCharType="end"/>
        </w:r>
        <w:r>
          <w:fldChar w:fldCharType="end"/>
        </w:r>
      </w:ins>
    </w:p>
    <w:p w14:paraId="2BE84FEB" w14:textId="105DA8A1" w:rsidR="009476C2" w:rsidRDefault="009476C2">
      <w:pPr>
        <w:pStyle w:val="TOC2"/>
        <w:rPr>
          <w:ins w:id="35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51" w:author="David Bullen" w:date="2025-01-30T14:32:00Z" w16du:dateUtc="2025-01-30T01:32:00Z">
        <w:r>
          <w:fldChar w:fldCharType="begin"/>
        </w:r>
        <w:r>
          <w:instrText>HYPERLINK \l "_Toc189139628"</w:instrText>
        </w:r>
        <w:r>
          <w:fldChar w:fldCharType="separate"/>
        </w:r>
        <w:r w:rsidRPr="00A522E2">
          <w:rPr>
            <w:rStyle w:val="Hyperlink"/>
          </w:rPr>
          <w:t>4.6</w:t>
        </w:r>
        <w:r>
          <w:rPr>
            <w:rFonts w:asciiTheme="minorHAnsi" w:eastAsiaTheme="minorEastAsia" w:hAnsiTheme="minorHAnsi" w:cstheme="minorBidi"/>
            <w:kern w:val="2"/>
            <w:sz w:val="24"/>
            <w:szCs w:val="24"/>
            <w:lang w:eastAsia="en-NZ"/>
            <w14:ligatures w14:val="standardContextual"/>
          </w:rPr>
          <w:tab/>
        </w:r>
        <w:r w:rsidRPr="00A522E2">
          <w:rPr>
            <w:rStyle w:val="Hyperlink"/>
          </w:rPr>
          <w:t>Secondary Risk Pre-Processing</w:t>
        </w:r>
        <w:r>
          <w:rPr>
            <w:webHidden/>
          </w:rPr>
          <w:tab/>
        </w:r>
        <w:r>
          <w:rPr>
            <w:webHidden/>
          </w:rPr>
          <w:fldChar w:fldCharType="begin"/>
        </w:r>
        <w:r>
          <w:rPr>
            <w:webHidden/>
          </w:rPr>
          <w:instrText xml:space="preserve"> PAGEREF _Toc189139628 \h </w:instrText>
        </w:r>
        <w:r>
          <w:rPr>
            <w:webHidden/>
          </w:rPr>
        </w:r>
        <w:r>
          <w:rPr>
            <w:webHidden/>
          </w:rPr>
          <w:fldChar w:fldCharType="separate"/>
        </w:r>
        <w:r>
          <w:rPr>
            <w:webHidden/>
          </w:rPr>
          <w:t>29</w:t>
        </w:r>
        <w:r>
          <w:rPr>
            <w:webHidden/>
          </w:rPr>
          <w:fldChar w:fldCharType="end"/>
        </w:r>
        <w:r>
          <w:fldChar w:fldCharType="end"/>
        </w:r>
      </w:ins>
    </w:p>
    <w:p w14:paraId="0A4EA68B" w14:textId="6931E774" w:rsidR="009476C2" w:rsidRDefault="009476C2">
      <w:pPr>
        <w:pStyle w:val="TOC2"/>
        <w:rPr>
          <w:ins w:id="35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53" w:author="David Bullen" w:date="2025-01-30T14:32:00Z" w16du:dateUtc="2025-01-30T01:32:00Z">
        <w:r>
          <w:fldChar w:fldCharType="begin"/>
        </w:r>
        <w:r>
          <w:instrText>HYPERLINK \l "_Toc189139629"</w:instrText>
        </w:r>
        <w:r>
          <w:fldChar w:fldCharType="separate"/>
        </w:r>
        <w:r w:rsidRPr="00A522E2">
          <w:rPr>
            <w:rStyle w:val="Hyperlink"/>
          </w:rPr>
          <w:t>4.7</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Generator Pre-Processing</w:t>
        </w:r>
        <w:r>
          <w:rPr>
            <w:webHidden/>
          </w:rPr>
          <w:tab/>
        </w:r>
        <w:r>
          <w:rPr>
            <w:webHidden/>
          </w:rPr>
          <w:fldChar w:fldCharType="begin"/>
        </w:r>
        <w:r>
          <w:rPr>
            <w:webHidden/>
          </w:rPr>
          <w:instrText xml:space="preserve"> PAGEREF _Toc189139629 \h </w:instrText>
        </w:r>
        <w:r>
          <w:rPr>
            <w:webHidden/>
          </w:rPr>
        </w:r>
        <w:r>
          <w:rPr>
            <w:webHidden/>
          </w:rPr>
          <w:fldChar w:fldCharType="separate"/>
        </w:r>
        <w:r>
          <w:rPr>
            <w:webHidden/>
          </w:rPr>
          <w:t>29</w:t>
        </w:r>
        <w:r>
          <w:rPr>
            <w:webHidden/>
          </w:rPr>
          <w:fldChar w:fldCharType="end"/>
        </w:r>
        <w:r>
          <w:fldChar w:fldCharType="end"/>
        </w:r>
      </w:ins>
    </w:p>
    <w:p w14:paraId="0657D082" w14:textId="2CE48610" w:rsidR="009476C2" w:rsidRDefault="009476C2">
      <w:pPr>
        <w:pStyle w:val="TOC3"/>
        <w:rPr>
          <w:ins w:id="35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55" w:author="David Bullen" w:date="2025-01-30T14:32:00Z" w16du:dateUtc="2025-01-30T01:32:00Z">
        <w:r>
          <w:fldChar w:fldCharType="begin"/>
        </w:r>
        <w:r>
          <w:instrText>HYPERLINK \l "_Toc189139630"</w:instrText>
        </w:r>
        <w:r>
          <w:fldChar w:fldCharType="separate"/>
        </w:r>
        <w:r w:rsidRPr="00A522E2">
          <w:rPr>
            <w:rStyle w:val="Hyperlink"/>
          </w:rPr>
          <w:t>4.7.1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_Toc189139630 \h </w:instrText>
        </w:r>
        <w:r>
          <w:rPr>
            <w:webHidden/>
          </w:rPr>
        </w:r>
        <w:r>
          <w:rPr>
            <w:webHidden/>
          </w:rPr>
          <w:fldChar w:fldCharType="separate"/>
        </w:r>
        <w:r>
          <w:rPr>
            <w:webHidden/>
          </w:rPr>
          <w:t>29</w:t>
        </w:r>
        <w:r>
          <w:rPr>
            <w:webHidden/>
          </w:rPr>
          <w:fldChar w:fldCharType="end"/>
        </w:r>
        <w:r>
          <w:fldChar w:fldCharType="end"/>
        </w:r>
      </w:ins>
    </w:p>
    <w:p w14:paraId="71E6AC91" w14:textId="51B9D67B" w:rsidR="009476C2" w:rsidRDefault="009476C2">
      <w:pPr>
        <w:pStyle w:val="TOC3"/>
        <w:rPr>
          <w:ins w:id="35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57" w:author="David Bullen" w:date="2025-01-30T14:32:00Z" w16du:dateUtc="2025-01-30T01:32:00Z">
        <w:r>
          <w:fldChar w:fldCharType="begin"/>
        </w:r>
        <w:r>
          <w:instrText>HYPERLINK \l "_Toc189139631"</w:instrText>
        </w:r>
        <w:r>
          <w:fldChar w:fldCharType="separate"/>
        </w:r>
        <w:r w:rsidRPr="00A522E2">
          <w:rPr>
            <w:rStyle w:val="Hyperlink"/>
          </w:rPr>
          <w:t>4.7.2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_Toc189139631 \h </w:instrText>
        </w:r>
        <w:r>
          <w:rPr>
            <w:webHidden/>
          </w:rPr>
        </w:r>
        <w:r>
          <w:rPr>
            <w:webHidden/>
          </w:rPr>
          <w:fldChar w:fldCharType="separate"/>
        </w:r>
        <w:r>
          <w:rPr>
            <w:webHidden/>
          </w:rPr>
          <w:t>30</w:t>
        </w:r>
        <w:r>
          <w:rPr>
            <w:webHidden/>
          </w:rPr>
          <w:fldChar w:fldCharType="end"/>
        </w:r>
        <w:r>
          <w:fldChar w:fldCharType="end"/>
        </w:r>
      </w:ins>
    </w:p>
    <w:p w14:paraId="3977305C" w14:textId="684F9D8A" w:rsidR="009476C2" w:rsidRDefault="009476C2">
      <w:pPr>
        <w:pStyle w:val="TOC2"/>
        <w:rPr>
          <w:ins w:id="35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59" w:author="David Bullen" w:date="2025-01-30T14:32:00Z" w16du:dateUtc="2025-01-30T01:32:00Z">
        <w:r>
          <w:fldChar w:fldCharType="begin"/>
        </w:r>
        <w:r>
          <w:instrText>HYPERLINK \l "_Toc189139632"</w:instrText>
        </w:r>
        <w:r>
          <w:fldChar w:fldCharType="separate"/>
        </w:r>
        <w:r w:rsidRPr="00A522E2">
          <w:rPr>
            <w:rStyle w:val="Hyperlink"/>
          </w:rPr>
          <w:t>4.8</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Ramp Pre-Processing</w:t>
        </w:r>
        <w:r>
          <w:rPr>
            <w:webHidden/>
          </w:rPr>
          <w:tab/>
        </w:r>
        <w:r>
          <w:rPr>
            <w:webHidden/>
          </w:rPr>
          <w:fldChar w:fldCharType="begin"/>
        </w:r>
        <w:r>
          <w:rPr>
            <w:webHidden/>
          </w:rPr>
          <w:instrText xml:space="preserve"> PAGEREF _Toc189139632 \h </w:instrText>
        </w:r>
        <w:r>
          <w:rPr>
            <w:webHidden/>
          </w:rPr>
        </w:r>
        <w:r>
          <w:rPr>
            <w:webHidden/>
          </w:rPr>
          <w:fldChar w:fldCharType="separate"/>
        </w:r>
        <w:r>
          <w:rPr>
            <w:webHidden/>
          </w:rPr>
          <w:t>30</w:t>
        </w:r>
        <w:r>
          <w:rPr>
            <w:webHidden/>
          </w:rPr>
          <w:fldChar w:fldCharType="end"/>
        </w:r>
        <w:r>
          <w:fldChar w:fldCharType="end"/>
        </w:r>
      </w:ins>
    </w:p>
    <w:p w14:paraId="2C8712AA" w14:textId="07CF299F" w:rsidR="009476C2" w:rsidRDefault="009476C2">
      <w:pPr>
        <w:pStyle w:val="TOC3"/>
        <w:rPr>
          <w:ins w:id="36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61" w:author="David Bullen" w:date="2025-01-30T14:32:00Z" w16du:dateUtc="2025-01-30T01:32:00Z">
        <w:r>
          <w:fldChar w:fldCharType="begin"/>
        </w:r>
        <w:r>
          <w:instrText>HYPERLINK \l "_Toc189139633"</w:instrText>
        </w:r>
        <w:r>
          <w:fldChar w:fldCharType="separate"/>
        </w:r>
        <w:r w:rsidRPr="00A522E2">
          <w:rPr>
            <w:rStyle w:val="Hyperlink"/>
          </w:rPr>
          <w:t>4.8.1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_Toc189139633 \h </w:instrText>
        </w:r>
        <w:r>
          <w:rPr>
            <w:webHidden/>
          </w:rPr>
        </w:r>
        <w:r>
          <w:rPr>
            <w:webHidden/>
          </w:rPr>
          <w:fldChar w:fldCharType="separate"/>
        </w:r>
        <w:r>
          <w:rPr>
            <w:webHidden/>
          </w:rPr>
          <w:t>30</w:t>
        </w:r>
        <w:r>
          <w:rPr>
            <w:webHidden/>
          </w:rPr>
          <w:fldChar w:fldCharType="end"/>
        </w:r>
        <w:r>
          <w:fldChar w:fldCharType="end"/>
        </w:r>
      </w:ins>
    </w:p>
    <w:p w14:paraId="54E3C40C" w14:textId="6B8F51CE" w:rsidR="009476C2" w:rsidRDefault="009476C2">
      <w:pPr>
        <w:pStyle w:val="TOC3"/>
        <w:rPr>
          <w:ins w:id="36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63" w:author="David Bullen" w:date="2025-01-30T14:32:00Z" w16du:dateUtc="2025-01-30T01:32:00Z">
        <w:r>
          <w:fldChar w:fldCharType="begin"/>
        </w:r>
        <w:r>
          <w:instrText>HYPERLINK \l "_Toc189139634"</w:instrText>
        </w:r>
        <w:r>
          <w:fldChar w:fldCharType="separate"/>
        </w:r>
        <w:r w:rsidRPr="00A522E2">
          <w:rPr>
            <w:rStyle w:val="Hyperlink"/>
          </w:rPr>
          <w:t>4.8.2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_Toc189139634 \h </w:instrText>
        </w:r>
        <w:r>
          <w:rPr>
            <w:webHidden/>
          </w:rPr>
        </w:r>
        <w:r>
          <w:rPr>
            <w:webHidden/>
          </w:rPr>
          <w:fldChar w:fldCharType="separate"/>
        </w:r>
        <w:r>
          <w:rPr>
            <w:webHidden/>
          </w:rPr>
          <w:t>30</w:t>
        </w:r>
        <w:r>
          <w:rPr>
            <w:webHidden/>
          </w:rPr>
          <w:fldChar w:fldCharType="end"/>
        </w:r>
        <w:r>
          <w:fldChar w:fldCharType="end"/>
        </w:r>
      </w:ins>
    </w:p>
    <w:p w14:paraId="40E4D45B" w14:textId="7198B5DC" w:rsidR="009476C2" w:rsidRDefault="009476C2">
      <w:pPr>
        <w:pStyle w:val="TOC2"/>
        <w:rPr>
          <w:ins w:id="36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65" w:author="David Bullen" w:date="2025-01-30T14:32:00Z" w16du:dateUtc="2025-01-30T01:32:00Z">
        <w:r>
          <w:fldChar w:fldCharType="begin"/>
        </w:r>
        <w:r>
          <w:instrText>HYPERLINK \l "_Toc189139635"</w:instrText>
        </w:r>
        <w:r>
          <w:fldChar w:fldCharType="separate"/>
        </w:r>
        <w:r w:rsidRPr="00A522E2">
          <w:rPr>
            <w:rStyle w:val="Hyperlink"/>
          </w:rPr>
          <w:t>4.9</w:t>
        </w:r>
        <w:r>
          <w:rPr>
            <w:rFonts w:asciiTheme="minorHAnsi" w:eastAsiaTheme="minorEastAsia" w:hAnsiTheme="minorHAnsi" w:cstheme="minorBidi"/>
            <w:kern w:val="2"/>
            <w:sz w:val="24"/>
            <w:szCs w:val="24"/>
            <w:lang w:eastAsia="en-NZ"/>
            <w14:ligatures w14:val="standardContextual"/>
          </w:rPr>
          <w:tab/>
        </w:r>
        <w:r w:rsidRPr="00A522E2">
          <w:rPr>
            <w:rStyle w:val="Hyperlink"/>
          </w:rPr>
          <w:t>Line Loss Pre-Processing</w:t>
        </w:r>
        <w:r>
          <w:rPr>
            <w:webHidden/>
          </w:rPr>
          <w:tab/>
        </w:r>
        <w:r>
          <w:rPr>
            <w:webHidden/>
          </w:rPr>
          <w:fldChar w:fldCharType="begin"/>
        </w:r>
        <w:r>
          <w:rPr>
            <w:webHidden/>
          </w:rPr>
          <w:instrText xml:space="preserve"> PAGEREF _Toc189139635 \h </w:instrText>
        </w:r>
        <w:r>
          <w:rPr>
            <w:webHidden/>
          </w:rPr>
        </w:r>
        <w:r>
          <w:rPr>
            <w:webHidden/>
          </w:rPr>
          <w:fldChar w:fldCharType="separate"/>
        </w:r>
        <w:r>
          <w:rPr>
            <w:webHidden/>
          </w:rPr>
          <w:t>31</w:t>
        </w:r>
        <w:r>
          <w:rPr>
            <w:webHidden/>
          </w:rPr>
          <w:fldChar w:fldCharType="end"/>
        </w:r>
        <w:r>
          <w:fldChar w:fldCharType="end"/>
        </w:r>
      </w:ins>
    </w:p>
    <w:p w14:paraId="25B3724A" w14:textId="62E61975" w:rsidR="009476C2" w:rsidRDefault="009476C2">
      <w:pPr>
        <w:pStyle w:val="TOC3"/>
        <w:rPr>
          <w:ins w:id="36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67" w:author="David Bullen" w:date="2025-01-30T14:32:00Z" w16du:dateUtc="2025-01-30T01:32:00Z">
        <w:r>
          <w:fldChar w:fldCharType="begin"/>
        </w:r>
        <w:r>
          <w:instrText>HYPERLINK \l "_Toc189139636"</w:instrText>
        </w:r>
        <w:r>
          <w:fldChar w:fldCharType="separate"/>
        </w:r>
        <w:r w:rsidRPr="00A522E2">
          <w:rPr>
            <w:rStyle w:val="Hyperlink"/>
          </w:rPr>
          <w:t>4.9.1</w:t>
        </w:r>
        <w:r>
          <w:rPr>
            <w:rFonts w:asciiTheme="minorHAnsi" w:eastAsiaTheme="minorEastAsia" w:hAnsiTheme="minorHAnsi" w:cstheme="minorBidi"/>
            <w:kern w:val="2"/>
            <w:sz w:val="24"/>
            <w:szCs w:val="24"/>
            <w:lang w:eastAsia="en-NZ"/>
            <w14:ligatures w14:val="standardContextual"/>
          </w:rPr>
          <w:tab/>
        </w:r>
        <w:r w:rsidRPr="00A522E2">
          <w:rPr>
            <w:rStyle w:val="Hyperlink"/>
          </w:rPr>
          <w:t>Fixed and Variable Losses</w:t>
        </w:r>
        <w:r>
          <w:rPr>
            <w:webHidden/>
          </w:rPr>
          <w:tab/>
        </w:r>
        <w:r>
          <w:rPr>
            <w:webHidden/>
          </w:rPr>
          <w:fldChar w:fldCharType="begin"/>
        </w:r>
        <w:r>
          <w:rPr>
            <w:webHidden/>
          </w:rPr>
          <w:instrText xml:space="preserve"> PAGEREF _Toc189139636 \h </w:instrText>
        </w:r>
        <w:r>
          <w:rPr>
            <w:webHidden/>
          </w:rPr>
        </w:r>
        <w:r>
          <w:rPr>
            <w:webHidden/>
          </w:rPr>
          <w:fldChar w:fldCharType="separate"/>
        </w:r>
        <w:r>
          <w:rPr>
            <w:webHidden/>
          </w:rPr>
          <w:t>31</w:t>
        </w:r>
        <w:r>
          <w:rPr>
            <w:webHidden/>
          </w:rPr>
          <w:fldChar w:fldCharType="end"/>
        </w:r>
        <w:r>
          <w:fldChar w:fldCharType="end"/>
        </w:r>
      </w:ins>
    </w:p>
    <w:p w14:paraId="70344271" w14:textId="24BCA1A3" w:rsidR="009476C2" w:rsidRDefault="009476C2">
      <w:pPr>
        <w:pStyle w:val="TOC3"/>
        <w:rPr>
          <w:ins w:id="36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69" w:author="David Bullen" w:date="2025-01-30T14:32:00Z" w16du:dateUtc="2025-01-30T01:32:00Z">
        <w:r>
          <w:fldChar w:fldCharType="begin"/>
        </w:r>
        <w:r>
          <w:instrText>HYPERLINK \l "_Toc189139637"</w:instrText>
        </w:r>
        <w:r>
          <w:fldChar w:fldCharType="separate"/>
        </w:r>
        <w:r w:rsidRPr="00A522E2">
          <w:rPr>
            <w:rStyle w:val="Hyperlink"/>
          </w:rPr>
          <w:t>4.9.2</w:t>
        </w:r>
        <w:r>
          <w:rPr>
            <w:rFonts w:asciiTheme="minorHAnsi" w:eastAsiaTheme="minorEastAsia" w:hAnsiTheme="minorHAnsi" w:cstheme="minorBidi"/>
            <w:kern w:val="2"/>
            <w:sz w:val="24"/>
            <w:szCs w:val="24"/>
            <w:lang w:eastAsia="en-NZ"/>
            <w14:ligatures w14:val="standardContextual"/>
          </w:rPr>
          <w:tab/>
        </w:r>
        <w:r w:rsidRPr="00A522E2">
          <w:rPr>
            <w:rStyle w:val="Hyperlink"/>
          </w:rPr>
          <w:t>Loss Approximation</w:t>
        </w:r>
        <w:r>
          <w:rPr>
            <w:webHidden/>
          </w:rPr>
          <w:tab/>
        </w:r>
        <w:r>
          <w:rPr>
            <w:webHidden/>
          </w:rPr>
          <w:fldChar w:fldCharType="begin"/>
        </w:r>
        <w:r>
          <w:rPr>
            <w:webHidden/>
          </w:rPr>
          <w:instrText xml:space="preserve"> PAGEREF _Toc189139637 \h </w:instrText>
        </w:r>
        <w:r>
          <w:rPr>
            <w:webHidden/>
          </w:rPr>
        </w:r>
        <w:r>
          <w:rPr>
            <w:webHidden/>
          </w:rPr>
          <w:fldChar w:fldCharType="separate"/>
        </w:r>
        <w:r>
          <w:rPr>
            <w:webHidden/>
          </w:rPr>
          <w:t>31</w:t>
        </w:r>
        <w:r>
          <w:rPr>
            <w:webHidden/>
          </w:rPr>
          <w:fldChar w:fldCharType="end"/>
        </w:r>
        <w:r>
          <w:fldChar w:fldCharType="end"/>
        </w:r>
      </w:ins>
    </w:p>
    <w:p w14:paraId="1FE5E6C8" w14:textId="462B6829" w:rsidR="009476C2" w:rsidRDefault="009476C2">
      <w:pPr>
        <w:pStyle w:val="TOC3"/>
        <w:rPr>
          <w:ins w:id="37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71" w:author="David Bullen" w:date="2025-01-30T14:32:00Z" w16du:dateUtc="2025-01-30T01:32:00Z">
        <w:r>
          <w:fldChar w:fldCharType="begin"/>
        </w:r>
        <w:r>
          <w:instrText>HYPERLINK \l "_Toc189139638"</w:instrText>
        </w:r>
        <w:r>
          <w:fldChar w:fldCharType="separate"/>
        </w:r>
        <w:r w:rsidRPr="00A522E2">
          <w:rPr>
            <w:rStyle w:val="Hyperlink"/>
          </w:rPr>
          <w:t>4.9.3</w:t>
        </w:r>
        <w:r>
          <w:rPr>
            <w:rFonts w:asciiTheme="minorHAnsi" w:eastAsiaTheme="minorEastAsia" w:hAnsiTheme="minorHAnsi" w:cstheme="minorBidi"/>
            <w:kern w:val="2"/>
            <w:sz w:val="24"/>
            <w:szCs w:val="24"/>
            <w:lang w:eastAsia="en-NZ"/>
            <w14:ligatures w14:val="standardContextual"/>
          </w:rPr>
          <w:tab/>
        </w:r>
        <w:r w:rsidRPr="00A522E2">
          <w:rPr>
            <w:rStyle w:val="Hyperlink"/>
          </w:rPr>
          <w:t>Parabola Approximation</w:t>
        </w:r>
        <w:r>
          <w:rPr>
            <w:webHidden/>
          </w:rPr>
          <w:tab/>
        </w:r>
        <w:r>
          <w:rPr>
            <w:webHidden/>
          </w:rPr>
          <w:fldChar w:fldCharType="begin"/>
        </w:r>
        <w:r>
          <w:rPr>
            <w:webHidden/>
          </w:rPr>
          <w:instrText xml:space="preserve"> PAGEREF _Toc189139638 \h </w:instrText>
        </w:r>
        <w:r>
          <w:rPr>
            <w:webHidden/>
          </w:rPr>
        </w:r>
        <w:r>
          <w:rPr>
            <w:webHidden/>
          </w:rPr>
          <w:fldChar w:fldCharType="separate"/>
        </w:r>
        <w:r>
          <w:rPr>
            <w:webHidden/>
          </w:rPr>
          <w:t>31</w:t>
        </w:r>
        <w:r>
          <w:rPr>
            <w:webHidden/>
          </w:rPr>
          <w:fldChar w:fldCharType="end"/>
        </w:r>
        <w:r>
          <w:fldChar w:fldCharType="end"/>
        </w:r>
      </w:ins>
    </w:p>
    <w:p w14:paraId="51D358B4" w14:textId="01EFCC6F" w:rsidR="009476C2" w:rsidRDefault="009476C2">
      <w:pPr>
        <w:pStyle w:val="TOC2"/>
        <w:rPr>
          <w:ins w:id="37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73" w:author="David Bullen" w:date="2025-01-30T14:32:00Z" w16du:dateUtc="2025-01-30T01:32:00Z">
        <w:r>
          <w:fldChar w:fldCharType="begin"/>
        </w:r>
        <w:r>
          <w:instrText>HYPERLINK \l "_Toc189139639"</w:instrText>
        </w:r>
        <w:r>
          <w:fldChar w:fldCharType="separate"/>
        </w:r>
        <w:r w:rsidRPr="00A522E2">
          <w:rPr>
            <w:rStyle w:val="Hyperlink"/>
          </w:rPr>
          <w:t>4.10</w:t>
        </w:r>
        <w:r>
          <w:rPr>
            <w:rFonts w:asciiTheme="minorHAnsi" w:eastAsiaTheme="minorEastAsia" w:hAnsiTheme="minorHAnsi" w:cstheme="minorBidi"/>
            <w:kern w:val="2"/>
            <w:sz w:val="24"/>
            <w:szCs w:val="24"/>
            <w:lang w:eastAsia="en-NZ"/>
            <w14:ligatures w14:val="standardContextual"/>
          </w:rPr>
          <w:tab/>
        </w:r>
        <w:r w:rsidRPr="00A522E2">
          <w:rPr>
            <w:rStyle w:val="Hyperlink"/>
          </w:rPr>
          <w:t>Required Load Pre-Processing</w:t>
        </w:r>
        <w:r>
          <w:rPr>
            <w:webHidden/>
          </w:rPr>
          <w:tab/>
        </w:r>
        <w:r>
          <w:rPr>
            <w:webHidden/>
          </w:rPr>
          <w:fldChar w:fldCharType="begin"/>
        </w:r>
        <w:r>
          <w:rPr>
            <w:webHidden/>
          </w:rPr>
          <w:instrText xml:space="preserve"> PAGEREF _Toc189139639 \h </w:instrText>
        </w:r>
        <w:r>
          <w:rPr>
            <w:webHidden/>
          </w:rPr>
        </w:r>
        <w:r>
          <w:rPr>
            <w:webHidden/>
          </w:rPr>
          <w:fldChar w:fldCharType="separate"/>
        </w:r>
        <w:r>
          <w:rPr>
            <w:webHidden/>
          </w:rPr>
          <w:t>31</w:t>
        </w:r>
        <w:r>
          <w:rPr>
            <w:webHidden/>
          </w:rPr>
          <w:fldChar w:fldCharType="end"/>
        </w:r>
        <w:r>
          <w:fldChar w:fldCharType="end"/>
        </w:r>
      </w:ins>
    </w:p>
    <w:p w14:paraId="33FEC742" w14:textId="549AAF53" w:rsidR="009476C2" w:rsidRDefault="009476C2">
      <w:pPr>
        <w:pStyle w:val="TOC3"/>
        <w:rPr>
          <w:ins w:id="37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75" w:author="David Bullen" w:date="2025-01-30T14:32:00Z" w16du:dateUtc="2025-01-30T01:32:00Z">
        <w:r>
          <w:fldChar w:fldCharType="begin"/>
        </w:r>
        <w:r>
          <w:instrText>HYPERLINK \l "_Toc189139640"</w:instrText>
        </w:r>
        <w:r>
          <w:fldChar w:fldCharType="separate"/>
        </w:r>
        <w:r w:rsidRPr="00A522E2">
          <w:rPr>
            <w:rStyle w:val="Hyperlink"/>
          </w:rPr>
          <w:t>4.10.1</w:t>
        </w:r>
        <w:r>
          <w:rPr>
            <w:rFonts w:asciiTheme="minorHAnsi" w:eastAsiaTheme="minorEastAsia" w:hAnsiTheme="minorHAnsi" w:cstheme="minorBidi"/>
            <w:kern w:val="2"/>
            <w:sz w:val="24"/>
            <w:szCs w:val="24"/>
            <w:lang w:eastAsia="en-NZ"/>
            <w14:ligatures w14:val="standardContextual"/>
          </w:rPr>
          <w:tab/>
        </w:r>
        <w:r w:rsidRPr="00A522E2">
          <w:rPr>
            <w:rStyle w:val="Hyperlink"/>
          </w:rPr>
          <w:t>Schedule Type</w:t>
        </w:r>
        <w:r>
          <w:rPr>
            <w:webHidden/>
          </w:rPr>
          <w:tab/>
        </w:r>
        <w:r>
          <w:rPr>
            <w:webHidden/>
          </w:rPr>
          <w:fldChar w:fldCharType="begin"/>
        </w:r>
        <w:r>
          <w:rPr>
            <w:webHidden/>
          </w:rPr>
          <w:instrText xml:space="preserve"> PAGEREF _Toc189139640 \h </w:instrText>
        </w:r>
        <w:r>
          <w:rPr>
            <w:webHidden/>
          </w:rPr>
        </w:r>
        <w:r>
          <w:rPr>
            <w:webHidden/>
          </w:rPr>
          <w:fldChar w:fldCharType="separate"/>
        </w:r>
        <w:r>
          <w:rPr>
            <w:webHidden/>
          </w:rPr>
          <w:t>31</w:t>
        </w:r>
        <w:r>
          <w:rPr>
            <w:webHidden/>
          </w:rPr>
          <w:fldChar w:fldCharType="end"/>
        </w:r>
        <w:r>
          <w:fldChar w:fldCharType="end"/>
        </w:r>
      </w:ins>
    </w:p>
    <w:p w14:paraId="502F0EF6" w14:textId="7E117EFE" w:rsidR="009476C2" w:rsidRDefault="009476C2">
      <w:pPr>
        <w:pStyle w:val="TOC3"/>
        <w:rPr>
          <w:ins w:id="37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77" w:author="David Bullen" w:date="2025-01-30T14:32:00Z" w16du:dateUtc="2025-01-30T01:32:00Z">
        <w:r>
          <w:fldChar w:fldCharType="begin"/>
        </w:r>
        <w:r>
          <w:instrText>HYPERLINK \l "_Toc189139641"</w:instrText>
        </w:r>
        <w:r>
          <w:fldChar w:fldCharType="separate"/>
        </w:r>
        <w:r w:rsidRPr="00A522E2">
          <w:rPr>
            <w:rStyle w:val="Hyperlink"/>
          </w:rPr>
          <w:t>4.10.2</w:t>
        </w:r>
        <w:r>
          <w:rPr>
            <w:rFonts w:asciiTheme="minorHAnsi" w:eastAsiaTheme="minorEastAsia" w:hAnsiTheme="minorHAnsi" w:cstheme="minorBidi"/>
            <w:kern w:val="2"/>
            <w:sz w:val="24"/>
            <w:szCs w:val="24"/>
            <w:lang w:eastAsia="en-NZ"/>
            <w14:ligatures w14:val="standardContextual"/>
          </w:rPr>
          <w:tab/>
        </w:r>
        <w:r w:rsidRPr="00A522E2">
          <w:rPr>
            <w:rStyle w:val="Hyperlink"/>
          </w:rPr>
          <w:t>Dispatchable Pnodes</w:t>
        </w:r>
        <w:r>
          <w:rPr>
            <w:webHidden/>
          </w:rPr>
          <w:tab/>
        </w:r>
        <w:r>
          <w:rPr>
            <w:webHidden/>
          </w:rPr>
          <w:fldChar w:fldCharType="begin"/>
        </w:r>
        <w:r>
          <w:rPr>
            <w:webHidden/>
          </w:rPr>
          <w:instrText xml:space="preserve"> PAGEREF _Toc189139641 \h </w:instrText>
        </w:r>
        <w:r>
          <w:rPr>
            <w:webHidden/>
          </w:rPr>
        </w:r>
        <w:r>
          <w:rPr>
            <w:webHidden/>
          </w:rPr>
          <w:fldChar w:fldCharType="separate"/>
        </w:r>
        <w:r>
          <w:rPr>
            <w:webHidden/>
          </w:rPr>
          <w:t>31</w:t>
        </w:r>
        <w:r>
          <w:rPr>
            <w:webHidden/>
          </w:rPr>
          <w:fldChar w:fldCharType="end"/>
        </w:r>
        <w:r>
          <w:fldChar w:fldCharType="end"/>
        </w:r>
      </w:ins>
    </w:p>
    <w:p w14:paraId="385DC0FE" w14:textId="42F7AB0E" w:rsidR="009476C2" w:rsidRDefault="009476C2">
      <w:pPr>
        <w:pStyle w:val="TOC3"/>
        <w:rPr>
          <w:ins w:id="37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79" w:author="David Bullen" w:date="2025-01-30T14:32:00Z" w16du:dateUtc="2025-01-30T01:32:00Z">
        <w:r>
          <w:fldChar w:fldCharType="begin"/>
        </w:r>
        <w:r>
          <w:instrText>HYPERLINK \l "_Toc189139642"</w:instrText>
        </w:r>
        <w:r>
          <w:fldChar w:fldCharType="separate"/>
        </w:r>
        <w:r w:rsidRPr="00A522E2">
          <w:rPr>
            <w:rStyle w:val="Hyperlink"/>
          </w:rPr>
          <w:t>4.10.3</w:t>
        </w:r>
        <w:r>
          <w:rPr>
            <w:rFonts w:asciiTheme="minorHAnsi" w:eastAsiaTheme="minorEastAsia" w:hAnsiTheme="minorHAnsi" w:cstheme="minorBidi"/>
            <w:kern w:val="2"/>
            <w:sz w:val="24"/>
            <w:szCs w:val="24"/>
            <w:lang w:eastAsia="en-NZ"/>
            <w14:ligatures w14:val="standardContextual"/>
          </w:rPr>
          <w:tab/>
        </w:r>
        <w:r w:rsidRPr="00A522E2">
          <w:rPr>
            <w:rStyle w:val="Hyperlink"/>
          </w:rPr>
          <w:t>Assigning Required Load</w:t>
        </w:r>
        <w:r>
          <w:rPr>
            <w:webHidden/>
          </w:rPr>
          <w:tab/>
        </w:r>
        <w:r>
          <w:rPr>
            <w:webHidden/>
          </w:rPr>
          <w:fldChar w:fldCharType="begin"/>
        </w:r>
        <w:r>
          <w:rPr>
            <w:webHidden/>
          </w:rPr>
          <w:instrText xml:space="preserve"> PAGEREF _Toc189139642 \h </w:instrText>
        </w:r>
        <w:r>
          <w:rPr>
            <w:webHidden/>
          </w:rPr>
        </w:r>
        <w:r>
          <w:rPr>
            <w:webHidden/>
          </w:rPr>
          <w:fldChar w:fldCharType="separate"/>
        </w:r>
        <w:r>
          <w:rPr>
            <w:webHidden/>
          </w:rPr>
          <w:t>32</w:t>
        </w:r>
        <w:r>
          <w:rPr>
            <w:webHidden/>
          </w:rPr>
          <w:fldChar w:fldCharType="end"/>
        </w:r>
        <w:r>
          <w:fldChar w:fldCharType="end"/>
        </w:r>
      </w:ins>
    </w:p>
    <w:p w14:paraId="7FC1B101" w14:textId="3EBB26DF" w:rsidR="009476C2" w:rsidRDefault="009476C2">
      <w:pPr>
        <w:pStyle w:val="TOC2"/>
        <w:rPr>
          <w:ins w:id="38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81" w:author="David Bullen" w:date="2025-01-30T14:32:00Z" w16du:dateUtc="2025-01-30T01:32:00Z">
        <w:r>
          <w:fldChar w:fldCharType="begin"/>
        </w:r>
        <w:r>
          <w:instrText>HYPERLINK \l "_Toc189139643"</w:instrText>
        </w:r>
        <w:r>
          <w:fldChar w:fldCharType="separate"/>
        </w:r>
        <w:r w:rsidRPr="00A522E2">
          <w:rPr>
            <w:rStyle w:val="Hyperlink"/>
          </w:rPr>
          <w:t>4.11</w:t>
        </w:r>
        <w:r>
          <w:rPr>
            <w:rFonts w:asciiTheme="minorHAnsi" w:eastAsiaTheme="minorEastAsia" w:hAnsiTheme="minorHAnsi" w:cstheme="minorBidi"/>
            <w:kern w:val="2"/>
            <w:sz w:val="24"/>
            <w:szCs w:val="24"/>
            <w:lang w:eastAsia="en-NZ"/>
            <w14:ligatures w14:val="standardContextual"/>
          </w:rPr>
          <w:tab/>
        </w:r>
        <w:r w:rsidRPr="00A522E2">
          <w:rPr>
            <w:rStyle w:val="Hyperlink"/>
          </w:rPr>
          <w:t>Required Load for Real Time Dispatch</w:t>
        </w:r>
        <w:r>
          <w:rPr>
            <w:webHidden/>
          </w:rPr>
          <w:tab/>
        </w:r>
        <w:r>
          <w:rPr>
            <w:webHidden/>
          </w:rPr>
          <w:fldChar w:fldCharType="begin"/>
        </w:r>
        <w:r>
          <w:rPr>
            <w:webHidden/>
          </w:rPr>
          <w:instrText xml:space="preserve"> PAGEREF _Toc189139643 \h </w:instrText>
        </w:r>
        <w:r>
          <w:rPr>
            <w:webHidden/>
          </w:rPr>
        </w:r>
        <w:r>
          <w:rPr>
            <w:webHidden/>
          </w:rPr>
          <w:fldChar w:fldCharType="separate"/>
        </w:r>
        <w:r>
          <w:rPr>
            <w:webHidden/>
          </w:rPr>
          <w:t>32</w:t>
        </w:r>
        <w:r>
          <w:rPr>
            <w:webHidden/>
          </w:rPr>
          <w:fldChar w:fldCharType="end"/>
        </w:r>
        <w:r>
          <w:fldChar w:fldCharType="end"/>
        </w:r>
      </w:ins>
    </w:p>
    <w:p w14:paraId="44B0604F" w14:textId="6B7F6483" w:rsidR="009476C2" w:rsidRDefault="009476C2">
      <w:pPr>
        <w:pStyle w:val="TOC3"/>
        <w:rPr>
          <w:ins w:id="38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83" w:author="David Bullen" w:date="2025-01-30T14:32:00Z" w16du:dateUtc="2025-01-30T01:32:00Z">
        <w:r>
          <w:fldChar w:fldCharType="begin"/>
        </w:r>
        <w:r>
          <w:instrText>HYPERLINK \l "_Toc189139644"</w:instrText>
        </w:r>
        <w:r>
          <w:fldChar w:fldCharType="separate"/>
        </w:r>
        <w:r w:rsidRPr="00A522E2">
          <w:rPr>
            <w:rStyle w:val="Hyperlink"/>
          </w:rPr>
          <w:t>4.11.1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_Toc189139644 \h </w:instrText>
        </w:r>
        <w:r>
          <w:rPr>
            <w:webHidden/>
          </w:rPr>
        </w:r>
        <w:r>
          <w:rPr>
            <w:webHidden/>
          </w:rPr>
          <w:fldChar w:fldCharType="separate"/>
        </w:r>
        <w:r>
          <w:rPr>
            <w:webHidden/>
          </w:rPr>
          <w:t>32</w:t>
        </w:r>
        <w:r>
          <w:rPr>
            <w:webHidden/>
          </w:rPr>
          <w:fldChar w:fldCharType="end"/>
        </w:r>
        <w:r>
          <w:fldChar w:fldCharType="end"/>
        </w:r>
      </w:ins>
    </w:p>
    <w:p w14:paraId="3D6B94BC" w14:textId="49953582" w:rsidR="009476C2" w:rsidRDefault="009476C2">
      <w:pPr>
        <w:pStyle w:val="TOC3"/>
        <w:rPr>
          <w:ins w:id="38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85" w:author="David Bullen" w:date="2025-01-30T14:32:00Z" w16du:dateUtc="2025-01-30T01:32:00Z">
        <w:r>
          <w:fldChar w:fldCharType="begin"/>
        </w:r>
        <w:r>
          <w:instrText>HYPERLINK \l "_Toc189139645"</w:instrText>
        </w:r>
        <w:r>
          <w:fldChar w:fldCharType="separate"/>
        </w:r>
        <w:r w:rsidRPr="00A522E2">
          <w:rPr>
            <w:rStyle w:val="Hyperlink"/>
          </w:rPr>
          <w:t>4.11.2</w:t>
        </w:r>
        <w:r>
          <w:rPr>
            <w:rFonts w:asciiTheme="minorHAnsi" w:eastAsiaTheme="minorEastAsia" w:hAnsiTheme="minorHAnsi" w:cstheme="minorBidi"/>
            <w:kern w:val="2"/>
            <w:sz w:val="24"/>
            <w:szCs w:val="24"/>
            <w:lang w:eastAsia="en-NZ"/>
            <w14:ligatures w14:val="standardContextual"/>
          </w:rPr>
          <w:tab/>
        </w:r>
        <w:r w:rsidRPr="00A522E2">
          <w:rPr>
            <w:rStyle w:val="Hyperlink"/>
          </w:rPr>
          <w:t>Instructed Load Shedding</w:t>
        </w:r>
        <w:r>
          <w:rPr>
            <w:webHidden/>
          </w:rPr>
          <w:tab/>
        </w:r>
        <w:r>
          <w:rPr>
            <w:webHidden/>
          </w:rPr>
          <w:fldChar w:fldCharType="begin"/>
        </w:r>
        <w:r>
          <w:rPr>
            <w:webHidden/>
          </w:rPr>
          <w:instrText xml:space="preserve"> PAGEREF _Toc189139645 \h </w:instrText>
        </w:r>
        <w:r>
          <w:rPr>
            <w:webHidden/>
          </w:rPr>
        </w:r>
        <w:r>
          <w:rPr>
            <w:webHidden/>
          </w:rPr>
          <w:fldChar w:fldCharType="separate"/>
        </w:r>
        <w:r>
          <w:rPr>
            <w:webHidden/>
          </w:rPr>
          <w:t>33</w:t>
        </w:r>
        <w:r>
          <w:rPr>
            <w:webHidden/>
          </w:rPr>
          <w:fldChar w:fldCharType="end"/>
        </w:r>
        <w:r>
          <w:fldChar w:fldCharType="end"/>
        </w:r>
      </w:ins>
    </w:p>
    <w:p w14:paraId="6335C890" w14:textId="3944B310" w:rsidR="009476C2" w:rsidRDefault="009476C2">
      <w:pPr>
        <w:pStyle w:val="TOC3"/>
        <w:rPr>
          <w:ins w:id="38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87" w:author="David Bullen" w:date="2025-01-30T14:32:00Z" w16du:dateUtc="2025-01-30T01:32:00Z">
        <w:r>
          <w:fldChar w:fldCharType="begin"/>
        </w:r>
        <w:r>
          <w:instrText>HYPERLINK \l "_Toc189139646"</w:instrText>
        </w:r>
        <w:r>
          <w:fldChar w:fldCharType="separate"/>
        </w:r>
        <w:r w:rsidRPr="00A522E2">
          <w:rPr>
            <w:rStyle w:val="Hyperlink"/>
          </w:rPr>
          <w:t>4.11.3</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_Toc189139646 \h </w:instrText>
        </w:r>
        <w:r>
          <w:rPr>
            <w:webHidden/>
          </w:rPr>
        </w:r>
        <w:r>
          <w:rPr>
            <w:webHidden/>
          </w:rPr>
          <w:fldChar w:fldCharType="separate"/>
        </w:r>
        <w:r>
          <w:rPr>
            <w:webHidden/>
          </w:rPr>
          <w:t>33</w:t>
        </w:r>
        <w:r>
          <w:rPr>
            <w:webHidden/>
          </w:rPr>
          <w:fldChar w:fldCharType="end"/>
        </w:r>
        <w:r>
          <w:fldChar w:fldCharType="end"/>
        </w:r>
      </w:ins>
    </w:p>
    <w:p w14:paraId="215C151B" w14:textId="5AFFD929" w:rsidR="009476C2" w:rsidRDefault="009476C2">
      <w:pPr>
        <w:pStyle w:val="TOC3"/>
        <w:rPr>
          <w:ins w:id="38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89" w:author="David Bullen" w:date="2025-01-30T14:32:00Z" w16du:dateUtc="2025-01-30T01:32:00Z">
        <w:r>
          <w:fldChar w:fldCharType="begin"/>
        </w:r>
        <w:r>
          <w:instrText>HYPERLINK \l "_Toc189139647"</w:instrText>
        </w:r>
        <w:r>
          <w:fldChar w:fldCharType="separate"/>
        </w:r>
        <w:r w:rsidRPr="00A522E2">
          <w:rPr>
            <w:rStyle w:val="Hyperlink"/>
          </w:rPr>
          <w:t>4.11.4</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Calculated Parameters</w:t>
        </w:r>
        <w:r>
          <w:rPr>
            <w:webHidden/>
          </w:rPr>
          <w:tab/>
        </w:r>
        <w:r>
          <w:rPr>
            <w:webHidden/>
          </w:rPr>
          <w:fldChar w:fldCharType="begin"/>
        </w:r>
        <w:r>
          <w:rPr>
            <w:webHidden/>
          </w:rPr>
          <w:instrText xml:space="preserve"> PAGEREF _Toc189139647 \h </w:instrText>
        </w:r>
        <w:r>
          <w:rPr>
            <w:webHidden/>
          </w:rPr>
        </w:r>
        <w:r>
          <w:rPr>
            <w:webHidden/>
          </w:rPr>
          <w:fldChar w:fldCharType="separate"/>
        </w:r>
        <w:r>
          <w:rPr>
            <w:webHidden/>
          </w:rPr>
          <w:t>35</w:t>
        </w:r>
        <w:r>
          <w:rPr>
            <w:webHidden/>
          </w:rPr>
          <w:fldChar w:fldCharType="end"/>
        </w:r>
        <w:r>
          <w:fldChar w:fldCharType="end"/>
        </w:r>
      </w:ins>
    </w:p>
    <w:p w14:paraId="64A269A6" w14:textId="62B9B34F" w:rsidR="009476C2" w:rsidRDefault="009476C2">
      <w:pPr>
        <w:pStyle w:val="TOC3"/>
        <w:rPr>
          <w:ins w:id="39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91" w:author="David Bullen" w:date="2025-01-30T14:32:00Z" w16du:dateUtc="2025-01-30T01:32:00Z">
        <w:r>
          <w:fldChar w:fldCharType="begin"/>
        </w:r>
        <w:r>
          <w:instrText>HYPERLINK \l "_Toc189139648"</w:instrText>
        </w:r>
        <w:r>
          <w:fldChar w:fldCharType="separate"/>
        </w:r>
        <w:r w:rsidRPr="00A522E2">
          <w:rPr>
            <w:rStyle w:val="Hyperlink"/>
          </w:rPr>
          <w:t>4.11.5</w:t>
        </w:r>
        <w:r>
          <w:rPr>
            <w:rFonts w:asciiTheme="minorHAnsi" w:eastAsiaTheme="minorEastAsia" w:hAnsiTheme="minorHAnsi" w:cstheme="minorBidi"/>
            <w:kern w:val="2"/>
            <w:sz w:val="24"/>
            <w:szCs w:val="24"/>
            <w:lang w:eastAsia="en-NZ"/>
            <w14:ligatures w14:val="standardContextual"/>
          </w:rPr>
          <w:tab/>
        </w:r>
        <w:r w:rsidRPr="00A522E2">
          <w:rPr>
            <w:rStyle w:val="Hyperlink"/>
          </w:rPr>
          <w:t>Derived Sets</w:t>
        </w:r>
        <w:r>
          <w:rPr>
            <w:webHidden/>
          </w:rPr>
          <w:tab/>
        </w:r>
        <w:r>
          <w:rPr>
            <w:webHidden/>
          </w:rPr>
          <w:fldChar w:fldCharType="begin"/>
        </w:r>
        <w:r>
          <w:rPr>
            <w:webHidden/>
          </w:rPr>
          <w:instrText xml:space="preserve"> PAGEREF _Toc189139648 \h </w:instrText>
        </w:r>
        <w:r>
          <w:rPr>
            <w:webHidden/>
          </w:rPr>
        </w:r>
        <w:r>
          <w:rPr>
            <w:webHidden/>
          </w:rPr>
          <w:fldChar w:fldCharType="separate"/>
        </w:r>
        <w:r>
          <w:rPr>
            <w:webHidden/>
          </w:rPr>
          <w:t>36</w:t>
        </w:r>
        <w:r>
          <w:rPr>
            <w:webHidden/>
          </w:rPr>
          <w:fldChar w:fldCharType="end"/>
        </w:r>
        <w:r>
          <w:fldChar w:fldCharType="end"/>
        </w:r>
      </w:ins>
    </w:p>
    <w:p w14:paraId="45BBF207" w14:textId="0279A042" w:rsidR="009476C2" w:rsidRDefault="009476C2">
      <w:pPr>
        <w:pStyle w:val="TOC3"/>
        <w:rPr>
          <w:ins w:id="39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93" w:author="David Bullen" w:date="2025-01-30T14:32:00Z" w16du:dateUtc="2025-01-30T01:32:00Z">
        <w:r>
          <w:fldChar w:fldCharType="begin"/>
        </w:r>
        <w:r>
          <w:instrText>HYPERLINK \l "_Toc189139649"</w:instrText>
        </w:r>
        <w:r>
          <w:fldChar w:fldCharType="separate"/>
        </w:r>
        <w:r w:rsidRPr="00A522E2">
          <w:rPr>
            <w:rStyle w:val="Hyperlink"/>
          </w:rPr>
          <w:t>4.11.6</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_Toc189139649 \h </w:instrText>
        </w:r>
        <w:r>
          <w:rPr>
            <w:webHidden/>
          </w:rPr>
        </w:r>
        <w:r>
          <w:rPr>
            <w:webHidden/>
          </w:rPr>
          <w:fldChar w:fldCharType="separate"/>
        </w:r>
        <w:r>
          <w:rPr>
            <w:webHidden/>
          </w:rPr>
          <w:t>36</w:t>
        </w:r>
        <w:r>
          <w:rPr>
            <w:webHidden/>
          </w:rPr>
          <w:fldChar w:fldCharType="end"/>
        </w:r>
        <w:r>
          <w:fldChar w:fldCharType="end"/>
        </w:r>
      </w:ins>
    </w:p>
    <w:p w14:paraId="5640BF86" w14:textId="2CA74AFC" w:rsidR="009476C2" w:rsidRDefault="009476C2">
      <w:pPr>
        <w:pStyle w:val="TOC2"/>
        <w:rPr>
          <w:ins w:id="39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95" w:author="David Bullen" w:date="2025-01-30T14:32:00Z" w16du:dateUtc="2025-01-30T01:32:00Z">
        <w:r>
          <w:fldChar w:fldCharType="begin"/>
        </w:r>
        <w:r>
          <w:instrText>HYPERLINK \l "_Toc189139650"</w:instrText>
        </w:r>
        <w:r>
          <w:fldChar w:fldCharType="separate"/>
        </w:r>
        <w:r w:rsidRPr="00A522E2">
          <w:rPr>
            <w:rStyle w:val="Hyperlink"/>
          </w:rPr>
          <w:t>4.12</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Scarcity Pre-Processing</w:t>
        </w:r>
        <w:r>
          <w:rPr>
            <w:webHidden/>
          </w:rPr>
          <w:tab/>
        </w:r>
        <w:r>
          <w:rPr>
            <w:webHidden/>
          </w:rPr>
          <w:fldChar w:fldCharType="begin"/>
        </w:r>
        <w:r>
          <w:rPr>
            <w:webHidden/>
          </w:rPr>
          <w:instrText xml:space="preserve"> PAGEREF _Toc189139650 \h </w:instrText>
        </w:r>
        <w:r>
          <w:rPr>
            <w:webHidden/>
          </w:rPr>
        </w:r>
        <w:r>
          <w:rPr>
            <w:webHidden/>
          </w:rPr>
          <w:fldChar w:fldCharType="separate"/>
        </w:r>
        <w:r>
          <w:rPr>
            <w:webHidden/>
          </w:rPr>
          <w:t>37</w:t>
        </w:r>
        <w:r>
          <w:rPr>
            <w:webHidden/>
          </w:rPr>
          <w:fldChar w:fldCharType="end"/>
        </w:r>
        <w:r>
          <w:fldChar w:fldCharType="end"/>
        </w:r>
      </w:ins>
    </w:p>
    <w:p w14:paraId="0D004E60" w14:textId="0F5C23F4" w:rsidR="009476C2" w:rsidRDefault="009476C2">
      <w:pPr>
        <w:pStyle w:val="TOC3"/>
        <w:rPr>
          <w:ins w:id="39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97" w:author="David Bullen" w:date="2025-01-30T14:32:00Z" w16du:dateUtc="2025-01-30T01:32:00Z">
        <w:r>
          <w:fldChar w:fldCharType="begin"/>
        </w:r>
        <w:r>
          <w:instrText>HYPERLINK \l "_Toc189139651"</w:instrText>
        </w:r>
        <w:r>
          <w:fldChar w:fldCharType="separate"/>
        </w:r>
        <w:r w:rsidRPr="00A522E2">
          <w:rPr>
            <w:rStyle w:val="Hyperlink"/>
          </w:rPr>
          <w:t>4.12.1</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_Toc189139651 \h </w:instrText>
        </w:r>
        <w:r>
          <w:rPr>
            <w:webHidden/>
          </w:rPr>
        </w:r>
        <w:r>
          <w:rPr>
            <w:webHidden/>
          </w:rPr>
          <w:fldChar w:fldCharType="separate"/>
        </w:r>
        <w:r>
          <w:rPr>
            <w:webHidden/>
          </w:rPr>
          <w:t>37</w:t>
        </w:r>
        <w:r>
          <w:rPr>
            <w:webHidden/>
          </w:rPr>
          <w:fldChar w:fldCharType="end"/>
        </w:r>
        <w:r>
          <w:fldChar w:fldCharType="end"/>
        </w:r>
      </w:ins>
    </w:p>
    <w:p w14:paraId="5FCB726B" w14:textId="3FF22919" w:rsidR="009476C2" w:rsidRDefault="009476C2">
      <w:pPr>
        <w:pStyle w:val="TOC3"/>
        <w:rPr>
          <w:ins w:id="39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399" w:author="David Bullen" w:date="2025-01-30T14:32:00Z" w16du:dateUtc="2025-01-30T01:32:00Z">
        <w:r>
          <w:fldChar w:fldCharType="begin"/>
        </w:r>
        <w:r>
          <w:instrText>HYPERLINK \l "_Toc189139652"</w:instrText>
        </w:r>
        <w:r>
          <w:fldChar w:fldCharType="separate"/>
        </w:r>
        <w:r w:rsidRPr="00A522E2">
          <w:rPr>
            <w:rStyle w:val="Hyperlink"/>
          </w:rPr>
          <w:t>4.12.2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_Toc189139652 \h </w:instrText>
        </w:r>
        <w:r>
          <w:rPr>
            <w:webHidden/>
          </w:rPr>
        </w:r>
        <w:r>
          <w:rPr>
            <w:webHidden/>
          </w:rPr>
          <w:fldChar w:fldCharType="separate"/>
        </w:r>
        <w:r>
          <w:rPr>
            <w:webHidden/>
          </w:rPr>
          <w:t>38</w:t>
        </w:r>
        <w:r>
          <w:rPr>
            <w:webHidden/>
          </w:rPr>
          <w:fldChar w:fldCharType="end"/>
        </w:r>
        <w:r>
          <w:fldChar w:fldCharType="end"/>
        </w:r>
      </w:ins>
    </w:p>
    <w:p w14:paraId="1AF15FE5" w14:textId="53E2CC79" w:rsidR="009476C2" w:rsidRDefault="009476C2">
      <w:pPr>
        <w:pStyle w:val="TOC1"/>
        <w:rPr>
          <w:ins w:id="400" w:author="David Bullen" w:date="2025-01-30T14:32:00Z" w16du:dateUtc="2025-01-30T01:32:00Z"/>
          <w:rFonts w:asciiTheme="minorHAnsi" w:eastAsiaTheme="minorEastAsia" w:hAnsiTheme="minorHAnsi" w:cstheme="minorBidi"/>
          <w:b w:val="0"/>
          <w:smallCaps w:val="0"/>
          <w:kern w:val="2"/>
          <w:sz w:val="24"/>
          <w:szCs w:val="24"/>
          <w:lang w:eastAsia="en-NZ"/>
          <w14:ligatures w14:val="standardContextual"/>
        </w:rPr>
      </w:pPr>
      <w:ins w:id="401" w:author="David Bullen" w:date="2025-01-30T14:32:00Z" w16du:dateUtc="2025-01-30T01:32:00Z">
        <w:r>
          <w:fldChar w:fldCharType="begin"/>
        </w:r>
        <w:r>
          <w:instrText>HYPERLINK \l "_Toc189139653"</w:instrText>
        </w:r>
        <w:r>
          <w:fldChar w:fldCharType="separate"/>
        </w:r>
        <w:r w:rsidRPr="00A522E2">
          <w:rPr>
            <w:rStyle w:val="Hyperlink"/>
          </w:rPr>
          <w:t>5</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Objective Function</w:t>
        </w:r>
        <w:r>
          <w:rPr>
            <w:webHidden/>
          </w:rPr>
          <w:tab/>
        </w:r>
        <w:r>
          <w:rPr>
            <w:webHidden/>
          </w:rPr>
          <w:fldChar w:fldCharType="begin"/>
        </w:r>
        <w:r>
          <w:rPr>
            <w:webHidden/>
          </w:rPr>
          <w:instrText xml:space="preserve"> PAGEREF _Toc189139653 \h </w:instrText>
        </w:r>
        <w:r>
          <w:rPr>
            <w:webHidden/>
          </w:rPr>
        </w:r>
        <w:r>
          <w:rPr>
            <w:webHidden/>
          </w:rPr>
          <w:fldChar w:fldCharType="separate"/>
        </w:r>
        <w:r>
          <w:rPr>
            <w:webHidden/>
          </w:rPr>
          <w:t>38</w:t>
        </w:r>
        <w:r>
          <w:rPr>
            <w:webHidden/>
          </w:rPr>
          <w:fldChar w:fldCharType="end"/>
        </w:r>
        <w:r>
          <w:fldChar w:fldCharType="end"/>
        </w:r>
      </w:ins>
    </w:p>
    <w:p w14:paraId="38F892AF" w14:textId="689D3774" w:rsidR="009476C2" w:rsidRDefault="009476C2">
      <w:pPr>
        <w:pStyle w:val="TOC1"/>
        <w:rPr>
          <w:ins w:id="402" w:author="David Bullen" w:date="2025-01-30T14:32:00Z" w16du:dateUtc="2025-01-30T01:32:00Z"/>
          <w:rFonts w:asciiTheme="minorHAnsi" w:eastAsiaTheme="minorEastAsia" w:hAnsiTheme="minorHAnsi" w:cstheme="minorBidi"/>
          <w:b w:val="0"/>
          <w:smallCaps w:val="0"/>
          <w:kern w:val="2"/>
          <w:sz w:val="24"/>
          <w:szCs w:val="24"/>
          <w:lang w:eastAsia="en-NZ"/>
          <w14:ligatures w14:val="standardContextual"/>
        </w:rPr>
      </w:pPr>
      <w:ins w:id="403" w:author="David Bullen" w:date="2025-01-30T14:32:00Z" w16du:dateUtc="2025-01-30T01:32:00Z">
        <w:r>
          <w:fldChar w:fldCharType="begin"/>
        </w:r>
        <w:r>
          <w:instrText>HYPERLINK \l "_Toc189139654"</w:instrText>
        </w:r>
        <w:r>
          <w:fldChar w:fldCharType="separate"/>
        </w:r>
        <w:r w:rsidRPr="00A522E2">
          <w:rPr>
            <w:rStyle w:val="Hyperlink"/>
          </w:rPr>
          <w:t>6</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Constraints</w:t>
        </w:r>
        <w:r>
          <w:rPr>
            <w:webHidden/>
          </w:rPr>
          <w:tab/>
        </w:r>
        <w:r>
          <w:rPr>
            <w:webHidden/>
          </w:rPr>
          <w:fldChar w:fldCharType="begin"/>
        </w:r>
        <w:r>
          <w:rPr>
            <w:webHidden/>
          </w:rPr>
          <w:instrText xml:space="preserve"> PAGEREF _Toc189139654 \h </w:instrText>
        </w:r>
        <w:r>
          <w:rPr>
            <w:webHidden/>
          </w:rPr>
        </w:r>
        <w:r>
          <w:rPr>
            <w:webHidden/>
          </w:rPr>
          <w:fldChar w:fldCharType="separate"/>
        </w:r>
        <w:r>
          <w:rPr>
            <w:webHidden/>
          </w:rPr>
          <w:t>38</w:t>
        </w:r>
        <w:r>
          <w:rPr>
            <w:webHidden/>
          </w:rPr>
          <w:fldChar w:fldCharType="end"/>
        </w:r>
        <w:r>
          <w:fldChar w:fldCharType="end"/>
        </w:r>
      </w:ins>
    </w:p>
    <w:p w14:paraId="332009C8" w14:textId="7E49C702" w:rsidR="009476C2" w:rsidRDefault="009476C2">
      <w:pPr>
        <w:pStyle w:val="TOC2"/>
        <w:rPr>
          <w:ins w:id="40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05" w:author="David Bullen" w:date="2025-01-30T14:32:00Z" w16du:dateUtc="2025-01-30T01:32:00Z">
        <w:r>
          <w:fldChar w:fldCharType="begin"/>
        </w:r>
        <w:r>
          <w:instrText>HYPERLINK \l "_Toc189139655"</w:instrText>
        </w:r>
        <w:r>
          <w:fldChar w:fldCharType="separate"/>
        </w:r>
        <w:r w:rsidRPr="00A522E2">
          <w:rPr>
            <w:rStyle w:val="Hyperlink"/>
          </w:rPr>
          <w:t>6.1</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and Load</w:t>
        </w:r>
        <w:r>
          <w:rPr>
            <w:webHidden/>
          </w:rPr>
          <w:tab/>
        </w:r>
        <w:r>
          <w:rPr>
            <w:webHidden/>
          </w:rPr>
          <w:fldChar w:fldCharType="begin"/>
        </w:r>
        <w:r>
          <w:rPr>
            <w:webHidden/>
          </w:rPr>
          <w:instrText xml:space="preserve"> PAGEREF _Toc189139655 \h </w:instrText>
        </w:r>
        <w:r>
          <w:rPr>
            <w:webHidden/>
          </w:rPr>
        </w:r>
        <w:r>
          <w:rPr>
            <w:webHidden/>
          </w:rPr>
          <w:fldChar w:fldCharType="separate"/>
        </w:r>
        <w:r>
          <w:rPr>
            <w:webHidden/>
          </w:rPr>
          <w:t>38</w:t>
        </w:r>
        <w:r>
          <w:rPr>
            <w:webHidden/>
          </w:rPr>
          <w:fldChar w:fldCharType="end"/>
        </w:r>
        <w:r>
          <w:fldChar w:fldCharType="end"/>
        </w:r>
      </w:ins>
    </w:p>
    <w:p w14:paraId="6F241F0F" w14:textId="444EDF82" w:rsidR="009476C2" w:rsidRDefault="009476C2">
      <w:pPr>
        <w:pStyle w:val="TOC2"/>
        <w:rPr>
          <w:ins w:id="40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07" w:author="David Bullen" w:date="2025-01-30T14:32:00Z" w16du:dateUtc="2025-01-30T01:32:00Z">
        <w:r>
          <w:fldChar w:fldCharType="begin"/>
        </w:r>
        <w:r>
          <w:instrText>HYPERLINK \l "_Toc189139656"</w:instrText>
        </w:r>
        <w:r>
          <w:fldChar w:fldCharType="separate"/>
        </w:r>
        <w:r w:rsidRPr="00A522E2">
          <w:rPr>
            <w:rStyle w:val="Hyperlink"/>
          </w:rPr>
          <w:t>6.2</w:t>
        </w:r>
        <w:r>
          <w:rPr>
            <w:rFonts w:asciiTheme="minorHAnsi" w:eastAsiaTheme="minorEastAsia" w:hAnsiTheme="minorHAnsi" w:cstheme="minorBidi"/>
            <w:kern w:val="2"/>
            <w:sz w:val="24"/>
            <w:szCs w:val="24"/>
            <w:lang w:eastAsia="en-NZ"/>
            <w14:ligatures w14:val="standardContextual"/>
          </w:rPr>
          <w:tab/>
        </w:r>
        <w:r w:rsidRPr="00A522E2">
          <w:rPr>
            <w:rStyle w:val="Hyperlink"/>
          </w:rPr>
          <w:t>Ramping</w:t>
        </w:r>
        <w:r>
          <w:rPr>
            <w:webHidden/>
          </w:rPr>
          <w:tab/>
        </w:r>
        <w:r>
          <w:rPr>
            <w:webHidden/>
          </w:rPr>
          <w:fldChar w:fldCharType="begin"/>
        </w:r>
        <w:r>
          <w:rPr>
            <w:webHidden/>
          </w:rPr>
          <w:instrText xml:space="preserve"> PAGEREF _Toc189139656 \h </w:instrText>
        </w:r>
        <w:r>
          <w:rPr>
            <w:webHidden/>
          </w:rPr>
        </w:r>
        <w:r>
          <w:rPr>
            <w:webHidden/>
          </w:rPr>
          <w:fldChar w:fldCharType="separate"/>
        </w:r>
        <w:r>
          <w:rPr>
            <w:webHidden/>
          </w:rPr>
          <w:t>39</w:t>
        </w:r>
        <w:r>
          <w:rPr>
            <w:webHidden/>
          </w:rPr>
          <w:fldChar w:fldCharType="end"/>
        </w:r>
        <w:r>
          <w:fldChar w:fldCharType="end"/>
        </w:r>
      </w:ins>
    </w:p>
    <w:p w14:paraId="57C887BF" w14:textId="70F5F968" w:rsidR="009476C2" w:rsidRDefault="009476C2">
      <w:pPr>
        <w:pStyle w:val="TOC2"/>
        <w:rPr>
          <w:ins w:id="40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09" w:author="David Bullen" w:date="2025-01-30T14:32:00Z" w16du:dateUtc="2025-01-30T01:32:00Z">
        <w:r>
          <w:fldChar w:fldCharType="begin"/>
        </w:r>
        <w:r>
          <w:instrText>HYPERLINK \l "_Toc189139657"</w:instrText>
        </w:r>
        <w:r>
          <w:fldChar w:fldCharType="separate"/>
        </w:r>
        <w:r w:rsidRPr="00A522E2">
          <w:rPr>
            <w:rStyle w:val="Hyperlink"/>
          </w:rPr>
          <w:t>6.3</w:t>
        </w:r>
        <w:r>
          <w:rPr>
            <w:rFonts w:asciiTheme="minorHAnsi" w:eastAsiaTheme="minorEastAsia" w:hAnsiTheme="minorHAnsi" w:cstheme="minorBidi"/>
            <w:kern w:val="2"/>
            <w:sz w:val="24"/>
            <w:szCs w:val="24"/>
            <w:lang w:eastAsia="en-NZ"/>
            <w14:ligatures w14:val="standardContextual"/>
          </w:rPr>
          <w:tab/>
        </w:r>
        <w:r w:rsidRPr="00A522E2">
          <w:rPr>
            <w:rStyle w:val="Hyperlink"/>
          </w:rPr>
          <w:t>HVDC Transmission</w:t>
        </w:r>
        <w:r>
          <w:rPr>
            <w:webHidden/>
          </w:rPr>
          <w:tab/>
        </w:r>
        <w:r>
          <w:rPr>
            <w:webHidden/>
          </w:rPr>
          <w:fldChar w:fldCharType="begin"/>
        </w:r>
        <w:r>
          <w:rPr>
            <w:webHidden/>
          </w:rPr>
          <w:instrText xml:space="preserve"> PAGEREF _Toc189139657 \h </w:instrText>
        </w:r>
        <w:r>
          <w:rPr>
            <w:webHidden/>
          </w:rPr>
        </w:r>
        <w:r>
          <w:rPr>
            <w:webHidden/>
          </w:rPr>
          <w:fldChar w:fldCharType="separate"/>
        </w:r>
        <w:r>
          <w:rPr>
            <w:webHidden/>
          </w:rPr>
          <w:t>40</w:t>
        </w:r>
        <w:r>
          <w:rPr>
            <w:webHidden/>
          </w:rPr>
          <w:fldChar w:fldCharType="end"/>
        </w:r>
        <w:r>
          <w:fldChar w:fldCharType="end"/>
        </w:r>
      </w:ins>
    </w:p>
    <w:p w14:paraId="430C899F" w14:textId="3D810860" w:rsidR="009476C2" w:rsidRDefault="009476C2">
      <w:pPr>
        <w:pStyle w:val="TOC2"/>
        <w:rPr>
          <w:ins w:id="41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11" w:author="David Bullen" w:date="2025-01-30T14:32:00Z" w16du:dateUtc="2025-01-30T01:32:00Z">
        <w:r>
          <w:fldChar w:fldCharType="begin"/>
        </w:r>
        <w:r>
          <w:instrText>HYPERLINK \l "_Toc189139658"</w:instrText>
        </w:r>
        <w:r>
          <w:fldChar w:fldCharType="separate"/>
        </w:r>
        <w:r w:rsidRPr="00A522E2">
          <w:rPr>
            <w:rStyle w:val="Hyperlink"/>
          </w:rPr>
          <w:t>6.4</w:t>
        </w:r>
        <w:r>
          <w:rPr>
            <w:rFonts w:asciiTheme="minorHAnsi" w:eastAsiaTheme="minorEastAsia" w:hAnsiTheme="minorHAnsi" w:cstheme="minorBidi"/>
            <w:kern w:val="2"/>
            <w:sz w:val="24"/>
            <w:szCs w:val="24"/>
            <w:lang w:eastAsia="en-NZ"/>
            <w14:ligatures w14:val="standardContextual"/>
          </w:rPr>
          <w:tab/>
        </w:r>
        <w:r w:rsidRPr="00A522E2">
          <w:rPr>
            <w:rStyle w:val="Hyperlink"/>
          </w:rPr>
          <w:t>AC Transmission</w:t>
        </w:r>
        <w:r>
          <w:rPr>
            <w:webHidden/>
          </w:rPr>
          <w:tab/>
        </w:r>
        <w:r>
          <w:rPr>
            <w:webHidden/>
          </w:rPr>
          <w:fldChar w:fldCharType="begin"/>
        </w:r>
        <w:r>
          <w:rPr>
            <w:webHidden/>
          </w:rPr>
          <w:instrText xml:space="preserve"> PAGEREF _Toc189139658 \h </w:instrText>
        </w:r>
        <w:r>
          <w:rPr>
            <w:webHidden/>
          </w:rPr>
        </w:r>
        <w:r>
          <w:rPr>
            <w:webHidden/>
          </w:rPr>
          <w:fldChar w:fldCharType="separate"/>
        </w:r>
        <w:r>
          <w:rPr>
            <w:webHidden/>
          </w:rPr>
          <w:t>40</w:t>
        </w:r>
        <w:r>
          <w:rPr>
            <w:webHidden/>
          </w:rPr>
          <w:fldChar w:fldCharType="end"/>
        </w:r>
        <w:r>
          <w:fldChar w:fldCharType="end"/>
        </w:r>
      </w:ins>
    </w:p>
    <w:p w14:paraId="53086D6E" w14:textId="52BFA56F" w:rsidR="009476C2" w:rsidRDefault="009476C2">
      <w:pPr>
        <w:pStyle w:val="TOC2"/>
        <w:rPr>
          <w:ins w:id="41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13" w:author="David Bullen" w:date="2025-01-30T14:32:00Z" w16du:dateUtc="2025-01-30T01:32:00Z">
        <w:r>
          <w:fldChar w:fldCharType="begin"/>
        </w:r>
        <w:r>
          <w:instrText>HYPERLINK \l "_Toc189139659"</w:instrText>
        </w:r>
        <w:r>
          <w:fldChar w:fldCharType="separate"/>
        </w:r>
        <w:r w:rsidRPr="00A522E2">
          <w:rPr>
            <w:rStyle w:val="Hyperlink"/>
          </w:rPr>
          <w:t>6.5</w:t>
        </w:r>
        <w:r>
          <w:rPr>
            <w:rFonts w:asciiTheme="minorHAnsi" w:eastAsiaTheme="minorEastAsia" w:hAnsiTheme="minorHAnsi" w:cstheme="minorBidi"/>
            <w:kern w:val="2"/>
            <w:sz w:val="24"/>
            <w:szCs w:val="24"/>
            <w:lang w:eastAsia="en-NZ"/>
            <w14:ligatures w14:val="standardContextual"/>
          </w:rPr>
          <w:tab/>
        </w:r>
        <w:r w:rsidRPr="00A522E2">
          <w:rPr>
            <w:rStyle w:val="Hyperlink"/>
          </w:rPr>
          <w:t>Risk and Reserve</w:t>
        </w:r>
        <w:r>
          <w:rPr>
            <w:webHidden/>
          </w:rPr>
          <w:tab/>
        </w:r>
        <w:r>
          <w:rPr>
            <w:webHidden/>
          </w:rPr>
          <w:fldChar w:fldCharType="begin"/>
        </w:r>
        <w:r>
          <w:rPr>
            <w:webHidden/>
          </w:rPr>
          <w:instrText xml:space="preserve"> PAGEREF _Toc189139659 \h </w:instrText>
        </w:r>
        <w:r>
          <w:rPr>
            <w:webHidden/>
          </w:rPr>
        </w:r>
        <w:r>
          <w:rPr>
            <w:webHidden/>
          </w:rPr>
          <w:fldChar w:fldCharType="separate"/>
        </w:r>
        <w:r>
          <w:rPr>
            <w:webHidden/>
          </w:rPr>
          <w:t>41</w:t>
        </w:r>
        <w:r>
          <w:rPr>
            <w:webHidden/>
          </w:rPr>
          <w:fldChar w:fldCharType="end"/>
        </w:r>
        <w:r>
          <w:fldChar w:fldCharType="end"/>
        </w:r>
      </w:ins>
    </w:p>
    <w:p w14:paraId="055AF88B" w14:textId="0803F930" w:rsidR="009476C2" w:rsidRDefault="009476C2">
      <w:pPr>
        <w:pStyle w:val="TOC3"/>
        <w:rPr>
          <w:ins w:id="41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15" w:author="David Bullen" w:date="2025-01-30T14:32:00Z" w16du:dateUtc="2025-01-30T01:32:00Z">
        <w:r>
          <w:fldChar w:fldCharType="begin"/>
        </w:r>
        <w:r>
          <w:instrText>HYPERLINK \l "_Toc189139660"</w:instrText>
        </w:r>
        <w:r>
          <w:fldChar w:fldCharType="separate"/>
        </w:r>
        <w:r w:rsidRPr="00A522E2">
          <w:rPr>
            <w:rStyle w:val="Hyperlink"/>
          </w:rPr>
          <w:t>6.5.1</w:t>
        </w:r>
        <w:r>
          <w:rPr>
            <w:rFonts w:asciiTheme="minorHAnsi" w:eastAsiaTheme="minorEastAsia" w:hAnsiTheme="minorHAnsi" w:cstheme="minorBidi"/>
            <w:kern w:val="2"/>
            <w:sz w:val="24"/>
            <w:szCs w:val="24"/>
            <w:lang w:eastAsia="en-NZ"/>
            <w14:ligatures w14:val="standardContextual"/>
          </w:rPr>
          <w:tab/>
        </w:r>
        <w:r w:rsidRPr="00A522E2">
          <w:rPr>
            <w:rStyle w:val="Hyperlink"/>
          </w:rPr>
          <w:t>Risk</w:t>
        </w:r>
        <w:r>
          <w:rPr>
            <w:webHidden/>
          </w:rPr>
          <w:tab/>
        </w:r>
        <w:r>
          <w:rPr>
            <w:webHidden/>
          </w:rPr>
          <w:fldChar w:fldCharType="begin"/>
        </w:r>
        <w:r>
          <w:rPr>
            <w:webHidden/>
          </w:rPr>
          <w:instrText xml:space="preserve"> PAGEREF _Toc189139660 \h </w:instrText>
        </w:r>
        <w:r>
          <w:rPr>
            <w:webHidden/>
          </w:rPr>
        </w:r>
        <w:r>
          <w:rPr>
            <w:webHidden/>
          </w:rPr>
          <w:fldChar w:fldCharType="separate"/>
        </w:r>
        <w:r>
          <w:rPr>
            <w:webHidden/>
          </w:rPr>
          <w:t>41</w:t>
        </w:r>
        <w:r>
          <w:rPr>
            <w:webHidden/>
          </w:rPr>
          <w:fldChar w:fldCharType="end"/>
        </w:r>
        <w:r>
          <w:fldChar w:fldCharType="end"/>
        </w:r>
      </w:ins>
    </w:p>
    <w:p w14:paraId="0DFDAF56" w14:textId="0B188832" w:rsidR="009476C2" w:rsidRDefault="009476C2">
      <w:pPr>
        <w:pStyle w:val="TOC3"/>
        <w:rPr>
          <w:ins w:id="41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17" w:author="David Bullen" w:date="2025-01-30T14:32:00Z" w16du:dateUtc="2025-01-30T01:32:00Z">
        <w:r>
          <w:fldChar w:fldCharType="begin"/>
        </w:r>
        <w:r>
          <w:instrText>HYPERLINK \l "_Toc189139661"</w:instrText>
        </w:r>
        <w:r>
          <w:fldChar w:fldCharType="separate"/>
        </w:r>
        <w:r w:rsidRPr="00A522E2">
          <w:rPr>
            <w:rStyle w:val="Hyperlink"/>
          </w:rPr>
          <w:t>6.5.2</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w:t>
        </w:r>
        <w:r>
          <w:rPr>
            <w:webHidden/>
          </w:rPr>
          <w:tab/>
        </w:r>
        <w:r>
          <w:rPr>
            <w:webHidden/>
          </w:rPr>
          <w:fldChar w:fldCharType="begin"/>
        </w:r>
        <w:r>
          <w:rPr>
            <w:webHidden/>
          </w:rPr>
          <w:instrText xml:space="preserve"> PAGEREF _Toc189139661 \h </w:instrText>
        </w:r>
        <w:r>
          <w:rPr>
            <w:webHidden/>
          </w:rPr>
        </w:r>
        <w:r>
          <w:rPr>
            <w:webHidden/>
          </w:rPr>
          <w:fldChar w:fldCharType="separate"/>
        </w:r>
        <w:r>
          <w:rPr>
            <w:webHidden/>
          </w:rPr>
          <w:t>42</w:t>
        </w:r>
        <w:r>
          <w:rPr>
            <w:webHidden/>
          </w:rPr>
          <w:fldChar w:fldCharType="end"/>
        </w:r>
        <w:r>
          <w:fldChar w:fldCharType="end"/>
        </w:r>
      </w:ins>
    </w:p>
    <w:p w14:paraId="583C2A9E" w14:textId="0ADB1092" w:rsidR="009476C2" w:rsidRDefault="009476C2">
      <w:pPr>
        <w:pStyle w:val="TOC3"/>
        <w:rPr>
          <w:ins w:id="41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19" w:author="David Bullen" w:date="2025-01-30T14:32:00Z" w16du:dateUtc="2025-01-30T01:32:00Z">
        <w:r>
          <w:fldChar w:fldCharType="begin"/>
        </w:r>
        <w:r>
          <w:instrText>HYPERLINK \l "_Toc189139662"</w:instrText>
        </w:r>
        <w:r>
          <w:fldChar w:fldCharType="separate"/>
        </w:r>
        <w:r w:rsidRPr="00A522E2">
          <w:rPr>
            <w:rStyle w:val="Hyperlink"/>
          </w:rPr>
          <w:t>6.5.3</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w:t>
        </w:r>
        <w:r>
          <w:rPr>
            <w:webHidden/>
          </w:rPr>
          <w:tab/>
        </w:r>
        <w:r>
          <w:rPr>
            <w:webHidden/>
          </w:rPr>
          <w:fldChar w:fldCharType="begin"/>
        </w:r>
        <w:r>
          <w:rPr>
            <w:webHidden/>
          </w:rPr>
          <w:instrText xml:space="preserve"> PAGEREF _Toc189139662 \h </w:instrText>
        </w:r>
        <w:r>
          <w:rPr>
            <w:webHidden/>
          </w:rPr>
        </w:r>
        <w:r>
          <w:rPr>
            <w:webHidden/>
          </w:rPr>
          <w:fldChar w:fldCharType="separate"/>
        </w:r>
        <w:r>
          <w:rPr>
            <w:webHidden/>
          </w:rPr>
          <w:t>45</w:t>
        </w:r>
        <w:r>
          <w:rPr>
            <w:webHidden/>
          </w:rPr>
          <w:fldChar w:fldCharType="end"/>
        </w:r>
        <w:r>
          <w:fldChar w:fldCharType="end"/>
        </w:r>
      </w:ins>
    </w:p>
    <w:p w14:paraId="173BC7F7" w14:textId="63980D14" w:rsidR="009476C2" w:rsidRDefault="009476C2">
      <w:pPr>
        <w:pStyle w:val="TOC3"/>
        <w:rPr>
          <w:ins w:id="42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21" w:author="David Bullen" w:date="2025-01-30T14:32:00Z" w16du:dateUtc="2025-01-30T01:32:00Z">
        <w:r>
          <w:fldChar w:fldCharType="begin"/>
        </w:r>
        <w:r>
          <w:instrText>HYPERLINK \l "_Toc189139663"</w:instrText>
        </w:r>
        <w:r>
          <w:fldChar w:fldCharType="separate"/>
        </w:r>
        <w:r w:rsidRPr="00A522E2">
          <w:rPr>
            <w:rStyle w:val="Hyperlink"/>
          </w:rPr>
          <w:t>6.5.4</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Scarcity</w:t>
        </w:r>
        <w:r>
          <w:rPr>
            <w:webHidden/>
          </w:rPr>
          <w:tab/>
        </w:r>
        <w:r>
          <w:rPr>
            <w:webHidden/>
          </w:rPr>
          <w:fldChar w:fldCharType="begin"/>
        </w:r>
        <w:r>
          <w:rPr>
            <w:webHidden/>
          </w:rPr>
          <w:instrText xml:space="preserve"> PAGEREF _Toc189139663 \h </w:instrText>
        </w:r>
        <w:r>
          <w:rPr>
            <w:webHidden/>
          </w:rPr>
        </w:r>
        <w:r>
          <w:rPr>
            <w:webHidden/>
          </w:rPr>
          <w:fldChar w:fldCharType="separate"/>
        </w:r>
        <w:r>
          <w:rPr>
            <w:webHidden/>
          </w:rPr>
          <w:t>45</w:t>
        </w:r>
        <w:r>
          <w:rPr>
            <w:webHidden/>
          </w:rPr>
          <w:fldChar w:fldCharType="end"/>
        </w:r>
        <w:r>
          <w:fldChar w:fldCharType="end"/>
        </w:r>
      </w:ins>
    </w:p>
    <w:p w14:paraId="6B731D07" w14:textId="6EB6B8D8" w:rsidR="009476C2" w:rsidRDefault="009476C2">
      <w:pPr>
        <w:pStyle w:val="TOC3"/>
        <w:rPr>
          <w:ins w:id="42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23" w:author="David Bullen" w:date="2025-01-30T14:32:00Z" w16du:dateUtc="2025-01-30T01:32:00Z">
        <w:r>
          <w:fldChar w:fldCharType="begin"/>
        </w:r>
        <w:r>
          <w:instrText>HYPERLINK \l "_Toc189139664"</w:instrText>
        </w:r>
        <w:r>
          <w:fldChar w:fldCharType="separate"/>
        </w:r>
        <w:r w:rsidRPr="00A522E2">
          <w:rPr>
            <w:rStyle w:val="Hyperlink"/>
          </w:rPr>
          <w:t>6.5.5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covers Risk</w:t>
        </w:r>
        <w:r>
          <w:rPr>
            <w:webHidden/>
          </w:rPr>
          <w:tab/>
        </w:r>
        <w:r>
          <w:rPr>
            <w:webHidden/>
          </w:rPr>
          <w:fldChar w:fldCharType="begin"/>
        </w:r>
        <w:r>
          <w:rPr>
            <w:webHidden/>
          </w:rPr>
          <w:instrText xml:space="preserve"> PAGEREF _Toc189139664 \h </w:instrText>
        </w:r>
        <w:r>
          <w:rPr>
            <w:webHidden/>
          </w:rPr>
        </w:r>
        <w:r>
          <w:rPr>
            <w:webHidden/>
          </w:rPr>
          <w:fldChar w:fldCharType="separate"/>
        </w:r>
        <w:r>
          <w:rPr>
            <w:webHidden/>
          </w:rPr>
          <w:t>46</w:t>
        </w:r>
        <w:r>
          <w:rPr>
            <w:webHidden/>
          </w:rPr>
          <w:fldChar w:fldCharType="end"/>
        </w:r>
        <w:r>
          <w:fldChar w:fldCharType="end"/>
        </w:r>
      </w:ins>
    </w:p>
    <w:p w14:paraId="3A2D8EA1" w14:textId="2DB1196C" w:rsidR="009476C2" w:rsidRDefault="009476C2">
      <w:pPr>
        <w:pStyle w:val="TOC2"/>
        <w:rPr>
          <w:ins w:id="42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25" w:author="David Bullen" w:date="2025-01-30T14:32:00Z" w16du:dateUtc="2025-01-30T01:32:00Z">
        <w:r>
          <w:fldChar w:fldCharType="begin"/>
        </w:r>
        <w:r>
          <w:instrText>HYPERLINK \l "_Toc189139665"</w:instrText>
        </w:r>
        <w:r>
          <w:fldChar w:fldCharType="separate"/>
        </w:r>
        <w:r w:rsidRPr="00A522E2">
          <w:rPr>
            <w:rStyle w:val="Hyperlink"/>
          </w:rPr>
          <w:t>6.6</w:t>
        </w:r>
        <w:r>
          <w:rPr>
            <w:rFonts w:asciiTheme="minorHAnsi" w:eastAsiaTheme="minorEastAsia" w:hAnsiTheme="minorHAnsi" w:cstheme="minorBidi"/>
            <w:kern w:val="2"/>
            <w:sz w:val="24"/>
            <w:szCs w:val="24"/>
            <w:lang w:eastAsia="en-NZ"/>
            <w14:ligatures w14:val="standardContextual"/>
          </w:rPr>
          <w:tab/>
        </w:r>
        <w:r w:rsidRPr="00A522E2">
          <w:rPr>
            <w:rStyle w:val="Hyperlink"/>
          </w:rPr>
          <w:t>Security</w:t>
        </w:r>
        <w:r>
          <w:rPr>
            <w:webHidden/>
          </w:rPr>
          <w:tab/>
        </w:r>
        <w:r>
          <w:rPr>
            <w:webHidden/>
          </w:rPr>
          <w:fldChar w:fldCharType="begin"/>
        </w:r>
        <w:r>
          <w:rPr>
            <w:webHidden/>
          </w:rPr>
          <w:instrText xml:space="preserve"> PAGEREF _Toc189139665 \h </w:instrText>
        </w:r>
        <w:r>
          <w:rPr>
            <w:webHidden/>
          </w:rPr>
        </w:r>
        <w:r>
          <w:rPr>
            <w:webHidden/>
          </w:rPr>
          <w:fldChar w:fldCharType="separate"/>
        </w:r>
        <w:r>
          <w:rPr>
            <w:webHidden/>
          </w:rPr>
          <w:t>46</w:t>
        </w:r>
        <w:r>
          <w:rPr>
            <w:webHidden/>
          </w:rPr>
          <w:fldChar w:fldCharType="end"/>
        </w:r>
        <w:r>
          <w:fldChar w:fldCharType="end"/>
        </w:r>
      </w:ins>
    </w:p>
    <w:p w14:paraId="00C57E59" w14:textId="7F662D76" w:rsidR="009476C2" w:rsidRDefault="009476C2">
      <w:pPr>
        <w:pStyle w:val="TOC2"/>
        <w:rPr>
          <w:ins w:id="42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27" w:author="David Bullen" w:date="2025-01-30T14:32:00Z" w16du:dateUtc="2025-01-30T01:32:00Z">
        <w:r>
          <w:fldChar w:fldCharType="begin"/>
        </w:r>
        <w:r>
          <w:instrText>HYPERLINK \l "_Toc189139666"</w:instrText>
        </w:r>
        <w:r>
          <w:fldChar w:fldCharType="separate"/>
        </w:r>
        <w:r w:rsidRPr="00A522E2">
          <w:rPr>
            <w:rStyle w:val="Hyperlink"/>
          </w:rPr>
          <w:t>6.7</w:t>
        </w:r>
        <w:r>
          <w:rPr>
            <w:rFonts w:asciiTheme="minorHAnsi" w:eastAsiaTheme="minorEastAsia" w:hAnsiTheme="minorHAnsi" w:cstheme="minorBidi"/>
            <w:kern w:val="2"/>
            <w:sz w:val="24"/>
            <w:szCs w:val="24"/>
            <w:lang w:eastAsia="en-NZ"/>
            <w14:ligatures w14:val="standardContextual"/>
          </w:rPr>
          <w:tab/>
        </w:r>
        <w:r w:rsidRPr="00A522E2">
          <w:rPr>
            <w:rStyle w:val="Hyperlink"/>
          </w:rPr>
          <w:t>Mixed Constraints</w:t>
        </w:r>
        <w:r>
          <w:rPr>
            <w:webHidden/>
          </w:rPr>
          <w:tab/>
        </w:r>
        <w:r>
          <w:rPr>
            <w:webHidden/>
          </w:rPr>
          <w:fldChar w:fldCharType="begin"/>
        </w:r>
        <w:r>
          <w:rPr>
            <w:webHidden/>
          </w:rPr>
          <w:instrText xml:space="preserve"> PAGEREF _Toc189139666 \h </w:instrText>
        </w:r>
        <w:r>
          <w:rPr>
            <w:webHidden/>
          </w:rPr>
        </w:r>
        <w:r>
          <w:rPr>
            <w:webHidden/>
          </w:rPr>
          <w:fldChar w:fldCharType="separate"/>
        </w:r>
        <w:r>
          <w:rPr>
            <w:webHidden/>
          </w:rPr>
          <w:t>47</w:t>
        </w:r>
        <w:r>
          <w:rPr>
            <w:webHidden/>
          </w:rPr>
          <w:fldChar w:fldCharType="end"/>
        </w:r>
        <w:r>
          <w:fldChar w:fldCharType="end"/>
        </w:r>
      </w:ins>
    </w:p>
    <w:p w14:paraId="338CD73A" w14:textId="4DB6CED3" w:rsidR="009476C2" w:rsidRDefault="009476C2">
      <w:pPr>
        <w:pStyle w:val="TOC2"/>
        <w:rPr>
          <w:ins w:id="42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29" w:author="David Bullen" w:date="2025-01-30T14:32:00Z" w16du:dateUtc="2025-01-30T01:32:00Z">
        <w:r>
          <w:fldChar w:fldCharType="begin"/>
        </w:r>
        <w:r>
          <w:instrText>HYPERLINK \l "_Toc189139667"</w:instrText>
        </w:r>
        <w:r>
          <w:fldChar w:fldCharType="separate"/>
        </w:r>
        <w:r w:rsidRPr="00A522E2">
          <w:rPr>
            <w:rStyle w:val="Hyperlink"/>
          </w:rPr>
          <w:t>6.8</w:t>
        </w:r>
        <w:r>
          <w:rPr>
            <w:rFonts w:asciiTheme="minorHAnsi" w:eastAsiaTheme="minorEastAsia" w:hAnsiTheme="minorHAnsi" w:cstheme="minorBidi"/>
            <w:kern w:val="2"/>
            <w:sz w:val="24"/>
            <w:szCs w:val="24"/>
            <w:lang w:eastAsia="en-NZ"/>
            <w14:ligatures w14:val="standardContextual"/>
          </w:rPr>
          <w:tab/>
        </w:r>
        <w:r w:rsidRPr="00A522E2">
          <w:rPr>
            <w:rStyle w:val="Hyperlink"/>
          </w:rPr>
          <w:t>Integer Constraints</w:t>
        </w:r>
        <w:r>
          <w:rPr>
            <w:webHidden/>
          </w:rPr>
          <w:tab/>
        </w:r>
        <w:r>
          <w:rPr>
            <w:webHidden/>
          </w:rPr>
          <w:fldChar w:fldCharType="begin"/>
        </w:r>
        <w:r>
          <w:rPr>
            <w:webHidden/>
          </w:rPr>
          <w:instrText xml:space="preserve"> PAGEREF _Toc189139667 \h </w:instrText>
        </w:r>
        <w:r>
          <w:rPr>
            <w:webHidden/>
          </w:rPr>
        </w:r>
        <w:r>
          <w:rPr>
            <w:webHidden/>
          </w:rPr>
          <w:fldChar w:fldCharType="separate"/>
        </w:r>
        <w:r>
          <w:rPr>
            <w:webHidden/>
          </w:rPr>
          <w:t>47</w:t>
        </w:r>
        <w:r>
          <w:rPr>
            <w:webHidden/>
          </w:rPr>
          <w:fldChar w:fldCharType="end"/>
        </w:r>
        <w:r>
          <w:fldChar w:fldCharType="end"/>
        </w:r>
      </w:ins>
    </w:p>
    <w:p w14:paraId="3D299D12" w14:textId="1BDD97E6" w:rsidR="009476C2" w:rsidRDefault="009476C2">
      <w:pPr>
        <w:pStyle w:val="TOC3"/>
        <w:rPr>
          <w:ins w:id="43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31" w:author="David Bullen" w:date="2025-01-30T14:32:00Z" w16du:dateUtc="2025-01-30T01:32:00Z">
        <w:r>
          <w:fldChar w:fldCharType="begin"/>
        </w:r>
        <w:r>
          <w:instrText>HYPERLINK \l "_Toc189139668"</w:instrText>
        </w:r>
        <w:r>
          <w:fldChar w:fldCharType="separate"/>
        </w:r>
        <w:r w:rsidRPr="00A522E2">
          <w:rPr>
            <w:rStyle w:val="Hyperlink"/>
          </w:rPr>
          <w:t>6.8.1</w:t>
        </w:r>
        <w:r>
          <w:rPr>
            <w:rFonts w:asciiTheme="minorHAnsi" w:eastAsiaTheme="minorEastAsia" w:hAnsiTheme="minorHAnsi" w:cstheme="minorBidi"/>
            <w:kern w:val="2"/>
            <w:sz w:val="24"/>
            <w:szCs w:val="24"/>
            <w:lang w:eastAsia="en-NZ"/>
            <w14:ligatures w14:val="standardContextual"/>
          </w:rPr>
          <w:tab/>
        </w:r>
        <w:r w:rsidRPr="00A522E2">
          <w:rPr>
            <w:rStyle w:val="Hyperlink"/>
          </w:rPr>
          <w:t>Integer Constraints for non-continuous limits</w:t>
        </w:r>
        <w:r>
          <w:rPr>
            <w:webHidden/>
          </w:rPr>
          <w:tab/>
        </w:r>
        <w:r>
          <w:rPr>
            <w:webHidden/>
          </w:rPr>
          <w:fldChar w:fldCharType="begin"/>
        </w:r>
        <w:r>
          <w:rPr>
            <w:webHidden/>
          </w:rPr>
          <w:instrText xml:space="preserve"> PAGEREF _Toc189139668 \h </w:instrText>
        </w:r>
        <w:r>
          <w:rPr>
            <w:webHidden/>
          </w:rPr>
        </w:r>
        <w:r>
          <w:rPr>
            <w:webHidden/>
          </w:rPr>
          <w:fldChar w:fldCharType="separate"/>
        </w:r>
        <w:r>
          <w:rPr>
            <w:webHidden/>
          </w:rPr>
          <w:t>47</w:t>
        </w:r>
        <w:r>
          <w:rPr>
            <w:webHidden/>
          </w:rPr>
          <w:fldChar w:fldCharType="end"/>
        </w:r>
        <w:r>
          <w:fldChar w:fldCharType="end"/>
        </w:r>
      </w:ins>
    </w:p>
    <w:p w14:paraId="007B8815" w14:textId="4852D094" w:rsidR="009476C2" w:rsidRDefault="009476C2">
      <w:pPr>
        <w:pStyle w:val="TOC3"/>
        <w:rPr>
          <w:ins w:id="43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33" w:author="David Bullen" w:date="2025-01-30T14:32:00Z" w16du:dateUtc="2025-01-30T01:32:00Z">
        <w:r>
          <w:fldChar w:fldCharType="begin"/>
        </w:r>
        <w:r>
          <w:instrText>HYPERLINK \l "_Toc189139669"</w:instrText>
        </w:r>
        <w:r>
          <w:fldChar w:fldCharType="separate"/>
        </w:r>
        <w:r w:rsidRPr="00A522E2">
          <w:rPr>
            <w:rStyle w:val="Hyperlink"/>
          </w:rPr>
          <w:t>6.8.2</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w:t>
        </w:r>
        <w:r>
          <w:rPr>
            <w:webHidden/>
          </w:rPr>
          <w:tab/>
        </w:r>
        <w:r>
          <w:rPr>
            <w:webHidden/>
          </w:rPr>
          <w:fldChar w:fldCharType="begin"/>
        </w:r>
        <w:r>
          <w:rPr>
            <w:webHidden/>
          </w:rPr>
          <w:instrText xml:space="preserve"> PAGEREF _Toc189139669 \h </w:instrText>
        </w:r>
        <w:r>
          <w:rPr>
            <w:webHidden/>
          </w:rPr>
        </w:r>
        <w:r>
          <w:rPr>
            <w:webHidden/>
          </w:rPr>
          <w:fldChar w:fldCharType="separate"/>
        </w:r>
        <w:r>
          <w:rPr>
            <w:webHidden/>
          </w:rPr>
          <w:t>48</w:t>
        </w:r>
        <w:r>
          <w:rPr>
            <w:webHidden/>
          </w:rPr>
          <w:fldChar w:fldCharType="end"/>
        </w:r>
        <w:r>
          <w:fldChar w:fldCharType="end"/>
        </w:r>
      </w:ins>
    </w:p>
    <w:p w14:paraId="1E2042D5" w14:textId="7C3304A0" w:rsidR="009476C2" w:rsidRDefault="009476C2">
      <w:pPr>
        <w:pStyle w:val="TOC1"/>
        <w:rPr>
          <w:ins w:id="434" w:author="David Bullen" w:date="2025-01-30T14:32:00Z" w16du:dateUtc="2025-01-30T01:32:00Z"/>
          <w:rFonts w:asciiTheme="minorHAnsi" w:eastAsiaTheme="minorEastAsia" w:hAnsiTheme="minorHAnsi" w:cstheme="minorBidi"/>
          <w:b w:val="0"/>
          <w:smallCaps w:val="0"/>
          <w:kern w:val="2"/>
          <w:sz w:val="24"/>
          <w:szCs w:val="24"/>
          <w:lang w:eastAsia="en-NZ"/>
          <w14:ligatures w14:val="standardContextual"/>
        </w:rPr>
      </w:pPr>
      <w:ins w:id="435" w:author="David Bullen" w:date="2025-01-30T14:32:00Z" w16du:dateUtc="2025-01-30T01:32:00Z">
        <w:r>
          <w:fldChar w:fldCharType="begin"/>
        </w:r>
        <w:r>
          <w:instrText>HYPERLINK \l "_Toc189139670"</w:instrText>
        </w:r>
        <w:r>
          <w:fldChar w:fldCharType="separate"/>
        </w:r>
        <w:r w:rsidRPr="00A522E2">
          <w:rPr>
            <w:rStyle w:val="Hyperlink"/>
          </w:rPr>
          <w:t>7</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Post-Solve Checks</w:t>
        </w:r>
        <w:r>
          <w:rPr>
            <w:webHidden/>
          </w:rPr>
          <w:tab/>
        </w:r>
        <w:r>
          <w:rPr>
            <w:webHidden/>
          </w:rPr>
          <w:fldChar w:fldCharType="begin"/>
        </w:r>
        <w:r>
          <w:rPr>
            <w:webHidden/>
          </w:rPr>
          <w:instrText xml:space="preserve"> PAGEREF _Toc189139670 \h </w:instrText>
        </w:r>
        <w:r>
          <w:rPr>
            <w:webHidden/>
          </w:rPr>
        </w:r>
        <w:r>
          <w:rPr>
            <w:webHidden/>
          </w:rPr>
          <w:fldChar w:fldCharType="separate"/>
        </w:r>
        <w:r>
          <w:rPr>
            <w:webHidden/>
          </w:rPr>
          <w:t>48</w:t>
        </w:r>
        <w:r>
          <w:rPr>
            <w:webHidden/>
          </w:rPr>
          <w:fldChar w:fldCharType="end"/>
        </w:r>
        <w:r>
          <w:fldChar w:fldCharType="end"/>
        </w:r>
      </w:ins>
    </w:p>
    <w:p w14:paraId="56B09782" w14:textId="6DEEA415" w:rsidR="009476C2" w:rsidRDefault="009476C2">
      <w:pPr>
        <w:pStyle w:val="TOC2"/>
        <w:rPr>
          <w:ins w:id="43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37" w:author="David Bullen" w:date="2025-01-30T14:32:00Z" w16du:dateUtc="2025-01-30T01:32:00Z">
        <w:r>
          <w:fldChar w:fldCharType="begin"/>
        </w:r>
        <w:r>
          <w:instrText>HYPERLINK \l "_Toc189139671"</w:instrText>
        </w:r>
        <w:r>
          <w:fldChar w:fldCharType="separate"/>
        </w:r>
        <w:r w:rsidRPr="00A522E2">
          <w:rPr>
            <w:rStyle w:val="Hyperlink"/>
          </w:rPr>
          <w:t>7.1</w:t>
        </w:r>
        <w:r>
          <w:rPr>
            <w:rFonts w:asciiTheme="minorHAnsi" w:eastAsiaTheme="minorEastAsia" w:hAnsiTheme="minorHAnsi" w:cstheme="minorBidi"/>
            <w:kern w:val="2"/>
            <w:sz w:val="24"/>
            <w:szCs w:val="24"/>
            <w:lang w:eastAsia="en-NZ"/>
            <w14:ligatures w14:val="standardContextual"/>
          </w:rPr>
          <w:tab/>
        </w:r>
        <w:r w:rsidRPr="00A522E2">
          <w:rPr>
            <w:rStyle w:val="Hyperlink"/>
          </w:rPr>
          <w:t>Circulating Flow Check</w:t>
        </w:r>
        <w:r>
          <w:rPr>
            <w:webHidden/>
          </w:rPr>
          <w:tab/>
        </w:r>
        <w:r>
          <w:rPr>
            <w:webHidden/>
          </w:rPr>
          <w:fldChar w:fldCharType="begin"/>
        </w:r>
        <w:r>
          <w:rPr>
            <w:webHidden/>
          </w:rPr>
          <w:instrText xml:space="preserve"> PAGEREF _Toc189139671 \h </w:instrText>
        </w:r>
        <w:r>
          <w:rPr>
            <w:webHidden/>
          </w:rPr>
        </w:r>
        <w:r>
          <w:rPr>
            <w:webHidden/>
          </w:rPr>
          <w:fldChar w:fldCharType="separate"/>
        </w:r>
        <w:r>
          <w:rPr>
            <w:webHidden/>
          </w:rPr>
          <w:t>48</w:t>
        </w:r>
        <w:r>
          <w:rPr>
            <w:webHidden/>
          </w:rPr>
          <w:fldChar w:fldCharType="end"/>
        </w:r>
        <w:r>
          <w:fldChar w:fldCharType="end"/>
        </w:r>
      </w:ins>
    </w:p>
    <w:p w14:paraId="4FB1290F" w14:textId="737D4953" w:rsidR="009476C2" w:rsidRDefault="009476C2">
      <w:pPr>
        <w:pStyle w:val="TOC3"/>
        <w:rPr>
          <w:ins w:id="43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39" w:author="David Bullen" w:date="2025-01-30T14:32:00Z" w16du:dateUtc="2025-01-30T01:32:00Z">
        <w:r>
          <w:fldChar w:fldCharType="begin"/>
        </w:r>
        <w:r>
          <w:instrText>HYPERLINK \l "_Toc189139672"</w:instrText>
        </w:r>
        <w:r>
          <w:fldChar w:fldCharType="separate"/>
        </w:r>
        <w:r w:rsidRPr="00A522E2">
          <w:rPr>
            <w:rStyle w:val="Hyperlink"/>
          </w:rPr>
          <w:t>7.1.1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_Toc189139672 \h </w:instrText>
        </w:r>
        <w:r>
          <w:rPr>
            <w:webHidden/>
          </w:rPr>
        </w:r>
        <w:r>
          <w:rPr>
            <w:webHidden/>
          </w:rPr>
          <w:fldChar w:fldCharType="separate"/>
        </w:r>
        <w:r>
          <w:rPr>
            <w:webHidden/>
          </w:rPr>
          <w:t>48</w:t>
        </w:r>
        <w:r>
          <w:rPr>
            <w:webHidden/>
          </w:rPr>
          <w:fldChar w:fldCharType="end"/>
        </w:r>
        <w:r>
          <w:fldChar w:fldCharType="end"/>
        </w:r>
      </w:ins>
    </w:p>
    <w:p w14:paraId="5A8109E7" w14:textId="1019D387" w:rsidR="009476C2" w:rsidRDefault="009476C2">
      <w:pPr>
        <w:pStyle w:val="TOC3"/>
        <w:rPr>
          <w:ins w:id="44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41" w:author="David Bullen" w:date="2025-01-30T14:32:00Z" w16du:dateUtc="2025-01-30T01:32:00Z">
        <w:r>
          <w:fldChar w:fldCharType="begin"/>
        </w:r>
        <w:r>
          <w:instrText>HYPERLINK \l "_Toc189139673"</w:instrText>
        </w:r>
        <w:r>
          <w:fldChar w:fldCharType="separate"/>
        </w:r>
        <w:r w:rsidRPr="00A522E2">
          <w:rPr>
            <w:rStyle w:val="Hyperlink"/>
          </w:rPr>
          <w:t>7.1.2</w:t>
        </w:r>
        <w:r>
          <w:rPr>
            <w:rFonts w:asciiTheme="minorHAnsi" w:eastAsiaTheme="minorEastAsia" w:hAnsiTheme="minorHAnsi" w:cstheme="minorBidi"/>
            <w:kern w:val="2"/>
            <w:sz w:val="24"/>
            <w:szCs w:val="24"/>
            <w:lang w:eastAsia="en-NZ"/>
            <w14:ligatures w14:val="standardContextual"/>
          </w:rPr>
          <w:tab/>
        </w:r>
        <w:r w:rsidRPr="00A522E2">
          <w:rPr>
            <w:rStyle w:val="Hyperlink"/>
          </w:rPr>
          <w:t>Cause of circulating flows</w:t>
        </w:r>
        <w:r>
          <w:rPr>
            <w:webHidden/>
          </w:rPr>
          <w:tab/>
        </w:r>
        <w:r>
          <w:rPr>
            <w:webHidden/>
          </w:rPr>
          <w:fldChar w:fldCharType="begin"/>
        </w:r>
        <w:r>
          <w:rPr>
            <w:webHidden/>
          </w:rPr>
          <w:instrText xml:space="preserve"> PAGEREF _Toc189139673 \h </w:instrText>
        </w:r>
        <w:r>
          <w:rPr>
            <w:webHidden/>
          </w:rPr>
        </w:r>
        <w:r>
          <w:rPr>
            <w:webHidden/>
          </w:rPr>
          <w:fldChar w:fldCharType="separate"/>
        </w:r>
        <w:r>
          <w:rPr>
            <w:webHidden/>
          </w:rPr>
          <w:t>48</w:t>
        </w:r>
        <w:r>
          <w:rPr>
            <w:webHidden/>
          </w:rPr>
          <w:fldChar w:fldCharType="end"/>
        </w:r>
        <w:r>
          <w:fldChar w:fldCharType="end"/>
        </w:r>
      </w:ins>
    </w:p>
    <w:p w14:paraId="2365BA83" w14:textId="7E6D0E47" w:rsidR="009476C2" w:rsidRDefault="009476C2">
      <w:pPr>
        <w:pStyle w:val="TOC3"/>
        <w:rPr>
          <w:ins w:id="44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43" w:author="David Bullen" w:date="2025-01-30T14:32:00Z" w16du:dateUtc="2025-01-30T01:32:00Z">
        <w:r>
          <w:fldChar w:fldCharType="begin"/>
        </w:r>
        <w:r>
          <w:instrText>HYPERLINK \l "_Toc189139674"</w:instrText>
        </w:r>
        <w:r>
          <w:fldChar w:fldCharType="separate"/>
        </w:r>
        <w:r w:rsidRPr="00A522E2">
          <w:rPr>
            <w:rStyle w:val="Hyperlink"/>
          </w:rPr>
          <w:t>7.1.3</w:t>
        </w:r>
        <w:r>
          <w:rPr>
            <w:rFonts w:asciiTheme="minorHAnsi" w:eastAsiaTheme="minorEastAsia" w:hAnsiTheme="minorHAnsi" w:cstheme="minorBidi"/>
            <w:kern w:val="2"/>
            <w:sz w:val="24"/>
            <w:szCs w:val="24"/>
            <w:lang w:eastAsia="en-NZ"/>
            <w14:ligatures w14:val="standardContextual"/>
          </w:rPr>
          <w:tab/>
        </w:r>
        <w:r w:rsidRPr="00A522E2">
          <w:rPr>
            <w:rStyle w:val="Hyperlink"/>
          </w:rPr>
          <w:t>Removal of circulating flows</w:t>
        </w:r>
        <w:r>
          <w:rPr>
            <w:webHidden/>
          </w:rPr>
          <w:tab/>
        </w:r>
        <w:r>
          <w:rPr>
            <w:webHidden/>
          </w:rPr>
          <w:fldChar w:fldCharType="begin"/>
        </w:r>
        <w:r>
          <w:rPr>
            <w:webHidden/>
          </w:rPr>
          <w:instrText xml:space="preserve"> PAGEREF _Toc189139674 \h </w:instrText>
        </w:r>
        <w:r>
          <w:rPr>
            <w:webHidden/>
          </w:rPr>
        </w:r>
        <w:r>
          <w:rPr>
            <w:webHidden/>
          </w:rPr>
          <w:fldChar w:fldCharType="separate"/>
        </w:r>
        <w:r>
          <w:rPr>
            <w:webHidden/>
          </w:rPr>
          <w:t>49</w:t>
        </w:r>
        <w:r>
          <w:rPr>
            <w:webHidden/>
          </w:rPr>
          <w:fldChar w:fldCharType="end"/>
        </w:r>
        <w:r>
          <w:fldChar w:fldCharType="end"/>
        </w:r>
      </w:ins>
    </w:p>
    <w:p w14:paraId="10B0F408" w14:textId="114A44A5" w:rsidR="009476C2" w:rsidRDefault="009476C2">
      <w:pPr>
        <w:pStyle w:val="TOC3"/>
        <w:rPr>
          <w:ins w:id="44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45" w:author="David Bullen" w:date="2025-01-30T14:32:00Z" w16du:dateUtc="2025-01-30T01:32:00Z">
        <w:r>
          <w:fldChar w:fldCharType="begin"/>
        </w:r>
        <w:r>
          <w:instrText>HYPERLINK \l "_Toc189139675"</w:instrText>
        </w:r>
        <w:r>
          <w:fldChar w:fldCharType="separate"/>
        </w:r>
        <w:r w:rsidRPr="00A522E2">
          <w:rPr>
            <w:rStyle w:val="Hyperlink"/>
          </w:rPr>
          <w:t>7.1.4</w:t>
        </w:r>
        <w:r>
          <w:rPr>
            <w:rFonts w:asciiTheme="minorHAnsi" w:eastAsiaTheme="minorEastAsia" w:hAnsiTheme="minorHAnsi" w:cstheme="minorBidi"/>
            <w:kern w:val="2"/>
            <w:sz w:val="24"/>
            <w:szCs w:val="24"/>
            <w:lang w:eastAsia="en-NZ"/>
            <w14:ligatures w14:val="standardContextual"/>
          </w:rPr>
          <w:tab/>
        </w:r>
        <w:r w:rsidRPr="00A522E2">
          <w:rPr>
            <w:rStyle w:val="Hyperlink"/>
          </w:rPr>
          <w:t>Replacement of invalid prices after SOS1</w:t>
        </w:r>
        <w:r>
          <w:rPr>
            <w:webHidden/>
          </w:rPr>
          <w:tab/>
        </w:r>
        <w:r>
          <w:rPr>
            <w:webHidden/>
          </w:rPr>
          <w:fldChar w:fldCharType="begin"/>
        </w:r>
        <w:r>
          <w:rPr>
            <w:webHidden/>
          </w:rPr>
          <w:instrText xml:space="preserve"> PAGEREF _Toc189139675 \h </w:instrText>
        </w:r>
        <w:r>
          <w:rPr>
            <w:webHidden/>
          </w:rPr>
        </w:r>
        <w:r>
          <w:rPr>
            <w:webHidden/>
          </w:rPr>
          <w:fldChar w:fldCharType="separate"/>
        </w:r>
        <w:r>
          <w:rPr>
            <w:webHidden/>
          </w:rPr>
          <w:t>50</w:t>
        </w:r>
        <w:r>
          <w:rPr>
            <w:webHidden/>
          </w:rPr>
          <w:fldChar w:fldCharType="end"/>
        </w:r>
        <w:r>
          <w:fldChar w:fldCharType="end"/>
        </w:r>
      </w:ins>
    </w:p>
    <w:p w14:paraId="6F8E9279" w14:textId="5DC03649" w:rsidR="009476C2" w:rsidRDefault="009476C2">
      <w:pPr>
        <w:pStyle w:val="TOC2"/>
        <w:rPr>
          <w:ins w:id="44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47" w:author="David Bullen" w:date="2025-01-30T14:32:00Z" w16du:dateUtc="2025-01-30T01:32:00Z">
        <w:r>
          <w:fldChar w:fldCharType="begin"/>
        </w:r>
        <w:r>
          <w:instrText>HYPERLINK \l "_Toc189139676"</w:instrText>
        </w:r>
        <w:r>
          <w:fldChar w:fldCharType="separate"/>
        </w:r>
        <w:r w:rsidRPr="00A522E2">
          <w:rPr>
            <w:rStyle w:val="Hyperlink"/>
          </w:rPr>
          <w:t>7.2</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Shortfall Check</w:t>
        </w:r>
        <w:r>
          <w:rPr>
            <w:webHidden/>
          </w:rPr>
          <w:tab/>
        </w:r>
        <w:r>
          <w:rPr>
            <w:webHidden/>
          </w:rPr>
          <w:fldChar w:fldCharType="begin"/>
        </w:r>
        <w:r>
          <w:rPr>
            <w:webHidden/>
          </w:rPr>
          <w:instrText xml:space="preserve"> PAGEREF _Toc189139676 \h </w:instrText>
        </w:r>
        <w:r>
          <w:rPr>
            <w:webHidden/>
          </w:rPr>
        </w:r>
        <w:r>
          <w:rPr>
            <w:webHidden/>
          </w:rPr>
          <w:fldChar w:fldCharType="separate"/>
        </w:r>
        <w:r>
          <w:rPr>
            <w:webHidden/>
          </w:rPr>
          <w:t>53</w:t>
        </w:r>
        <w:r>
          <w:rPr>
            <w:webHidden/>
          </w:rPr>
          <w:fldChar w:fldCharType="end"/>
        </w:r>
        <w:r>
          <w:fldChar w:fldCharType="end"/>
        </w:r>
      </w:ins>
    </w:p>
    <w:p w14:paraId="4B96154E" w14:textId="0E3CFF1D" w:rsidR="009476C2" w:rsidRDefault="009476C2">
      <w:pPr>
        <w:pStyle w:val="TOC3"/>
        <w:rPr>
          <w:ins w:id="44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49" w:author="David Bullen" w:date="2025-01-30T14:32:00Z" w16du:dateUtc="2025-01-30T01:32:00Z">
        <w:r>
          <w:fldChar w:fldCharType="begin"/>
        </w:r>
        <w:r>
          <w:instrText>HYPERLINK \l "_Toc189139677"</w:instrText>
        </w:r>
        <w:r>
          <w:fldChar w:fldCharType="separate"/>
        </w:r>
        <w:r w:rsidRPr="00A522E2">
          <w:rPr>
            <w:rStyle w:val="Hyperlink"/>
          </w:rPr>
          <w:t>7.2.1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_Toc189139677 \h </w:instrText>
        </w:r>
        <w:r>
          <w:rPr>
            <w:webHidden/>
          </w:rPr>
        </w:r>
        <w:r>
          <w:rPr>
            <w:webHidden/>
          </w:rPr>
          <w:fldChar w:fldCharType="separate"/>
        </w:r>
        <w:r>
          <w:rPr>
            <w:webHidden/>
          </w:rPr>
          <w:t>53</w:t>
        </w:r>
        <w:r>
          <w:rPr>
            <w:webHidden/>
          </w:rPr>
          <w:fldChar w:fldCharType="end"/>
        </w:r>
        <w:r>
          <w:fldChar w:fldCharType="end"/>
        </w:r>
      </w:ins>
    </w:p>
    <w:p w14:paraId="57BC3A29" w14:textId="5A87DE1A" w:rsidR="009476C2" w:rsidRDefault="009476C2">
      <w:pPr>
        <w:pStyle w:val="TOC3"/>
        <w:rPr>
          <w:ins w:id="45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51" w:author="David Bullen" w:date="2025-01-30T14:32:00Z" w16du:dateUtc="2025-01-30T01:32:00Z">
        <w:r>
          <w:fldChar w:fldCharType="begin"/>
        </w:r>
        <w:r>
          <w:instrText>HYPERLINK \l "_Toc189139678"</w:instrText>
        </w:r>
        <w:r>
          <w:fldChar w:fldCharType="separate"/>
        </w:r>
        <w:r w:rsidRPr="00A522E2">
          <w:rPr>
            <w:rStyle w:val="Hyperlink"/>
          </w:rPr>
          <w:t>7.2.2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_Toc189139678 \h </w:instrText>
        </w:r>
        <w:r>
          <w:rPr>
            <w:webHidden/>
          </w:rPr>
        </w:r>
        <w:r>
          <w:rPr>
            <w:webHidden/>
          </w:rPr>
          <w:fldChar w:fldCharType="separate"/>
        </w:r>
        <w:r>
          <w:rPr>
            <w:webHidden/>
          </w:rPr>
          <w:t>53</w:t>
        </w:r>
        <w:r>
          <w:rPr>
            <w:webHidden/>
          </w:rPr>
          <w:fldChar w:fldCharType="end"/>
        </w:r>
        <w:r>
          <w:fldChar w:fldCharType="end"/>
        </w:r>
      </w:ins>
    </w:p>
    <w:p w14:paraId="6B101527" w14:textId="7739816B" w:rsidR="009476C2" w:rsidRDefault="009476C2">
      <w:pPr>
        <w:pStyle w:val="TOC3"/>
        <w:rPr>
          <w:ins w:id="45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53" w:author="David Bullen" w:date="2025-01-30T14:32:00Z" w16du:dateUtc="2025-01-30T01:32:00Z">
        <w:r>
          <w:fldChar w:fldCharType="begin"/>
        </w:r>
        <w:r>
          <w:instrText>HYPERLINK \l "_Toc189139679"</w:instrText>
        </w:r>
        <w:r>
          <w:fldChar w:fldCharType="separate"/>
        </w:r>
        <w:r w:rsidRPr="00A522E2">
          <w:rPr>
            <w:rStyle w:val="Hyperlink"/>
          </w:rPr>
          <w:t>7.2.3</w:t>
        </w:r>
        <w:r>
          <w:rPr>
            <w:rFonts w:asciiTheme="minorHAnsi" w:eastAsiaTheme="minorEastAsia" w:hAnsiTheme="minorHAnsi" w:cstheme="minorBidi"/>
            <w:kern w:val="2"/>
            <w:sz w:val="24"/>
            <w:szCs w:val="24"/>
            <w:lang w:eastAsia="en-NZ"/>
            <w14:ligatures w14:val="standardContextual"/>
          </w:rPr>
          <w:tab/>
        </w:r>
        <w:r w:rsidRPr="00A522E2">
          <w:rPr>
            <w:rStyle w:val="Hyperlink"/>
          </w:rPr>
          <w:t>Processing</w:t>
        </w:r>
        <w:r>
          <w:rPr>
            <w:webHidden/>
          </w:rPr>
          <w:tab/>
        </w:r>
        <w:r>
          <w:rPr>
            <w:webHidden/>
          </w:rPr>
          <w:fldChar w:fldCharType="begin"/>
        </w:r>
        <w:r>
          <w:rPr>
            <w:webHidden/>
          </w:rPr>
          <w:instrText xml:space="preserve"> PAGEREF _Toc189139679 \h </w:instrText>
        </w:r>
        <w:r>
          <w:rPr>
            <w:webHidden/>
          </w:rPr>
        </w:r>
        <w:r>
          <w:rPr>
            <w:webHidden/>
          </w:rPr>
          <w:fldChar w:fldCharType="separate"/>
        </w:r>
        <w:r>
          <w:rPr>
            <w:webHidden/>
          </w:rPr>
          <w:t>53</w:t>
        </w:r>
        <w:r>
          <w:rPr>
            <w:webHidden/>
          </w:rPr>
          <w:fldChar w:fldCharType="end"/>
        </w:r>
        <w:r>
          <w:fldChar w:fldCharType="end"/>
        </w:r>
      </w:ins>
    </w:p>
    <w:p w14:paraId="63086656" w14:textId="33E9BBAC" w:rsidR="009476C2" w:rsidRDefault="009476C2">
      <w:pPr>
        <w:pStyle w:val="TOC1"/>
        <w:rPr>
          <w:ins w:id="454" w:author="David Bullen" w:date="2025-01-30T14:32:00Z" w16du:dateUtc="2025-01-30T01:32:00Z"/>
          <w:rFonts w:asciiTheme="minorHAnsi" w:eastAsiaTheme="minorEastAsia" w:hAnsiTheme="minorHAnsi" w:cstheme="minorBidi"/>
          <w:b w:val="0"/>
          <w:smallCaps w:val="0"/>
          <w:kern w:val="2"/>
          <w:sz w:val="24"/>
          <w:szCs w:val="24"/>
          <w:lang w:eastAsia="en-NZ"/>
          <w14:ligatures w14:val="standardContextual"/>
        </w:rPr>
      </w:pPr>
      <w:ins w:id="455" w:author="David Bullen" w:date="2025-01-30T14:32:00Z" w16du:dateUtc="2025-01-30T01:32:00Z">
        <w:r>
          <w:fldChar w:fldCharType="begin"/>
        </w:r>
        <w:r>
          <w:instrText>HYPERLINK \l "_Toc189139680"</w:instrText>
        </w:r>
        <w:r>
          <w:fldChar w:fldCharType="separate"/>
        </w:r>
        <w:r w:rsidRPr="00A522E2">
          <w:rPr>
            <w:rStyle w:val="Hyperlink"/>
          </w:rPr>
          <w:t>8</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Post-Processing</w:t>
        </w:r>
        <w:r>
          <w:rPr>
            <w:webHidden/>
          </w:rPr>
          <w:tab/>
        </w:r>
        <w:r>
          <w:rPr>
            <w:webHidden/>
          </w:rPr>
          <w:fldChar w:fldCharType="begin"/>
        </w:r>
        <w:r>
          <w:rPr>
            <w:webHidden/>
          </w:rPr>
          <w:instrText xml:space="preserve"> PAGEREF _Toc189139680 \h </w:instrText>
        </w:r>
        <w:r>
          <w:rPr>
            <w:webHidden/>
          </w:rPr>
        </w:r>
        <w:r>
          <w:rPr>
            <w:webHidden/>
          </w:rPr>
          <w:fldChar w:fldCharType="separate"/>
        </w:r>
        <w:r>
          <w:rPr>
            <w:webHidden/>
          </w:rPr>
          <w:t>56</w:t>
        </w:r>
        <w:r>
          <w:rPr>
            <w:webHidden/>
          </w:rPr>
          <w:fldChar w:fldCharType="end"/>
        </w:r>
        <w:r>
          <w:fldChar w:fldCharType="end"/>
        </w:r>
      </w:ins>
    </w:p>
    <w:p w14:paraId="544AE41B" w14:textId="6C39ED85" w:rsidR="009476C2" w:rsidRDefault="009476C2">
      <w:pPr>
        <w:pStyle w:val="TOC2"/>
        <w:rPr>
          <w:ins w:id="45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57" w:author="David Bullen" w:date="2025-01-30T14:32:00Z" w16du:dateUtc="2025-01-30T01:32:00Z">
        <w:r>
          <w:fldChar w:fldCharType="begin"/>
        </w:r>
        <w:r>
          <w:instrText>HYPERLINK \l "_Toc189139681"</w:instrText>
        </w:r>
        <w:r>
          <w:fldChar w:fldCharType="separate"/>
        </w:r>
        <w:r w:rsidRPr="00A522E2">
          <w:rPr>
            <w:rStyle w:val="Hyperlink"/>
          </w:rPr>
          <w:t>8.1</w:t>
        </w:r>
        <w:r>
          <w:rPr>
            <w:rFonts w:asciiTheme="minorHAnsi" w:eastAsiaTheme="minorEastAsia" w:hAnsiTheme="minorHAnsi" w:cstheme="minorBidi"/>
            <w:kern w:val="2"/>
            <w:sz w:val="24"/>
            <w:szCs w:val="24"/>
            <w:lang w:eastAsia="en-NZ"/>
            <w14:ligatures w14:val="standardContextual"/>
          </w:rPr>
          <w:tab/>
        </w:r>
        <w:r w:rsidRPr="00A522E2">
          <w:rPr>
            <w:rStyle w:val="Hyperlink"/>
          </w:rPr>
          <w:t>System Losses</w:t>
        </w:r>
        <w:r>
          <w:rPr>
            <w:webHidden/>
          </w:rPr>
          <w:tab/>
        </w:r>
        <w:r>
          <w:rPr>
            <w:webHidden/>
          </w:rPr>
          <w:fldChar w:fldCharType="begin"/>
        </w:r>
        <w:r>
          <w:rPr>
            <w:webHidden/>
          </w:rPr>
          <w:instrText xml:space="preserve"> PAGEREF _Toc189139681 \h </w:instrText>
        </w:r>
        <w:r>
          <w:rPr>
            <w:webHidden/>
          </w:rPr>
        </w:r>
        <w:r>
          <w:rPr>
            <w:webHidden/>
          </w:rPr>
          <w:fldChar w:fldCharType="separate"/>
        </w:r>
        <w:r>
          <w:rPr>
            <w:webHidden/>
          </w:rPr>
          <w:t>56</w:t>
        </w:r>
        <w:r>
          <w:rPr>
            <w:webHidden/>
          </w:rPr>
          <w:fldChar w:fldCharType="end"/>
        </w:r>
        <w:r>
          <w:fldChar w:fldCharType="end"/>
        </w:r>
      </w:ins>
    </w:p>
    <w:p w14:paraId="581DCB1B" w14:textId="581A078A" w:rsidR="009476C2" w:rsidRDefault="009476C2">
      <w:pPr>
        <w:pStyle w:val="TOC2"/>
        <w:rPr>
          <w:ins w:id="45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59" w:author="David Bullen" w:date="2025-01-30T14:32:00Z" w16du:dateUtc="2025-01-30T01:32:00Z">
        <w:r>
          <w:fldChar w:fldCharType="begin"/>
        </w:r>
        <w:r>
          <w:instrText>HYPERLINK \l "_Toc189139682"</w:instrText>
        </w:r>
        <w:r>
          <w:fldChar w:fldCharType="separate"/>
        </w:r>
        <w:r w:rsidRPr="00A522E2">
          <w:rPr>
            <w:rStyle w:val="Hyperlink"/>
          </w:rPr>
          <w:t>8.2</w:t>
        </w:r>
        <w:r>
          <w:rPr>
            <w:rFonts w:asciiTheme="minorHAnsi" w:eastAsiaTheme="minorEastAsia" w:hAnsiTheme="minorHAnsi" w:cstheme="minorBidi"/>
            <w:kern w:val="2"/>
            <w:sz w:val="24"/>
            <w:szCs w:val="24"/>
            <w:lang w:eastAsia="en-NZ"/>
            <w14:ligatures w14:val="standardContextual"/>
          </w:rPr>
          <w:tab/>
        </w:r>
        <w:r w:rsidRPr="00A522E2">
          <w:rPr>
            <w:rStyle w:val="Hyperlink"/>
          </w:rPr>
          <w:t>Dead Electrical Island</w:t>
        </w:r>
        <w:r>
          <w:rPr>
            <w:webHidden/>
          </w:rPr>
          <w:tab/>
        </w:r>
        <w:r>
          <w:rPr>
            <w:webHidden/>
          </w:rPr>
          <w:fldChar w:fldCharType="begin"/>
        </w:r>
        <w:r>
          <w:rPr>
            <w:webHidden/>
          </w:rPr>
          <w:instrText xml:space="preserve"> PAGEREF _Toc189139682 \h </w:instrText>
        </w:r>
        <w:r>
          <w:rPr>
            <w:webHidden/>
          </w:rPr>
        </w:r>
        <w:r>
          <w:rPr>
            <w:webHidden/>
          </w:rPr>
          <w:fldChar w:fldCharType="separate"/>
        </w:r>
        <w:r>
          <w:rPr>
            <w:webHidden/>
          </w:rPr>
          <w:t>56</w:t>
        </w:r>
        <w:r>
          <w:rPr>
            <w:webHidden/>
          </w:rPr>
          <w:fldChar w:fldCharType="end"/>
        </w:r>
        <w:r>
          <w:fldChar w:fldCharType="end"/>
        </w:r>
      </w:ins>
    </w:p>
    <w:p w14:paraId="0A05A8D9" w14:textId="54258638" w:rsidR="009476C2" w:rsidRDefault="009476C2">
      <w:pPr>
        <w:pStyle w:val="TOC3"/>
        <w:rPr>
          <w:ins w:id="46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61" w:author="David Bullen" w:date="2025-01-30T14:32:00Z" w16du:dateUtc="2025-01-30T01:32:00Z">
        <w:r>
          <w:fldChar w:fldCharType="begin"/>
        </w:r>
        <w:r>
          <w:instrText>HYPERLINK \l "_Toc189139683"</w:instrText>
        </w:r>
        <w:r>
          <w:fldChar w:fldCharType="separate"/>
        </w:r>
        <w:r w:rsidRPr="00A522E2">
          <w:rPr>
            <w:rStyle w:val="Hyperlink"/>
          </w:rPr>
          <w:t>8.2.1</w:t>
        </w:r>
        <w:r>
          <w:rPr>
            <w:rFonts w:asciiTheme="minorHAnsi" w:eastAsiaTheme="minorEastAsia" w:hAnsiTheme="minorHAnsi" w:cstheme="minorBidi"/>
            <w:kern w:val="2"/>
            <w:sz w:val="24"/>
            <w:szCs w:val="24"/>
            <w:lang w:eastAsia="en-NZ"/>
            <w14:ligatures w14:val="standardContextual"/>
          </w:rPr>
          <w:tab/>
        </w:r>
        <w:r w:rsidRPr="00A522E2">
          <w:rPr>
            <w:rStyle w:val="Hyperlink"/>
          </w:rPr>
          <w:t>Determination</w:t>
        </w:r>
        <w:r>
          <w:rPr>
            <w:webHidden/>
          </w:rPr>
          <w:tab/>
        </w:r>
        <w:r>
          <w:rPr>
            <w:webHidden/>
          </w:rPr>
          <w:fldChar w:fldCharType="begin"/>
        </w:r>
        <w:r>
          <w:rPr>
            <w:webHidden/>
          </w:rPr>
          <w:instrText xml:space="preserve"> PAGEREF _Toc189139683 \h </w:instrText>
        </w:r>
        <w:r>
          <w:rPr>
            <w:webHidden/>
          </w:rPr>
        </w:r>
        <w:r>
          <w:rPr>
            <w:webHidden/>
          </w:rPr>
          <w:fldChar w:fldCharType="separate"/>
        </w:r>
        <w:r>
          <w:rPr>
            <w:webHidden/>
          </w:rPr>
          <w:t>56</w:t>
        </w:r>
        <w:r>
          <w:rPr>
            <w:webHidden/>
          </w:rPr>
          <w:fldChar w:fldCharType="end"/>
        </w:r>
        <w:r>
          <w:fldChar w:fldCharType="end"/>
        </w:r>
      </w:ins>
    </w:p>
    <w:p w14:paraId="162B3EBD" w14:textId="485795F5" w:rsidR="009476C2" w:rsidRDefault="009476C2">
      <w:pPr>
        <w:pStyle w:val="TOC3"/>
        <w:rPr>
          <w:ins w:id="46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63" w:author="David Bullen" w:date="2025-01-30T14:32:00Z" w16du:dateUtc="2025-01-30T01:32:00Z">
        <w:r>
          <w:fldChar w:fldCharType="begin"/>
        </w:r>
        <w:r>
          <w:instrText>HYPERLINK \l "_Toc189139684"</w:instrText>
        </w:r>
        <w:r>
          <w:fldChar w:fldCharType="separate"/>
        </w:r>
        <w:r w:rsidRPr="00A522E2">
          <w:rPr>
            <w:rStyle w:val="Hyperlink"/>
          </w:rPr>
          <w:t>8.2.2</w:t>
        </w:r>
        <w:r>
          <w:rPr>
            <w:rFonts w:asciiTheme="minorHAnsi" w:eastAsiaTheme="minorEastAsia" w:hAnsiTheme="minorHAnsi" w:cstheme="minorBidi"/>
            <w:kern w:val="2"/>
            <w:sz w:val="24"/>
            <w:szCs w:val="24"/>
            <w:lang w:eastAsia="en-NZ"/>
            <w14:ligatures w14:val="standardContextual"/>
          </w:rPr>
          <w:tab/>
        </w:r>
        <w:r w:rsidRPr="00A522E2">
          <w:rPr>
            <w:rStyle w:val="Hyperlink"/>
          </w:rPr>
          <w:t>Zeroing of cleared quantities</w:t>
        </w:r>
        <w:r>
          <w:rPr>
            <w:webHidden/>
          </w:rPr>
          <w:tab/>
        </w:r>
        <w:r>
          <w:rPr>
            <w:webHidden/>
          </w:rPr>
          <w:fldChar w:fldCharType="begin"/>
        </w:r>
        <w:r>
          <w:rPr>
            <w:webHidden/>
          </w:rPr>
          <w:instrText xml:space="preserve"> PAGEREF _Toc189139684 \h </w:instrText>
        </w:r>
        <w:r>
          <w:rPr>
            <w:webHidden/>
          </w:rPr>
        </w:r>
        <w:r>
          <w:rPr>
            <w:webHidden/>
          </w:rPr>
          <w:fldChar w:fldCharType="separate"/>
        </w:r>
        <w:r>
          <w:rPr>
            <w:webHidden/>
          </w:rPr>
          <w:t>56</w:t>
        </w:r>
        <w:r>
          <w:rPr>
            <w:webHidden/>
          </w:rPr>
          <w:fldChar w:fldCharType="end"/>
        </w:r>
        <w:r>
          <w:fldChar w:fldCharType="end"/>
        </w:r>
      </w:ins>
    </w:p>
    <w:p w14:paraId="14128B17" w14:textId="41DA7447" w:rsidR="009476C2" w:rsidRDefault="009476C2">
      <w:pPr>
        <w:pStyle w:val="TOC2"/>
        <w:rPr>
          <w:ins w:id="46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65" w:author="David Bullen" w:date="2025-01-30T14:32:00Z" w16du:dateUtc="2025-01-30T01:32:00Z">
        <w:r>
          <w:fldChar w:fldCharType="begin"/>
        </w:r>
        <w:r>
          <w:instrText>HYPERLINK \l "_Toc189139685"</w:instrText>
        </w:r>
        <w:r>
          <w:fldChar w:fldCharType="separate"/>
        </w:r>
        <w:r w:rsidRPr="00A522E2">
          <w:rPr>
            <w:rStyle w:val="Hyperlink"/>
          </w:rPr>
          <w:t>8.3</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Prices</w:t>
        </w:r>
        <w:r>
          <w:rPr>
            <w:webHidden/>
          </w:rPr>
          <w:tab/>
        </w:r>
        <w:r>
          <w:rPr>
            <w:webHidden/>
          </w:rPr>
          <w:fldChar w:fldCharType="begin"/>
        </w:r>
        <w:r>
          <w:rPr>
            <w:webHidden/>
          </w:rPr>
          <w:instrText xml:space="preserve"> PAGEREF _Toc189139685 \h </w:instrText>
        </w:r>
        <w:r>
          <w:rPr>
            <w:webHidden/>
          </w:rPr>
        </w:r>
        <w:r>
          <w:rPr>
            <w:webHidden/>
          </w:rPr>
          <w:fldChar w:fldCharType="separate"/>
        </w:r>
        <w:r>
          <w:rPr>
            <w:webHidden/>
          </w:rPr>
          <w:t>56</w:t>
        </w:r>
        <w:r>
          <w:rPr>
            <w:webHidden/>
          </w:rPr>
          <w:fldChar w:fldCharType="end"/>
        </w:r>
        <w:r>
          <w:fldChar w:fldCharType="end"/>
        </w:r>
      </w:ins>
    </w:p>
    <w:p w14:paraId="266EAE33" w14:textId="5ABE23FB" w:rsidR="009476C2" w:rsidRDefault="009476C2">
      <w:pPr>
        <w:pStyle w:val="TOC3"/>
        <w:rPr>
          <w:ins w:id="46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67" w:author="David Bullen" w:date="2025-01-30T14:32:00Z" w16du:dateUtc="2025-01-30T01:32:00Z">
        <w:r>
          <w:fldChar w:fldCharType="begin"/>
        </w:r>
        <w:r>
          <w:instrText>HYPERLINK \l "_Toc189139686"</w:instrText>
        </w:r>
        <w:r>
          <w:fldChar w:fldCharType="separate"/>
        </w:r>
        <w:r w:rsidRPr="00A522E2">
          <w:rPr>
            <w:rStyle w:val="Hyperlink"/>
          </w:rPr>
          <w:t>8.3.1</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_Toc189139686 \h </w:instrText>
        </w:r>
        <w:r>
          <w:rPr>
            <w:webHidden/>
          </w:rPr>
        </w:r>
        <w:r>
          <w:rPr>
            <w:webHidden/>
          </w:rPr>
          <w:fldChar w:fldCharType="separate"/>
        </w:r>
        <w:r>
          <w:rPr>
            <w:webHidden/>
          </w:rPr>
          <w:t>56</w:t>
        </w:r>
        <w:r>
          <w:rPr>
            <w:webHidden/>
          </w:rPr>
          <w:fldChar w:fldCharType="end"/>
        </w:r>
        <w:r>
          <w:fldChar w:fldCharType="end"/>
        </w:r>
      </w:ins>
    </w:p>
    <w:p w14:paraId="7F1DA0E2" w14:textId="5E760AF6" w:rsidR="009476C2" w:rsidRDefault="009476C2">
      <w:pPr>
        <w:pStyle w:val="TOC3"/>
        <w:rPr>
          <w:ins w:id="46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69" w:author="David Bullen" w:date="2025-01-30T14:32:00Z" w16du:dateUtc="2025-01-30T01:32:00Z">
        <w:r>
          <w:fldChar w:fldCharType="begin"/>
        </w:r>
        <w:r>
          <w:instrText>HYPERLINK \l "_Toc189139687"</w:instrText>
        </w:r>
        <w:r>
          <w:fldChar w:fldCharType="separate"/>
        </w:r>
        <w:r w:rsidRPr="00A522E2">
          <w:rPr>
            <w:rStyle w:val="Hyperlink"/>
          </w:rPr>
          <w:t>8.3.2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_Toc189139687 \h </w:instrText>
        </w:r>
        <w:r>
          <w:rPr>
            <w:webHidden/>
          </w:rPr>
        </w:r>
        <w:r>
          <w:rPr>
            <w:webHidden/>
          </w:rPr>
          <w:fldChar w:fldCharType="separate"/>
        </w:r>
        <w:r>
          <w:rPr>
            <w:webHidden/>
          </w:rPr>
          <w:t>57</w:t>
        </w:r>
        <w:r>
          <w:rPr>
            <w:webHidden/>
          </w:rPr>
          <w:fldChar w:fldCharType="end"/>
        </w:r>
        <w:r>
          <w:fldChar w:fldCharType="end"/>
        </w:r>
      </w:ins>
    </w:p>
    <w:p w14:paraId="2EB1ED72" w14:textId="58283E63" w:rsidR="009476C2" w:rsidRDefault="009476C2">
      <w:pPr>
        <w:pStyle w:val="TOC3"/>
        <w:rPr>
          <w:ins w:id="47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71" w:author="David Bullen" w:date="2025-01-30T14:32:00Z" w16du:dateUtc="2025-01-30T01:32:00Z">
        <w:r>
          <w:fldChar w:fldCharType="begin"/>
        </w:r>
        <w:r>
          <w:instrText>HYPERLINK \l "_Toc189139688"</w:instrText>
        </w:r>
        <w:r>
          <w:fldChar w:fldCharType="separate"/>
        </w:r>
        <w:r w:rsidRPr="00A522E2">
          <w:rPr>
            <w:rStyle w:val="Hyperlink"/>
          </w:rPr>
          <w:t>8.3.3</w:t>
        </w:r>
        <w:r>
          <w:rPr>
            <w:rFonts w:asciiTheme="minorHAnsi" w:eastAsiaTheme="minorEastAsia" w:hAnsiTheme="minorHAnsi" w:cstheme="minorBidi"/>
            <w:kern w:val="2"/>
            <w:sz w:val="24"/>
            <w:szCs w:val="24"/>
            <w:lang w:eastAsia="en-NZ"/>
            <w14:ligatures w14:val="standardContextual"/>
          </w:rPr>
          <w:tab/>
        </w:r>
        <w:r w:rsidRPr="00A522E2">
          <w:rPr>
            <w:rStyle w:val="Hyperlink"/>
          </w:rPr>
          <w:t>Dead Price Assignment</w:t>
        </w:r>
        <w:r>
          <w:rPr>
            <w:webHidden/>
          </w:rPr>
          <w:tab/>
        </w:r>
        <w:r>
          <w:rPr>
            <w:webHidden/>
          </w:rPr>
          <w:fldChar w:fldCharType="begin"/>
        </w:r>
        <w:r>
          <w:rPr>
            <w:webHidden/>
          </w:rPr>
          <w:instrText xml:space="preserve"> PAGEREF _Toc189139688 \h </w:instrText>
        </w:r>
        <w:r>
          <w:rPr>
            <w:webHidden/>
          </w:rPr>
        </w:r>
        <w:r>
          <w:rPr>
            <w:webHidden/>
          </w:rPr>
          <w:fldChar w:fldCharType="separate"/>
        </w:r>
        <w:r>
          <w:rPr>
            <w:webHidden/>
          </w:rPr>
          <w:t>57</w:t>
        </w:r>
        <w:r>
          <w:rPr>
            <w:webHidden/>
          </w:rPr>
          <w:fldChar w:fldCharType="end"/>
        </w:r>
        <w:r>
          <w:fldChar w:fldCharType="end"/>
        </w:r>
      </w:ins>
    </w:p>
    <w:p w14:paraId="7AEF0541" w14:textId="78EBA18C" w:rsidR="009476C2" w:rsidRDefault="009476C2">
      <w:pPr>
        <w:pStyle w:val="TOC3"/>
        <w:rPr>
          <w:ins w:id="47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73" w:author="David Bullen" w:date="2025-01-30T14:32:00Z" w16du:dateUtc="2025-01-30T01:32:00Z">
        <w:r>
          <w:fldChar w:fldCharType="begin"/>
        </w:r>
        <w:r>
          <w:instrText>HYPERLINK \l "_Toc189139689"</w:instrText>
        </w:r>
        <w:r>
          <w:fldChar w:fldCharType="separate"/>
        </w:r>
        <w:r w:rsidRPr="00A522E2">
          <w:rPr>
            <w:rStyle w:val="Hyperlink"/>
          </w:rPr>
          <w:t>8.3.4</w:t>
        </w:r>
        <w:r>
          <w:rPr>
            <w:rFonts w:asciiTheme="minorHAnsi" w:eastAsiaTheme="minorEastAsia" w:hAnsiTheme="minorHAnsi" w:cstheme="minorBidi"/>
            <w:kern w:val="2"/>
            <w:sz w:val="24"/>
            <w:szCs w:val="24"/>
            <w:lang w:eastAsia="en-NZ"/>
            <w14:ligatures w14:val="standardContextual"/>
          </w:rPr>
          <w:tab/>
        </w:r>
        <w:r w:rsidRPr="00A522E2">
          <w:rPr>
            <w:rStyle w:val="Hyperlink"/>
          </w:rPr>
          <w:t>Pnode Price</w:t>
        </w:r>
        <w:r>
          <w:rPr>
            <w:webHidden/>
          </w:rPr>
          <w:tab/>
        </w:r>
        <w:r>
          <w:rPr>
            <w:webHidden/>
          </w:rPr>
          <w:fldChar w:fldCharType="begin"/>
        </w:r>
        <w:r>
          <w:rPr>
            <w:webHidden/>
          </w:rPr>
          <w:instrText xml:space="preserve"> PAGEREF _Toc189139689 \h </w:instrText>
        </w:r>
        <w:r>
          <w:rPr>
            <w:webHidden/>
          </w:rPr>
        </w:r>
        <w:r>
          <w:rPr>
            <w:webHidden/>
          </w:rPr>
          <w:fldChar w:fldCharType="separate"/>
        </w:r>
        <w:r>
          <w:rPr>
            <w:webHidden/>
          </w:rPr>
          <w:t>57</w:t>
        </w:r>
        <w:r>
          <w:rPr>
            <w:webHidden/>
          </w:rPr>
          <w:fldChar w:fldCharType="end"/>
        </w:r>
        <w:r>
          <w:fldChar w:fldCharType="end"/>
        </w:r>
      </w:ins>
    </w:p>
    <w:p w14:paraId="3EA97C75" w14:textId="6147CBDC" w:rsidR="009476C2" w:rsidRDefault="009476C2">
      <w:pPr>
        <w:pStyle w:val="TOC3"/>
        <w:rPr>
          <w:ins w:id="47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75" w:author="David Bullen" w:date="2025-01-30T14:32:00Z" w16du:dateUtc="2025-01-30T01:32:00Z">
        <w:r>
          <w:fldChar w:fldCharType="begin"/>
        </w:r>
        <w:r>
          <w:instrText>HYPERLINK \l "_Toc189139690"</w:instrText>
        </w:r>
        <w:r>
          <w:fldChar w:fldCharType="separate"/>
        </w:r>
        <w:r w:rsidRPr="00A522E2">
          <w:rPr>
            <w:rStyle w:val="Hyperlink"/>
          </w:rPr>
          <w:t>8.3.5</w:t>
        </w:r>
        <w:r>
          <w:rPr>
            <w:rFonts w:asciiTheme="minorHAnsi" w:eastAsiaTheme="minorEastAsia" w:hAnsiTheme="minorHAnsi" w:cstheme="minorBidi"/>
            <w:kern w:val="2"/>
            <w:sz w:val="24"/>
            <w:szCs w:val="24"/>
            <w:lang w:eastAsia="en-NZ"/>
            <w14:ligatures w14:val="standardContextual"/>
          </w:rPr>
          <w:tab/>
        </w:r>
        <w:r w:rsidRPr="00A522E2">
          <w:rPr>
            <w:rStyle w:val="Hyperlink"/>
          </w:rPr>
          <w:t>Dead Price Replacement</w:t>
        </w:r>
        <w:r>
          <w:rPr>
            <w:webHidden/>
          </w:rPr>
          <w:tab/>
        </w:r>
        <w:r>
          <w:rPr>
            <w:webHidden/>
          </w:rPr>
          <w:fldChar w:fldCharType="begin"/>
        </w:r>
        <w:r>
          <w:rPr>
            <w:webHidden/>
          </w:rPr>
          <w:instrText xml:space="preserve"> PAGEREF _Toc189139690 \h </w:instrText>
        </w:r>
        <w:r>
          <w:rPr>
            <w:webHidden/>
          </w:rPr>
        </w:r>
        <w:r>
          <w:rPr>
            <w:webHidden/>
          </w:rPr>
          <w:fldChar w:fldCharType="separate"/>
        </w:r>
        <w:r>
          <w:rPr>
            <w:webHidden/>
          </w:rPr>
          <w:t>57</w:t>
        </w:r>
        <w:r>
          <w:rPr>
            <w:webHidden/>
          </w:rPr>
          <w:fldChar w:fldCharType="end"/>
        </w:r>
        <w:r>
          <w:fldChar w:fldCharType="end"/>
        </w:r>
      </w:ins>
    </w:p>
    <w:p w14:paraId="07187970" w14:textId="64F137FF" w:rsidR="009476C2" w:rsidRDefault="009476C2">
      <w:pPr>
        <w:pStyle w:val="TOC3"/>
        <w:rPr>
          <w:ins w:id="47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77" w:author="David Bullen" w:date="2025-01-30T14:32:00Z" w16du:dateUtc="2025-01-30T01:32:00Z">
        <w:r>
          <w:fldChar w:fldCharType="begin"/>
        </w:r>
        <w:r>
          <w:instrText>HYPERLINK \l "_Toc189139691"</w:instrText>
        </w:r>
        <w:r>
          <w:fldChar w:fldCharType="separate"/>
        </w:r>
        <w:r w:rsidRPr="00A522E2">
          <w:rPr>
            <w:rStyle w:val="Hyperlink"/>
          </w:rPr>
          <w:t>8.3.6</w:t>
        </w:r>
        <w:r>
          <w:rPr>
            <w:rFonts w:asciiTheme="minorHAnsi" w:eastAsiaTheme="minorEastAsia" w:hAnsiTheme="minorHAnsi" w:cstheme="minorBidi"/>
            <w:kern w:val="2"/>
            <w:sz w:val="24"/>
            <w:szCs w:val="24"/>
            <w:lang w:eastAsia="en-NZ"/>
            <w14:ligatures w14:val="standardContextual"/>
          </w:rPr>
          <w:tab/>
        </w:r>
        <w:r w:rsidRPr="00A522E2">
          <w:rPr>
            <w:rStyle w:val="Hyperlink"/>
          </w:rPr>
          <w:t>Surplus Price Replacement</w:t>
        </w:r>
        <w:r>
          <w:rPr>
            <w:webHidden/>
          </w:rPr>
          <w:tab/>
        </w:r>
        <w:r>
          <w:rPr>
            <w:webHidden/>
          </w:rPr>
          <w:fldChar w:fldCharType="begin"/>
        </w:r>
        <w:r>
          <w:rPr>
            <w:webHidden/>
          </w:rPr>
          <w:instrText xml:space="preserve"> PAGEREF _Toc189139691 \h </w:instrText>
        </w:r>
        <w:r>
          <w:rPr>
            <w:webHidden/>
          </w:rPr>
        </w:r>
        <w:r>
          <w:rPr>
            <w:webHidden/>
          </w:rPr>
          <w:fldChar w:fldCharType="separate"/>
        </w:r>
        <w:r>
          <w:rPr>
            <w:webHidden/>
          </w:rPr>
          <w:t>57</w:t>
        </w:r>
        <w:r>
          <w:rPr>
            <w:webHidden/>
          </w:rPr>
          <w:fldChar w:fldCharType="end"/>
        </w:r>
        <w:r>
          <w:fldChar w:fldCharType="end"/>
        </w:r>
      </w:ins>
    </w:p>
    <w:p w14:paraId="50F76480" w14:textId="3FF1EE72" w:rsidR="009476C2" w:rsidRDefault="009476C2">
      <w:pPr>
        <w:pStyle w:val="TOC2"/>
        <w:rPr>
          <w:ins w:id="478"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79" w:author="David Bullen" w:date="2025-01-30T14:32:00Z" w16du:dateUtc="2025-01-30T01:32:00Z">
        <w:r>
          <w:fldChar w:fldCharType="begin"/>
        </w:r>
        <w:r>
          <w:instrText>HYPERLINK \l "_Toc189139692"</w:instrText>
        </w:r>
        <w:r>
          <w:fldChar w:fldCharType="separate"/>
        </w:r>
        <w:r w:rsidRPr="00A522E2">
          <w:rPr>
            <w:rStyle w:val="Hyperlink"/>
          </w:rPr>
          <w:t>8.4</w:t>
        </w:r>
        <w:r>
          <w:rPr>
            <w:rFonts w:asciiTheme="minorHAnsi" w:eastAsiaTheme="minorEastAsia" w:hAnsiTheme="minorHAnsi" w:cstheme="minorBidi"/>
            <w:kern w:val="2"/>
            <w:sz w:val="24"/>
            <w:szCs w:val="24"/>
            <w:lang w:eastAsia="en-NZ"/>
            <w14:ligatures w14:val="standardContextual"/>
          </w:rPr>
          <w:tab/>
        </w:r>
        <w:r w:rsidRPr="00A522E2">
          <w:rPr>
            <w:rStyle w:val="Hyperlink"/>
          </w:rPr>
          <w:t>Disconnected Pnodes</w:t>
        </w:r>
        <w:r>
          <w:rPr>
            <w:webHidden/>
          </w:rPr>
          <w:tab/>
        </w:r>
        <w:r>
          <w:rPr>
            <w:webHidden/>
          </w:rPr>
          <w:fldChar w:fldCharType="begin"/>
        </w:r>
        <w:r>
          <w:rPr>
            <w:webHidden/>
          </w:rPr>
          <w:instrText xml:space="preserve"> PAGEREF _Toc189139692 \h </w:instrText>
        </w:r>
        <w:r>
          <w:rPr>
            <w:webHidden/>
          </w:rPr>
        </w:r>
        <w:r>
          <w:rPr>
            <w:webHidden/>
          </w:rPr>
          <w:fldChar w:fldCharType="separate"/>
        </w:r>
        <w:r>
          <w:rPr>
            <w:webHidden/>
          </w:rPr>
          <w:t>58</w:t>
        </w:r>
        <w:r>
          <w:rPr>
            <w:webHidden/>
          </w:rPr>
          <w:fldChar w:fldCharType="end"/>
        </w:r>
        <w:r>
          <w:fldChar w:fldCharType="end"/>
        </w:r>
      </w:ins>
    </w:p>
    <w:p w14:paraId="3DD75FC9" w14:textId="3C89D6AB" w:rsidR="009476C2" w:rsidRDefault="009476C2">
      <w:pPr>
        <w:pStyle w:val="TOC2"/>
        <w:rPr>
          <w:ins w:id="480"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81" w:author="David Bullen" w:date="2025-01-30T14:32:00Z" w16du:dateUtc="2025-01-30T01:32:00Z">
        <w:r>
          <w:fldChar w:fldCharType="begin"/>
        </w:r>
        <w:r>
          <w:instrText>HYPERLINK \l "_Toc189139693"</w:instrText>
        </w:r>
        <w:r>
          <w:fldChar w:fldCharType="separate"/>
        </w:r>
        <w:r w:rsidRPr="00A522E2">
          <w:rPr>
            <w:rStyle w:val="Hyperlink"/>
          </w:rPr>
          <w:t>8.5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Prices</w:t>
        </w:r>
        <w:r>
          <w:rPr>
            <w:webHidden/>
          </w:rPr>
          <w:tab/>
        </w:r>
        <w:r>
          <w:rPr>
            <w:webHidden/>
          </w:rPr>
          <w:fldChar w:fldCharType="begin"/>
        </w:r>
        <w:r>
          <w:rPr>
            <w:webHidden/>
          </w:rPr>
          <w:instrText xml:space="preserve"> PAGEREF _Toc189139693 \h </w:instrText>
        </w:r>
        <w:r>
          <w:rPr>
            <w:webHidden/>
          </w:rPr>
        </w:r>
        <w:r>
          <w:rPr>
            <w:webHidden/>
          </w:rPr>
          <w:fldChar w:fldCharType="separate"/>
        </w:r>
        <w:r>
          <w:rPr>
            <w:webHidden/>
          </w:rPr>
          <w:t>58</w:t>
        </w:r>
        <w:r>
          <w:rPr>
            <w:webHidden/>
          </w:rPr>
          <w:fldChar w:fldCharType="end"/>
        </w:r>
        <w:r>
          <w:fldChar w:fldCharType="end"/>
        </w:r>
      </w:ins>
    </w:p>
    <w:p w14:paraId="0A828155" w14:textId="4F426DB7" w:rsidR="009476C2" w:rsidRDefault="009476C2">
      <w:pPr>
        <w:pStyle w:val="TOC2"/>
        <w:rPr>
          <w:ins w:id="482"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83" w:author="David Bullen" w:date="2025-01-30T14:32:00Z" w16du:dateUtc="2025-01-30T01:32:00Z">
        <w:r>
          <w:fldChar w:fldCharType="begin"/>
        </w:r>
        <w:r>
          <w:instrText>HYPERLINK \l "_Toc189139694"</w:instrText>
        </w:r>
        <w:r>
          <w:fldChar w:fldCharType="separate"/>
        </w:r>
        <w:r w:rsidRPr="00A522E2">
          <w:rPr>
            <w:rStyle w:val="Hyperlink"/>
          </w:rPr>
          <w:t>8.6</w:t>
        </w:r>
        <w:r>
          <w:rPr>
            <w:rFonts w:asciiTheme="minorHAnsi" w:eastAsiaTheme="minorEastAsia" w:hAnsiTheme="minorHAnsi" w:cstheme="minorBidi"/>
            <w:kern w:val="2"/>
            <w:sz w:val="24"/>
            <w:szCs w:val="24"/>
            <w:lang w:eastAsia="en-NZ"/>
            <w14:ligatures w14:val="standardContextual"/>
          </w:rPr>
          <w:tab/>
        </w:r>
        <w:r w:rsidRPr="00A522E2">
          <w:rPr>
            <w:rStyle w:val="Hyperlink"/>
          </w:rPr>
          <w:t>AC Node imbalance</w:t>
        </w:r>
        <w:r>
          <w:rPr>
            <w:webHidden/>
          </w:rPr>
          <w:tab/>
        </w:r>
        <w:r>
          <w:rPr>
            <w:webHidden/>
          </w:rPr>
          <w:fldChar w:fldCharType="begin"/>
        </w:r>
        <w:r>
          <w:rPr>
            <w:webHidden/>
          </w:rPr>
          <w:instrText xml:space="preserve"> PAGEREF _Toc189139694 \h </w:instrText>
        </w:r>
        <w:r>
          <w:rPr>
            <w:webHidden/>
          </w:rPr>
        </w:r>
        <w:r>
          <w:rPr>
            <w:webHidden/>
          </w:rPr>
          <w:fldChar w:fldCharType="separate"/>
        </w:r>
        <w:r>
          <w:rPr>
            <w:webHidden/>
          </w:rPr>
          <w:t>58</w:t>
        </w:r>
        <w:r>
          <w:rPr>
            <w:webHidden/>
          </w:rPr>
          <w:fldChar w:fldCharType="end"/>
        </w:r>
        <w:r>
          <w:fldChar w:fldCharType="end"/>
        </w:r>
      </w:ins>
    </w:p>
    <w:p w14:paraId="4BA84F27" w14:textId="22A546B9" w:rsidR="009476C2" w:rsidRDefault="009476C2">
      <w:pPr>
        <w:pStyle w:val="TOC3"/>
        <w:rPr>
          <w:ins w:id="484"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85" w:author="David Bullen" w:date="2025-01-30T14:32:00Z" w16du:dateUtc="2025-01-30T01:32:00Z">
        <w:r>
          <w:fldChar w:fldCharType="begin"/>
        </w:r>
        <w:r>
          <w:instrText>HYPERLINK \l "_Toc189139695"</w:instrText>
        </w:r>
        <w:r>
          <w:fldChar w:fldCharType="separate"/>
        </w:r>
        <w:r w:rsidRPr="00A522E2">
          <w:rPr>
            <w:rStyle w:val="Hyperlink"/>
          </w:rPr>
          <w:t>8.6.1</w:t>
        </w:r>
        <w:r>
          <w:rPr>
            <w:rFonts w:asciiTheme="minorHAnsi" w:eastAsiaTheme="minorEastAsia" w:hAnsiTheme="minorHAnsi" w:cstheme="minorBidi"/>
            <w:kern w:val="2"/>
            <w:sz w:val="24"/>
            <w:szCs w:val="24"/>
            <w:lang w:eastAsia="en-NZ"/>
            <w14:ligatures w14:val="standardContextual"/>
          </w:rPr>
          <w:tab/>
        </w:r>
        <w:r w:rsidRPr="00A522E2">
          <w:rPr>
            <w:rStyle w:val="Hyperlink"/>
          </w:rPr>
          <w:t>Infeasibility Mapping</w:t>
        </w:r>
        <w:r>
          <w:rPr>
            <w:webHidden/>
          </w:rPr>
          <w:tab/>
        </w:r>
        <w:r>
          <w:rPr>
            <w:webHidden/>
          </w:rPr>
          <w:fldChar w:fldCharType="begin"/>
        </w:r>
        <w:r>
          <w:rPr>
            <w:webHidden/>
          </w:rPr>
          <w:instrText xml:space="preserve"> PAGEREF _Toc189139695 \h </w:instrText>
        </w:r>
        <w:r>
          <w:rPr>
            <w:webHidden/>
          </w:rPr>
        </w:r>
        <w:r>
          <w:rPr>
            <w:webHidden/>
          </w:rPr>
          <w:fldChar w:fldCharType="separate"/>
        </w:r>
        <w:r>
          <w:rPr>
            <w:webHidden/>
          </w:rPr>
          <w:t>58</w:t>
        </w:r>
        <w:r>
          <w:rPr>
            <w:webHidden/>
          </w:rPr>
          <w:fldChar w:fldCharType="end"/>
        </w:r>
        <w:r>
          <w:fldChar w:fldCharType="end"/>
        </w:r>
      </w:ins>
    </w:p>
    <w:p w14:paraId="12F16AA1" w14:textId="4C882096" w:rsidR="009476C2" w:rsidRDefault="009476C2">
      <w:pPr>
        <w:pStyle w:val="TOC3"/>
        <w:rPr>
          <w:ins w:id="486" w:author="David Bullen" w:date="2025-01-30T14:32:00Z" w16du:dateUtc="2025-01-30T01:32:00Z"/>
          <w:rFonts w:asciiTheme="minorHAnsi" w:eastAsiaTheme="minorEastAsia" w:hAnsiTheme="minorHAnsi" w:cstheme="minorBidi"/>
          <w:kern w:val="2"/>
          <w:sz w:val="24"/>
          <w:szCs w:val="24"/>
          <w:lang w:eastAsia="en-NZ"/>
          <w14:ligatures w14:val="standardContextual"/>
        </w:rPr>
      </w:pPr>
      <w:ins w:id="487" w:author="David Bullen" w:date="2025-01-30T14:32:00Z" w16du:dateUtc="2025-01-30T01:32:00Z">
        <w:r>
          <w:fldChar w:fldCharType="begin"/>
        </w:r>
        <w:r>
          <w:instrText>HYPERLINK \l "_Toc189139696"</w:instrText>
        </w:r>
        <w:r>
          <w:fldChar w:fldCharType="separate"/>
        </w:r>
        <w:r w:rsidRPr="00A522E2">
          <w:rPr>
            <w:rStyle w:val="Hyperlink"/>
          </w:rPr>
          <w:t>8.6.2</w:t>
        </w:r>
        <w:r>
          <w:rPr>
            <w:rFonts w:asciiTheme="minorHAnsi" w:eastAsiaTheme="minorEastAsia" w:hAnsiTheme="minorHAnsi" w:cstheme="minorBidi"/>
            <w:kern w:val="2"/>
            <w:sz w:val="24"/>
            <w:szCs w:val="24"/>
            <w:lang w:eastAsia="en-NZ"/>
            <w14:ligatures w14:val="standardContextual"/>
          </w:rPr>
          <w:tab/>
        </w:r>
        <w:r w:rsidRPr="00A522E2">
          <w:rPr>
            <w:rStyle w:val="Hyperlink"/>
          </w:rPr>
          <w:t>Imbalance at Dead Electrical Island</w:t>
        </w:r>
        <w:r>
          <w:rPr>
            <w:webHidden/>
          </w:rPr>
          <w:tab/>
        </w:r>
        <w:r>
          <w:rPr>
            <w:webHidden/>
          </w:rPr>
          <w:fldChar w:fldCharType="begin"/>
        </w:r>
        <w:r>
          <w:rPr>
            <w:webHidden/>
          </w:rPr>
          <w:instrText xml:space="preserve"> PAGEREF _Toc189139696 \h </w:instrText>
        </w:r>
        <w:r>
          <w:rPr>
            <w:webHidden/>
          </w:rPr>
        </w:r>
        <w:r>
          <w:rPr>
            <w:webHidden/>
          </w:rPr>
          <w:fldChar w:fldCharType="separate"/>
        </w:r>
        <w:r>
          <w:rPr>
            <w:webHidden/>
          </w:rPr>
          <w:t>59</w:t>
        </w:r>
        <w:r>
          <w:rPr>
            <w:webHidden/>
          </w:rPr>
          <w:fldChar w:fldCharType="end"/>
        </w:r>
        <w:r>
          <w:fldChar w:fldCharType="end"/>
        </w:r>
      </w:ins>
    </w:p>
    <w:p w14:paraId="6BB4EF14" w14:textId="529465B3" w:rsidR="00714039" w:rsidRPr="00555E70" w:rsidRDefault="00714039" w:rsidP="00555E70">
      <w:ins w:id="488" w:author="David Bullen" w:date="2025-01-30T14:32:00Z" w16du:dateUtc="2025-01-30T01:32:00Z">
        <w:r>
          <w:fldChar w:fldCharType="end"/>
        </w:r>
      </w:ins>
    </w:p>
    <w:p w14:paraId="1744C19D" w14:textId="77777777" w:rsidR="00714039" w:rsidRDefault="00714039" w:rsidP="00714039">
      <w:pPr>
        <w:pStyle w:val="Heading1"/>
        <w:tabs>
          <w:tab w:val="clear" w:pos="840"/>
        </w:tabs>
        <w:spacing w:before="360"/>
        <w:ind w:left="720" w:hanging="720"/>
        <w:jc w:val="both"/>
      </w:pPr>
      <w:bookmarkStart w:id="489" w:name="_Toc189139585"/>
      <w:bookmarkStart w:id="490" w:name="_Toc131539240"/>
      <w:r>
        <w:t>Introduction</w:t>
      </w:r>
      <w:bookmarkEnd w:id="489"/>
      <w:bookmarkEnd w:id="490"/>
    </w:p>
    <w:p w14:paraId="43C45484" w14:textId="77777777" w:rsidR="00714039" w:rsidRDefault="00714039" w:rsidP="00714039">
      <w:pPr>
        <w:pStyle w:val="BodyText"/>
      </w:pPr>
      <w:r>
        <w:t>This document is a mathematical description of Transpower’s “Scheduling, Pricing, and Dispatch” (SPD) software used by the New Zealand Electricity Market.  It has been presented using a mathematical notation designed to be rigorous but (relatively) easy to follow.  There are many alternative expressions which are mathematically equivalent and will produce the same result in the market.  Alternative representations may be more convenient for implementation purposes.  Thus, the mathematical formulation in this document may not necessarily correspond in detail with that implemented by the developers of the SPD software.  Auditing the software to verify that it is mathematically equivalent will be treated as a separate task.</w:t>
      </w:r>
    </w:p>
    <w:p w14:paraId="5DEB136F" w14:textId="3204EBDB" w:rsidR="00714039" w:rsidRDefault="00714039" w:rsidP="00714039">
      <w:pPr>
        <w:pStyle w:val="BodyText"/>
      </w:pPr>
      <w:r>
        <w:t>The SPD software builds and solves an LP Model of the electricity market and writes out the resulting prices and quantities. After defining the Sets, Parameters and Variables, t</w:t>
      </w:r>
      <w:r w:rsidRPr="00874207">
        <w:t>h</w:t>
      </w:r>
      <w:r>
        <w:t>is</w:t>
      </w:r>
      <w:r w:rsidRPr="00874207">
        <w:t xml:space="preserve"> document </w:t>
      </w:r>
      <w:r>
        <w:t xml:space="preserve">describes the process </w:t>
      </w:r>
      <w:r w:rsidRPr="00874207">
        <w:t xml:space="preserve">in three </w:t>
      </w:r>
      <w:r>
        <w:t>parts:</w:t>
      </w:r>
      <w:r w:rsidRPr="00874207">
        <w:t xml:space="preserve"> </w:t>
      </w:r>
      <w:r>
        <w:t>1) P</w:t>
      </w:r>
      <w:r w:rsidRPr="00874207">
        <w:t>re-processing prepares the input data for use by the LP Model</w:t>
      </w:r>
      <w:r>
        <w:t>,</w:t>
      </w:r>
      <w:r w:rsidRPr="00874207">
        <w:t xml:space="preserve"> </w:t>
      </w:r>
      <w:r>
        <w:t xml:space="preserve">2) </w:t>
      </w:r>
      <w:r w:rsidR="00D15EC3">
        <w:t xml:space="preserve">Constraints and </w:t>
      </w:r>
      <w:r>
        <w:t>t</w:t>
      </w:r>
      <w:r w:rsidRPr="00874207">
        <w:t xml:space="preserve">he Objective Function </w:t>
      </w:r>
      <w:r>
        <w:t>define the LP Model,</w:t>
      </w:r>
      <w:r w:rsidRPr="00874207">
        <w:t xml:space="preserve"> </w:t>
      </w:r>
      <w:r>
        <w:t xml:space="preserve">3) </w:t>
      </w:r>
      <w:r w:rsidR="00D15EC3">
        <w:t>P</w:t>
      </w:r>
      <w:r w:rsidRPr="00874207">
        <w:t xml:space="preserve">ost-processing </w:t>
      </w:r>
      <w:r>
        <w:t>extracts the</w:t>
      </w:r>
      <w:r w:rsidRPr="00874207">
        <w:t xml:space="preserve"> results </w:t>
      </w:r>
      <w:r>
        <w:t>from the solved LP Model</w:t>
      </w:r>
      <w:r w:rsidRPr="00874207">
        <w:t>.</w:t>
      </w:r>
    </w:p>
    <w:p w14:paraId="1E556E1B" w14:textId="77777777" w:rsidR="00714039" w:rsidRDefault="00714039" w:rsidP="00714039">
      <w:pPr>
        <w:pStyle w:val="Heading1"/>
        <w:tabs>
          <w:tab w:val="clear" w:pos="840"/>
        </w:tabs>
        <w:spacing w:before="360"/>
        <w:ind w:left="0" w:firstLine="0"/>
      </w:pPr>
      <w:bookmarkStart w:id="491" w:name="_Toc189139586"/>
      <w:bookmarkStart w:id="492" w:name="_Toc131539241"/>
      <w:r>
        <w:t>LP Model Sets, Parameters and Variables</w:t>
      </w:r>
      <w:bookmarkEnd w:id="491"/>
      <w:bookmarkEnd w:id="492"/>
    </w:p>
    <w:p w14:paraId="4E6DC10C" w14:textId="77777777" w:rsidR="00714039" w:rsidRDefault="00714039" w:rsidP="00714039">
      <w:pPr>
        <w:pStyle w:val="BodyText"/>
      </w:pPr>
      <w:r>
        <w:rPr>
          <w:i/>
        </w:rPr>
        <w:t>All variables and parameters are non-negative except where stated.</w:t>
      </w:r>
      <w:r>
        <w:t xml:space="preserve">  There are no “soft” constraints and </w:t>
      </w:r>
      <w:bookmarkStart w:id="493" w:name="_Hlk108613359"/>
      <w:r>
        <w:t>associated penalty variables</w:t>
      </w:r>
      <w:bookmarkEnd w:id="493"/>
      <w:r>
        <w:t xml:space="preserve"> are used to catch and help identify reasons for infeasible solutions.</w:t>
      </w:r>
    </w:p>
    <w:p w14:paraId="6393CEE3" w14:textId="77777777" w:rsidR="00714039" w:rsidRPr="00511198" w:rsidRDefault="00714039" w:rsidP="00714039">
      <w:pPr>
        <w:pStyle w:val="Heading2"/>
        <w:tabs>
          <w:tab w:val="clear" w:pos="1440"/>
        </w:tabs>
        <w:ind w:left="851" w:hanging="851"/>
        <w:jc w:val="left"/>
      </w:pPr>
      <w:bookmarkStart w:id="494" w:name="_Toc189139587"/>
      <w:bookmarkStart w:id="495" w:name="_Hlk188532792"/>
      <w:bookmarkStart w:id="496" w:name="_Toc131539242"/>
      <w:r w:rsidRPr="00511198">
        <w:t>Fundamental Sets</w:t>
      </w:r>
      <w:bookmarkEnd w:id="494"/>
      <w:bookmarkEnd w:id="496"/>
    </w:p>
    <w:tbl>
      <w:tblPr>
        <w:tblStyle w:val="SOReportTable"/>
        <w:tblW w:w="7798" w:type="dxa"/>
        <w:tblLook w:val="04A0" w:firstRow="1" w:lastRow="0" w:firstColumn="1" w:lastColumn="0" w:noHBand="0" w:noVBand="1"/>
        <w:tblPrChange w:id="497" w:author="David Bullen" w:date="2025-01-30T14:32:00Z" w16du:dateUtc="2025-01-30T01:32:00Z">
          <w:tblPr>
            <w:tblStyle w:val="SOReportTable"/>
            <w:tblW w:w="0" w:type="auto"/>
            <w:tblLook w:val="04A0" w:firstRow="1" w:lastRow="0" w:firstColumn="1" w:lastColumn="0" w:noHBand="0" w:noVBand="1"/>
          </w:tblPr>
        </w:tblPrChange>
      </w:tblPr>
      <w:tblGrid>
        <w:gridCol w:w="1379"/>
        <w:gridCol w:w="6419"/>
        <w:tblGridChange w:id="498">
          <w:tblGrid>
            <w:gridCol w:w="1379"/>
            <w:gridCol w:w="6419"/>
          </w:tblGrid>
        </w:tblGridChange>
      </w:tblGrid>
      <w:tr w:rsidR="00714039" w14:paraId="0219C33B" w14:textId="77777777" w:rsidTr="00D32B40">
        <w:trPr>
          <w:cnfStyle w:val="100000000000" w:firstRow="1" w:lastRow="0" w:firstColumn="0" w:lastColumn="0" w:oddVBand="0" w:evenVBand="0" w:oddHBand="0" w:evenHBand="0" w:firstRowFirstColumn="0" w:firstRowLastColumn="0" w:lastRowFirstColumn="0" w:lastRowLastColumn="0"/>
          <w:tblHeader/>
          <w:trPrChange w:id="499" w:author="David Bullen" w:date="2025-01-30T14:32:00Z" w16du:dateUtc="2025-01-30T01:32:00Z">
            <w:trPr>
              <w:tblHeader/>
            </w:trPr>
          </w:trPrChange>
        </w:trPr>
        <w:tc>
          <w:tcPr>
            <w:cnfStyle w:val="001000000000" w:firstRow="0" w:lastRow="0" w:firstColumn="1" w:lastColumn="0" w:oddVBand="0" w:evenVBand="0" w:oddHBand="0" w:evenHBand="0" w:firstRowFirstColumn="0" w:firstRowLastColumn="0" w:lastRowFirstColumn="0" w:lastRowLastColumn="0"/>
            <w:tcW w:w="1424" w:type="dxa"/>
            <w:tcPrChange w:id="500" w:author="David Bullen" w:date="2025-01-30T14:32:00Z" w16du:dateUtc="2025-01-30T01:32:00Z">
              <w:tcPr>
                <w:tcW w:w="1424" w:type="dxa"/>
              </w:tcPr>
            </w:tcPrChange>
          </w:tcPr>
          <w:bookmarkEnd w:id="495"/>
          <w:p w14:paraId="3874B906" w14:textId="77777777" w:rsidR="00714039" w:rsidRDefault="00714039" w:rsidP="00D872AD">
            <w:pPr>
              <w:pStyle w:val="BodyText"/>
              <w:ind w:left="0"/>
              <w:cnfStyle w:val="101000000000" w:firstRow="1" w:lastRow="0" w:firstColumn="1" w:lastColumn="0" w:oddVBand="0" w:evenVBand="0" w:oddHBand="0" w:evenHBand="0" w:firstRowFirstColumn="0" w:firstRowLastColumn="0" w:lastRowFirstColumn="0" w:lastRowLastColumn="0"/>
              <w:rPr>
                <w:lang w:eastAsia="en-GB"/>
              </w:rPr>
            </w:pPr>
            <w:r>
              <w:rPr>
                <w:lang w:eastAsia="en-GB"/>
              </w:rPr>
              <w:t>Item</w:t>
            </w:r>
          </w:p>
        </w:tc>
        <w:tc>
          <w:tcPr>
            <w:tcW w:w="6374" w:type="dxa"/>
            <w:tcPrChange w:id="501" w:author="David Bullen" w:date="2025-01-30T14:32:00Z" w16du:dateUtc="2025-01-30T01:32:00Z">
              <w:tcPr>
                <w:tcW w:w="6493" w:type="dxa"/>
              </w:tcPr>
            </w:tcPrChange>
          </w:tcPr>
          <w:p w14:paraId="70EAFDDC"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EA46F0" w14:paraId="0BC7F2D7"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02" w:author="David Bullen" w:date="2025-01-30T14:32:00Z" w16du:dateUtc="2025-01-30T01:32:00Z">
              <w:tcPr>
                <w:tcW w:w="1424" w:type="dxa"/>
              </w:tcPr>
            </w:tcPrChange>
          </w:tcPr>
          <w:p w14:paraId="4F2160EC" w14:textId="77777777" w:rsidR="00EA46F0" w:rsidRPr="00D73323" w:rsidRDefault="00EA46F0" w:rsidP="007E728A">
            <w:pPr>
              <w:rPr>
                <w:b/>
              </w:rPr>
            </w:pPr>
            <w:r w:rsidRPr="00D73323">
              <w:rPr>
                <w:b/>
              </w:rPr>
              <w:t>AC Node</w:t>
            </w:r>
          </w:p>
        </w:tc>
        <w:tc>
          <w:tcPr>
            <w:tcW w:w="6374" w:type="dxa"/>
            <w:tcPrChange w:id="503" w:author="David Bullen" w:date="2025-01-30T14:32:00Z" w16du:dateUtc="2025-01-30T01:32:00Z">
              <w:tcPr>
                <w:tcW w:w="6493" w:type="dxa"/>
              </w:tcPr>
            </w:tcPrChange>
          </w:tcPr>
          <w:p w14:paraId="4E902AD4" w14:textId="5EF111A8" w:rsidR="00EA46F0" w:rsidRDefault="00EA46F0" w:rsidP="007E728A">
            <w:pPr>
              <w:cnfStyle w:val="000000000000" w:firstRow="0" w:lastRow="0" w:firstColumn="0" w:lastColumn="0" w:oddVBand="0" w:evenVBand="0" w:oddHBand="0" w:evenHBand="0" w:firstRowFirstColumn="0" w:firstRowLastColumn="0" w:lastRowFirstColumn="0" w:lastRowLastColumn="0"/>
            </w:pPr>
            <w:r>
              <w:t xml:space="preserve">An ACNode is represented by an element of the set </w:t>
            </w:r>
            <w:r>
              <w:rPr>
                <w:i/>
              </w:rPr>
              <w:t>ACNODES</w:t>
            </w:r>
            <w:r>
              <w:t xml:space="preserve"> and is indexed by </w:t>
            </w:r>
            <w:r>
              <w:rPr>
                <w:i/>
              </w:rPr>
              <w:t>n</w:t>
            </w:r>
            <w:r>
              <w:t xml:space="preserve">.  There is a subset of </w:t>
            </w:r>
            <w:r>
              <w:rPr>
                <w:i/>
              </w:rPr>
              <w:t>ACNODES</w:t>
            </w:r>
            <w:r>
              <w:t xml:space="preserve"> called </w:t>
            </w:r>
            <w:r>
              <w:rPr>
                <w:i/>
              </w:rPr>
              <w:t>REFERENCENODES</w:t>
            </w:r>
            <w:r>
              <w:t xml:space="preserve">  which contains a single node from each island.</w:t>
            </w:r>
          </w:p>
        </w:tc>
      </w:tr>
      <w:tr w:rsidR="00EA46F0" w14:paraId="71A4E70C"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04" w:author="David Bullen" w:date="2025-01-30T14:32:00Z" w16du:dateUtc="2025-01-30T01:32:00Z">
              <w:tcPr>
                <w:tcW w:w="1424" w:type="dxa"/>
              </w:tcPr>
            </w:tcPrChange>
          </w:tcPr>
          <w:p w14:paraId="10BBE432" w14:textId="77777777" w:rsidR="00EA46F0" w:rsidRPr="00D73323" w:rsidRDefault="00EA46F0" w:rsidP="007E728A">
            <w:pPr>
              <w:rPr>
                <w:b/>
              </w:rPr>
            </w:pPr>
            <w:r w:rsidRPr="00D73323">
              <w:rPr>
                <w:b/>
              </w:rPr>
              <w:t>AC Line</w:t>
            </w:r>
          </w:p>
        </w:tc>
        <w:tc>
          <w:tcPr>
            <w:tcW w:w="6374" w:type="dxa"/>
            <w:tcPrChange w:id="505" w:author="David Bullen" w:date="2025-01-30T14:32:00Z" w16du:dateUtc="2025-01-30T01:32:00Z">
              <w:tcPr>
                <w:tcW w:w="6493" w:type="dxa"/>
              </w:tcPr>
            </w:tcPrChange>
          </w:tcPr>
          <w:p w14:paraId="68CBE88A" w14:textId="4A18D95A" w:rsidR="00EA46F0" w:rsidRDefault="007E2DAE" w:rsidP="00FC521F">
            <w:pPr>
              <w:cnfStyle w:val="000000000000" w:firstRow="0" w:lastRow="0" w:firstColumn="0" w:lastColumn="0" w:oddVBand="0" w:evenVBand="0" w:oddHBand="0" w:evenHBand="0" w:firstRowFirstColumn="0" w:firstRowLastColumn="0" w:lastRowFirstColumn="0" w:lastRowLastColumn="0"/>
            </w:pPr>
            <w:r w:rsidRPr="007E2DAE">
              <w:t xml:space="preserve">An undirected ACLine is represented by an element of the set </w:t>
            </w:r>
            <w:r w:rsidRPr="007E2DAE">
              <w:rPr>
                <w:rPrChange w:id="506" w:author="David Bullen" w:date="2025-01-30T14:32:00Z" w16du:dateUtc="2025-01-30T01:32:00Z">
                  <w:rPr>
                    <w:i/>
                  </w:rPr>
                </w:rPrChange>
              </w:rPr>
              <w:t>ACLINES</w:t>
            </w:r>
            <w:r w:rsidRPr="007E2DAE">
              <w:t xml:space="preserve"> </w:t>
            </w:r>
            <w:del w:id="507" w:author="David Bullen" w:date="2025-01-30T14:32:00Z" w16du:dateUtc="2025-01-30T01:32:00Z">
              <w:r w:rsidR="00EA46F0">
                <w:delText xml:space="preserve">and is </w:delText>
              </w:r>
            </w:del>
            <w:r w:rsidRPr="007E2DAE">
              <w:t xml:space="preserve">indexed by </w:t>
            </w:r>
            <w:r w:rsidRPr="00C614A0">
              <w:rPr>
                <w:rFonts w:ascii="Times New Roman" w:hAnsi="Times New Roman"/>
                <w:i/>
                <w:sz w:val="24"/>
                <w:rPrChange w:id="508" w:author="David Bullen" w:date="2025-01-30T14:32:00Z" w16du:dateUtc="2025-01-30T01:32:00Z">
                  <w:rPr>
                    <w:i/>
                  </w:rPr>
                </w:rPrChange>
              </w:rPr>
              <w:t>k</w:t>
            </w:r>
            <w:r w:rsidRPr="007E2DAE">
              <w:t xml:space="preserve">.  </w:t>
            </w:r>
            <w:del w:id="509" w:author="David Bullen" w:date="2025-01-30T14:32:00Z" w16du:dateUtc="2025-01-30T01:32:00Z">
              <w:r w:rsidR="00EA46F0">
                <w:delText xml:space="preserve">There is a “conventional” direction for these lines, but this does not imply a direction of </w:delText>
              </w:r>
            </w:del>
            <w:ins w:id="510" w:author="David Bullen" w:date="2025-01-30T14:32:00Z" w16du:dateUtc="2025-01-30T01:32:00Z">
              <w:r w:rsidRPr="007E2DAE">
                <w:t xml:space="preserve">The </w:t>
              </w:r>
            </w:ins>
            <w:r w:rsidRPr="007E2DAE">
              <w:t xml:space="preserve">flow </w:t>
            </w:r>
            <w:del w:id="511" w:author="David Bullen" w:date="2025-01-30T14:32:00Z" w16du:dateUtc="2025-01-30T01:32:00Z">
              <w:r w:rsidR="00EA46F0">
                <w:delText>because</w:delText>
              </w:r>
            </w:del>
            <w:ins w:id="512" w:author="David Bullen" w:date="2025-01-30T14:32:00Z" w16du:dateUtc="2025-01-30T01:32:00Z">
              <w:r w:rsidRPr="007E2DAE">
                <w:t>on</w:t>
              </w:r>
            </w:ins>
            <w:r w:rsidRPr="007E2DAE">
              <w:t xml:space="preserve"> the </w:t>
            </w:r>
            <w:del w:id="513" w:author="David Bullen" w:date="2025-01-30T14:32:00Z" w16du:dateUtc="2025-01-30T01:32:00Z">
              <w:r w:rsidR="00EA46F0">
                <w:delText>“</w:delText>
              </w:r>
            </w:del>
            <w:r w:rsidRPr="007E2DAE">
              <w:t xml:space="preserve">undirected </w:t>
            </w:r>
            <w:del w:id="514" w:author="David Bullen" w:date="2025-01-30T14:32:00Z" w16du:dateUtc="2025-01-30T01:32:00Z">
              <w:r w:rsidR="00EA46F0">
                <w:delText>flow”</w:delText>
              </w:r>
            </w:del>
            <w:ins w:id="515" w:author="David Bullen" w:date="2025-01-30T14:32:00Z" w16du:dateUtc="2025-01-30T01:32:00Z">
              <w:r w:rsidRPr="007E2DAE">
                <w:t>ACLine</w:t>
              </w:r>
            </w:ins>
            <w:r w:rsidRPr="007E2DAE">
              <w:t xml:space="preserve"> can be positive or negative</w:t>
            </w:r>
            <w:del w:id="516" w:author="David Bullen" w:date="2025-01-30T14:32:00Z" w16du:dateUtc="2025-01-30T01:32:00Z">
              <w:r w:rsidR="00EA46F0">
                <w:delText>.  However, for</w:delText>
              </w:r>
            </w:del>
            <w:ins w:id="517" w:author="David Bullen" w:date="2025-01-30T14:32:00Z" w16du:dateUtc="2025-01-30T01:32:00Z">
              <w:r w:rsidRPr="007E2DAE">
                <w:t xml:space="preserve"> with</w:t>
              </w:r>
            </w:ins>
            <w:r w:rsidRPr="007E2DAE">
              <w:t xml:space="preserve"> the </w:t>
            </w:r>
            <w:del w:id="518" w:author="David Bullen" w:date="2025-01-30T14:32:00Z" w16du:dateUtc="2025-01-30T01:32:00Z">
              <w:r w:rsidR="00EA46F0">
                <w:delText>purposes</w:delText>
              </w:r>
            </w:del>
            <w:ins w:id="519" w:author="David Bullen" w:date="2025-01-30T14:32:00Z" w16du:dateUtc="2025-01-30T01:32:00Z">
              <w:r w:rsidRPr="007E2DAE">
                <w:t xml:space="preserve">sign determined by a pair of ACNodes representing the </w:t>
              </w:r>
              <w:r w:rsidRPr="00C614A0">
                <w:rPr>
                  <w:rFonts w:ascii="Times New Roman" w:hAnsi="Times New Roman"/>
                  <w:i/>
                  <w:iCs/>
                  <w:sz w:val="24"/>
                  <w:szCs w:val="24"/>
                </w:rPr>
                <w:t>FromNode</w:t>
              </w:r>
              <w:r w:rsidRPr="00C614A0">
                <w:rPr>
                  <w:rFonts w:ascii="Times New Roman" w:hAnsi="Times New Roman"/>
                  <w:i/>
                  <w:iCs/>
                  <w:sz w:val="24"/>
                  <w:szCs w:val="24"/>
                  <w:vertAlign w:val="subscript"/>
                </w:rPr>
                <w:t>k</w:t>
              </w:r>
              <w:r w:rsidRPr="00C614A0">
                <w:rPr>
                  <w:rFonts w:ascii="Times New Roman" w:hAnsi="Times New Roman"/>
                  <w:i/>
                  <w:iCs/>
                  <w:sz w:val="24"/>
                  <w:szCs w:val="24"/>
                </w:rPr>
                <w:t xml:space="preserve"> </w:t>
              </w:r>
              <w:r w:rsidRPr="007E2DAE">
                <w:t xml:space="preserve">and </w:t>
              </w:r>
              <w:r w:rsidRPr="00C614A0">
                <w:rPr>
                  <w:rFonts w:ascii="Times New Roman" w:hAnsi="Times New Roman"/>
                  <w:i/>
                  <w:iCs/>
                  <w:sz w:val="24"/>
                  <w:szCs w:val="24"/>
                </w:rPr>
                <w:t>ToNode</w:t>
              </w:r>
              <w:r w:rsidRPr="00C614A0">
                <w:rPr>
                  <w:rFonts w:ascii="Times New Roman" w:hAnsi="Times New Roman"/>
                  <w:i/>
                  <w:iCs/>
                  <w:sz w:val="24"/>
                  <w:szCs w:val="24"/>
                  <w:vertAlign w:val="subscript"/>
                </w:rPr>
                <w:t>k</w:t>
              </w:r>
            </w:ins>
            <w:r w:rsidRPr="007E2DAE">
              <w:t xml:space="preserve"> of </w:t>
            </w:r>
            <w:del w:id="520" w:author="David Bullen" w:date="2025-01-30T14:32:00Z" w16du:dateUtc="2025-01-30T01:32:00Z">
              <w:r w:rsidR="00EA46F0">
                <w:delText>determining losses direction is important.  Therefore, for</w:delText>
              </w:r>
            </w:del>
            <w:ins w:id="521" w:author="David Bullen" w:date="2025-01-30T14:32:00Z" w16du:dateUtc="2025-01-30T01:32:00Z">
              <w:r w:rsidRPr="007E2DAE">
                <w:t>the ACLine. For</w:t>
              </w:r>
            </w:ins>
            <w:r w:rsidRPr="007E2DAE">
              <w:t xml:space="preserve"> each </w:t>
            </w:r>
            <w:del w:id="522" w:author="David Bullen" w:date="2025-01-30T14:32:00Z" w16du:dateUtc="2025-01-30T01:32:00Z">
              <w:r w:rsidR="00EA46F0">
                <w:delText xml:space="preserve">line </w:delText>
              </w:r>
              <w:r w:rsidR="00EA46F0">
                <w:rPr>
                  <w:i/>
                </w:rPr>
                <w:delText>k</w:delText>
              </w:r>
            </w:del>
            <w:ins w:id="523" w:author="David Bullen" w:date="2025-01-30T14:32:00Z" w16du:dateUtc="2025-01-30T01:32:00Z">
              <w:r w:rsidRPr="007E2DAE">
                <w:t>undirected ACLine</w:t>
              </w:r>
            </w:ins>
            <w:r w:rsidRPr="007E2DAE">
              <w:t xml:space="preserve"> there </w:t>
            </w:r>
            <w:del w:id="524" w:author="David Bullen" w:date="2025-01-30T14:32:00Z" w16du:dateUtc="2025-01-30T01:32:00Z">
              <w:r w:rsidR="00EA46F0">
                <w:delText xml:space="preserve">are associated forward and backward lines, </w:delText>
              </w:r>
              <w:r w:rsidR="00FC521F">
                <w:delText xml:space="preserve">these are </w:delText>
              </w:r>
              <w:r w:rsidR="00EA46F0">
                <w:delText xml:space="preserve">referred to as </w:delText>
              </w:r>
            </w:del>
            <w:ins w:id="525" w:author="David Bullen" w:date="2025-01-30T14:32:00Z" w16du:dateUtc="2025-01-30T01:32:00Z">
              <w:r w:rsidRPr="007E2DAE">
                <w:t xml:space="preserve">is a pair of </w:t>
              </w:r>
            </w:ins>
            <w:r w:rsidRPr="007E2DAE">
              <w:t>directed lines</w:t>
            </w:r>
            <w:del w:id="526" w:author="David Bullen" w:date="2025-01-30T14:32:00Z" w16du:dateUtc="2025-01-30T01:32:00Z">
              <w:r w:rsidR="00EA46F0">
                <w:delText>.</w:delText>
              </w:r>
              <w:r w:rsidR="00FC521F">
                <w:delText xml:space="preserve"> </w:delText>
              </w:r>
              <w:r w:rsidR="00EA46F0">
                <w:delText>A</w:delText>
              </w:r>
            </w:del>
            <w:ins w:id="527" w:author="David Bullen" w:date="2025-01-30T14:32:00Z" w16du:dateUtc="2025-01-30T01:32:00Z">
              <w:r w:rsidRPr="007E2DAE">
                <w:t xml:space="preserve"> which model the directional components of the undirected flow, the</w:t>
              </w:r>
            </w:ins>
            <w:r w:rsidRPr="007E2DAE">
              <w:t xml:space="preserve"> directed </w:t>
            </w:r>
            <w:del w:id="528" w:author="David Bullen" w:date="2025-01-30T14:32:00Z" w16du:dateUtc="2025-01-30T01:32:00Z">
              <w:r w:rsidR="00EA46F0">
                <w:delText>line is</w:delText>
              </w:r>
            </w:del>
            <w:ins w:id="529" w:author="David Bullen" w:date="2025-01-30T14:32:00Z" w16du:dateUtc="2025-01-30T01:32:00Z">
              <w:r w:rsidRPr="007E2DAE">
                <w:t>lines are</w:t>
              </w:r>
            </w:ins>
            <w:r w:rsidRPr="007E2DAE">
              <w:t xml:space="preserve"> represented by </w:t>
            </w:r>
            <w:del w:id="530" w:author="David Bullen" w:date="2025-01-30T14:32:00Z" w16du:dateUtc="2025-01-30T01:32:00Z">
              <w:r w:rsidR="00EA46F0">
                <w:delText>an element</w:delText>
              </w:r>
            </w:del>
            <w:ins w:id="531" w:author="David Bullen" w:date="2025-01-30T14:32:00Z" w16du:dateUtc="2025-01-30T01:32:00Z">
              <w:r w:rsidRPr="007E2DAE">
                <w:t>elements</w:t>
              </w:r>
            </w:ins>
            <w:r w:rsidRPr="007E2DAE">
              <w:t xml:space="preserve"> of the set </w:t>
            </w:r>
            <w:r w:rsidRPr="007E2DAE">
              <w:rPr>
                <w:rFonts w:ascii="Times New Roman" w:hAnsi="Times New Roman"/>
                <w:i/>
                <w:sz w:val="24"/>
                <w:rPrChange w:id="532" w:author="David Bullen" w:date="2025-01-30T14:32:00Z" w16du:dateUtc="2025-01-30T01:32:00Z">
                  <w:rPr>
                    <w:i/>
                  </w:rPr>
                </w:rPrChange>
              </w:rPr>
              <w:t>DIRECTEDACLINES</w:t>
            </w:r>
            <w:r w:rsidRPr="007E2DAE">
              <w:t xml:space="preserve"> </w:t>
            </w:r>
            <w:del w:id="533" w:author="David Bullen" w:date="2025-01-30T14:32:00Z" w16du:dateUtc="2025-01-30T01:32:00Z">
              <w:r w:rsidR="00EA46F0">
                <w:delText xml:space="preserve">and is </w:delText>
              </w:r>
            </w:del>
            <w:r w:rsidRPr="007E2DAE">
              <w:t xml:space="preserve">indexed by </w:t>
            </w:r>
            <w:r w:rsidRPr="007E2DAE">
              <w:rPr>
                <w:rFonts w:ascii="Times New Roman" w:hAnsi="Times New Roman"/>
                <w:i/>
                <w:sz w:val="24"/>
                <w:rPrChange w:id="534" w:author="David Bullen" w:date="2025-01-30T14:32:00Z" w16du:dateUtc="2025-01-30T01:32:00Z">
                  <w:rPr>
                    <w:i/>
                  </w:rPr>
                </w:rPrChange>
              </w:rPr>
              <w:t>q</w:t>
            </w:r>
            <w:r w:rsidRPr="007E2DAE">
              <w:t>.</w:t>
            </w:r>
            <w:del w:id="535" w:author="David Bullen" w:date="2025-01-30T14:32:00Z" w16du:dateUtc="2025-01-30T01:32:00Z">
              <w:r w:rsidR="00EA46F0">
                <w:delText xml:space="preserve">  The directional nature of lines means it is possible to identify the sending and receiving ends of the line. </w:delText>
              </w:r>
            </w:del>
          </w:p>
        </w:tc>
      </w:tr>
      <w:tr w:rsidR="00627859" w14:paraId="68C33EB2"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36" w:author="David Bullen" w:date="2025-01-30T14:32:00Z" w16du:dateUtc="2025-01-30T01:32:00Z">
              <w:tcPr>
                <w:tcW w:w="1424" w:type="dxa"/>
              </w:tcPr>
            </w:tcPrChange>
          </w:tcPr>
          <w:p w14:paraId="2C11EE4A" w14:textId="422DE180" w:rsidR="00627859" w:rsidRDefault="0090296D" w:rsidP="00627859">
            <w:pPr>
              <w:rPr>
                <w:b/>
              </w:rPr>
            </w:pPr>
            <w:proofErr w:type="spellStart"/>
            <w:r>
              <w:rPr>
                <w:b/>
              </w:rPr>
              <w:t>En</w:t>
            </w:r>
            <w:r w:rsidR="00627859">
              <w:rPr>
                <w:b/>
              </w:rPr>
              <w:t>ode</w:t>
            </w:r>
            <w:proofErr w:type="spellEnd"/>
          </w:p>
        </w:tc>
        <w:tc>
          <w:tcPr>
            <w:tcW w:w="6374" w:type="dxa"/>
            <w:tcPrChange w:id="537" w:author="David Bullen" w:date="2025-01-30T14:32:00Z" w16du:dateUtc="2025-01-30T01:32:00Z">
              <w:tcPr>
                <w:tcW w:w="6493" w:type="dxa"/>
              </w:tcPr>
            </w:tcPrChange>
          </w:tcPr>
          <w:p w14:paraId="46EF635A" w14:textId="320B18E9" w:rsidR="00627859" w:rsidRDefault="00FE1368" w:rsidP="00627859">
            <w:pPr>
              <w:cnfStyle w:val="000000000000" w:firstRow="0" w:lastRow="0" w:firstColumn="0" w:lastColumn="0" w:oddVBand="0" w:evenVBand="0" w:oddHBand="0" w:evenHBand="0" w:firstRowFirstColumn="0" w:firstRowLastColumn="0" w:lastRowFirstColumn="0" w:lastRowLastColumn="0"/>
            </w:pPr>
            <w:r>
              <w:t xml:space="preserve">An </w:t>
            </w:r>
            <w:r w:rsidR="00627859">
              <w:t xml:space="preserve">Electrical </w:t>
            </w:r>
            <w:r>
              <w:t>N</w:t>
            </w:r>
            <w:r w:rsidR="00627859">
              <w:t xml:space="preserve">ode, </w:t>
            </w:r>
            <w:r w:rsidR="0090296D">
              <w:t>for example a</w:t>
            </w:r>
            <w:r w:rsidR="0090296D" w:rsidRPr="00FC45BB">
              <w:t xml:space="preserve"> bus-section at a substation</w:t>
            </w:r>
            <w:r w:rsidR="0090296D">
              <w:t xml:space="preserve">, </w:t>
            </w:r>
            <w:r w:rsidR="00627859">
              <w:t xml:space="preserve">indexed by </w:t>
            </w:r>
            <w:proofErr w:type="spellStart"/>
            <w:r w:rsidR="00627859" w:rsidRPr="00F2614D">
              <w:rPr>
                <w:i/>
              </w:rPr>
              <w:t>en</w:t>
            </w:r>
            <w:proofErr w:type="spellEnd"/>
            <w:r w:rsidR="00627859">
              <w:t xml:space="preserve">. </w:t>
            </w:r>
            <w:r w:rsidR="00D15EC3">
              <w:t xml:space="preserve">Each </w:t>
            </w:r>
            <w:proofErr w:type="spellStart"/>
            <w:r w:rsidR="00D15EC3">
              <w:t>Enode</w:t>
            </w:r>
            <w:proofErr w:type="spellEnd"/>
            <w:r w:rsidR="00D15EC3">
              <w:t xml:space="preserve"> maps to exactly one AC Node. </w:t>
            </w:r>
            <w:proofErr w:type="spellStart"/>
            <w:r w:rsidR="0090296D">
              <w:t>Enodes</w:t>
            </w:r>
            <w:proofErr w:type="spellEnd"/>
            <w:r w:rsidR="00627859">
              <w:t xml:space="preserve"> are </w:t>
            </w:r>
            <w:r w:rsidR="00087F1D">
              <w:t xml:space="preserve">included in both the Market Model and the Network Model and are </w:t>
            </w:r>
            <w:r w:rsidR="0090296D">
              <w:t xml:space="preserve">used </w:t>
            </w:r>
            <w:r w:rsidR="002B4544">
              <w:t xml:space="preserve">in the LP Model </w:t>
            </w:r>
            <w:r w:rsidR="0090296D">
              <w:t>to map Pnode</w:t>
            </w:r>
            <w:r w:rsidR="00087F1D">
              <w:t xml:space="preserve">s </w:t>
            </w:r>
            <w:r>
              <w:t>in</w:t>
            </w:r>
            <w:r w:rsidR="002B4544">
              <w:t xml:space="preserve"> the Market Model </w:t>
            </w:r>
            <w:r w:rsidR="0090296D">
              <w:t>to AC Nodes</w:t>
            </w:r>
            <w:r w:rsidR="002B4544">
              <w:t xml:space="preserve"> </w:t>
            </w:r>
            <w:r>
              <w:t>in</w:t>
            </w:r>
            <w:r w:rsidR="002B4544">
              <w:t xml:space="preserve"> the Network Model.</w:t>
            </w:r>
          </w:p>
        </w:tc>
      </w:tr>
      <w:tr w:rsidR="00D15EC3" w14:paraId="38757236"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38" w:author="David Bullen" w:date="2025-01-30T14:32:00Z" w16du:dateUtc="2025-01-30T01:32:00Z">
              <w:tcPr>
                <w:tcW w:w="1424" w:type="dxa"/>
              </w:tcPr>
            </w:tcPrChange>
          </w:tcPr>
          <w:p w14:paraId="45D08DAE" w14:textId="77777777" w:rsidR="00D15EC3" w:rsidRPr="00D73323" w:rsidRDefault="00D15EC3" w:rsidP="00D97F33">
            <w:pPr>
              <w:rPr>
                <w:b/>
              </w:rPr>
            </w:pPr>
            <w:r>
              <w:rPr>
                <w:b/>
              </w:rPr>
              <w:t>Pricing Node</w:t>
            </w:r>
          </w:p>
        </w:tc>
        <w:tc>
          <w:tcPr>
            <w:tcW w:w="6374" w:type="dxa"/>
            <w:tcPrChange w:id="539" w:author="David Bullen" w:date="2025-01-30T14:32:00Z" w16du:dateUtc="2025-01-30T01:32:00Z">
              <w:tcPr>
                <w:tcW w:w="6493" w:type="dxa"/>
              </w:tcPr>
            </w:tcPrChange>
          </w:tcPr>
          <w:p w14:paraId="6CD8139D" w14:textId="1EB14CD6" w:rsidR="00D15EC3" w:rsidRDefault="00D15EC3" w:rsidP="00D97F33">
            <w:pPr>
              <w:cnfStyle w:val="000000000000" w:firstRow="0" w:lastRow="0" w:firstColumn="0" w:lastColumn="0" w:oddVBand="0" w:evenVBand="0" w:oddHBand="0" w:evenHBand="0" w:firstRowFirstColumn="0" w:firstRowLastColumn="0" w:lastRowFirstColumn="0" w:lastRowLastColumn="0"/>
            </w:pPr>
            <w:r>
              <w:t xml:space="preserve">A Pricing Node is represented by an element of the set </w:t>
            </w:r>
            <w:r w:rsidRPr="00561678">
              <w:rPr>
                <w:i/>
                <w:iCs/>
              </w:rPr>
              <w:t>PNODES</w:t>
            </w:r>
            <w:r>
              <w:t xml:space="preserve">, indexed by </w:t>
            </w:r>
            <w:r w:rsidRPr="00561678">
              <w:rPr>
                <w:i/>
                <w:iCs/>
              </w:rPr>
              <w:t>pn</w:t>
            </w:r>
            <w:r>
              <w:t xml:space="preserve">. Each Pnode maps to one or more </w:t>
            </w:r>
            <w:proofErr w:type="spellStart"/>
            <w:r>
              <w:t>Enodes</w:t>
            </w:r>
            <w:proofErr w:type="spellEnd"/>
            <w:r w:rsidR="00DC3B38">
              <w:t xml:space="preserve"> via a </w:t>
            </w:r>
            <w:proofErr w:type="spellStart"/>
            <w:r w:rsidR="00DC3B38" w:rsidRPr="00D15EC3">
              <w:rPr>
                <w:i/>
                <w:iCs/>
              </w:rPr>
              <w:t>PnodeEnodeWeight</w:t>
            </w:r>
            <w:r w:rsidR="00DC3B38" w:rsidRPr="00D15EC3">
              <w:rPr>
                <w:i/>
                <w:iCs/>
                <w:vertAlign w:val="subscript"/>
              </w:rPr>
              <w:t>pn</w:t>
            </w:r>
            <w:proofErr w:type="spellEnd"/>
            <w:r w:rsidR="00DC3B38">
              <w:rPr>
                <w:i/>
                <w:iCs/>
                <w:vertAlign w:val="subscript"/>
              </w:rPr>
              <w:t xml:space="preserve"> </w:t>
            </w:r>
            <w:r w:rsidR="00DC3B38">
              <w:t>and this relationship is used to map prices and quantities from Pnodes to</w:t>
            </w:r>
            <w:r>
              <w:t xml:space="preserve"> AC Nodes</w:t>
            </w:r>
            <w:r w:rsidR="00DC3B38">
              <w:t xml:space="preserve"> before the </w:t>
            </w:r>
            <w:r w:rsidR="00FC521F">
              <w:t xml:space="preserve">model is </w:t>
            </w:r>
            <w:r w:rsidR="00DC3B38">
              <w:t>solve</w:t>
            </w:r>
            <w:r w:rsidR="00FC521F">
              <w:t>d</w:t>
            </w:r>
            <w:r w:rsidR="00DC3B38">
              <w:t xml:space="preserve"> and from AC Nodes to Pnodes after the </w:t>
            </w:r>
            <w:r w:rsidR="00FC521F">
              <w:t xml:space="preserve">model is </w:t>
            </w:r>
            <w:r w:rsidR="00DC3B38">
              <w:t>solve</w:t>
            </w:r>
            <w:r w:rsidR="00FC521F">
              <w:t>d</w:t>
            </w:r>
            <w:r w:rsidR="00DC3B38">
              <w:t>.</w:t>
            </w:r>
          </w:p>
        </w:tc>
      </w:tr>
      <w:tr w:rsidR="00627859" w14:paraId="01FEB754"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40" w:author="David Bullen" w:date="2025-01-30T14:32:00Z" w16du:dateUtc="2025-01-30T01:32:00Z">
              <w:tcPr>
                <w:tcW w:w="1424" w:type="dxa"/>
              </w:tcPr>
            </w:tcPrChange>
          </w:tcPr>
          <w:p w14:paraId="31636DE6" w14:textId="77777777" w:rsidR="00627859" w:rsidRPr="00D73323" w:rsidRDefault="00627859" w:rsidP="00627859">
            <w:pPr>
              <w:rPr>
                <w:b/>
              </w:rPr>
            </w:pPr>
            <w:r w:rsidRPr="00D73323">
              <w:rPr>
                <w:b/>
              </w:rPr>
              <w:t>Island</w:t>
            </w:r>
          </w:p>
        </w:tc>
        <w:tc>
          <w:tcPr>
            <w:tcW w:w="6374" w:type="dxa"/>
            <w:tcPrChange w:id="541" w:author="David Bullen" w:date="2025-01-30T14:32:00Z" w16du:dateUtc="2025-01-30T01:32:00Z">
              <w:tcPr>
                <w:tcW w:w="6493" w:type="dxa"/>
              </w:tcPr>
            </w:tcPrChange>
          </w:tcPr>
          <w:p w14:paraId="4E7BE4A0" w14:textId="06FC3B7D"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An Island is represented by an element of the set </w:t>
            </w:r>
            <w:r>
              <w:rPr>
                <w:i/>
              </w:rPr>
              <w:t>ISLANDS</w:t>
            </w:r>
            <w:r>
              <w:t xml:space="preserve">, indexed by </w:t>
            </w:r>
            <w:r>
              <w:rPr>
                <w:i/>
              </w:rPr>
              <w:t>i</w:t>
            </w:r>
            <w:r>
              <w:t xml:space="preserve"> and consisting of </w:t>
            </w:r>
            <w:r w:rsidR="002B4544">
              <w:t xml:space="preserve">the two physical islands </w:t>
            </w:r>
            <w:r>
              <w:t>'NI' and 'SI'.</w:t>
            </w:r>
          </w:p>
        </w:tc>
      </w:tr>
      <w:tr w:rsidR="00627859" w14:paraId="61A20D26"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42" w:author="David Bullen" w:date="2025-01-30T14:32:00Z" w16du:dateUtc="2025-01-30T01:32:00Z">
              <w:tcPr>
                <w:tcW w:w="1424" w:type="dxa"/>
              </w:tcPr>
            </w:tcPrChange>
          </w:tcPr>
          <w:p w14:paraId="23CBC5E4" w14:textId="77777777" w:rsidR="00627859" w:rsidRPr="00D404B4" w:rsidRDefault="00627859" w:rsidP="00627859">
            <w:pPr>
              <w:rPr>
                <w:b/>
              </w:rPr>
            </w:pPr>
            <w:r w:rsidRPr="00D404B4">
              <w:rPr>
                <w:b/>
              </w:rPr>
              <w:t>Generation Offer</w:t>
            </w:r>
          </w:p>
        </w:tc>
        <w:tc>
          <w:tcPr>
            <w:tcW w:w="6374" w:type="dxa"/>
            <w:tcPrChange w:id="543" w:author="David Bullen" w:date="2025-01-30T14:32:00Z" w16du:dateUtc="2025-01-30T01:32:00Z">
              <w:tcPr>
                <w:tcW w:w="6493" w:type="dxa"/>
              </w:tcPr>
            </w:tcPrChange>
          </w:tcPr>
          <w:p w14:paraId="7C10CBFE" w14:textId="25732739"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D404B4">
              <w:t xml:space="preserve">A </w:t>
            </w:r>
            <w:r>
              <w:t>G</w:t>
            </w:r>
            <w:r w:rsidRPr="00D404B4">
              <w:t xml:space="preserve">eneration </w:t>
            </w:r>
            <w:r>
              <w:t>O</w:t>
            </w:r>
            <w:r w:rsidRPr="00D404B4">
              <w:t xml:space="preserve">ffer is represented by an element of the set </w:t>
            </w:r>
            <w:r w:rsidRPr="00D404B4">
              <w:rPr>
                <w:i/>
              </w:rPr>
              <w:t>OFFERS</w:t>
            </w:r>
            <w:r w:rsidRPr="00D404B4">
              <w:t xml:space="preserve"> and is indexed by </w:t>
            </w:r>
            <w:r w:rsidRPr="00D404B4">
              <w:rPr>
                <w:i/>
              </w:rPr>
              <w:t>g</w:t>
            </w:r>
            <w:r w:rsidRPr="00D404B4">
              <w:t xml:space="preserve">.   Each offer has </w:t>
            </w:r>
            <w:r>
              <w:t xml:space="preserve">an </w:t>
            </w:r>
            <w:r w:rsidRPr="00D404B4">
              <w:t xml:space="preserve">associated </w:t>
            </w:r>
            <w:r>
              <w:t xml:space="preserve">Pnode. </w:t>
            </w:r>
            <w:r w:rsidRPr="00D404B4">
              <w:t xml:space="preserve">For reserve purposes a subset of </w:t>
            </w:r>
            <w:r w:rsidRPr="00D404B4">
              <w:rPr>
                <w:i/>
              </w:rPr>
              <w:t>OFFERS</w:t>
            </w:r>
            <w:r w:rsidRPr="00D404B4">
              <w:t xml:space="preserve"> called </w:t>
            </w:r>
            <w:r w:rsidRPr="00D404B4">
              <w:rPr>
                <w:i/>
              </w:rPr>
              <w:t>ISLANDRISKGENERATORS</w:t>
            </w:r>
            <w:r w:rsidRPr="00D404B4">
              <w:rPr>
                <w:i/>
                <w:vertAlign w:val="subscript"/>
              </w:rPr>
              <w:t>i</w:t>
            </w:r>
            <w:r w:rsidRPr="00D404B4">
              <w:t xml:space="preserve"> is defined.  This subset is used to determine the potential risk due to generators in each island.  A subset is used because not all offers represent a potential risk.  For example, the total generation of a hydro station which is represented by one offer is not a potential risk because it is generally made up of many small units that are not themselves at risk generators.</w:t>
            </w:r>
          </w:p>
          <w:p w14:paraId="2B6EBF4B" w14:textId="073DE1AD"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F3305D">
              <w:t xml:space="preserve">For the generation ramp </w:t>
            </w:r>
            <w:proofErr w:type="gramStart"/>
            <w:r w:rsidRPr="00F3305D">
              <w:t>model</w:t>
            </w:r>
            <w:proofErr w:type="gramEnd"/>
            <w:r w:rsidRPr="00F3305D">
              <w:t xml:space="preserve"> a subset of </w:t>
            </w:r>
            <w:r w:rsidRPr="00EF3450">
              <w:rPr>
                <w:i/>
              </w:rPr>
              <w:t>OFFERS</w:t>
            </w:r>
            <w:r w:rsidRPr="000626D4">
              <w:t xml:space="preserve"> called </w:t>
            </w:r>
            <w:r w:rsidRPr="00EF3450">
              <w:rPr>
                <w:i/>
              </w:rPr>
              <w:t>UNITGENERATORS</w:t>
            </w:r>
            <w:r w:rsidRPr="00F3305D">
              <w:t xml:space="preserve"> is defined. This subset is used because the total generation from some stations cannot be presented as one unit for ramping purpose</w:t>
            </w:r>
            <w:r>
              <w:t>.</w:t>
            </w:r>
            <w:r w:rsidRPr="00F3305D">
              <w:t xml:space="preserve"> </w:t>
            </w:r>
            <w:r>
              <w:t>J</w:t>
            </w:r>
            <w:r w:rsidRPr="00F3305D">
              <w:t>ointly owned units use the ramp rate of the primary unit.</w:t>
            </w:r>
          </w:p>
          <w:p w14:paraId="52AD6900" w14:textId="77777777" w:rsidR="00627859" w:rsidRPr="000626D4" w:rsidRDefault="00627859" w:rsidP="00627859">
            <w:pPr>
              <w:cnfStyle w:val="000000000000" w:firstRow="0" w:lastRow="0" w:firstColumn="0" w:lastColumn="0" w:oddVBand="0" w:evenVBand="0" w:oddHBand="0" w:evenHBand="0" w:firstRowFirstColumn="0" w:firstRowLastColumn="0" w:lastRowFirstColumn="0" w:lastRowLastColumn="0"/>
            </w:pPr>
            <w:r>
              <w:t xml:space="preserve">For the purposes of pre-processing to restrict cleared quantities via ramp-rates, a subset of </w:t>
            </w:r>
            <w:r w:rsidRPr="00EF3450">
              <w:rPr>
                <w:i/>
              </w:rPr>
              <w:t>OFFERS</w:t>
            </w:r>
            <w:r>
              <w:t xml:space="preserve"> called </w:t>
            </w:r>
            <w:r w:rsidRPr="00D621AD">
              <w:rPr>
                <w:i/>
                <w:iCs/>
              </w:rPr>
              <w:t>PRICERESPONSIVEIG</w:t>
            </w:r>
            <w:r w:rsidRPr="003F7EB9">
              <w:t xml:space="preserve"> </w:t>
            </w:r>
            <w:r>
              <w:t>is defined.</w:t>
            </w:r>
          </w:p>
        </w:tc>
      </w:tr>
      <w:tr w:rsidR="00627859" w14:paraId="62940487"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44" w:author="David Bullen" w:date="2025-01-30T14:32:00Z" w16du:dateUtc="2025-01-30T01:32:00Z">
              <w:tcPr>
                <w:tcW w:w="1424" w:type="dxa"/>
              </w:tcPr>
            </w:tcPrChange>
          </w:tcPr>
          <w:p w14:paraId="20DF5714" w14:textId="77777777" w:rsidR="00627859" w:rsidRPr="00D404B4" w:rsidRDefault="00627859" w:rsidP="00627859">
            <w:pPr>
              <w:rPr>
                <w:b/>
              </w:rPr>
            </w:pPr>
            <w:r w:rsidRPr="00D404B4">
              <w:rPr>
                <w:b/>
              </w:rPr>
              <w:t xml:space="preserve">Demand </w:t>
            </w:r>
            <w:r>
              <w:rPr>
                <w:b/>
              </w:rPr>
              <w:t>Bid</w:t>
            </w:r>
          </w:p>
        </w:tc>
        <w:tc>
          <w:tcPr>
            <w:tcW w:w="6374" w:type="dxa"/>
            <w:tcPrChange w:id="545" w:author="David Bullen" w:date="2025-01-30T14:32:00Z" w16du:dateUtc="2025-01-30T01:32:00Z">
              <w:tcPr>
                <w:tcW w:w="6493" w:type="dxa"/>
              </w:tcPr>
            </w:tcPrChange>
          </w:tcPr>
          <w:p w14:paraId="331C5FCD" w14:textId="383B95E7" w:rsidR="00627859" w:rsidRPr="00800FCA" w:rsidRDefault="00627859" w:rsidP="00627859">
            <w:pPr>
              <w:cnfStyle w:val="000000000000" w:firstRow="0" w:lastRow="0" w:firstColumn="0" w:lastColumn="0" w:oddVBand="0" w:evenVBand="0" w:oddHBand="0" w:evenHBand="0" w:firstRowFirstColumn="0" w:firstRowLastColumn="0" w:lastRowFirstColumn="0" w:lastRowLastColumn="0"/>
              <w:rPr>
                <w:b/>
                <w:bCs/>
              </w:rPr>
            </w:pPr>
            <w:r>
              <w:t>A D</w:t>
            </w:r>
            <w:r w:rsidRPr="00D404B4">
              <w:t>emand</w:t>
            </w:r>
            <w:r>
              <w:t xml:space="preserve"> B</w:t>
            </w:r>
            <w:r w:rsidRPr="00D404B4">
              <w:t xml:space="preserve">id is represented by an element of the set </w:t>
            </w:r>
            <w:r w:rsidRPr="00D404B4">
              <w:rPr>
                <w:i/>
              </w:rPr>
              <w:t>BIDS</w:t>
            </w:r>
            <w:r w:rsidRPr="00D404B4">
              <w:t xml:space="preserve"> and is indexed by </w:t>
            </w:r>
            <w:r>
              <w:rPr>
                <w:i/>
              </w:rPr>
              <w:t>db</w:t>
            </w:r>
            <w:r w:rsidRPr="00D404B4">
              <w:t xml:space="preserve">. </w:t>
            </w:r>
            <w:r w:rsidRPr="00EF3450">
              <w:rPr>
                <w:i/>
              </w:rPr>
              <w:t>BIDS</w:t>
            </w:r>
            <w:r w:rsidRPr="00D404B4">
              <w:t xml:space="preserve"> consist of Nominated bids and Difference bids.</w:t>
            </w:r>
            <w:r>
              <w:t xml:space="preserve"> </w:t>
            </w:r>
            <w:r w:rsidRPr="00D404B4">
              <w:t xml:space="preserve">Each bid has </w:t>
            </w:r>
            <w:r>
              <w:t xml:space="preserve">an </w:t>
            </w:r>
            <w:r w:rsidRPr="00D404B4">
              <w:t>associated</w:t>
            </w:r>
            <w:r>
              <w:t xml:space="preserve"> Pnode.</w:t>
            </w:r>
          </w:p>
        </w:tc>
      </w:tr>
      <w:tr w:rsidR="001F3578" w14:paraId="61E1F8BE"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46" w:author="David Bullen" w:date="2025-01-30T14:32:00Z" w16du:dateUtc="2025-01-30T01:32:00Z">
              <w:tcPr>
                <w:tcW w:w="1424" w:type="dxa"/>
              </w:tcPr>
            </w:tcPrChange>
          </w:tcPr>
          <w:p w14:paraId="637E8CB4" w14:textId="679ED4F2" w:rsidR="001F3578" w:rsidRPr="001F3578" w:rsidRDefault="001F3578" w:rsidP="001F3578">
            <w:pPr>
              <w:rPr>
                <w:b/>
                <w:bCs/>
              </w:rPr>
            </w:pPr>
            <w:r w:rsidRPr="001F3578">
              <w:rPr>
                <w:b/>
                <w:bCs/>
              </w:rPr>
              <w:t>Energy Scarcity Load</w:t>
            </w:r>
          </w:p>
        </w:tc>
        <w:tc>
          <w:tcPr>
            <w:tcW w:w="6374" w:type="dxa"/>
            <w:tcPrChange w:id="547" w:author="David Bullen" w:date="2025-01-30T14:32:00Z" w16du:dateUtc="2025-01-30T01:32:00Z">
              <w:tcPr>
                <w:tcW w:w="6493" w:type="dxa"/>
              </w:tcPr>
            </w:tcPrChange>
          </w:tcPr>
          <w:p w14:paraId="08E8B12E" w14:textId="7CDCF43F" w:rsidR="001F3578" w:rsidRPr="00D404B4" w:rsidRDefault="001F3578" w:rsidP="001F3578">
            <w:pPr>
              <w:cnfStyle w:val="000000000000" w:firstRow="0" w:lastRow="0" w:firstColumn="0" w:lastColumn="0" w:oddVBand="0" w:evenVBand="0" w:oddHBand="0" w:evenHBand="0" w:firstRowFirstColumn="0" w:firstRowLastColumn="0" w:lastRowFirstColumn="0" w:lastRowLastColumn="0"/>
            </w:pPr>
            <w:r w:rsidRPr="00485430">
              <w:t xml:space="preserve">An Energy Scarcity Load is represented by an element of the set </w:t>
            </w:r>
            <w:r w:rsidRPr="00DC3B38">
              <w:rPr>
                <w:i/>
                <w:iCs/>
              </w:rPr>
              <w:t>ENERGYSCARCITYLOADS</w:t>
            </w:r>
            <w:r w:rsidRPr="00485430">
              <w:t xml:space="preserve"> </w:t>
            </w:r>
            <w:r w:rsidR="00FF103A">
              <w:t xml:space="preserve">and is </w:t>
            </w:r>
            <w:r w:rsidRPr="00485430">
              <w:t xml:space="preserve">indexed by </w:t>
            </w:r>
            <w:r w:rsidRPr="00FF103A">
              <w:rPr>
                <w:i/>
                <w:iCs/>
              </w:rPr>
              <w:t>es</w:t>
            </w:r>
            <w:r w:rsidR="00FF103A">
              <w:t>. Each Energy Scarcity Load</w:t>
            </w:r>
            <w:r w:rsidR="00934B39">
              <w:t xml:space="preserve"> has an associated Pnode</w:t>
            </w:r>
            <w:r w:rsidRPr="00485430">
              <w:t xml:space="preserve">. </w:t>
            </w:r>
            <w:r>
              <w:t xml:space="preserve">Energy Scarcity Load </w:t>
            </w:r>
            <w:r w:rsidR="00D61D1C">
              <w:t>p</w:t>
            </w:r>
            <w:r>
              <w:t xml:space="preserve">rovides a price-sensitive </w:t>
            </w:r>
            <w:r w:rsidR="00D61D1C">
              <w:t xml:space="preserve">model </w:t>
            </w:r>
            <w:r>
              <w:t xml:space="preserve">of </w:t>
            </w:r>
            <w:r w:rsidR="00C95636" w:rsidRPr="00FF103A">
              <w:rPr>
                <w:i/>
                <w:iCs/>
              </w:rPr>
              <w:t>Pnode</w:t>
            </w:r>
            <w:r w:rsidR="006C1BF5" w:rsidRPr="00FF103A">
              <w:rPr>
                <w:i/>
                <w:iCs/>
              </w:rPr>
              <w:t>RequiredL</w:t>
            </w:r>
            <w:r w:rsidRPr="00FF103A">
              <w:rPr>
                <w:i/>
                <w:iCs/>
              </w:rPr>
              <w:t>oad</w:t>
            </w:r>
            <w:r w:rsidR="009A3B2A">
              <w:rPr>
                <w:i/>
                <w:iCs/>
              </w:rPr>
              <w:t xml:space="preserve">, </w:t>
            </w:r>
            <w:r w:rsidR="009A3B2A" w:rsidRPr="009A3B2A">
              <w:t xml:space="preserve">where </w:t>
            </w:r>
            <w:r w:rsidR="006C1BF5">
              <w:t xml:space="preserve"> </w:t>
            </w:r>
            <w:r w:rsidR="009A3B2A" w:rsidRPr="00FF103A">
              <w:rPr>
                <w:i/>
                <w:iCs/>
              </w:rPr>
              <w:t>PnodeRequiredLoad</w:t>
            </w:r>
            <w:r w:rsidR="009A3B2A">
              <w:t xml:space="preserve"> </w:t>
            </w:r>
            <w:r w:rsidR="00FF103A">
              <w:t xml:space="preserve">is </w:t>
            </w:r>
            <w:r w:rsidR="00114861">
              <w:t xml:space="preserve">Pnode </w:t>
            </w:r>
            <w:r w:rsidR="006C1BF5">
              <w:t>load</w:t>
            </w:r>
            <w:r>
              <w:t xml:space="preserve"> </w:t>
            </w:r>
            <w:r w:rsidR="00C95636">
              <w:t xml:space="preserve">that is not represented by </w:t>
            </w:r>
            <w:r w:rsidR="006C1BF5">
              <w:t xml:space="preserve">a </w:t>
            </w:r>
            <w:r w:rsidR="00C95636">
              <w:t>Demand Bid</w:t>
            </w:r>
            <w:r>
              <w:t>.</w:t>
            </w:r>
          </w:p>
        </w:tc>
      </w:tr>
      <w:tr w:rsidR="00662029" w14:paraId="436D87B2"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48" w:author="David Bullen" w:date="2025-01-30T14:32:00Z" w16du:dateUtc="2025-01-30T01:32:00Z">
              <w:tcPr>
                <w:tcW w:w="1424" w:type="dxa"/>
              </w:tcPr>
            </w:tcPrChange>
          </w:tcPr>
          <w:p w14:paraId="50F7D157" w14:textId="77777777" w:rsidR="00662029" w:rsidRPr="00D404B4" w:rsidRDefault="00662029" w:rsidP="007A1087">
            <w:pPr>
              <w:rPr>
                <w:b/>
              </w:rPr>
            </w:pPr>
            <w:bookmarkStart w:id="549" w:name="_Hlk188963840"/>
            <w:r w:rsidRPr="00D404B4">
              <w:rPr>
                <w:b/>
              </w:rPr>
              <w:t>Reserve Offer</w:t>
            </w:r>
          </w:p>
        </w:tc>
        <w:tc>
          <w:tcPr>
            <w:tcW w:w="6374" w:type="dxa"/>
            <w:tcPrChange w:id="550" w:author="David Bullen" w:date="2025-01-30T14:32:00Z" w16du:dateUtc="2025-01-30T01:32:00Z">
              <w:tcPr>
                <w:tcW w:w="6493" w:type="dxa"/>
              </w:tcPr>
            </w:tcPrChange>
          </w:tcPr>
          <w:p w14:paraId="4E26D95C" w14:textId="275091FF" w:rsidR="00662029" w:rsidRPr="00D404B4" w:rsidRDefault="00662029" w:rsidP="007A1087">
            <w:pPr>
              <w:cnfStyle w:val="000000000000" w:firstRow="0" w:lastRow="0" w:firstColumn="0" w:lastColumn="0" w:oddVBand="0" w:evenVBand="0" w:oddHBand="0" w:evenHBand="0" w:firstRowFirstColumn="0" w:firstRowLastColumn="0" w:lastRowFirstColumn="0" w:lastRowLastColumn="0"/>
            </w:pPr>
            <w:r w:rsidRPr="00D404B4">
              <w:t>A reserve offer from a generator</w:t>
            </w:r>
            <w:del w:id="551" w:author="David Bullen" w:date="2025-01-30T14:32:00Z" w16du:dateUtc="2025-01-30T01:32:00Z">
              <w:r>
                <w:delText>,</w:delText>
              </w:r>
            </w:del>
            <w:ins w:id="552" w:author="David Bullen" w:date="2025-01-30T14:32:00Z" w16du:dateUtc="2025-01-30T01:32:00Z">
              <w:r w:rsidR="00C127C1">
                <w:t xml:space="preserve"> or</w:t>
              </w:r>
            </w:ins>
            <w:r w:rsidR="00C127C1">
              <w:t xml:space="preserve"> </w:t>
            </w:r>
            <w:r w:rsidRPr="00D404B4">
              <w:t>interruptible load provider</w:t>
            </w:r>
            <w:r>
              <w:t xml:space="preserve"> </w:t>
            </w:r>
            <w:del w:id="553" w:author="David Bullen" w:date="2025-01-30T14:32:00Z" w16du:dateUtc="2025-01-30T01:32:00Z">
              <w:r>
                <w:delText xml:space="preserve">or, in the Final Pricing schedule only, a virtual reserve provider, </w:delText>
              </w:r>
            </w:del>
            <w:r w:rsidRPr="00D404B4">
              <w:t xml:space="preserve">is represented by an element of the set </w:t>
            </w:r>
            <w:r w:rsidRPr="00D404B4">
              <w:rPr>
                <w:i/>
              </w:rPr>
              <w:t>RESERVEOFFERS</w:t>
            </w:r>
            <w:r w:rsidRPr="00D404B4">
              <w:t xml:space="preserve"> and is indexed by </w:t>
            </w:r>
            <w:r w:rsidRPr="00D404B4">
              <w:rPr>
                <w:i/>
              </w:rPr>
              <w:t>r</w:t>
            </w:r>
            <w:r w:rsidRPr="00D404B4">
              <w:t xml:space="preserve">.  </w:t>
            </w:r>
            <w:r>
              <w:t>Each</w:t>
            </w:r>
            <w:del w:id="554" w:author="David Bullen" w:date="2025-01-30T14:32:00Z" w16du:dateUtc="2025-01-30T01:32:00Z">
              <w:r>
                <w:delText xml:space="preserve"> non-virtual</w:delText>
              </w:r>
            </w:del>
            <w:r>
              <w:t xml:space="preserve"> </w:t>
            </w:r>
            <w:r w:rsidRPr="00D404B4">
              <w:t xml:space="preserve">reserve offer </w:t>
            </w:r>
            <w:r>
              <w:t>has an</w:t>
            </w:r>
            <w:r w:rsidRPr="00D404B4">
              <w:t xml:space="preserve"> associated </w:t>
            </w:r>
            <w:r>
              <w:t xml:space="preserve">Pnode and is mapped </w:t>
            </w:r>
            <w:r w:rsidRPr="00800FCA">
              <w:t xml:space="preserve">to </w:t>
            </w:r>
            <w:r>
              <w:t xml:space="preserve">an </w:t>
            </w:r>
            <w:r w:rsidRPr="00800FCA">
              <w:t xml:space="preserve">ACNode using </w:t>
            </w:r>
            <w:r>
              <w:t>an</w:t>
            </w:r>
            <w:r w:rsidRPr="00800FCA">
              <w:t xml:space="preserve"> Pnode-ACNode mapping</w:t>
            </w:r>
            <w:r w:rsidRPr="00D404B4">
              <w:t>.</w:t>
            </w:r>
            <w:del w:id="555" w:author="David Bullen" w:date="2025-01-30T14:32:00Z" w16du:dateUtc="2025-01-30T01:32:00Z">
              <w:r>
                <w:delText xml:space="preserve"> A virtual reserve offer has an associated island.</w:delText>
              </w:r>
            </w:del>
          </w:p>
        </w:tc>
      </w:tr>
      <w:bookmarkEnd w:id="549"/>
      <w:tr w:rsidR="00627859" w14:paraId="5151717F"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56" w:author="David Bullen" w:date="2025-01-30T14:32:00Z" w16du:dateUtc="2025-01-30T01:32:00Z">
              <w:tcPr>
                <w:tcW w:w="1424" w:type="dxa"/>
              </w:tcPr>
            </w:tcPrChange>
          </w:tcPr>
          <w:p w14:paraId="59291ABC" w14:textId="77777777" w:rsidR="00627859" w:rsidRPr="00D73323" w:rsidRDefault="00627859" w:rsidP="00627859">
            <w:pPr>
              <w:rPr>
                <w:b/>
              </w:rPr>
            </w:pPr>
            <w:r w:rsidRPr="00D73323">
              <w:rPr>
                <w:b/>
              </w:rPr>
              <w:t>HVDC Pole</w:t>
            </w:r>
          </w:p>
        </w:tc>
        <w:tc>
          <w:tcPr>
            <w:tcW w:w="6374" w:type="dxa"/>
            <w:tcPrChange w:id="557" w:author="David Bullen" w:date="2025-01-30T14:32:00Z" w16du:dateUtc="2025-01-30T01:32:00Z">
              <w:tcPr>
                <w:tcW w:w="6493" w:type="dxa"/>
              </w:tcPr>
            </w:tcPrChange>
          </w:tcPr>
          <w:p w14:paraId="18F38567"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 xml:space="preserve">An HVDC Pole represents the HVDC transmission from Benmore to Haywards including the submarine cables across the Cook Strait.  </w:t>
            </w:r>
            <w:r w:rsidRPr="00775352">
              <w:t xml:space="preserve">Represented by the HVDCPOLES set, indexed by element </w:t>
            </w:r>
            <w:r w:rsidRPr="00192527">
              <w:rPr>
                <w:i/>
                <w:iCs/>
              </w:rPr>
              <w:t>po</w:t>
            </w:r>
            <w:r>
              <w:t>.</w:t>
            </w:r>
            <w:r w:rsidRPr="00775352">
              <w:t xml:space="preserve"> </w:t>
            </w:r>
            <w:r w:rsidRPr="00874207">
              <w:t>Each HVDC Pole is modelled as a pair of directed HVDC Lines, one for each direction of flow.</w:t>
            </w:r>
          </w:p>
        </w:tc>
      </w:tr>
      <w:tr w:rsidR="00627859" w14:paraId="67846095"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58" w:author="David Bullen" w:date="2025-01-30T14:32:00Z" w16du:dateUtc="2025-01-30T01:32:00Z">
              <w:tcPr>
                <w:tcW w:w="1424" w:type="dxa"/>
              </w:tcPr>
            </w:tcPrChange>
          </w:tcPr>
          <w:p w14:paraId="3C7BEE01" w14:textId="77777777" w:rsidR="00627859" w:rsidRPr="00D73323" w:rsidRDefault="00627859" w:rsidP="00627859">
            <w:pPr>
              <w:rPr>
                <w:b/>
              </w:rPr>
            </w:pPr>
            <w:r w:rsidRPr="00874207">
              <w:rPr>
                <w:b/>
              </w:rPr>
              <w:t>HVDC Line</w:t>
            </w:r>
          </w:p>
        </w:tc>
        <w:tc>
          <w:tcPr>
            <w:tcW w:w="6374" w:type="dxa"/>
            <w:tcPrChange w:id="559" w:author="David Bullen" w:date="2025-01-30T14:32:00Z" w16du:dateUtc="2025-01-30T01:32:00Z">
              <w:tcPr>
                <w:tcW w:w="6493" w:type="dxa"/>
              </w:tcPr>
            </w:tcPrChange>
          </w:tcPr>
          <w:p w14:paraId="7966602C"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A directed HVDC Line allow</w:t>
            </w:r>
            <w:r>
              <w:t>s</w:t>
            </w:r>
            <w:r w:rsidRPr="00874207">
              <w:t xml:space="preserve"> for a single direction of flow on an HVDC Pole. Represented by the HVDCLINES set, indexed by element </w:t>
            </w:r>
            <w:r w:rsidRPr="00192527">
              <w:rPr>
                <w:i/>
                <w:iCs/>
              </w:rPr>
              <w:t>h</w:t>
            </w:r>
            <w:r w:rsidRPr="00874207">
              <w:t>.</w:t>
            </w:r>
            <w:r>
              <w:t xml:space="preserve"> Note that unlike AC Lines, an HVDC Line does not have associated directed lines, rather the HVDC Line itself is a directed line.</w:t>
            </w:r>
          </w:p>
        </w:tc>
      </w:tr>
      <w:tr w:rsidR="00627859" w14:paraId="1A5264AB"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60" w:author="David Bullen" w:date="2025-01-30T14:32:00Z" w16du:dateUtc="2025-01-30T01:32:00Z">
              <w:tcPr>
                <w:tcW w:w="1424" w:type="dxa"/>
              </w:tcPr>
            </w:tcPrChange>
          </w:tcPr>
          <w:p w14:paraId="5C7A23D8" w14:textId="77777777" w:rsidR="00627859" w:rsidRPr="00D73323" w:rsidRDefault="00627859" w:rsidP="00627859">
            <w:pPr>
              <w:rPr>
                <w:b/>
              </w:rPr>
            </w:pPr>
            <w:r w:rsidRPr="00D73323">
              <w:rPr>
                <w:b/>
              </w:rPr>
              <w:t>HVDC Link</w:t>
            </w:r>
          </w:p>
        </w:tc>
        <w:tc>
          <w:tcPr>
            <w:tcW w:w="6374" w:type="dxa"/>
            <w:tcPrChange w:id="561" w:author="David Bullen" w:date="2025-01-30T14:32:00Z" w16du:dateUtc="2025-01-30T01:32:00Z">
              <w:tcPr>
                <w:tcW w:w="6493" w:type="dxa"/>
              </w:tcPr>
            </w:tcPrChange>
          </w:tcPr>
          <w:p w14:paraId="54BE0F00"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A directed HVDC Link represents HVDC flow between physical islands. The set consists of a NORTH link and a SOUTH link. Each HVDC Link is modelled as a pair of directed HVDC Lines that have the same direction of flow. Represented by the HVD</w:t>
            </w:r>
            <w:r>
              <w:t xml:space="preserve">CLINKS set, indexed by element </w:t>
            </w:r>
            <w:r w:rsidRPr="00192527">
              <w:rPr>
                <w:i/>
                <w:iCs/>
              </w:rPr>
              <w:t>l</w:t>
            </w:r>
            <w:r w:rsidRPr="00F3305D">
              <w:rPr>
                <w:rFonts w:ascii="Edwardian Script ITC" w:hAnsi="Edwardian Script ITC"/>
                <w:sz w:val="24"/>
                <w:szCs w:val="24"/>
              </w:rPr>
              <w:t>.</w:t>
            </w:r>
          </w:p>
        </w:tc>
      </w:tr>
      <w:tr w:rsidR="00627859" w14:paraId="6FC9D337"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62" w:author="David Bullen" w:date="2025-01-30T14:32:00Z" w16du:dateUtc="2025-01-30T01:32:00Z">
              <w:tcPr>
                <w:tcW w:w="1424" w:type="dxa"/>
              </w:tcPr>
            </w:tcPrChange>
          </w:tcPr>
          <w:p w14:paraId="65ECBCA6" w14:textId="77777777" w:rsidR="00627859" w:rsidRPr="00D73323" w:rsidRDefault="00627859" w:rsidP="00627859">
            <w:pPr>
              <w:rPr>
                <w:b/>
              </w:rPr>
            </w:pPr>
            <w:r w:rsidRPr="00D73323">
              <w:rPr>
                <w:b/>
              </w:rPr>
              <w:t>Reserve Type</w:t>
            </w:r>
          </w:p>
        </w:tc>
        <w:tc>
          <w:tcPr>
            <w:tcW w:w="6374" w:type="dxa"/>
            <w:tcPrChange w:id="563" w:author="David Bullen" w:date="2025-01-30T14:32:00Z" w16du:dateUtc="2025-01-30T01:32:00Z">
              <w:tcPr>
                <w:tcW w:w="6493" w:type="dxa"/>
              </w:tcPr>
            </w:tcPrChange>
          </w:tcPr>
          <w:p w14:paraId="460E25EA"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reserve type is represented by an element of the set </w:t>
            </w:r>
            <w:r>
              <w:rPr>
                <w:i/>
              </w:rPr>
              <w:t>RESERVETYPES</w:t>
            </w:r>
            <w:r>
              <w:t xml:space="preserve"> and is indexed by element </w:t>
            </w:r>
            <w:r>
              <w:rPr>
                <w:i/>
              </w:rPr>
              <w:t>s</w:t>
            </w:r>
          </w:p>
          <w:p w14:paraId="27D15448" w14:textId="4D6776E6" w:rsidR="00627859" w:rsidRPr="00481EE5" w:rsidRDefault="00627859" w:rsidP="00627859">
            <w:pPr>
              <w:cnfStyle w:val="000000000000" w:firstRow="0" w:lastRow="0" w:firstColumn="0" w:lastColumn="0" w:oddVBand="0" w:evenVBand="0" w:oddHBand="0" w:evenHBand="0" w:firstRowFirstColumn="0" w:firstRowLastColumn="0" w:lastRowFirstColumn="0" w:lastRowLastColumn="0"/>
            </w:pPr>
            <w:r w:rsidRPr="00481EE5">
              <w:rPr>
                <w:i/>
              </w:rPr>
              <w:t xml:space="preserve">RESERVETYPES </w:t>
            </w:r>
            <w:r w:rsidRPr="00481EE5">
              <w:t>= {</w:t>
            </w:r>
            <w:r w:rsidRPr="00481EE5">
              <w:rPr>
                <w:i/>
              </w:rPr>
              <w:t>PLSR,TWD,IL</w:t>
            </w:r>
            <w:r w:rsidRPr="00481EE5">
              <w:t>}</w:t>
            </w:r>
          </w:p>
          <w:p w14:paraId="249B1291"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Pr>
                <w:i/>
              </w:rPr>
              <w:t>PLSR</w:t>
            </w:r>
            <w:r>
              <w:t xml:space="preserve"> is partly loaded spinning reserve which can be provided by any generator.  </w:t>
            </w:r>
          </w:p>
          <w:p w14:paraId="6C24184B"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Pr>
                <w:i/>
              </w:rPr>
              <w:t>TWD</w:t>
            </w:r>
            <w:r>
              <w:t xml:space="preserve"> is tail water depressed reserve which can only be provided by hydro generators.  </w:t>
            </w:r>
          </w:p>
          <w:p w14:paraId="005FA1AB" w14:textId="295C500D"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9B624F">
              <w:rPr>
                <w:i/>
              </w:rPr>
              <w:t>IL</w:t>
            </w:r>
            <w:r w:rsidRPr="009B624F">
              <w:t xml:space="preserve"> is interruptible load which </w:t>
            </w:r>
            <w:r>
              <w:t>is</w:t>
            </w:r>
            <w:r w:rsidRPr="009B624F">
              <w:t xml:space="preserve"> provided by </w:t>
            </w:r>
            <w:r>
              <w:t>ancillary services agents.</w:t>
            </w:r>
          </w:p>
        </w:tc>
      </w:tr>
      <w:tr w:rsidR="00627859" w14:paraId="59B8716B"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64" w:author="David Bullen" w:date="2025-01-30T14:32:00Z" w16du:dateUtc="2025-01-30T01:32:00Z">
              <w:tcPr>
                <w:tcW w:w="1424" w:type="dxa"/>
              </w:tcPr>
            </w:tcPrChange>
          </w:tcPr>
          <w:p w14:paraId="2CB8EABB" w14:textId="77777777" w:rsidR="00627859" w:rsidRPr="0058708D" w:rsidRDefault="00627859" w:rsidP="00627859">
            <w:pPr>
              <w:rPr>
                <w:b/>
              </w:rPr>
            </w:pPr>
            <w:r w:rsidRPr="0058708D">
              <w:rPr>
                <w:b/>
              </w:rPr>
              <w:t>Reserve Class</w:t>
            </w:r>
          </w:p>
        </w:tc>
        <w:tc>
          <w:tcPr>
            <w:tcW w:w="6374" w:type="dxa"/>
            <w:tcPrChange w:id="565" w:author="David Bullen" w:date="2025-01-30T14:32:00Z" w16du:dateUtc="2025-01-30T01:32:00Z">
              <w:tcPr>
                <w:tcW w:w="6493" w:type="dxa"/>
              </w:tcPr>
            </w:tcPrChange>
          </w:tcPr>
          <w:p w14:paraId="4D11D2A3"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Reserve Class is represented by an element of the set </w:t>
            </w:r>
            <w:r>
              <w:rPr>
                <w:i/>
              </w:rPr>
              <w:t>RESERVECLASSES</w:t>
            </w:r>
            <w:r>
              <w:t xml:space="preserve"> and is indexed by </w:t>
            </w:r>
            <w:r>
              <w:rPr>
                <w:i/>
              </w:rPr>
              <w:t>c</w:t>
            </w:r>
            <w:r>
              <w:t>.</w:t>
            </w:r>
          </w:p>
          <w:p w14:paraId="3FCA94BA" w14:textId="77777777" w:rsidR="00627859" w:rsidRPr="00481EE5" w:rsidRDefault="00627859" w:rsidP="00627859">
            <w:pPr>
              <w:cnfStyle w:val="000000000000" w:firstRow="0" w:lastRow="0" w:firstColumn="0" w:lastColumn="0" w:oddVBand="0" w:evenVBand="0" w:oddHBand="0" w:evenHBand="0" w:firstRowFirstColumn="0" w:firstRowLastColumn="0" w:lastRowFirstColumn="0" w:lastRowLastColumn="0"/>
            </w:pPr>
            <w:r w:rsidRPr="00481EE5">
              <w:rPr>
                <w:i/>
              </w:rPr>
              <w:t>RESERVECLASSES</w:t>
            </w:r>
            <w:r w:rsidRPr="00481EE5">
              <w:t xml:space="preserve"> = {</w:t>
            </w:r>
            <w:proofErr w:type="spellStart"/>
            <w:r w:rsidRPr="00481EE5">
              <w:rPr>
                <w:i/>
              </w:rPr>
              <w:t>Fast,Sustained</w:t>
            </w:r>
            <w:proofErr w:type="spellEnd"/>
            <w:r w:rsidRPr="00481EE5">
              <w:t>}</w:t>
            </w:r>
          </w:p>
        </w:tc>
      </w:tr>
      <w:tr w:rsidR="00BC542B" w14:paraId="1C683915" w14:textId="77777777" w:rsidTr="00D872AD">
        <w:trPr>
          <w:del w:id="566"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1424" w:type="dxa"/>
          </w:tcPr>
          <w:p w14:paraId="58FDB47C" w14:textId="77777777" w:rsidR="00627859" w:rsidRPr="0058708D" w:rsidRDefault="00627859" w:rsidP="00627859">
            <w:pPr>
              <w:rPr>
                <w:del w:id="567" w:author="David Bullen" w:date="2025-01-30T14:32:00Z" w16du:dateUtc="2025-01-30T01:32:00Z"/>
                <w:b/>
              </w:rPr>
            </w:pPr>
            <w:del w:id="568" w:author="David Bullen" w:date="2025-01-30T14:32:00Z" w16du:dateUtc="2025-01-30T01:32:00Z">
              <w:r>
                <w:rPr>
                  <w:b/>
                </w:rPr>
                <w:delText>Risk Group</w:delText>
              </w:r>
            </w:del>
          </w:p>
        </w:tc>
        <w:tc>
          <w:tcPr>
            <w:tcW w:w="6493" w:type="dxa"/>
          </w:tcPr>
          <w:p w14:paraId="1801E984"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rPr>
                <w:del w:id="569" w:author="David Bullen" w:date="2025-01-30T14:32:00Z" w16du:dateUtc="2025-01-30T01:32:00Z"/>
              </w:rPr>
            </w:pPr>
            <w:del w:id="570" w:author="David Bullen" w:date="2025-01-30T14:32:00Z" w16du:dateUtc="2025-01-30T01:32:00Z">
              <w:r>
                <w:delText xml:space="preserve">A Risk Group represents a collection of generation and reserve offers treated as a group risk. A Risk Group is represented by an element of the set </w:delText>
              </w:r>
              <w:r w:rsidRPr="001C75CE">
                <w:rPr>
                  <w:i/>
                </w:rPr>
                <w:delText>RISKGROUPS</w:delText>
              </w:r>
              <w:r>
                <w:delText xml:space="preserve"> and is indexed by element </w:delText>
              </w:r>
              <w:r w:rsidRPr="001C75CE">
                <w:rPr>
                  <w:i/>
                </w:rPr>
                <w:delText>rg</w:delText>
              </w:r>
              <w:r>
                <w:delText xml:space="preserve">.  </w:delText>
              </w:r>
            </w:del>
          </w:p>
        </w:tc>
      </w:tr>
      <w:tr w:rsidR="00627859" w14:paraId="5F65FCF0"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71" w:author="David Bullen" w:date="2025-01-30T14:32:00Z" w16du:dateUtc="2025-01-30T01:32:00Z">
              <w:tcPr>
                <w:tcW w:w="1424" w:type="dxa"/>
              </w:tcPr>
            </w:tcPrChange>
          </w:tcPr>
          <w:p w14:paraId="2F815562" w14:textId="77777777" w:rsidR="00627859" w:rsidRPr="0058708D" w:rsidRDefault="00627859" w:rsidP="00627859">
            <w:pPr>
              <w:rPr>
                <w:b/>
              </w:rPr>
            </w:pPr>
            <w:r w:rsidRPr="0058708D">
              <w:rPr>
                <w:b/>
              </w:rPr>
              <w:t>Risk Class</w:t>
            </w:r>
          </w:p>
        </w:tc>
        <w:tc>
          <w:tcPr>
            <w:tcW w:w="6374" w:type="dxa"/>
            <w:tcPrChange w:id="572" w:author="David Bullen" w:date="2025-01-30T14:32:00Z" w16du:dateUtc="2025-01-30T01:32:00Z">
              <w:tcPr>
                <w:tcW w:w="6493" w:type="dxa"/>
              </w:tcPr>
            </w:tcPrChange>
          </w:tcPr>
          <w:p w14:paraId="0FB55A42"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Risk Class is represented by an element of the set </w:t>
            </w:r>
            <m:oMath>
              <m:sSub>
                <m:sSubPr>
                  <m:ctrlPr>
                    <w:rPr>
                      <w:rFonts w:ascii="Cambria Math" w:hAnsi="Cambria Math"/>
                      <w:i/>
                    </w:rPr>
                  </m:ctrlPr>
                </m:sSubPr>
                <m:e>
                  <m:r>
                    <w:rPr>
                      <w:rFonts w:ascii="Cambria Math" w:hAnsi="Cambria Math"/>
                    </w:rPr>
                    <m:t xml:space="preserve"> RISKCLASSES</m:t>
                  </m:r>
                </m:e>
                <m:sub>
                  <m:r>
                    <w:rPr>
                      <w:rFonts w:ascii="Cambria Math" w:hAnsi="Cambria Math"/>
                    </w:rPr>
                    <m:t>i</m:t>
                  </m:r>
                </m:sub>
              </m:sSub>
            </m:oMath>
            <w:r>
              <w:t xml:space="preserve"> and indexed by </w:t>
            </w:r>
            <w:r w:rsidRPr="00E37ED5">
              <w:rPr>
                <w:i/>
              </w:rPr>
              <w:t>rc</w:t>
            </w:r>
            <w:r>
              <w:t xml:space="preserve">. </w:t>
            </w:r>
          </w:p>
          <w:p w14:paraId="3B545EA8" w14:textId="3D22A56F" w:rsidR="00627859" w:rsidRPr="00C133C8" w:rsidRDefault="00BC542B" w:rsidP="00627859">
            <w:pPr>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w:rPr>
                        <w:rFonts w:ascii="Cambria Math" w:hAnsi="Cambria Math"/>
                      </w:rPr>
                      <m:t>RISKCLASSES</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DCCE</m:t>
                            </m:r>
                          </m:e>
                          <m:sub>
                            <m:r>
                              <w:rPr>
                                <w:rFonts w:ascii="Cambria Math" w:hAnsi="Cambria Math"/>
                              </w:rPr>
                              <m:t>i</m:t>
                            </m:r>
                          </m:sub>
                        </m:sSub>
                        <m:sSub>
                          <m:sSubPr>
                            <m:ctrlPr>
                              <w:rPr>
                                <w:rFonts w:ascii="Cambria Math" w:hAnsi="Cambria Math"/>
                                <w:i/>
                              </w:rPr>
                            </m:ctrlPr>
                          </m:sSubPr>
                          <m:e>
                            <m:r>
                              <w:rPr>
                                <w:rFonts w:ascii="Cambria Math" w:hAnsi="Cambria Math"/>
                              </w:rPr>
                              <m:t xml:space="preserve">, </m:t>
                            </m:r>
                            <m:r>
                              <w:rPr>
                                <w:rFonts w:ascii="Cambria Math" w:hAnsi="Cambria Math"/>
                              </w:rPr>
                              <m:t>DCECE</m:t>
                            </m:r>
                          </m:e>
                          <m:sub>
                            <m:r>
                              <w:rPr>
                                <w:rFonts w:ascii="Cambria Math" w:hAnsi="Cambria Math"/>
                              </w:rPr>
                              <m:t>i</m:t>
                            </m:r>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ManualCE</m:t>
                            </m:r>
                          </m:e>
                          <m:sub>
                            <m:r>
                              <w:rPr>
                                <w:rFonts w:ascii="Cambria Math" w:hAnsi="Cambria Math"/>
                              </w:rPr>
                              <m:t>i</m:t>
                            </m:r>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ManualECE</m:t>
                            </m:r>
                          </m:e>
                          <m:sub>
                            <m:r>
                              <w:rPr>
                                <w:rFonts w:ascii="Cambria Math" w:hAnsi="Cambria Math"/>
                              </w:rPr>
                              <m:t>i</m:t>
                            </m:r>
                          </m:sub>
                        </m:sSub>
                        <m:r>
                          <w:rPr>
                            <w:rFonts w:ascii="Cambria Math" w:hAnsi="Cambria Math"/>
                          </w:rPr>
                          <m:t>,</m:t>
                        </m:r>
                      </m:e>
                      <m:e>
                        <m:r>
                          <w:rPr>
                            <w:rFonts w:ascii="Cambria Math" w:hAnsi="Cambria Math"/>
                          </w:rPr>
                          <m:t>ACCE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r>
                          <w:rPr>
                            <w:rFonts w:ascii="Cambria Math" w:hAnsi="Cambria Math"/>
                          </w:rPr>
                          <m:t>ACECE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m:t>
                        </m:r>
                        <m:r>
                          <w:rPr>
                            <w:rFonts w:ascii="Cambria Math" w:hAnsi="Cambria Math"/>
                          </w:rPr>
                          <m:t>ACECERISKGROUP</m:t>
                        </m:r>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eastAsia="Cambria Math" w:hAnsi="Cambria Math" w:cs="Cambria Math"/>
                            <w:i/>
                          </w:rPr>
                        </m:ctrlPr>
                      </m:e>
                      <m:e>
                        <m:r>
                          <w:rPr>
                            <w:rFonts w:ascii="Cambria Math" w:hAnsi="Cambria Math"/>
                          </w:rPr>
                          <m:t>HVDCSECRISKSACC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HVDCSECRISKSACEC</m:t>
                        </m:r>
                        <m:sSub>
                          <m:sSubPr>
                            <m:ctrlPr>
                              <w:rPr>
                                <w:rFonts w:ascii="Cambria Math" w:hAnsi="Cambria Math"/>
                                <w:i/>
                              </w:rPr>
                            </m:ctrlPr>
                          </m:sSubPr>
                          <m:e>
                            <m:r>
                              <w:rPr>
                                <w:rFonts w:ascii="Cambria Math" w:hAnsi="Cambria Math"/>
                              </w:rPr>
                              <m:t>E</m:t>
                            </m:r>
                          </m:e>
                          <m:sub>
                            <m:r>
                              <w:rPr>
                                <w:rFonts w:ascii="Cambria Math" w:hAnsi="Cambria Math"/>
                              </w:rPr>
                              <m:t>i</m:t>
                            </m:r>
                          </m:sub>
                        </m:sSub>
                        <m:ctrlPr>
                          <w:rPr>
                            <w:rFonts w:ascii="Cambria Math" w:eastAsia="Cambria Math" w:hAnsi="Cambria Math" w:cs="Cambria Math"/>
                            <w:i/>
                          </w:rPr>
                        </m:ctrlPr>
                      </m:e>
                      <m:e>
                        <m:r>
                          <w:rPr>
                            <w:rFonts w:ascii="Cambria Math" w:hAnsi="Cambria Math"/>
                          </w:rPr>
                          <m:t>HVDCSECRISKSMANUA</m:t>
                        </m:r>
                        <m:sSub>
                          <m:sSubPr>
                            <m:ctrlPr>
                              <w:rPr>
                                <w:rFonts w:ascii="Cambria Math" w:hAnsi="Cambria Math"/>
                                <w:i/>
                              </w:rPr>
                            </m:ctrlPr>
                          </m:sSubPr>
                          <m:e>
                            <m:r>
                              <w:rPr>
                                <w:rFonts w:ascii="Cambria Math" w:hAnsi="Cambria Math"/>
                              </w:rPr>
                              <m:t>LCE</m:t>
                            </m:r>
                          </m:e>
                          <m:sub>
                            <m:r>
                              <w:rPr>
                                <w:rFonts w:ascii="Cambria Math" w:hAnsi="Cambria Math"/>
                              </w:rPr>
                              <m:t>i</m:t>
                            </m:r>
                          </m:sub>
                        </m:sSub>
                        <m:r>
                          <w:rPr>
                            <w:rFonts w:ascii="Cambria Math" w:hAnsi="Cambria Math"/>
                          </w:rPr>
                          <m:t>,</m:t>
                        </m:r>
                        <m:r>
                          <w:rPr>
                            <w:rFonts w:ascii="Cambria Math" w:hAnsi="Cambria Math"/>
                          </w:rPr>
                          <m:t>HVDCSECRISKSMANUALEC</m:t>
                        </m:r>
                        <m:sSub>
                          <m:sSubPr>
                            <m:ctrlPr>
                              <w:rPr>
                                <w:rFonts w:ascii="Cambria Math" w:hAnsi="Cambria Math"/>
                                <w:i/>
                              </w:rPr>
                            </m:ctrlPr>
                          </m:sSubPr>
                          <m:e>
                            <m:r>
                              <w:rPr>
                                <w:rFonts w:ascii="Cambria Math" w:hAnsi="Cambria Math"/>
                              </w:rPr>
                              <m:t>E</m:t>
                            </m:r>
                          </m:e>
                          <m:sub>
                            <m:r>
                              <w:rPr>
                                <w:rFonts w:ascii="Cambria Math" w:hAnsi="Cambria Math"/>
                              </w:rPr>
                              <m:t>i</m:t>
                            </m:r>
                          </m:sub>
                        </m:sSub>
                      </m:e>
                    </m:eqArr>
                  </m:e>
                </m:d>
              </m:oMath>
            </m:oMathPara>
          </w:p>
          <w:p w14:paraId="1E9FEC03" w14:textId="5F28060A" w:rsidR="00627859" w:rsidRDefault="00BC542B"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DCCE</m:t>
                  </m:r>
                </m:e>
                <m:sub>
                  <m:r>
                    <w:rPr>
                      <w:rFonts w:ascii="Cambria Math" w:hAnsi="Cambria Math"/>
                    </w:rPr>
                    <m:t>i</m:t>
                  </m:r>
                </m:sub>
              </m:sSub>
            </m:oMath>
            <w:r w:rsidR="00627859">
              <w:t xml:space="preserve"> indicates the loss of a single HVDC pole.</w:t>
            </w:r>
            <w:r w:rsidR="00627859">
              <w:br/>
            </w:r>
            <m:oMath>
              <m:sSub>
                <m:sSubPr>
                  <m:ctrlPr>
                    <w:rPr>
                      <w:rFonts w:ascii="Cambria Math" w:hAnsi="Cambria Math"/>
                      <w:i/>
                    </w:rPr>
                  </m:ctrlPr>
                </m:sSubPr>
                <m:e>
                  <m:r>
                    <w:rPr>
                      <w:rFonts w:ascii="Cambria Math" w:hAnsi="Cambria Math"/>
                    </w:rPr>
                    <m:t>DCECE</m:t>
                  </m:r>
                </m:e>
                <m:sub>
                  <m:r>
                    <w:rPr>
                      <w:rFonts w:ascii="Cambria Math" w:hAnsi="Cambria Math"/>
                    </w:rPr>
                    <m:t>i</m:t>
                  </m:r>
                  <m:r>
                    <w:rPr>
                      <w:rFonts w:ascii="Cambria Math" w:hAnsi="Cambria Math"/>
                    </w:rPr>
                    <m:t xml:space="preserve"> </m:t>
                  </m:r>
                </m:sub>
              </m:sSub>
            </m:oMath>
            <w:r w:rsidR="00627859">
              <w:t xml:space="preserve"> indicates the loss of both HVDC poles.</w:t>
            </w:r>
            <w:r w:rsidR="00627859">
              <w:br/>
            </w:r>
            <m:oMath>
              <m:sSub>
                <m:sSubPr>
                  <m:ctrlPr>
                    <w:rPr>
                      <w:rFonts w:ascii="Cambria Math" w:hAnsi="Cambria Math"/>
                      <w:i/>
                    </w:rPr>
                  </m:ctrlPr>
                </m:sSubPr>
                <m:e>
                  <m:r>
                    <w:rPr>
                      <w:rFonts w:ascii="Cambria Math" w:hAnsi="Cambria Math"/>
                    </w:rPr>
                    <m:t>ManualCE</m:t>
                  </m:r>
                </m:e>
                <m:sub>
                  <m:r>
                    <w:rPr>
                      <w:rFonts w:ascii="Cambria Math" w:hAnsi="Cambria Math"/>
                    </w:rPr>
                    <m:t>i</m:t>
                  </m:r>
                  <m:r>
                    <w:rPr>
                      <w:rFonts w:ascii="Cambria Math" w:hAnsi="Cambria Math"/>
                    </w:rPr>
                    <m:t xml:space="preserve"> </m:t>
                  </m:r>
                </m:sub>
              </m:sSub>
            </m:oMath>
            <w:r w:rsidR="00627859">
              <w:t xml:space="preserve"> indicates an island’s minimum CE risk. </w:t>
            </w:r>
          </w:p>
          <w:p w14:paraId="782DF43F" w14:textId="77777777" w:rsidR="00627859" w:rsidRDefault="00BC542B"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ManualECE</m:t>
                  </m:r>
                </m:e>
                <m:sub>
                  <m:r>
                    <w:rPr>
                      <w:rFonts w:ascii="Cambria Math" w:hAnsi="Cambria Math"/>
                    </w:rPr>
                    <m:t>i</m:t>
                  </m:r>
                  <m:r>
                    <w:rPr>
                      <w:rFonts w:ascii="Cambria Math" w:hAnsi="Cambria Math"/>
                    </w:rPr>
                    <m:t xml:space="preserve"> </m:t>
                  </m:r>
                </m:sub>
              </m:sSub>
            </m:oMath>
            <w:r w:rsidR="00627859">
              <w:t xml:space="preserve"> indicates an island’s minimum ECE risk. </w:t>
            </w:r>
            <m:oMath>
              <m:sSub>
                <m:sSubPr>
                  <m:ctrlPr>
                    <w:rPr>
                      <w:rFonts w:ascii="Cambria Math" w:hAnsi="Cambria Math"/>
                      <w:i/>
                    </w:rPr>
                  </m:ctrlPr>
                </m:sSubPr>
                <m:e>
                  <m:r>
                    <w:rPr>
                      <w:rFonts w:ascii="Cambria Math" w:hAnsi="Cambria Math"/>
                    </w:rPr>
                    <m:t>ACCERISKS</m:t>
                  </m:r>
                </m:e>
                <m:sub>
                  <m:r>
                    <w:rPr>
                      <w:rFonts w:ascii="Cambria Math" w:hAnsi="Cambria Math"/>
                    </w:rPr>
                    <m:t>i</m:t>
                  </m:r>
                </m:sub>
              </m:sSub>
            </m:oMath>
            <w:r w:rsidR="00627859">
              <w:t xml:space="preserve"> and </w:t>
            </w:r>
            <m:oMath>
              <m:r>
                <w:rPr>
                  <w:rFonts w:ascii="Cambria Math" w:hAnsi="Cambria Math"/>
                </w:rPr>
                <m:t xml:space="preserve"> </m:t>
              </m:r>
              <m:sSub>
                <m:sSubPr>
                  <m:ctrlPr>
                    <w:rPr>
                      <w:rFonts w:ascii="Cambria Math" w:hAnsi="Cambria Math"/>
                      <w:i/>
                    </w:rPr>
                  </m:ctrlPr>
                </m:sSubPr>
                <m:e>
                  <m:r>
                    <w:rPr>
                      <w:rFonts w:ascii="Cambria Math" w:hAnsi="Cambria Math"/>
                    </w:rPr>
                    <m:t>ACECERISKS</m:t>
                  </m:r>
                </m:e>
                <m:sub>
                  <m:r>
                    <w:rPr>
                      <w:rFonts w:ascii="Cambria Math" w:hAnsi="Cambria Math"/>
                    </w:rPr>
                    <m:t>i</m:t>
                  </m:r>
                </m:sub>
              </m:sSub>
            </m:oMath>
            <w:r w:rsidR="00627859">
              <w:t xml:space="preserve"> indicate the set of ACCE and ACECE risks associated with </w:t>
            </w:r>
            <m:oMath>
              <m:sSub>
                <m:sSubPr>
                  <m:ctrlPr>
                    <w:rPr>
                      <w:rFonts w:ascii="Cambria Math" w:hAnsi="Cambria Math"/>
                      <w:i/>
                    </w:rPr>
                  </m:ctrlPr>
                </m:sSubPr>
                <m:e>
                  <m:r>
                    <w:rPr>
                      <w:rFonts w:ascii="Cambria Math" w:hAnsi="Cambria Math"/>
                    </w:rPr>
                    <m:t>g</m:t>
                  </m:r>
                  <m:r>
                    <w:rPr>
                      <w:rFonts w:ascii="Cambria Math" w:hAnsi="Cambria Math"/>
                    </w:rPr>
                    <m:t>∈</m:t>
                  </m:r>
                  <m:r>
                    <w:rPr>
                      <w:rFonts w:ascii="Cambria Math" w:hAnsi="Cambria Math"/>
                    </w:rPr>
                    <m:t>ISLANDRISKGENERATORS</m:t>
                  </m:r>
                </m:e>
                <m:sub>
                  <m:r>
                    <w:rPr>
                      <w:rFonts w:ascii="Cambria Math" w:hAnsi="Cambria Math"/>
                    </w:rPr>
                    <m:t>i</m:t>
                  </m:r>
                </m:sub>
              </m:sSub>
              <m:r>
                <w:rPr>
                  <w:rFonts w:ascii="Cambria Math" w:hAnsi="Cambria Math"/>
                </w:rPr>
                <m:t xml:space="preserve"> </m:t>
              </m:r>
            </m:oMath>
            <w:r w:rsidR="00627859">
              <w:t xml:space="preserve"> as identified in the policy statement.</w:t>
            </w:r>
          </w:p>
          <w:p w14:paraId="160007D4" w14:textId="77777777" w:rsidR="00627859" w:rsidRPr="00F01439" w:rsidRDefault="00BC542B"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HVDCSECRISKSACCE</m:t>
                  </m:r>
                </m:e>
                <m:sub>
                  <m:r>
                    <w:rPr>
                      <w:rFonts w:ascii="Cambria Math" w:hAnsi="Cambria Math"/>
                    </w:rPr>
                    <m:t>i</m:t>
                  </m:r>
                </m:sub>
              </m:sSub>
              <m:r>
                <w:rPr>
                  <w:rFonts w:ascii="Cambria Math" w:hAnsi="Cambria Math"/>
                </w:rPr>
                <m:t xml:space="preserve"> </m:t>
              </m:r>
            </m:oMath>
            <w:r w:rsidR="00627859">
              <w:t xml:space="preserve">and </w:t>
            </w:r>
            <m:oMath>
              <m:r>
                <w:rPr>
                  <w:rFonts w:ascii="Cambria Math" w:hAnsi="Cambria Math"/>
                </w:rPr>
                <m:t xml:space="preserve"> </m:t>
              </m:r>
              <m:sSub>
                <m:sSubPr>
                  <m:ctrlPr>
                    <w:rPr>
                      <w:rFonts w:ascii="Cambria Math" w:hAnsi="Cambria Math"/>
                      <w:i/>
                    </w:rPr>
                  </m:ctrlPr>
                </m:sSubPr>
                <m:e>
                  <m:r>
                    <w:rPr>
                      <w:rFonts w:ascii="Cambria Math" w:hAnsi="Cambria Math"/>
                    </w:rPr>
                    <m:t>HVDCSECRISKSACECE</m:t>
                  </m:r>
                </m:e>
                <m:sub>
                  <m:r>
                    <w:rPr>
                      <w:rFonts w:ascii="Cambria Math" w:hAnsi="Cambria Math"/>
                    </w:rPr>
                    <m:t>i</m:t>
                  </m:r>
                </m:sub>
              </m:sSub>
              <m:r>
                <w:rPr>
                  <w:rFonts w:ascii="Cambria Math" w:hAnsi="Cambria Math"/>
                </w:rPr>
                <m:t xml:space="preserve"> </m:t>
              </m:r>
            </m:oMath>
            <w:r w:rsidR="00627859">
              <w:t>indicate the HVDC secondary risks associated with an island’s ACCE and ACECE risks.</w:t>
            </w:r>
          </w:p>
          <w:p w14:paraId="1A391C12" w14:textId="77777777" w:rsidR="00627859" w:rsidRDefault="00BC542B"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HVDCSECRISKSMANUALCE</m:t>
                  </m:r>
                </m:e>
                <m:sub>
                  <m:r>
                    <w:rPr>
                      <w:rFonts w:ascii="Cambria Math" w:hAnsi="Cambria Math"/>
                    </w:rPr>
                    <m:t>i</m:t>
                  </m:r>
                </m:sub>
              </m:sSub>
              <m:r>
                <w:rPr>
                  <w:rFonts w:ascii="Cambria Math" w:hAnsi="Cambria Math"/>
                </w:rPr>
                <m:t xml:space="preserve"> </m:t>
              </m:r>
            </m:oMath>
            <w:r w:rsidR="00627859">
              <w:t xml:space="preserve">and </w:t>
            </w:r>
            <m:oMath>
              <m:sSub>
                <m:sSubPr>
                  <m:ctrlPr>
                    <w:rPr>
                      <w:rFonts w:ascii="Cambria Math" w:hAnsi="Cambria Math"/>
                      <w:i/>
                    </w:rPr>
                  </m:ctrlPr>
                </m:sSubPr>
                <m:e>
                  <m:r>
                    <w:rPr>
                      <w:rFonts w:ascii="Cambria Math" w:hAnsi="Cambria Math"/>
                    </w:rPr>
                    <m:t>HVDCSECRISKSMANUALECE</m:t>
                  </m:r>
                </m:e>
                <m:sub>
                  <m:r>
                    <w:rPr>
                      <w:rFonts w:ascii="Cambria Math" w:hAnsi="Cambria Math"/>
                    </w:rPr>
                    <m:t>i</m:t>
                  </m:r>
                </m:sub>
              </m:sSub>
            </m:oMath>
            <w:r w:rsidR="00627859">
              <w:t xml:space="preserve"> indicate the HVDC secondary risks associated with an island’s manual CE and ECE risks.</w:t>
            </w:r>
          </w:p>
          <w:p w14:paraId="6D2364AE" w14:textId="77777777" w:rsidR="00627859" w:rsidRDefault="00BC542B" w:rsidP="00627859">
            <w:pPr>
              <w:cnfStyle w:val="000000000000" w:firstRow="0" w:lastRow="0" w:firstColumn="0" w:lastColumn="0" w:oddVBand="0" w:evenVBand="0" w:oddHBand="0" w:evenHBand="0" w:firstRowFirstColumn="0" w:firstRowLastColumn="0" w:lastRowFirstColumn="0" w:lastRowLastColumn="0"/>
              <w:rPr>
                <w:ins w:id="573" w:author="David Bullen" w:date="2025-01-30T14:32:00Z" w16du:dateUtc="2025-01-30T01:32:00Z"/>
              </w:rPr>
            </w:pPr>
            <m:oMath>
              <m:sSub>
                <m:sSubPr>
                  <m:ctrlPr>
                    <w:rPr>
                      <w:rFonts w:ascii="Cambria Math" w:hAnsi="Cambria Math"/>
                      <w:i/>
                    </w:rPr>
                  </m:ctrlPr>
                </m:sSubPr>
                <m:e>
                  <m:r>
                    <w:rPr>
                      <w:rFonts w:ascii="Cambria Math" w:hAnsi="Cambria Math"/>
                    </w:rPr>
                    <m:t>ACCERISKGROUPS</m:t>
                  </m:r>
                </m:e>
                <m:sub>
                  <m:r>
                    <w:rPr>
                      <w:rFonts w:ascii="Cambria Math" w:hAnsi="Cambria Math"/>
                    </w:rPr>
                    <m:t>i</m:t>
                  </m:r>
                </m:sub>
              </m:sSub>
            </m:oMath>
            <w:r w:rsidR="00627859">
              <w:t xml:space="preserve">  and </w:t>
            </w:r>
            <m:oMath>
              <m:sSub>
                <m:sSubPr>
                  <m:ctrlPr>
                    <w:rPr>
                      <w:rFonts w:ascii="Cambria Math" w:hAnsi="Cambria Math"/>
                      <w:i/>
                    </w:rPr>
                  </m:ctrlPr>
                </m:sSubPr>
                <m:e>
                  <m:r>
                    <w:rPr>
                      <w:rFonts w:ascii="Cambria Math" w:hAnsi="Cambria Math"/>
                    </w:rPr>
                    <m:t>ACECERISKGROUPS</m:t>
                  </m:r>
                </m:e>
                <m:sub>
                  <m:r>
                    <w:rPr>
                      <w:rFonts w:ascii="Cambria Math" w:hAnsi="Cambria Math"/>
                    </w:rPr>
                    <m:t>i</m:t>
                  </m:r>
                </m:sub>
              </m:sSub>
            </m:oMath>
            <w:r w:rsidR="00627859">
              <w:t xml:space="preserve"> indicate the set of ACCE and ACECE risks associated with </w:t>
            </w:r>
            <m:oMath>
              <m:sSub>
                <m:sSubPr>
                  <m:ctrlPr>
                    <w:rPr>
                      <w:rFonts w:ascii="Cambria Math" w:hAnsi="Cambria Math"/>
                      <w:i/>
                    </w:rPr>
                  </m:ctrlPr>
                </m:sSubPr>
                <m:e>
                  <m:r>
                    <w:rPr>
                      <w:rFonts w:ascii="Cambria Math" w:hAnsi="Cambria Math"/>
                    </w:rPr>
                    <m:t>rg</m:t>
                  </m:r>
                  <m:r>
                    <w:rPr>
                      <w:rFonts w:ascii="Cambria Math" w:hAnsi="Cambria Math"/>
                    </w:rPr>
                    <m:t>∈</m:t>
                  </m:r>
                  <m:r>
                    <w:rPr>
                      <w:rFonts w:ascii="Cambria Math" w:hAnsi="Cambria Math"/>
                    </w:rPr>
                    <m:t>RISKGROUPS</m:t>
                  </m:r>
                </m:e>
                <m:sub>
                  <m:r>
                    <w:rPr>
                      <w:rFonts w:ascii="Cambria Math" w:hAnsi="Cambria Math"/>
                    </w:rPr>
                    <m:t>i</m:t>
                  </m:r>
                </m:sub>
              </m:sSub>
            </m:oMath>
            <w:r w:rsidR="00627859">
              <w:t>.</w:t>
            </w:r>
          </w:p>
          <w:p w14:paraId="1BF6A007" w14:textId="0637941A" w:rsidR="008E3E28" w:rsidRPr="00054886" w:rsidRDefault="00BC542B" w:rsidP="00627859">
            <w:pPr>
              <w:cnfStyle w:val="000000000000" w:firstRow="0" w:lastRow="0" w:firstColumn="0" w:lastColumn="0" w:oddVBand="0" w:evenVBand="0" w:oddHBand="0" w:evenHBand="0" w:firstRowFirstColumn="0" w:firstRowLastColumn="0" w:lastRowFirstColumn="0" w:lastRowLastColumn="0"/>
            </w:pPr>
            <m:oMath>
              <m:sSub>
                <m:sSubPr>
                  <m:ctrlPr>
                    <w:ins w:id="574" w:author="David Bullen" w:date="2025-01-30T14:32:00Z" w16du:dateUtc="2025-01-30T01:32:00Z">
                      <w:rPr>
                        <w:rFonts w:ascii="Cambria Math" w:hAnsi="Cambria Math"/>
                        <w:i/>
                      </w:rPr>
                    </w:ins>
                  </m:ctrlPr>
                </m:sSubPr>
                <m:e>
                  <m:r>
                    <w:ins w:id="575" w:author="David Bullen" w:date="2025-01-30T14:32:00Z" w16du:dateUtc="2025-01-30T01:32:00Z">
                      <w:rPr>
                        <w:rFonts w:ascii="Cambria Math" w:hAnsi="Cambria Math"/>
                      </w:rPr>
                      <m:t>ACCELINKRISKS</m:t>
                    </w:ins>
                  </m:r>
                </m:e>
                <m:sub>
                  <m:r>
                    <w:ins w:id="576" w:author="David Bullen" w:date="2025-01-30T14:32:00Z" w16du:dateUtc="2025-01-30T01:32:00Z">
                      <w:rPr>
                        <w:rFonts w:ascii="Cambria Math" w:hAnsi="Cambria Math"/>
                      </w:rPr>
                      <m:t>i</m:t>
                    </w:ins>
                  </m:r>
                </m:sub>
              </m:sSub>
            </m:oMath>
            <w:ins w:id="577" w:author="David Bullen" w:date="2025-01-30T14:32:00Z" w16du:dateUtc="2025-01-30T01:32:00Z">
              <w:r w:rsidR="008E3E28">
                <w:t xml:space="preserve">  and </w:t>
              </w:r>
            </w:ins>
            <m:oMath>
              <m:sSub>
                <m:sSubPr>
                  <m:ctrlPr>
                    <w:ins w:id="578" w:author="David Bullen" w:date="2025-01-30T14:32:00Z" w16du:dateUtc="2025-01-30T01:32:00Z">
                      <w:rPr>
                        <w:rFonts w:ascii="Cambria Math" w:hAnsi="Cambria Math"/>
                        <w:i/>
                      </w:rPr>
                    </w:ins>
                  </m:ctrlPr>
                </m:sSubPr>
                <m:e>
                  <m:r>
                    <w:ins w:id="579" w:author="David Bullen" w:date="2025-01-30T14:32:00Z" w16du:dateUtc="2025-01-30T01:32:00Z">
                      <w:rPr>
                        <w:rFonts w:ascii="Cambria Math" w:hAnsi="Cambria Math"/>
                      </w:rPr>
                      <m:t>ACECELINKRISKS</m:t>
                    </w:ins>
                  </m:r>
                </m:e>
                <m:sub>
                  <m:r>
                    <w:ins w:id="580" w:author="David Bullen" w:date="2025-01-30T14:32:00Z" w16du:dateUtc="2025-01-30T01:32:00Z">
                      <w:rPr>
                        <w:rFonts w:ascii="Cambria Math" w:hAnsi="Cambria Math"/>
                      </w:rPr>
                      <m:t>i</m:t>
                    </w:ins>
                  </m:r>
                </m:sub>
              </m:sSub>
            </m:oMath>
            <w:ins w:id="581" w:author="David Bullen" w:date="2025-01-30T14:32:00Z" w16du:dateUtc="2025-01-30T01:32:00Z">
              <w:r w:rsidR="008E3E28">
                <w:t xml:space="preserve"> indicate the set of ACCE and ACECE risks associated with </w:t>
              </w:r>
            </w:ins>
            <m:oMath>
              <m:sSub>
                <m:sSubPr>
                  <m:ctrlPr>
                    <w:ins w:id="582" w:author="David Bullen" w:date="2025-01-30T14:32:00Z" w16du:dateUtc="2025-01-30T01:32:00Z">
                      <w:rPr>
                        <w:rFonts w:ascii="Cambria Math" w:hAnsi="Cambria Math"/>
                        <w:i/>
                      </w:rPr>
                    </w:ins>
                  </m:ctrlPr>
                </m:sSubPr>
                <m:e>
                  <m:r>
                    <w:ins w:id="583" w:author="David Bullen" w:date="2025-01-30T14:32:00Z" w16du:dateUtc="2025-01-30T01:32:00Z">
                      <w:rPr>
                        <w:rFonts w:ascii="Cambria Math" w:hAnsi="Cambria Math"/>
                      </w:rPr>
                      <m:t>lr</m:t>
                    </w:ins>
                  </m:r>
                  <m:r>
                    <w:ins w:id="584" w:author="David Bullen" w:date="2025-01-30T14:32:00Z" w16du:dateUtc="2025-01-30T01:32:00Z">
                      <w:rPr>
                        <w:rFonts w:ascii="Cambria Math" w:hAnsi="Cambria Math"/>
                      </w:rPr>
                      <m:t>∈</m:t>
                    </w:ins>
                  </m:r>
                  <m:r>
                    <w:ins w:id="585" w:author="David Bullen" w:date="2025-01-30T14:32:00Z" w16du:dateUtc="2025-01-30T01:32:00Z">
                      <w:rPr>
                        <w:rFonts w:ascii="Cambria Math" w:hAnsi="Cambria Math"/>
                      </w:rPr>
                      <m:t>LINKRISKS</m:t>
                    </w:ins>
                  </m:r>
                </m:e>
                <m:sub>
                  <m:r>
                    <w:ins w:id="586" w:author="David Bullen" w:date="2025-01-30T14:32:00Z" w16du:dateUtc="2025-01-30T01:32:00Z">
                      <w:rPr>
                        <w:rFonts w:ascii="Cambria Math" w:hAnsi="Cambria Math"/>
                      </w:rPr>
                      <m:t>i</m:t>
                    </w:ins>
                  </m:r>
                </m:sub>
              </m:sSub>
            </m:oMath>
          </w:p>
        </w:tc>
      </w:tr>
      <w:tr w:rsidR="00002C15" w14:paraId="0890D6E2"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87" w:author="David Bullen" w:date="2025-01-30T14:32:00Z" w16du:dateUtc="2025-01-30T01:32:00Z">
              <w:tcPr>
                <w:tcW w:w="1424" w:type="dxa"/>
              </w:tcPr>
            </w:tcPrChange>
          </w:tcPr>
          <w:p w14:paraId="2650D4BE" w14:textId="77777777" w:rsidR="00002C15" w:rsidRDefault="00002C15" w:rsidP="006F337F">
            <w:pPr>
              <w:rPr>
                <w:b/>
              </w:rPr>
            </w:pPr>
            <w:r>
              <w:rPr>
                <w:b/>
              </w:rPr>
              <w:t>Reserve Shortfall</w:t>
            </w:r>
          </w:p>
        </w:tc>
        <w:tc>
          <w:tcPr>
            <w:tcW w:w="6374" w:type="dxa"/>
            <w:tcPrChange w:id="588" w:author="David Bullen" w:date="2025-01-30T14:32:00Z" w16du:dateUtc="2025-01-30T01:32:00Z">
              <w:tcPr>
                <w:tcW w:w="6493" w:type="dxa"/>
              </w:tcPr>
            </w:tcPrChange>
          </w:tcPr>
          <w:p w14:paraId="05FE51B2" w14:textId="074B83C5" w:rsidR="00002C15" w:rsidRPr="00326BA8" w:rsidRDefault="00002C15" w:rsidP="006F337F">
            <w:pPr>
              <w:cnfStyle w:val="000000000000" w:firstRow="0" w:lastRow="0" w:firstColumn="0" w:lastColumn="0" w:oddVBand="0" w:evenVBand="0" w:oddHBand="0" w:evenHBand="0" w:firstRowFirstColumn="0" w:firstRowLastColumn="0" w:lastRowFirstColumn="0" w:lastRowLastColumn="0"/>
              <w:rPr>
                <w:rFonts w:cstheme="minorBidi"/>
                <w:iCs/>
                <w:szCs w:val="30"/>
                <w:vertAlign w:val="subscript"/>
                <w:cs/>
                <w:lang w:bidi="th-TH"/>
              </w:rPr>
            </w:pPr>
            <w:r>
              <w:t xml:space="preserve">A Reserve Shortfall </w:t>
            </w:r>
            <w:r w:rsidRPr="00D404B4">
              <w:t xml:space="preserve">is represented by an element of the set </w:t>
            </w:r>
            <w:r>
              <w:rPr>
                <w:i/>
              </w:rPr>
              <w:t>RESERVESHORTFALLS</w:t>
            </w:r>
            <w:r>
              <w:rPr>
                <w:i/>
                <w:vertAlign w:val="subscript"/>
              </w:rPr>
              <w:t>c,rc</w:t>
            </w:r>
            <w:r w:rsidRPr="00D404B4">
              <w:t xml:space="preserve"> indexed by </w:t>
            </w:r>
            <w:r>
              <w:t xml:space="preserve">Risk Class </w:t>
            </w:r>
            <w:r w:rsidRPr="004F5B6B">
              <w:rPr>
                <w:rFonts w:ascii="Times New Roman" w:hAnsi="Times New Roman"/>
                <w:i/>
                <w:iCs/>
              </w:rPr>
              <w:t xml:space="preserve">c </w:t>
            </w:r>
            <w:r w:rsidRPr="004F5B6B">
              <w:rPr>
                <w:rFonts w:ascii="Cambria Math" w:hAnsi="Cambria Math" w:cs="Cambria Math"/>
                <w:i/>
                <w:iCs/>
              </w:rPr>
              <w:t>∈</w:t>
            </w:r>
            <w:r w:rsidRPr="004F5B6B">
              <w:rPr>
                <w:rFonts w:ascii="Times New Roman" w:hAnsi="Times New Roman"/>
                <w:i/>
                <w:iCs/>
              </w:rPr>
              <w:t xml:space="preserve"> RISKCLASSES</w:t>
            </w:r>
            <w:r>
              <w:rPr>
                <w:rFonts w:ascii="Times New Roman" w:hAnsi="Times New Roman"/>
                <w:i/>
                <w:iCs/>
                <w:vertAlign w:val="subscript"/>
              </w:rPr>
              <w:t>i,CE</w:t>
            </w:r>
            <w:r>
              <w:t xml:space="preserve"> and Reserve Class</w:t>
            </w:r>
            <w:r w:rsidR="00B84616">
              <w:t xml:space="preserve"> </w:t>
            </w:r>
            <w:r w:rsidR="00B84616">
              <w:rPr>
                <w:rFonts w:ascii="Cambria Math" w:hAnsi="Cambria Math" w:cs="Cambria Math"/>
                <w:i/>
                <w:iCs/>
              </w:rPr>
              <w:t xml:space="preserve">rc </w:t>
            </w:r>
            <w:r w:rsidR="00B84616" w:rsidRPr="004F5B6B">
              <w:rPr>
                <w:rFonts w:ascii="Cambria Math" w:hAnsi="Cambria Math" w:cs="Cambria Math"/>
                <w:i/>
                <w:iCs/>
              </w:rPr>
              <w:t>∈</w:t>
            </w:r>
            <w:r w:rsidR="00B84616" w:rsidRPr="004F5B6B">
              <w:rPr>
                <w:rFonts w:ascii="Times New Roman" w:hAnsi="Times New Roman"/>
                <w:i/>
                <w:iCs/>
              </w:rPr>
              <w:t xml:space="preserve"> R</w:t>
            </w:r>
            <w:r w:rsidR="00B84616">
              <w:rPr>
                <w:rFonts w:ascii="Times New Roman" w:hAnsi="Times New Roman"/>
                <w:i/>
                <w:iCs/>
              </w:rPr>
              <w:t>ESERVE</w:t>
            </w:r>
            <w:r w:rsidR="00B84616" w:rsidRPr="004F5B6B">
              <w:rPr>
                <w:rFonts w:ascii="Times New Roman" w:hAnsi="Times New Roman"/>
                <w:i/>
                <w:iCs/>
              </w:rPr>
              <w:t>CLASSES</w:t>
            </w:r>
            <w:r>
              <w:t xml:space="preserve">. </w:t>
            </w:r>
          </w:p>
        </w:tc>
      </w:tr>
      <w:tr w:rsidR="00627859" w14:paraId="235E71F8"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89" w:author="David Bullen" w:date="2025-01-30T14:32:00Z" w16du:dateUtc="2025-01-30T01:32:00Z">
              <w:tcPr>
                <w:tcW w:w="1424" w:type="dxa"/>
              </w:tcPr>
            </w:tcPrChange>
          </w:tcPr>
          <w:p w14:paraId="66A57F91" w14:textId="77777777" w:rsidR="00627859" w:rsidRPr="0058708D" w:rsidRDefault="00627859" w:rsidP="00627859">
            <w:pPr>
              <w:rPr>
                <w:b/>
              </w:rPr>
            </w:pPr>
            <w:r w:rsidRPr="0058708D">
              <w:rPr>
                <w:b/>
              </w:rPr>
              <w:t>Security Measure</w:t>
            </w:r>
          </w:p>
        </w:tc>
        <w:tc>
          <w:tcPr>
            <w:tcW w:w="6374" w:type="dxa"/>
            <w:tcPrChange w:id="590" w:author="David Bullen" w:date="2025-01-30T14:32:00Z" w16du:dateUtc="2025-01-30T01:32:00Z">
              <w:tcPr>
                <w:tcW w:w="6493" w:type="dxa"/>
              </w:tcPr>
            </w:tcPrChange>
          </w:tcPr>
          <w:p w14:paraId="761BCB98"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Security Measure is represented by an element of the set </w:t>
            </w:r>
            <w:r>
              <w:rPr>
                <w:i/>
              </w:rPr>
              <w:t>SECURITY</w:t>
            </w:r>
            <w:r>
              <w:t xml:space="preserve"> and is indexed by </w:t>
            </w:r>
            <w:r>
              <w:rPr>
                <w:i/>
              </w:rPr>
              <w:t>v</w:t>
            </w:r>
            <w:r>
              <w:t xml:space="preserve">.  </w:t>
            </w:r>
            <w:r w:rsidRPr="00EF573B">
              <w:t xml:space="preserve">The System </w:t>
            </w:r>
            <w:r>
              <w:t>O</w:t>
            </w:r>
            <w:r w:rsidRPr="00EF573B">
              <w:t xml:space="preserve">perator can adjust </w:t>
            </w:r>
            <w:r>
              <w:t xml:space="preserve">the </w:t>
            </w:r>
            <w:r w:rsidRPr="00EF573B">
              <w:t xml:space="preserve">parameters to meet the </w:t>
            </w:r>
            <w:r>
              <w:t xml:space="preserve">Common Quality requirements of the </w:t>
            </w:r>
            <w:r w:rsidRPr="00EF573B">
              <w:t>Electricity Industry Participation Code.</w:t>
            </w:r>
          </w:p>
        </w:tc>
      </w:tr>
      <w:tr w:rsidR="00627859" w14:paraId="1339884A" w14:textId="77777777" w:rsidTr="00D32B40">
        <w:tc>
          <w:tcPr>
            <w:cnfStyle w:val="001000000000" w:firstRow="0" w:lastRow="0" w:firstColumn="1" w:lastColumn="0" w:oddVBand="0" w:evenVBand="0" w:oddHBand="0" w:evenHBand="0" w:firstRowFirstColumn="0" w:firstRowLastColumn="0" w:lastRowFirstColumn="0" w:lastRowLastColumn="0"/>
            <w:tcW w:w="1424" w:type="dxa"/>
            <w:tcPrChange w:id="591" w:author="David Bullen" w:date="2025-01-30T14:32:00Z" w16du:dateUtc="2025-01-30T01:32:00Z">
              <w:tcPr>
                <w:tcW w:w="1424" w:type="dxa"/>
              </w:tcPr>
            </w:tcPrChange>
          </w:tcPr>
          <w:p w14:paraId="7946F25C" w14:textId="77777777" w:rsidR="00627859" w:rsidRPr="0058708D" w:rsidRDefault="00627859" w:rsidP="00627859">
            <w:pPr>
              <w:rPr>
                <w:b/>
              </w:rPr>
            </w:pPr>
            <w:r>
              <w:rPr>
                <w:b/>
              </w:rPr>
              <w:t>Reserve Direction</w:t>
            </w:r>
          </w:p>
        </w:tc>
        <w:tc>
          <w:tcPr>
            <w:tcW w:w="6374" w:type="dxa"/>
            <w:tcPrChange w:id="592" w:author="David Bullen" w:date="2025-01-30T14:32:00Z" w16du:dateUtc="2025-01-30T01:32:00Z">
              <w:tcPr>
                <w:tcW w:w="6493" w:type="dxa"/>
              </w:tcPr>
            </w:tcPrChange>
          </w:tcPr>
          <w:p w14:paraId="31CCA743"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Set indicating the direction of reserve sharing. This set is indexed by element </w:t>
            </w:r>
            <w:r w:rsidRPr="00001E74">
              <w:rPr>
                <w:i/>
              </w:rPr>
              <w:t>rd</w:t>
            </w:r>
            <w:r>
              <w:t xml:space="preserve">. </w:t>
            </w:r>
            <m:oMath>
              <m:r>
                <w:rPr>
                  <w:rFonts w:ascii="Cambria Math" w:hAnsi="Cambria Math"/>
                </w:rPr>
                <m:t>RESERVEDIRECTIONS=</m:t>
              </m:r>
              <m:d>
                <m:dPr>
                  <m:begChr m:val="{"/>
                  <m:endChr m:val="}"/>
                  <m:ctrlPr>
                    <w:rPr>
                      <w:rFonts w:ascii="Cambria Math" w:hAnsi="Cambria Math"/>
                      <w:i/>
                    </w:rPr>
                  </m:ctrlPr>
                </m:dPr>
                <m:e>
                  <m:r>
                    <w:rPr>
                      <w:rFonts w:ascii="Cambria Math" w:hAnsi="Cambria Math"/>
                    </w:rPr>
                    <m:t>Forward,Reverse</m:t>
                  </m:r>
                </m:e>
              </m:d>
            </m:oMath>
          </w:p>
        </w:tc>
      </w:tr>
      <w:tr w:rsidR="00BC542B" w14:paraId="4FC0A30C" w14:textId="77777777" w:rsidTr="00D32B40">
        <w:trPr>
          <w:ins w:id="593"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1424" w:type="dxa"/>
          </w:tcPr>
          <w:p w14:paraId="420C57F9" w14:textId="77777777" w:rsidR="00D32B40" w:rsidRPr="0058708D" w:rsidRDefault="00D32B40" w:rsidP="00B673AA">
            <w:pPr>
              <w:rPr>
                <w:ins w:id="594" w:author="David Bullen" w:date="2025-01-30T14:32:00Z" w16du:dateUtc="2025-01-30T01:32:00Z"/>
                <w:b/>
              </w:rPr>
            </w:pPr>
            <w:bookmarkStart w:id="595" w:name="_Hlk188532400"/>
            <w:ins w:id="596" w:author="David Bullen" w:date="2025-01-30T14:32:00Z" w16du:dateUtc="2025-01-30T01:32:00Z">
              <w:r>
                <w:rPr>
                  <w:b/>
                </w:rPr>
                <w:t>Risk Group</w:t>
              </w:r>
            </w:ins>
          </w:p>
        </w:tc>
        <w:tc>
          <w:tcPr>
            <w:tcW w:w="6374" w:type="dxa"/>
          </w:tcPr>
          <w:p w14:paraId="6E97C72B" w14:textId="77777777" w:rsidR="00D32B40" w:rsidRDefault="00D32B40" w:rsidP="00B673AA">
            <w:pPr>
              <w:cnfStyle w:val="000000000000" w:firstRow="0" w:lastRow="0" w:firstColumn="0" w:lastColumn="0" w:oddVBand="0" w:evenVBand="0" w:oddHBand="0" w:evenHBand="0" w:firstRowFirstColumn="0" w:firstRowLastColumn="0" w:lastRowFirstColumn="0" w:lastRowLastColumn="0"/>
              <w:rPr>
                <w:ins w:id="597" w:author="David Bullen" w:date="2025-01-30T14:32:00Z" w16du:dateUtc="2025-01-30T01:32:00Z"/>
              </w:rPr>
            </w:pPr>
            <w:ins w:id="598" w:author="David Bullen" w:date="2025-01-30T14:32:00Z" w16du:dateUtc="2025-01-30T01:32:00Z">
              <w:r>
                <w:t xml:space="preserve">A Risk Group represents a collection of generation and reserve offers treated as a group risk. A Risk Group is represented by an element of the set </w:t>
              </w:r>
              <w:r w:rsidRPr="001C75CE">
                <w:rPr>
                  <w:i/>
                </w:rPr>
                <w:t>RISKGROUPS</w:t>
              </w:r>
              <w:r>
                <w:t xml:space="preserve"> and is indexed by element </w:t>
              </w:r>
              <w:r w:rsidRPr="001C75CE">
                <w:rPr>
                  <w:i/>
                </w:rPr>
                <w:t>rg</w:t>
              </w:r>
              <w:r>
                <w:t xml:space="preserve">.  </w:t>
              </w:r>
            </w:ins>
          </w:p>
        </w:tc>
      </w:tr>
      <w:tr w:rsidR="00BC542B" w14:paraId="2C3D2DA2" w14:textId="77777777" w:rsidTr="00D32B40">
        <w:trPr>
          <w:ins w:id="599"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1424" w:type="dxa"/>
          </w:tcPr>
          <w:p w14:paraId="52A2D072" w14:textId="62FB0A9D" w:rsidR="00D32B40" w:rsidRDefault="00D32B40" w:rsidP="00627859">
            <w:pPr>
              <w:rPr>
                <w:ins w:id="600" w:author="David Bullen" w:date="2025-01-30T14:32:00Z" w16du:dateUtc="2025-01-30T01:32:00Z"/>
                <w:b/>
              </w:rPr>
            </w:pPr>
            <w:ins w:id="601" w:author="David Bullen" w:date="2025-01-30T14:32:00Z" w16du:dateUtc="2025-01-30T01:32:00Z">
              <w:r>
                <w:rPr>
                  <w:b/>
                </w:rPr>
                <w:t>Link Risk</w:t>
              </w:r>
            </w:ins>
          </w:p>
        </w:tc>
        <w:tc>
          <w:tcPr>
            <w:tcW w:w="6374" w:type="dxa"/>
          </w:tcPr>
          <w:p w14:paraId="4B2381F3" w14:textId="7D370F55" w:rsidR="00D32B40" w:rsidRDefault="008519C5" w:rsidP="00627859">
            <w:pPr>
              <w:cnfStyle w:val="000000000000" w:firstRow="0" w:lastRow="0" w:firstColumn="0" w:lastColumn="0" w:oddVBand="0" w:evenVBand="0" w:oddHBand="0" w:evenHBand="0" w:firstRowFirstColumn="0" w:firstRowLastColumn="0" w:lastRowFirstColumn="0" w:lastRowLastColumn="0"/>
              <w:rPr>
                <w:ins w:id="602" w:author="David Bullen" w:date="2025-01-30T14:32:00Z" w16du:dateUtc="2025-01-30T01:32:00Z"/>
              </w:rPr>
            </w:pPr>
            <w:ins w:id="603" w:author="David Bullen" w:date="2025-01-30T14:32:00Z" w16du:dateUtc="2025-01-30T01:32:00Z">
              <w:r w:rsidRPr="008519C5">
                <w:t xml:space="preserve">A Link Risk is represented by an element of the set </w:t>
              </w:r>
              <w:r w:rsidRPr="008519C5">
                <w:rPr>
                  <w:rFonts w:ascii="Times New Roman" w:hAnsi="Times New Roman"/>
                  <w:i/>
                  <w:iCs/>
                  <w:sz w:val="24"/>
                  <w:szCs w:val="24"/>
                </w:rPr>
                <w:t>LINKRISKS</w:t>
              </w:r>
              <w:r w:rsidRPr="008519C5">
                <w:t xml:space="preserve"> indexed by element </w:t>
              </w:r>
              <w:r w:rsidRPr="008519C5">
                <w:rPr>
                  <w:rFonts w:ascii="Times New Roman" w:hAnsi="Times New Roman"/>
                  <w:i/>
                  <w:iCs/>
                  <w:sz w:val="24"/>
                  <w:szCs w:val="24"/>
                </w:rPr>
                <w:t>lr</w:t>
              </w:r>
              <w:r w:rsidRPr="008519C5">
                <w:t xml:space="preserve">.  A Link Risk represents a collection of one or more </w:t>
              </w:r>
              <w:r w:rsidRPr="008519C5">
                <w:rPr>
                  <w:rFonts w:ascii="Times New Roman" w:hAnsi="Times New Roman"/>
                  <w:i/>
                  <w:iCs/>
                  <w:sz w:val="24"/>
                  <w:szCs w:val="24"/>
                </w:rPr>
                <w:t>ACLines</w:t>
              </w:r>
              <w:r w:rsidRPr="008519C5">
                <w:rPr>
                  <w:rFonts w:ascii="Times New Roman" w:hAnsi="Times New Roman"/>
                  <w:i/>
                  <w:iCs/>
                  <w:sz w:val="24"/>
                  <w:szCs w:val="24"/>
                  <w:vertAlign w:val="subscript"/>
                </w:rPr>
                <w:t>k</w:t>
              </w:r>
              <w:r w:rsidRPr="008519C5">
                <w:rPr>
                  <w:rFonts w:ascii="Times New Roman" w:hAnsi="Times New Roman"/>
                  <w:i/>
                  <w:iCs/>
                  <w:sz w:val="24"/>
                  <w:szCs w:val="24"/>
                </w:rPr>
                <w:t xml:space="preserve"> </w:t>
              </w:r>
              <w:r w:rsidRPr="008519C5">
                <w:t>whose flow in a specified direction represents export from within an area where loss of this export presents a risk to the power system outside of the area. A Link Risk definition also specifies reserve offers which are within the area, these reserves cannot be used to cover the export risk.</w:t>
              </w:r>
            </w:ins>
          </w:p>
        </w:tc>
      </w:tr>
    </w:tbl>
    <w:p w14:paraId="2C35F941" w14:textId="77777777" w:rsidR="00714039" w:rsidRPr="00511198" w:rsidRDefault="00714039" w:rsidP="00714039">
      <w:pPr>
        <w:pStyle w:val="Heading2"/>
        <w:tabs>
          <w:tab w:val="clear" w:pos="1440"/>
        </w:tabs>
        <w:ind w:left="851" w:hanging="851"/>
        <w:jc w:val="left"/>
      </w:pPr>
      <w:bookmarkStart w:id="604" w:name="_Toc189139588"/>
      <w:bookmarkStart w:id="605" w:name="_Toc131539243"/>
      <w:bookmarkEnd w:id="595"/>
      <w:r w:rsidRPr="00511198">
        <w:t>Derived Sets</w:t>
      </w:r>
      <w:bookmarkEnd w:id="604"/>
      <w:bookmarkEnd w:id="605"/>
    </w:p>
    <w:p w14:paraId="22B91267" w14:textId="28604E28" w:rsidR="00714039" w:rsidRDefault="00714039" w:rsidP="00714039">
      <w:pPr>
        <w:pStyle w:val="BodyText"/>
      </w:pPr>
      <w:r>
        <w:t xml:space="preserve">Numerous subsets of the fundamental sets are of interest.  A subscripted fundamental set represents all elements of the fundamental set having the attribute represented by the subscript. </w:t>
      </w:r>
    </w:p>
    <w:tbl>
      <w:tblPr>
        <w:tblStyle w:val="SOReportTable"/>
        <w:tblW w:w="7844" w:type="dxa"/>
        <w:tblLook w:val="04A0" w:firstRow="1" w:lastRow="0" w:firstColumn="1" w:lastColumn="0" w:noHBand="0" w:noVBand="1"/>
        <w:tblPrChange w:id="606" w:author="David Bullen" w:date="2025-01-30T14:32:00Z" w16du:dateUtc="2025-01-30T01:32:00Z">
          <w:tblPr>
            <w:tblStyle w:val="SOReportTable"/>
            <w:tblW w:w="0" w:type="auto"/>
            <w:tblLook w:val="04A0" w:firstRow="1" w:lastRow="0" w:firstColumn="1" w:lastColumn="0" w:noHBand="0" w:noVBand="1"/>
          </w:tblPr>
        </w:tblPrChange>
      </w:tblPr>
      <w:tblGrid>
        <w:gridCol w:w="2967"/>
        <w:gridCol w:w="7"/>
        <w:gridCol w:w="4824"/>
        <w:gridCol w:w="46"/>
        <w:tblGridChange w:id="607">
          <w:tblGrid>
            <w:gridCol w:w="2967"/>
            <w:gridCol w:w="7"/>
            <w:gridCol w:w="4824"/>
            <w:gridCol w:w="46"/>
          </w:tblGrid>
        </w:tblGridChange>
      </w:tblGrid>
      <w:tr w:rsidR="00714039" w14:paraId="27785206" w14:textId="77777777" w:rsidTr="0058452B">
        <w:trPr>
          <w:gridAfter w:val="1"/>
          <w:cnfStyle w:val="100000000000" w:firstRow="1" w:lastRow="0" w:firstColumn="0" w:lastColumn="0" w:oddVBand="0" w:evenVBand="0" w:oddHBand="0" w:evenHBand="0" w:firstRowFirstColumn="0" w:firstRowLastColumn="0" w:lastRowFirstColumn="0" w:lastRowLastColumn="0"/>
          <w:wAfter w:w="46" w:type="dxa"/>
          <w:trPrChange w:id="608"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09" w:author="David Bullen" w:date="2025-01-30T14:32:00Z" w16du:dateUtc="2025-01-30T01:32:00Z">
              <w:tcPr>
                <w:tcW w:w="2974" w:type="dxa"/>
                <w:vAlign w:val="center"/>
              </w:tcPr>
            </w:tcPrChange>
          </w:tcPr>
          <w:p w14:paraId="3103B224" w14:textId="77777777" w:rsidR="00714039" w:rsidRDefault="00714039" w:rsidP="00D872AD">
            <w:pPr>
              <w:pStyle w:val="BodyText"/>
              <w:ind w:left="0"/>
              <w:jc w:val="left"/>
              <w:cnfStyle w:val="101000000000" w:firstRow="1" w:lastRow="0" w:firstColumn="1" w:lastColumn="0" w:oddVBand="0" w:evenVBand="0" w:oddHBand="0" w:evenHBand="0" w:firstRowFirstColumn="0" w:firstRowLastColumn="0" w:lastRowFirstColumn="0" w:lastRowLastColumn="0"/>
              <w:rPr>
                <w:lang w:eastAsia="en-GB"/>
              </w:rPr>
            </w:pPr>
            <w:r>
              <w:rPr>
                <w:lang w:eastAsia="en-GB"/>
              </w:rPr>
              <w:t>Derived Set</w:t>
            </w:r>
          </w:p>
        </w:tc>
        <w:tc>
          <w:tcPr>
            <w:tcW w:w="4831" w:type="dxa"/>
            <w:gridSpan w:val="2"/>
            <w:vAlign w:val="center"/>
            <w:tcPrChange w:id="610" w:author="David Bullen" w:date="2025-01-30T14:32:00Z" w16du:dateUtc="2025-01-30T01:32:00Z">
              <w:tcPr>
                <w:tcW w:w="4870" w:type="dxa"/>
                <w:gridSpan w:val="2"/>
                <w:vAlign w:val="center"/>
              </w:tcPr>
            </w:tcPrChange>
          </w:tcPr>
          <w:p w14:paraId="75D5D5CF" w14:textId="77777777" w:rsidR="00714039" w:rsidRDefault="00714039" w:rsidP="00D872AD">
            <w:pPr>
              <w:pStyle w:val="BodyText"/>
              <w:ind w:left="0"/>
              <w:jc w:val="left"/>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857E33" w14:paraId="2DD384D5" w14:textId="77777777" w:rsidTr="0058452B">
        <w:trPr>
          <w:gridAfter w:val="1"/>
          <w:wAfter w:w="46" w:type="dxa"/>
          <w:trPrChange w:id="611"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tcPrChange w:id="612" w:author="David Bullen" w:date="2025-01-30T14:32:00Z" w16du:dateUtc="2025-01-30T01:32:00Z">
              <w:tcPr>
                <w:tcW w:w="2974" w:type="dxa"/>
              </w:tcPr>
            </w:tcPrChange>
          </w:tcPr>
          <w:p w14:paraId="53EC2DDF" w14:textId="2343AE1E" w:rsidR="00857E33" w:rsidRPr="00857E33" w:rsidRDefault="00857E33" w:rsidP="009D0008">
            <w:pPr>
              <w:pStyle w:val="Equation"/>
              <w:spacing w:after="120"/>
              <w:rPr>
                <w:vertAlign w:val="subscript"/>
              </w:rPr>
            </w:pPr>
            <w:proofErr w:type="spellStart"/>
            <w:r>
              <w:t>ELECTRICALISLAND</w:t>
            </w:r>
            <w:r>
              <w:rPr>
                <w:vertAlign w:val="subscript"/>
              </w:rPr>
              <w:t>pn</w:t>
            </w:r>
            <w:proofErr w:type="spellEnd"/>
          </w:p>
        </w:tc>
        <w:tc>
          <w:tcPr>
            <w:tcW w:w="4831" w:type="dxa"/>
            <w:gridSpan w:val="2"/>
            <w:tcPrChange w:id="613" w:author="David Bullen" w:date="2025-01-30T14:32:00Z" w16du:dateUtc="2025-01-30T01:32:00Z">
              <w:tcPr>
                <w:tcW w:w="4870" w:type="dxa"/>
                <w:gridSpan w:val="2"/>
              </w:tcPr>
            </w:tcPrChange>
          </w:tcPr>
          <w:p w14:paraId="26A89E74" w14:textId="383C87F1" w:rsidR="00857E33" w:rsidRDefault="009A3B2A" w:rsidP="00EB6024">
            <w:pPr>
              <w:cnfStyle w:val="000000000000" w:firstRow="0" w:lastRow="0" w:firstColumn="0" w:lastColumn="0" w:oddVBand="0" w:evenVBand="0" w:oddHBand="0" w:evenHBand="0" w:firstRowFirstColumn="0" w:firstRowLastColumn="0" w:lastRowFirstColumn="0" w:lastRowLastColumn="0"/>
            </w:pPr>
            <w:r>
              <w:t xml:space="preserve">A group of </w:t>
            </w:r>
            <w:r w:rsidR="002D203E">
              <w:t xml:space="preserve">Pnodes </w:t>
            </w:r>
            <w:r w:rsidR="002D203E" w:rsidRPr="00FD07F1">
              <w:t xml:space="preserve">that are electrically connected </w:t>
            </w:r>
            <w:r w:rsidR="002D203E">
              <w:t>by the AC System</w:t>
            </w:r>
          </w:p>
        </w:tc>
      </w:tr>
      <w:tr w:rsidR="00745199" w14:paraId="1ECACF67" w14:textId="77777777" w:rsidTr="0058452B">
        <w:trPr>
          <w:gridAfter w:val="1"/>
          <w:wAfter w:w="46" w:type="dxa"/>
          <w:trPrChange w:id="614"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tcPrChange w:id="615" w:author="David Bullen" w:date="2025-01-30T14:32:00Z" w16du:dateUtc="2025-01-30T01:32:00Z">
              <w:tcPr>
                <w:tcW w:w="2974" w:type="dxa"/>
              </w:tcPr>
            </w:tcPrChange>
          </w:tcPr>
          <w:p w14:paraId="798E1286" w14:textId="77777777" w:rsidR="00745199" w:rsidRPr="0008027D" w:rsidRDefault="00745199" w:rsidP="009D0008">
            <w:pPr>
              <w:pStyle w:val="Equation"/>
              <w:spacing w:after="120"/>
              <w:rPr>
                <w:vertAlign w:val="subscript"/>
              </w:rPr>
            </w:pPr>
            <w:proofErr w:type="spellStart"/>
            <w:r>
              <w:t>DEADACNODES</w:t>
            </w:r>
            <w:r>
              <w:rPr>
                <w:vertAlign w:val="subscript"/>
              </w:rPr>
              <w:t>n</w:t>
            </w:r>
            <w:proofErr w:type="spellEnd"/>
          </w:p>
        </w:tc>
        <w:tc>
          <w:tcPr>
            <w:tcW w:w="4831" w:type="dxa"/>
            <w:gridSpan w:val="2"/>
            <w:tcPrChange w:id="616" w:author="David Bullen" w:date="2025-01-30T14:32:00Z" w16du:dateUtc="2025-01-30T01:32:00Z">
              <w:tcPr>
                <w:tcW w:w="4870" w:type="dxa"/>
                <w:gridSpan w:val="2"/>
              </w:tcPr>
            </w:tcPrChange>
          </w:tcPr>
          <w:p w14:paraId="5A69901F" w14:textId="0B75D9A8" w:rsidR="00745199" w:rsidRDefault="00745199" w:rsidP="00EB6024">
            <w:pPr>
              <w:cnfStyle w:val="000000000000" w:firstRow="0" w:lastRow="0" w:firstColumn="0" w:lastColumn="0" w:oddVBand="0" w:evenVBand="0" w:oddHBand="0" w:evenHBand="0" w:firstRowFirstColumn="0" w:firstRowLastColumn="0" w:lastRowFirstColumn="0" w:lastRowLastColumn="0"/>
            </w:pPr>
            <w:r>
              <w:t xml:space="preserve">ACNodes that are not able to make a meaningful contribution to the </w:t>
            </w:r>
            <w:r w:rsidR="002B4544">
              <w:t>solution</w:t>
            </w:r>
          </w:p>
        </w:tc>
      </w:tr>
      <w:tr w:rsidR="0008027D" w14:paraId="6C806A9E" w14:textId="77777777" w:rsidTr="0058452B">
        <w:trPr>
          <w:gridAfter w:val="1"/>
          <w:wAfter w:w="46" w:type="dxa"/>
          <w:trPrChange w:id="617"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18" w:author="David Bullen" w:date="2025-01-30T14:32:00Z" w16du:dateUtc="2025-01-30T01:32:00Z">
              <w:tcPr>
                <w:tcW w:w="2974" w:type="dxa"/>
                <w:vAlign w:val="center"/>
              </w:tcPr>
            </w:tcPrChange>
          </w:tcPr>
          <w:p w14:paraId="5AE3FA80" w14:textId="1AFFA335" w:rsidR="0008027D" w:rsidRPr="0008027D" w:rsidRDefault="0008027D" w:rsidP="009D0008">
            <w:pPr>
              <w:pStyle w:val="Equation"/>
              <w:spacing w:after="120"/>
              <w:rPr>
                <w:vertAlign w:val="subscript"/>
              </w:rPr>
            </w:pPr>
            <w:proofErr w:type="spellStart"/>
            <w:r>
              <w:t>DEADPNODES</w:t>
            </w:r>
            <w:r>
              <w:rPr>
                <w:vertAlign w:val="subscript"/>
              </w:rPr>
              <w:t>pn</w:t>
            </w:r>
            <w:proofErr w:type="spellEnd"/>
          </w:p>
        </w:tc>
        <w:tc>
          <w:tcPr>
            <w:tcW w:w="4831" w:type="dxa"/>
            <w:gridSpan w:val="2"/>
            <w:vAlign w:val="center"/>
            <w:tcPrChange w:id="619" w:author="David Bullen" w:date="2025-01-30T14:32:00Z" w16du:dateUtc="2025-01-30T01:32:00Z">
              <w:tcPr>
                <w:tcW w:w="4870" w:type="dxa"/>
                <w:gridSpan w:val="2"/>
                <w:vAlign w:val="center"/>
              </w:tcPr>
            </w:tcPrChange>
          </w:tcPr>
          <w:p w14:paraId="770DEE6B" w14:textId="5FBF82F2" w:rsidR="0008027D" w:rsidRDefault="00B34938" w:rsidP="00D872AD">
            <w:pPr>
              <w:cnfStyle w:val="000000000000" w:firstRow="0" w:lastRow="0" w:firstColumn="0" w:lastColumn="0" w:oddVBand="0" w:evenVBand="0" w:oddHBand="0" w:evenHBand="0" w:firstRowFirstColumn="0" w:firstRowLastColumn="0" w:lastRowFirstColumn="0" w:lastRowLastColumn="0"/>
            </w:pPr>
            <w:r>
              <w:t xml:space="preserve">Pnodes that </w:t>
            </w:r>
            <w:r w:rsidR="00A73A2E">
              <w:t xml:space="preserve">are not able to make a meaningful contribution to the </w:t>
            </w:r>
            <w:r w:rsidR="002B4544">
              <w:t>solution</w:t>
            </w:r>
          </w:p>
        </w:tc>
      </w:tr>
      <w:tr w:rsidR="00D7726A" w14:paraId="14A8FC8A" w14:textId="77777777" w:rsidTr="0058452B">
        <w:trPr>
          <w:gridAfter w:val="1"/>
          <w:wAfter w:w="46" w:type="dxa"/>
          <w:trPrChange w:id="620"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21" w:author="David Bullen" w:date="2025-01-30T14:32:00Z" w16du:dateUtc="2025-01-30T01:32:00Z">
              <w:tcPr>
                <w:tcW w:w="2974" w:type="dxa"/>
                <w:vAlign w:val="center"/>
              </w:tcPr>
            </w:tcPrChange>
          </w:tcPr>
          <w:p w14:paraId="15F3EF8B" w14:textId="6EDA1172" w:rsidR="00D7726A" w:rsidRDefault="00D7726A" w:rsidP="009D0008">
            <w:pPr>
              <w:pStyle w:val="Equation"/>
              <w:spacing w:after="120"/>
            </w:pPr>
            <w:proofErr w:type="spellStart"/>
            <w:r>
              <w:t>DISCONNECTEDPNODES</w:t>
            </w:r>
            <w:r>
              <w:rPr>
                <w:vertAlign w:val="subscript"/>
              </w:rPr>
              <w:t>pn</w:t>
            </w:r>
            <w:proofErr w:type="spellEnd"/>
          </w:p>
        </w:tc>
        <w:tc>
          <w:tcPr>
            <w:tcW w:w="4831" w:type="dxa"/>
            <w:gridSpan w:val="2"/>
            <w:vAlign w:val="center"/>
            <w:tcPrChange w:id="622" w:author="David Bullen" w:date="2025-01-30T14:32:00Z" w16du:dateUtc="2025-01-30T01:32:00Z">
              <w:tcPr>
                <w:tcW w:w="4870" w:type="dxa"/>
                <w:gridSpan w:val="2"/>
                <w:vAlign w:val="center"/>
              </w:tcPr>
            </w:tcPrChange>
          </w:tcPr>
          <w:p w14:paraId="4A39561A" w14:textId="664EA4E2" w:rsidR="00D7726A" w:rsidRDefault="004711E1" w:rsidP="00D7726A">
            <w:pPr>
              <w:cnfStyle w:val="000000000000" w:firstRow="0" w:lastRow="0" w:firstColumn="0" w:lastColumn="0" w:oddVBand="0" w:evenVBand="0" w:oddHBand="0" w:evenHBand="0" w:firstRowFirstColumn="0" w:firstRowLastColumn="0" w:lastRowFirstColumn="0" w:lastRowLastColumn="0"/>
            </w:pPr>
            <w:r>
              <w:t xml:space="preserve">Pnodes that are in the set of </w:t>
            </w:r>
            <w:proofErr w:type="spellStart"/>
            <w:r w:rsidRPr="00CB1627">
              <w:rPr>
                <w:i/>
                <w:iCs/>
              </w:rPr>
              <w:t>DeadPnodes</w:t>
            </w:r>
            <w:proofErr w:type="spellEnd"/>
            <w:r w:rsidRPr="00CB1627">
              <w:rPr>
                <w:i/>
                <w:iCs/>
              </w:rPr>
              <w:t xml:space="preserve"> </w:t>
            </w:r>
            <w:r>
              <w:t>and have a scheduled load of zero</w:t>
            </w:r>
          </w:p>
        </w:tc>
      </w:tr>
      <w:tr w:rsidR="009D0008" w14:paraId="32F6DFD0" w14:textId="77777777" w:rsidTr="0058452B">
        <w:trPr>
          <w:gridAfter w:val="1"/>
          <w:wAfter w:w="46" w:type="dxa"/>
          <w:trPrChange w:id="623"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24" w:author="David Bullen" w:date="2025-01-30T14:32:00Z" w16du:dateUtc="2025-01-30T01:32:00Z">
              <w:tcPr>
                <w:tcW w:w="2974" w:type="dxa"/>
                <w:vAlign w:val="center"/>
              </w:tcPr>
            </w:tcPrChange>
          </w:tcPr>
          <w:p w14:paraId="1438F2C4" w14:textId="2D3D507C" w:rsidR="009D0008" w:rsidRPr="009D0008" w:rsidRDefault="009D0008" w:rsidP="009D0008">
            <w:pPr>
              <w:pStyle w:val="Equation"/>
              <w:spacing w:after="120"/>
              <w:rPr>
                <w:vertAlign w:val="subscript"/>
              </w:rPr>
            </w:pPr>
            <w:proofErr w:type="spellStart"/>
            <w:r>
              <w:t>ISLANDPNODES</w:t>
            </w:r>
            <w:r>
              <w:rPr>
                <w:vertAlign w:val="subscript"/>
              </w:rPr>
              <w:t>pn</w:t>
            </w:r>
            <w:proofErr w:type="spellEnd"/>
          </w:p>
        </w:tc>
        <w:tc>
          <w:tcPr>
            <w:tcW w:w="4831" w:type="dxa"/>
            <w:gridSpan w:val="2"/>
            <w:vAlign w:val="center"/>
            <w:tcPrChange w:id="625" w:author="David Bullen" w:date="2025-01-30T14:32:00Z" w16du:dateUtc="2025-01-30T01:32:00Z">
              <w:tcPr>
                <w:tcW w:w="4870" w:type="dxa"/>
                <w:gridSpan w:val="2"/>
                <w:vAlign w:val="center"/>
              </w:tcPr>
            </w:tcPrChange>
          </w:tcPr>
          <w:p w14:paraId="67C60691" w14:textId="54E3A752" w:rsidR="009D0008" w:rsidRDefault="009D0008" w:rsidP="00D7726A">
            <w:pPr>
              <w:cnfStyle w:val="000000000000" w:firstRow="0" w:lastRow="0" w:firstColumn="0" w:lastColumn="0" w:oddVBand="0" w:evenVBand="0" w:oddHBand="0" w:evenHBand="0" w:firstRowFirstColumn="0" w:firstRowLastColumn="0" w:lastRowFirstColumn="0" w:lastRowLastColumn="0"/>
            </w:pPr>
            <w:r>
              <w:t xml:space="preserve">Pnodes belonging to </w:t>
            </w:r>
            <w:r w:rsidR="00CB1627">
              <w:t>physical I</w:t>
            </w:r>
            <w:r>
              <w:t>sland i</w:t>
            </w:r>
          </w:p>
        </w:tc>
      </w:tr>
      <w:tr w:rsidR="00D7726A" w14:paraId="539DE659" w14:textId="77777777" w:rsidTr="0058452B">
        <w:trPr>
          <w:gridAfter w:val="1"/>
          <w:wAfter w:w="46" w:type="dxa"/>
          <w:trPrChange w:id="626"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27" w:author="David Bullen" w:date="2025-01-30T14:32:00Z" w16du:dateUtc="2025-01-30T01:32:00Z">
              <w:tcPr>
                <w:tcW w:w="2974" w:type="dxa"/>
                <w:vAlign w:val="center"/>
              </w:tcPr>
            </w:tcPrChange>
          </w:tcPr>
          <w:p w14:paraId="4DEF7257" w14:textId="77777777" w:rsidR="00D7726A" w:rsidRPr="00D73323" w:rsidRDefault="00D7726A" w:rsidP="009D0008">
            <w:pPr>
              <w:pStyle w:val="Equation"/>
              <w:spacing w:after="120"/>
              <w:rPr>
                <w:b/>
              </w:rPr>
            </w:pPr>
            <w:proofErr w:type="spellStart"/>
            <w:r>
              <w:t>OFFERS</w:t>
            </w:r>
            <w:r>
              <w:rPr>
                <w:vertAlign w:val="subscript"/>
              </w:rPr>
              <w:t>i</w:t>
            </w:r>
            <w:proofErr w:type="spellEnd"/>
          </w:p>
        </w:tc>
        <w:tc>
          <w:tcPr>
            <w:tcW w:w="4831" w:type="dxa"/>
            <w:gridSpan w:val="2"/>
            <w:vAlign w:val="center"/>
            <w:tcPrChange w:id="628" w:author="David Bullen" w:date="2025-01-30T14:32:00Z" w16du:dateUtc="2025-01-30T01:32:00Z">
              <w:tcPr>
                <w:tcW w:w="4870" w:type="dxa"/>
                <w:gridSpan w:val="2"/>
                <w:vAlign w:val="center"/>
              </w:tcPr>
            </w:tcPrChange>
          </w:tcPr>
          <w:p w14:paraId="76025C5A" w14:textId="179A83A8"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t>G</w:t>
            </w:r>
            <w:r w:rsidRPr="00D404B4">
              <w:t xml:space="preserve">eneration offers belonging to </w:t>
            </w:r>
            <w:r w:rsidR="00CB1627">
              <w:t xml:space="preserve">physical </w:t>
            </w:r>
            <w:r w:rsidR="009D0008">
              <w:t>I</w:t>
            </w:r>
            <w:r w:rsidRPr="00D404B4">
              <w:t xml:space="preserve">sland </w:t>
            </w:r>
            <w:r w:rsidRPr="00D404B4">
              <w:rPr>
                <w:i/>
              </w:rPr>
              <w:t>i</w:t>
            </w:r>
          </w:p>
        </w:tc>
      </w:tr>
      <w:tr w:rsidR="00D7726A" w14:paraId="363C1E76" w14:textId="77777777" w:rsidTr="0058452B">
        <w:trPr>
          <w:gridAfter w:val="1"/>
          <w:wAfter w:w="46" w:type="dxa"/>
          <w:trPrChange w:id="629"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30" w:author="David Bullen" w:date="2025-01-30T14:32:00Z" w16du:dateUtc="2025-01-30T01:32:00Z">
              <w:tcPr>
                <w:tcW w:w="2974" w:type="dxa"/>
                <w:vAlign w:val="center"/>
              </w:tcPr>
            </w:tcPrChange>
          </w:tcPr>
          <w:p w14:paraId="0C02DC8F" w14:textId="53D20991" w:rsidR="00D7726A" w:rsidRPr="00D73323" w:rsidRDefault="00D7726A" w:rsidP="009D0008">
            <w:pPr>
              <w:pStyle w:val="Equation"/>
              <w:spacing w:after="120"/>
              <w:rPr>
                <w:b/>
              </w:rPr>
            </w:pPr>
            <w:proofErr w:type="spellStart"/>
            <w:r>
              <w:t>OFFERS</w:t>
            </w:r>
            <w:r>
              <w:rPr>
                <w:vertAlign w:val="subscript"/>
              </w:rPr>
              <w:t>n</w:t>
            </w:r>
            <w:proofErr w:type="spellEnd"/>
          </w:p>
        </w:tc>
        <w:tc>
          <w:tcPr>
            <w:tcW w:w="4831" w:type="dxa"/>
            <w:gridSpan w:val="2"/>
            <w:vAlign w:val="center"/>
            <w:tcPrChange w:id="631" w:author="David Bullen" w:date="2025-01-30T14:32:00Z" w16du:dateUtc="2025-01-30T01:32:00Z">
              <w:tcPr>
                <w:tcW w:w="4870" w:type="dxa"/>
                <w:gridSpan w:val="2"/>
                <w:vAlign w:val="center"/>
              </w:tcPr>
            </w:tcPrChange>
          </w:tcPr>
          <w:p w14:paraId="64D40E79" w14:textId="7413FE0A"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t>G</w:t>
            </w:r>
            <w:r w:rsidRPr="00D404B4">
              <w:t xml:space="preserve">eneration offers </w:t>
            </w:r>
            <w:r>
              <w:t>associated with ACN</w:t>
            </w:r>
            <w:r w:rsidRPr="00D404B4">
              <w:t xml:space="preserve">ode </w:t>
            </w:r>
            <w:r w:rsidRPr="00D404B4">
              <w:rPr>
                <w:i/>
              </w:rPr>
              <w:t>n</w:t>
            </w:r>
            <w:r w:rsidR="000D15CD">
              <w:rPr>
                <w:i/>
              </w:rPr>
              <w:t xml:space="preserve"> </w:t>
            </w:r>
            <w:r w:rsidR="000D15CD">
              <w:t xml:space="preserve">mapped from the Pnode of the Offer via the </w:t>
            </w:r>
            <w:proofErr w:type="spellStart"/>
            <w:r w:rsidR="000D15CD" w:rsidRPr="00A9474D">
              <w:rPr>
                <w:i/>
                <w:iCs/>
              </w:rPr>
              <w:t>PnodeEnodeWeight</w:t>
            </w:r>
            <w:proofErr w:type="spellEnd"/>
            <w:r w:rsidR="000D15CD">
              <w:t xml:space="preserve"> and </w:t>
            </w:r>
            <w:proofErr w:type="spellStart"/>
            <w:r w:rsidR="000D15CD" w:rsidRPr="00A9474D">
              <w:rPr>
                <w:i/>
                <w:iCs/>
              </w:rPr>
              <w:t>EnodeACNod</w:t>
            </w:r>
            <w:r w:rsidR="000D15CD">
              <w:rPr>
                <w:i/>
                <w:iCs/>
              </w:rPr>
              <w:t>e</w:t>
            </w:r>
            <w:proofErr w:type="spellEnd"/>
            <w:r w:rsidR="000D15CD">
              <w:rPr>
                <w:i/>
                <w:iCs/>
              </w:rPr>
              <w:t xml:space="preserve"> </w:t>
            </w:r>
            <w:r w:rsidR="000D15CD">
              <w:t>relationships</w:t>
            </w:r>
          </w:p>
        </w:tc>
      </w:tr>
      <w:tr w:rsidR="00D7726A" w14:paraId="11EC3B18" w14:textId="77777777" w:rsidTr="0058452B">
        <w:trPr>
          <w:gridAfter w:val="1"/>
          <w:wAfter w:w="46" w:type="dxa"/>
          <w:trPrChange w:id="632"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33" w:author="David Bullen" w:date="2025-01-30T14:32:00Z" w16du:dateUtc="2025-01-30T01:32:00Z">
              <w:tcPr>
                <w:tcW w:w="2974" w:type="dxa"/>
                <w:vAlign w:val="center"/>
              </w:tcPr>
            </w:tcPrChange>
          </w:tcPr>
          <w:p w14:paraId="6B9AD5B2" w14:textId="6311B08B" w:rsidR="00D7726A" w:rsidRDefault="00D7726A" w:rsidP="009D0008">
            <w:pPr>
              <w:pStyle w:val="Equation"/>
              <w:spacing w:after="120"/>
            </w:pPr>
            <w:proofErr w:type="spellStart"/>
            <w:r>
              <w:t>BIDS</w:t>
            </w:r>
            <w:r>
              <w:rPr>
                <w:vertAlign w:val="subscript"/>
              </w:rPr>
              <w:t>n</w:t>
            </w:r>
            <w:proofErr w:type="spellEnd"/>
          </w:p>
        </w:tc>
        <w:tc>
          <w:tcPr>
            <w:tcW w:w="4831" w:type="dxa"/>
            <w:gridSpan w:val="2"/>
            <w:vAlign w:val="center"/>
            <w:tcPrChange w:id="634" w:author="David Bullen" w:date="2025-01-30T14:32:00Z" w16du:dateUtc="2025-01-30T01:32:00Z">
              <w:tcPr>
                <w:tcW w:w="4870" w:type="dxa"/>
                <w:gridSpan w:val="2"/>
                <w:vAlign w:val="center"/>
              </w:tcPr>
            </w:tcPrChange>
          </w:tcPr>
          <w:p w14:paraId="2E05070D" w14:textId="3E05AE29" w:rsidR="00D7726A" w:rsidRPr="000D15CD" w:rsidRDefault="00D7726A" w:rsidP="00D7726A">
            <w:pPr>
              <w:cnfStyle w:val="000000000000" w:firstRow="0" w:lastRow="0" w:firstColumn="0" w:lastColumn="0" w:oddVBand="0" w:evenVBand="0" w:oddHBand="0" w:evenHBand="0" w:firstRowFirstColumn="0" w:firstRowLastColumn="0" w:lastRowFirstColumn="0" w:lastRowLastColumn="0"/>
              <w:rPr>
                <w:b/>
                <w:bCs/>
              </w:rPr>
            </w:pPr>
            <w:r>
              <w:t>D</w:t>
            </w:r>
            <w:r w:rsidRPr="00D404B4">
              <w:t xml:space="preserve">emand bids </w:t>
            </w:r>
            <w:r>
              <w:t>associated with ACN</w:t>
            </w:r>
            <w:r w:rsidRPr="00D404B4">
              <w:t xml:space="preserve">ode </w:t>
            </w:r>
            <w:r w:rsidRPr="00D404B4">
              <w:rPr>
                <w:i/>
              </w:rPr>
              <w:t>n</w:t>
            </w:r>
            <w:r w:rsidR="000D15CD">
              <w:t xml:space="preserve"> mapped from the Pnode of the Bid via the </w:t>
            </w:r>
            <w:proofErr w:type="spellStart"/>
            <w:r w:rsidR="000D15CD" w:rsidRPr="00A9474D">
              <w:rPr>
                <w:i/>
                <w:iCs/>
              </w:rPr>
              <w:t>PnodeEnodeWeight</w:t>
            </w:r>
            <w:proofErr w:type="spellEnd"/>
            <w:r w:rsidR="000D15CD">
              <w:t xml:space="preserve"> and </w:t>
            </w:r>
            <w:proofErr w:type="spellStart"/>
            <w:r w:rsidR="000D15CD" w:rsidRPr="00A9474D">
              <w:rPr>
                <w:i/>
                <w:iCs/>
              </w:rPr>
              <w:t>EnodeACNod</w:t>
            </w:r>
            <w:r w:rsidR="000D15CD">
              <w:rPr>
                <w:i/>
                <w:iCs/>
              </w:rPr>
              <w:t>e</w:t>
            </w:r>
            <w:proofErr w:type="spellEnd"/>
            <w:r w:rsidR="000D15CD">
              <w:rPr>
                <w:i/>
                <w:iCs/>
              </w:rPr>
              <w:t xml:space="preserve"> </w:t>
            </w:r>
            <w:r w:rsidR="000D15CD">
              <w:t>relationships</w:t>
            </w:r>
          </w:p>
        </w:tc>
      </w:tr>
      <w:tr w:rsidR="00D7726A" w14:paraId="5A9C645C" w14:textId="77777777" w:rsidTr="0058452B">
        <w:trPr>
          <w:gridAfter w:val="1"/>
          <w:wAfter w:w="46" w:type="dxa"/>
          <w:trPrChange w:id="635"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36" w:author="David Bullen" w:date="2025-01-30T14:32:00Z" w16du:dateUtc="2025-01-30T01:32:00Z">
              <w:tcPr>
                <w:tcW w:w="2974" w:type="dxa"/>
                <w:vAlign w:val="center"/>
              </w:tcPr>
            </w:tcPrChange>
          </w:tcPr>
          <w:p w14:paraId="2EA3B221" w14:textId="77777777" w:rsidR="00D7726A" w:rsidRDefault="00D7726A" w:rsidP="009D0008">
            <w:pPr>
              <w:pStyle w:val="Equation"/>
              <w:spacing w:after="120"/>
            </w:pPr>
            <w:r>
              <w:t>ACLINES</w:t>
            </w:r>
            <w:r>
              <w:rPr>
                <w:vertAlign w:val="subscript"/>
              </w:rPr>
              <w:t>n</w:t>
            </w:r>
          </w:p>
        </w:tc>
        <w:tc>
          <w:tcPr>
            <w:tcW w:w="4831" w:type="dxa"/>
            <w:gridSpan w:val="2"/>
            <w:vAlign w:val="center"/>
            <w:tcPrChange w:id="637" w:author="David Bullen" w:date="2025-01-30T14:32:00Z" w16du:dateUtc="2025-01-30T01:32:00Z">
              <w:tcPr>
                <w:tcW w:w="4870" w:type="dxa"/>
                <w:gridSpan w:val="2"/>
                <w:vAlign w:val="center"/>
              </w:tcPr>
            </w:tcPrChange>
          </w:tcPr>
          <w:p w14:paraId="58F56E7C" w14:textId="31BE5C91"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rsidRPr="00D404B4">
              <w:t xml:space="preserve">AC lines connected to </w:t>
            </w:r>
            <w:r>
              <w:t>ACN</w:t>
            </w:r>
            <w:r w:rsidRPr="00D404B4">
              <w:t xml:space="preserve">ode </w:t>
            </w:r>
            <w:r w:rsidRPr="00D404B4">
              <w:rPr>
                <w:i/>
              </w:rPr>
              <w:t>n</w:t>
            </w:r>
          </w:p>
        </w:tc>
      </w:tr>
      <w:tr w:rsidR="00A9474D" w14:paraId="2CBCAED1" w14:textId="77777777" w:rsidTr="0058452B">
        <w:trPr>
          <w:gridAfter w:val="1"/>
          <w:wAfter w:w="46" w:type="dxa"/>
          <w:trPrChange w:id="638"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39" w:author="David Bullen" w:date="2025-01-30T14:32:00Z" w16du:dateUtc="2025-01-30T01:32:00Z">
              <w:tcPr>
                <w:tcW w:w="2974" w:type="dxa"/>
                <w:vAlign w:val="center"/>
              </w:tcPr>
            </w:tcPrChange>
          </w:tcPr>
          <w:p w14:paraId="2FC4184A" w14:textId="55D8B0F3" w:rsidR="00A9474D" w:rsidRDefault="00A9474D" w:rsidP="003E7C81">
            <w:pPr>
              <w:pStyle w:val="Equation"/>
              <w:spacing w:after="120"/>
            </w:pPr>
            <w:proofErr w:type="spellStart"/>
            <w:r>
              <w:t>ENERGYSCARCITYLOAD</w:t>
            </w:r>
            <w:r>
              <w:rPr>
                <w:vertAlign w:val="subscript"/>
              </w:rPr>
              <w:t>pn</w:t>
            </w:r>
            <w:proofErr w:type="spellEnd"/>
          </w:p>
        </w:tc>
        <w:tc>
          <w:tcPr>
            <w:tcW w:w="4831" w:type="dxa"/>
            <w:gridSpan w:val="2"/>
            <w:vAlign w:val="center"/>
            <w:tcPrChange w:id="640" w:author="David Bullen" w:date="2025-01-30T14:32:00Z" w16du:dateUtc="2025-01-30T01:32:00Z">
              <w:tcPr>
                <w:tcW w:w="4870" w:type="dxa"/>
                <w:gridSpan w:val="2"/>
                <w:vAlign w:val="center"/>
              </w:tcPr>
            </w:tcPrChange>
          </w:tcPr>
          <w:p w14:paraId="10E4988A" w14:textId="125ED3C3" w:rsidR="00A9474D" w:rsidRPr="00A9474D" w:rsidRDefault="00A9474D" w:rsidP="003E7C81">
            <w:pPr>
              <w:cnfStyle w:val="000000000000" w:firstRow="0" w:lastRow="0" w:firstColumn="0" w:lastColumn="0" w:oddVBand="0" w:evenVBand="0" w:oddHBand="0" w:evenHBand="0" w:firstRowFirstColumn="0" w:firstRowLastColumn="0" w:lastRowFirstColumn="0" w:lastRowLastColumn="0"/>
            </w:pPr>
            <w:r>
              <w:t xml:space="preserve">Energy Scarcity Load blocks assigned to </w:t>
            </w:r>
            <w:proofErr w:type="spellStart"/>
            <w:r>
              <w:t>PNode</w:t>
            </w:r>
            <w:proofErr w:type="spellEnd"/>
            <w:r>
              <w:t xml:space="preserve"> </w:t>
            </w:r>
            <w:r>
              <w:rPr>
                <w:i/>
                <w:iCs/>
              </w:rPr>
              <w:t>pn</w:t>
            </w:r>
            <w:r>
              <w:t xml:space="preserve"> by Energy Scarcity Pre-Processing</w:t>
            </w:r>
          </w:p>
        </w:tc>
      </w:tr>
      <w:tr w:rsidR="00A9474D" w14:paraId="7BA8490C" w14:textId="77777777" w:rsidTr="0058452B">
        <w:trPr>
          <w:gridAfter w:val="1"/>
          <w:wAfter w:w="46" w:type="dxa"/>
          <w:trPrChange w:id="641"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42" w:author="David Bullen" w:date="2025-01-30T14:32:00Z" w16du:dateUtc="2025-01-30T01:32:00Z">
              <w:tcPr>
                <w:tcW w:w="2974" w:type="dxa"/>
                <w:vAlign w:val="center"/>
              </w:tcPr>
            </w:tcPrChange>
          </w:tcPr>
          <w:p w14:paraId="3B4A8326" w14:textId="77777777" w:rsidR="00A9474D" w:rsidRDefault="00A9474D" w:rsidP="003E7C81">
            <w:pPr>
              <w:pStyle w:val="Equation"/>
              <w:spacing w:after="120"/>
            </w:pPr>
            <w:proofErr w:type="spellStart"/>
            <w:r>
              <w:t>ENERGYSCARCITYLOAD</w:t>
            </w:r>
            <w:r>
              <w:rPr>
                <w:vertAlign w:val="subscript"/>
              </w:rPr>
              <w:t>n</w:t>
            </w:r>
            <w:proofErr w:type="spellEnd"/>
          </w:p>
        </w:tc>
        <w:tc>
          <w:tcPr>
            <w:tcW w:w="4831" w:type="dxa"/>
            <w:gridSpan w:val="2"/>
            <w:vAlign w:val="center"/>
            <w:tcPrChange w:id="643" w:author="David Bullen" w:date="2025-01-30T14:32:00Z" w16du:dateUtc="2025-01-30T01:32:00Z">
              <w:tcPr>
                <w:tcW w:w="4870" w:type="dxa"/>
                <w:gridSpan w:val="2"/>
                <w:vAlign w:val="center"/>
              </w:tcPr>
            </w:tcPrChange>
          </w:tcPr>
          <w:p w14:paraId="34960E1D" w14:textId="7AF71D5A" w:rsidR="00A9474D" w:rsidRPr="009A3B2A" w:rsidRDefault="00A9474D" w:rsidP="003E7C81">
            <w:pPr>
              <w:cnfStyle w:val="000000000000" w:firstRow="0" w:lastRow="0" w:firstColumn="0" w:lastColumn="0" w:oddVBand="0" w:evenVBand="0" w:oddHBand="0" w:evenHBand="0" w:firstRowFirstColumn="0" w:firstRowLastColumn="0" w:lastRowFirstColumn="0" w:lastRowLastColumn="0"/>
            </w:pPr>
            <w:r>
              <w:t xml:space="preserve">Energy Scarcity Load associated with ACNode </w:t>
            </w:r>
            <w:r w:rsidRPr="004D260D">
              <w:rPr>
                <w:i/>
                <w:iCs/>
              </w:rPr>
              <w:t>n</w:t>
            </w:r>
            <w:r w:rsidR="009A3B2A">
              <w:rPr>
                <w:i/>
                <w:iCs/>
              </w:rPr>
              <w:t>,</w:t>
            </w:r>
            <w:r>
              <w:t xml:space="preserve"> </w:t>
            </w:r>
            <w:r w:rsidR="009A3B2A">
              <w:t xml:space="preserve">mapped </w:t>
            </w:r>
            <w:r>
              <w:t xml:space="preserve">from </w:t>
            </w:r>
            <w:proofErr w:type="spellStart"/>
            <w:r w:rsidRPr="00A9474D">
              <w:rPr>
                <w:i/>
                <w:iCs/>
              </w:rPr>
              <w:t>ENERGYSCARCITYLOAD</w:t>
            </w:r>
            <w:r w:rsidRPr="00A9474D">
              <w:rPr>
                <w:i/>
                <w:iCs/>
                <w:vertAlign w:val="subscript"/>
              </w:rPr>
              <w:t>pn</w:t>
            </w:r>
            <w:proofErr w:type="spellEnd"/>
            <w:r>
              <w:t xml:space="preserve"> via </w:t>
            </w:r>
            <w:r w:rsidR="009A3B2A">
              <w:t xml:space="preserve">the </w:t>
            </w:r>
            <w:proofErr w:type="spellStart"/>
            <w:r w:rsidRPr="00A9474D">
              <w:rPr>
                <w:i/>
                <w:iCs/>
              </w:rPr>
              <w:t>PnodeEnodeWeight</w:t>
            </w:r>
            <w:proofErr w:type="spellEnd"/>
            <w:r>
              <w:t xml:space="preserve"> and </w:t>
            </w:r>
            <w:proofErr w:type="spellStart"/>
            <w:r w:rsidRPr="00A9474D">
              <w:rPr>
                <w:i/>
                <w:iCs/>
              </w:rPr>
              <w:t>EnodeACNod</w:t>
            </w:r>
            <w:r w:rsidR="009A3B2A">
              <w:rPr>
                <w:i/>
                <w:iCs/>
              </w:rPr>
              <w:t>e</w:t>
            </w:r>
            <w:proofErr w:type="spellEnd"/>
            <w:r w:rsidR="009A3B2A">
              <w:rPr>
                <w:i/>
                <w:iCs/>
              </w:rPr>
              <w:t xml:space="preserve"> </w:t>
            </w:r>
            <w:r w:rsidR="009A3B2A">
              <w:t>relationships</w:t>
            </w:r>
          </w:p>
        </w:tc>
      </w:tr>
      <w:tr w:rsidR="00D7726A" w14:paraId="5D48E075" w14:textId="77777777" w:rsidTr="00030D83">
        <w:trPr>
          <w:del w:id="644"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2974" w:type="dxa"/>
            <w:gridSpan w:val="2"/>
            <w:vAlign w:val="center"/>
          </w:tcPr>
          <w:p w14:paraId="6562A315" w14:textId="77777777" w:rsidR="00D7726A" w:rsidRDefault="00D7726A" w:rsidP="009D0008">
            <w:pPr>
              <w:pStyle w:val="Equation"/>
              <w:spacing w:after="120"/>
              <w:rPr>
                <w:del w:id="645" w:author="David Bullen" w:date="2025-01-30T14:32:00Z" w16du:dateUtc="2025-01-30T01:32:00Z"/>
              </w:rPr>
            </w:pPr>
            <w:del w:id="646" w:author="David Bullen" w:date="2025-01-30T14:32:00Z" w16du:dateUtc="2025-01-30T01:32:00Z">
              <w:r>
                <w:delText>OFFERS</w:delText>
              </w:r>
              <w:r>
                <w:rPr>
                  <w:vertAlign w:val="subscript"/>
                </w:rPr>
                <w:delText>r</w:delText>
              </w:r>
              <w:r w:rsidRPr="00001E74">
                <w:rPr>
                  <w:vertAlign w:val="subscript"/>
                </w:rPr>
                <w:delText>g</w:delText>
              </w:r>
              <w:r>
                <w:rPr>
                  <w:vertAlign w:val="subscript"/>
                </w:rPr>
                <w:delText>,i</w:delText>
              </w:r>
            </w:del>
          </w:p>
        </w:tc>
        <w:tc>
          <w:tcPr>
            <w:tcW w:w="4870" w:type="dxa"/>
            <w:gridSpan w:val="2"/>
            <w:vAlign w:val="center"/>
          </w:tcPr>
          <w:p w14:paraId="14174F46" w14:textId="77777777" w:rsidR="00D7726A" w:rsidRDefault="00D7726A" w:rsidP="00D7726A">
            <w:pPr>
              <w:cnfStyle w:val="000000000000" w:firstRow="0" w:lastRow="0" w:firstColumn="0" w:lastColumn="0" w:oddVBand="0" w:evenVBand="0" w:oddHBand="0" w:evenHBand="0" w:firstRowFirstColumn="0" w:firstRowLastColumn="0" w:lastRowFirstColumn="0" w:lastRowLastColumn="0"/>
              <w:rPr>
                <w:del w:id="647" w:author="David Bullen" w:date="2025-01-30T14:32:00Z" w16du:dateUtc="2025-01-30T01:32:00Z"/>
              </w:rPr>
            </w:pPr>
            <w:del w:id="648" w:author="David Bullen" w:date="2025-01-30T14:32:00Z" w16du:dateUtc="2025-01-30T01:32:00Z">
              <w:r>
                <w:delText xml:space="preserve">Generation offers in island </w:delText>
              </w:r>
              <w:r w:rsidRPr="00001E74">
                <w:rPr>
                  <w:i/>
                </w:rPr>
                <w:delText>i</w:delText>
              </w:r>
              <w:r>
                <w:delText xml:space="preserve"> belonging to risk group </w:delText>
              </w:r>
              <w:r w:rsidRPr="00001E74">
                <w:rPr>
                  <w:i/>
                </w:rPr>
                <w:delText>rg</w:delText>
              </w:r>
            </w:del>
          </w:p>
        </w:tc>
      </w:tr>
      <w:tr w:rsidR="00D7726A" w14:paraId="5860C830" w14:textId="77777777" w:rsidTr="0058452B">
        <w:trPr>
          <w:gridAfter w:val="1"/>
          <w:wAfter w:w="46" w:type="dxa"/>
          <w:trPrChange w:id="649"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50" w:author="David Bullen" w:date="2025-01-30T14:32:00Z" w16du:dateUtc="2025-01-30T01:32:00Z">
              <w:tcPr>
                <w:tcW w:w="2974" w:type="dxa"/>
                <w:vAlign w:val="center"/>
              </w:tcPr>
            </w:tcPrChange>
          </w:tcPr>
          <w:p w14:paraId="4AF8C691" w14:textId="77777777" w:rsidR="00D7726A" w:rsidRDefault="00D7726A" w:rsidP="009D0008">
            <w:pPr>
              <w:pStyle w:val="Equation"/>
              <w:spacing w:after="120"/>
            </w:pPr>
            <w:bookmarkStart w:id="651" w:name="_Hlk188532553"/>
            <w:r>
              <w:t>RISKGROUPS</w:t>
            </w:r>
            <w:r>
              <w:rPr>
                <w:vertAlign w:val="subscript"/>
              </w:rPr>
              <w:t>i</w:t>
            </w:r>
          </w:p>
        </w:tc>
        <w:tc>
          <w:tcPr>
            <w:tcW w:w="4831" w:type="dxa"/>
            <w:gridSpan w:val="2"/>
            <w:vAlign w:val="center"/>
            <w:tcPrChange w:id="652" w:author="David Bullen" w:date="2025-01-30T14:32:00Z" w16du:dateUtc="2025-01-30T01:32:00Z">
              <w:tcPr>
                <w:tcW w:w="4870" w:type="dxa"/>
                <w:gridSpan w:val="2"/>
                <w:vAlign w:val="center"/>
              </w:tcPr>
            </w:tcPrChange>
          </w:tcPr>
          <w:p w14:paraId="44E6769A" w14:textId="09EB6113" w:rsidR="00D7726A" w:rsidRDefault="00D7726A" w:rsidP="00D7726A">
            <w:pPr>
              <w:cnfStyle w:val="000000000000" w:firstRow="0" w:lastRow="0" w:firstColumn="0" w:lastColumn="0" w:oddVBand="0" w:evenVBand="0" w:oddHBand="0" w:evenHBand="0" w:firstRowFirstColumn="0" w:firstRowLastColumn="0" w:lastRowFirstColumn="0" w:lastRowLastColumn="0"/>
            </w:pPr>
            <w:r>
              <w:t xml:space="preserve">Risk groups </w:t>
            </w:r>
            <w:r w:rsidR="008331B1">
              <w:t>in</w:t>
            </w:r>
            <w:r>
              <w:t xml:space="preserve"> island </w:t>
            </w:r>
            <w:r w:rsidRPr="0058452B">
              <w:rPr>
                <w:rFonts w:ascii="Times New Roman" w:hAnsi="Times New Roman"/>
                <w:i/>
                <w:rPrChange w:id="653" w:author="David Bullen" w:date="2025-01-30T14:32:00Z" w16du:dateUtc="2025-01-30T01:32:00Z">
                  <w:rPr>
                    <w:i/>
                  </w:rPr>
                </w:rPrChange>
              </w:rPr>
              <w:t>i</w:t>
            </w:r>
          </w:p>
        </w:tc>
      </w:tr>
      <w:tr w:rsidR="0058452B" w14:paraId="00B5E4C8" w14:textId="77777777" w:rsidTr="0058452B">
        <w:trPr>
          <w:ins w:id="654"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4B00CE42" w14:textId="77777777" w:rsidR="0058452B" w:rsidRDefault="0058452B" w:rsidP="004C1519">
            <w:pPr>
              <w:pStyle w:val="Equation"/>
              <w:spacing w:after="120"/>
              <w:rPr>
                <w:ins w:id="655" w:author="David Bullen" w:date="2025-01-30T14:32:00Z" w16du:dateUtc="2025-01-30T01:32:00Z"/>
              </w:rPr>
            </w:pPr>
            <w:ins w:id="656" w:author="David Bullen" w:date="2025-01-30T14:32:00Z" w16du:dateUtc="2025-01-30T01:32:00Z">
              <w:r>
                <w:t>OFFERS</w:t>
              </w:r>
              <w:r>
                <w:rPr>
                  <w:vertAlign w:val="subscript"/>
                </w:rPr>
                <w:t>r</w:t>
              </w:r>
              <w:r w:rsidRPr="00001E74">
                <w:rPr>
                  <w:vertAlign w:val="subscript"/>
                </w:rPr>
                <w:t>g</w:t>
              </w:r>
            </w:ins>
          </w:p>
        </w:tc>
        <w:tc>
          <w:tcPr>
            <w:tcW w:w="4877" w:type="dxa"/>
            <w:gridSpan w:val="3"/>
            <w:vAlign w:val="center"/>
          </w:tcPr>
          <w:p w14:paraId="78F5972F" w14:textId="77777777" w:rsidR="0058452B" w:rsidRDefault="0058452B" w:rsidP="004C1519">
            <w:pPr>
              <w:cnfStyle w:val="000000000000" w:firstRow="0" w:lastRow="0" w:firstColumn="0" w:lastColumn="0" w:oddVBand="0" w:evenVBand="0" w:oddHBand="0" w:evenHBand="0" w:firstRowFirstColumn="0" w:firstRowLastColumn="0" w:lastRowFirstColumn="0" w:lastRowLastColumn="0"/>
              <w:rPr>
                <w:ins w:id="657" w:author="David Bullen" w:date="2025-01-30T14:32:00Z" w16du:dateUtc="2025-01-30T01:32:00Z"/>
              </w:rPr>
            </w:pPr>
            <w:ins w:id="658" w:author="David Bullen" w:date="2025-01-30T14:32:00Z" w16du:dateUtc="2025-01-30T01:32:00Z">
              <w:r>
                <w:t xml:space="preserve">Generation offers belonging to risk group </w:t>
              </w:r>
              <w:r w:rsidRPr="0058452B">
                <w:rPr>
                  <w:rFonts w:ascii="Times New Roman" w:hAnsi="Times New Roman"/>
                  <w:i/>
                </w:rPr>
                <w:t>rg</w:t>
              </w:r>
            </w:ins>
          </w:p>
        </w:tc>
      </w:tr>
      <w:tr w:rsidR="0058452B" w14:paraId="2AF754D8" w14:textId="77777777" w:rsidTr="0058452B">
        <w:trPr>
          <w:ins w:id="659"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6A07C0B6" w14:textId="35AD63E6" w:rsidR="0058452B" w:rsidRDefault="0058452B" w:rsidP="004C1519">
            <w:pPr>
              <w:pStyle w:val="Equation"/>
              <w:spacing w:after="120"/>
              <w:rPr>
                <w:ins w:id="660" w:author="David Bullen" w:date="2025-01-30T14:32:00Z" w16du:dateUtc="2025-01-30T01:32:00Z"/>
              </w:rPr>
            </w:pPr>
            <w:ins w:id="661" w:author="David Bullen" w:date="2025-01-30T14:32:00Z" w16du:dateUtc="2025-01-30T01:32:00Z">
              <w:r>
                <w:t>RESERVEOFFERS</w:t>
              </w:r>
              <w:r>
                <w:rPr>
                  <w:vertAlign w:val="subscript"/>
                </w:rPr>
                <w:t>rg,c</w:t>
              </w:r>
            </w:ins>
          </w:p>
        </w:tc>
        <w:tc>
          <w:tcPr>
            <w:tcW w:w="4877" w:type="dxa"/>
            <w:gridSpan w:val="3"/>
            <w:vAlign w:val="center"/>
          </w:tcPr>
          <w:p w14:paraId="4678FFBA" w14:textId="2A4FE72F" w:rsidR="0058452B" w:rsidRDefault="0058452B" w:rsidP="004C1519">
            <w:pPr>
              <w:cnfStyle w:val="000000000000" w:firstRow="0" w:lastRow="0" w:firstColumn="0" w:lastColumn="0" w:oddVBand="0" w:evenVBand="0" w:oddHBand="0" w:evenHBand="0" w:firstRowFirstColumn="0" w:firstRowLastColumn="0" w:lastRowFirstColumn="0" w:lastRowLastColumn="0"/>
              <w:rPr>
                <w:ins w:id="662" w:author="David Bullen" w:date="2025-01-30T14:32:00Z" w16du:dateUtc="2025-01-30T01:32:00Z"/>
              </w:rPr>
            </w:pPr>
            <w:ins w:id="663" w:author="David Bullen" w:date="2025-01-30T14:32:00Z" w16du:dateUtc="2025-01-30T01:32:00Z">
              <w:r>
                <w:t xml:space="preserve">Reserve offers of risk class </w:t>
              </w:r>
              <w:r w:rsidRPr="0058452B">
                <w:rPr>
                  <w:rFonts w:ascii="Times New Roman" w:hAnsi="Times New Roman"/>
                  <w:i/>
                </w:rPr>
                <w:t xml:space="preserve">c </w:t>
              </w:r>
              <w:r>
                <w:t xml:space="preserve">belonging to risk group </w:t>
              </w:r>
              <w:r w:rsidRPr="0058452B">
                <w:rPr>
                  <w:rFonts w:ascii="Times New Roman" w:hAnsi="Times New Roman"/>
                  <w:i/>
                </w:rPr>
                <w:t>rg</w:t>
              </w:r>
            </w:ins>
          </w:p>
        </w:tc>
      </w:tr>
      <w:tr w:rsidR="00BB2BC6" w14:paraId="6E1ACD20" w14:textId="77777777" w:rsidTr="0058452B">
        <w:trPr>
          <w:ins w:id="664"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69267FAB" w14:textId="3F0E521A" w:rsidR="00BB2BC6" w:rsidRDefault="00BB2BC6" w:rsidP="00B673AA">
            <w:pPr>
              <w:pStyle w:val="Equation"/>
              <w:spacing w:after="120"/>
              <w:rPr>
                <w:ins w:id="665" w:author="David Bullen" w:date="2025-01-30T14:32:00Z" w16du:dateUtc="2025-01-30T01:32:00Z"/>
              </w:rPr>
            </w:pPr>
            <w:ins w:id="666" w:author="David Bullen" w:date="2025-01-30T14:32:00Z" w16du:dateUtc="2025-01-30T01:32:00Z">
              <w:r>
                <w:t>LINKRISKS</w:t>
              </w:r>
              <w:r>
                <w:rPr>
                  <w:vertAlign w:val="subscript"/>
                </w:rPr>
                <w:t>i</w:t>
              </w:r>
            </w:ins>
          </w:p>
        </w:tc>
        <w:tc>
          <w:tcPr>
            <w:tcW w:w="4877" w:type="dxa"/>
            <w:gridSpan w:val="3"/>
            <w:vAlign w:val="center"/>
          </w:tcPr>
          <w:p w14:paraId="04FCB790" w14:textId="063C0405" w:rsidR="00BB2BC6" w:rsidRDefault="00BB2BC6" w:rsidP="00B673AA">
            <w:pPr>
              <w:cnfStyle w:val="000000000000" w:firstRow="0" w:lastRow="0" w:firstColumn="0" w:lastColumn="0" w:oddVBand="0" w:evenVBand="0" w:oddHBand="0" w:evenHBand="0" w:firstRowFirstColumn="0" w:firstRowLastColumn="0" w:lastRowFirstColumn="0" w:lastRowLastColumn="0"/>
              <w:rPr>
                <w:ins w:id="667" w:author="David Bullen" w:date="2025-01-30T14:32:00Z" w16du:dateUtc="2025-01-30T01:32:00Z"/>
              </w:rPr>
            </w:pPr>
            <w:ins w:id="668" w:author="David Bullen" w:date="2025-01-30T14:32:00Z" w16du:dateUtc="2025-01-30T01:32:00Z">
              <w:r>
                <w:t xml:space="preserve">Link risks in island </w:t>
              </w:r>
              <w:r w:rsidRPr="0058452B">
                <w:rPr>
                  <w:rFonts w:ascii="Times New Roman" w:hAnsi="Times New Roman"/>
                  <w:i/>
                </w:rPr>
                <w:t>i</w:t>
              </w:r>
            </w:ins>
          </w:p>
        </w:tc>
      </w:tr>
      <w:tr w:rsidR="007E2DAE" w14:paraId="7A5BA546" w14:textId="77777777" w:rsidTr="004C1519">
        <w:trPr>
          <w:ins w:id="669"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0C40A29A" w14:textId="7E9C82CD" w:rsidR="007E2DAE" w:rsidRDefault="007E2DAE" w:rsidP="004C1519">
            <w:pPr>
              <w:pStyle w:val="Equation"/>
              <w:spacing w:after="120"/>
              <w:rPr>
                <w:ins w:id="670" w:author="David Bullen" w:date="2025-01-30T14:32:00Z" w16du:dateUtc="2025-01-30T01:32:00Z"/>
              </w:rPr>
            </w:pPr>
            <w:ins w:id="671" w:author="David Bullen" w:date="2025-01-30T14:32:00Z" w16du:dateUtc="2025-01-30T01:32:00Z">
              <w:r>
                <w:t>ACLINES</w:t>
              </w:r>
              <w:r>
                <w:rPr>
                  <w:vertAlign w:val="subscript"/>
                </w:rPr>
                <w:t>lr</w:t>
              </w:r>
            </w:ins>
          </w:p>
        </w:tc>
        <w:tc>
          <w:tcPr>
            <w:tcW w:w="4877" w:type="dxa"/>
            <w:gridSpan w:val="3"/>
            <w:vAlign w:val="center"/>
          </w:tcPr>
          <w:p w14:paraId="26AA9D27" w14:textId="25644E97" w:rsidR="007E2DAE" w:rsidRDefault="007E2DAE" w:rsidP="004C1519">
            <w:pPr>
              <w:cnfStyle w:val="000000000000" w:firstRow="0" w:lastRow="0" w:firstColumn="0" w:lastColumn="0" w:oddVBand="0" w:evenVBand="0" w:oddHBand="0" w:evenHBand="0" w:firstRowFirstColumn="0" w:firstRowLastColumn="0" w:lastRowFirstColumn="0" w:lastRowLastColumn="0"/>
              <w:rPr>
                <w:ins w:id="672" w:author="David Bullen" w:date="2025-01-30T14:32:00Z" w16du:dateUtc="2025-01-30T01:32:00Z"/>
              </w:rPr>
            </w:pPr>
            <w:ins w:id="673" w:author="David Bullen" w:date="2025-01-30T14:32:00Z" w16du:dateUtc="2025-01-30T01:32:00Z">
              <w:r w:rsidRPr="007E2DAE">
                <w:t xml:space="preserve">AC lines belonging to link risk </w:t>
              </w:r>
              <w:r w:rsidRPr="007E2DAE">
                <w:rPr>
                  <w:rFonts w:ascii="Times New Roman" w:hAnsi="Times New Roman"/>
                  <w:i/>
                </w:rPr>
                <w:t>lr</w:t>
              </w:r>
            </w:ins>
          </w:p>
        </w:tc>
      </w:tr>
      <w:bookmarkEnd w:id="651"/>
      <w:tr w:rsidR="0058452B" w14:paraId="71979B1D" w14:textId="77777777" w:rsidTr="004C1519">
        <w:trPr>
          <w:ins w:id="674"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441128A3" w14:textId="1A6D4C63" w:rsidR="0058452B" w:rsidRDefault="0058452B" w:rsidP="004C1519">
            <w:pPr>
              <w:pStyle w:val="Equation"/>
              <w:spacing w:after="120"/>
              <w:rPr>
                <w:ins w:id="675" w:author="David Bullen" w:date="2025-01-30T14:32:00Z" w16du:dateUtc="2025-01-30T01:32:00Z"/>
              </w:rPr>
            </w:pPr>
            <w:ins w:id="676" w:author="David Bullen" w:date="2025-01-30T14:32:00Z" w16du:dateUtc="2025-01-30T01:32:00Z">
              <w:r>
                <w:t>RESERVEOFFERS</w:t>
              </w:r>
              <w:r>
                <w:rPr>
                  <w:vertAlign w:val="subscript"/>
                </w:rPr>
                <w:t>lr,c</w:t>
              </w:r>
            </w:ins>
          </w:p>
        </w:tc>
        <w:tc>
          <w:tcPr>
            <w:tcW w:w="4877" w:type="dxa"/>
            <w:gridSpan w:val="3"/>
            <w:vAlign w:val="center"/>
          </w:tcPr>
          <w:p w14:paraId="6150BE0B" w14:textId="6B9B9E6D" w:rsidR="0058452B" w:rsidRDefault="0058452B" w:rsidP="004C1519">
            <w:pPr>
              <w:cnfStyle w:val="000000000000" w:firstRow="0" w:lastRow="0" w:firstColumn="0" w:lastColumn="0" w:oddVBand="0" w:evenVBand="0" w:oddHBand="0" w:evenHBand="0" w:firstRowFirstColumn="0" w:firstRowLastColumn="0" w:lastRowFirstColumn="0" w:lastRowLastColumn="0"/>
              <w:rPr>
                <w:ins w:id="677" w:author="David Bullen" w:date="2025-01-30T14:32:00Z" w16du:dateUtc="2025-01-30T01:32:00Z"/>
              </w:rPr>
            </w:pPr>
            <w:ins w:id="678" w:author="David Bullen" w:date="2025-01-30T14:32:00Z" w16du:dateUtc="2025-01-30T01:32:00Z">
              <w:r>
                <w:t xml:space="preserve">Reserve offers of risk class </w:t>
              </w:r>
              <w:r w:rsidRPr="0058452B">
                <w:rPr>
                  <w:rFonts w:ascii="Times New Roman" w:hAnsi="Times New Roman"/>
                  <w:i/>
                </w:rPr>
                <w:t xml:space="preserve">c </w:t>
              </w:r>
              <w:r>
                <w:t xml:space="preserve">belonging to </w:t>
              </w:r>
              <w:r w:rsidR="00B66861">
                <w:t xml:space="preserve">link </w:t>
              </w:r>
              <w:r>
                <w:t xml:space="preserve">risk </w:t>
              </w:r>
              <w:r>
                <w:rPr>
                  <w:rFonts w:ascii="Times New Roman" w:hAnsi="Times New Roman"/>
                  <w:i/>
                </w:rPr>
                <w:t>lr</w:t>
              </w:r>
            </w:ins>
          </w:p>
        </w:tc>
      </w:tr>
      <w:tr w:rsidR="00D7726A" w14:paraId="458F8EF8" w14:textId="77777777" w:rsidTr="0058452B">
        <w:trPr>
          <w:gridAfter w:val="1"/>
          <w:wAfter w:w="46" w:type="dxa"/>
          <w:trPrChange w:id="679"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80" w:author="David Bullen" w:date="2025-01-30T14:32:00Z" w16du:dateUtc="2025-01-30T01:32:00Z">
              <w:tcPr>
                <w:tcW w:w="2974" w:type="dxa"/>
                <w:vAlign w:val="center"/>
              </w:tcPr>
            </w:tcPrChange>
          </w:tcPr>
          <w:p w14:paraId="01EC9CAC" w14:textId="4CB38B0B" w:rsidR="00D7726A" w:rsidRDefault="00D7726A" w:rsidP="009D0008">
            <w:pPr>
              <w:pStyle w:val="Equation"/>
              <w:spacing w:after="120"/>
            </w:pPr>
            <w:r>
              <w:t>RISKCLASSES</w:t>
            </w:r>
            <w:r w:rsidR="004F5B6B">
              <w:rPr>
                <w:vertAlign w:val="subscript"/>
              </w:rPr>
              <w:t>i,C</w:t>
            </w:r>
            <w:r w:rsidRPr="00901498">
              <w:rPr>
                <w:vertAlign w:val="subscript"/>
              </w:rPr>
              <w:t>E</w:t>
            </w:r>
            <w:r>
              <w:t xml:space="preserve"> </w:t>
            </w:r>
          </w:p>
        </w:tc>
        <w:tc>
          <w:tcPr>
            <w:tcW w:w="4831" w:type="dxa"/>
            <w:gridSpan w:val="2"/>
            <w:vAlign w:val="center"/>
            <w:tcPrChange w:id="681" w:author="David Bullen" w:date="2025-01-30T14:32:00Z" w16du:dateUtc="2025-01-30T01:32:00Z">
              <w:tcPr>
                <w:tcW w:w="4870" w:type="dxa"/>
                <w:gridSpan w:val="2"/>
                <w:vAlign w:val="center"/>
              </w:tcPr>
            </w:tcPrChange>
          </w:tcPr>
          <w:p w14:paraId="55DEFCDF" w14:textId="7BED81CC" w:rsidR="00D7726A" w:rsidRPr="00901498" w:rsidRDefault="00BC542B"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sSub>
                  <m:sSubPr>
                    <m:ctrlPr>
                      <w:rPr>
                        <w:rFonts w:ascii="Cambria Math" w:hAnsi="Cambria Math"/>
                        <w:i/>
                      </w:rPr>
                    </m:ctrlPr>
                  </m:sSubPr>
                  <m:e>
                    <m:r>
                      <w:rPr>
                        <w:rFonts w:ascii="Cambria Math" w:hAnsi="Cambria Math"/>
                      </w:rPr>
                      <m:t>RISKCLASSES</m:t>
                    </m:r>
                  </m:e>
                  <m:sub>
                    <m:r>
                      <w:rPr>
                        <w:rFonts w:ascii="Cambria Math" w:hAnsi="Cambria Math"/>
                      </w:rPr>
                      <m:t>i</m:t>
                    </m:r>
                    <m:r>
                      <w:rPr>
                        <w:rFonts w:ascii="Cambria Math" w:hAnsi="Cambria Math"/>
                      </w:rPr>
                      <m:t>,</m:t>
                    </m:r>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ManualCE</m:t>
                    </m:r>
                  </m:e>
                  <m:sub>
                    <m:r>
                      <w:rPr>
                        <w:rFonts w:ascii="Cambria Math" w:hAnsi="Cambria Math"/>
                      </w:rPr>
                      <m:t>i</m:t>
                    </m:r>
                    <m:r>
                      <w:rPr>
                        <w:rFonts w:ascii="Cambria Math" w:hAnsi="Cambria Math"/>
                      </w:rPr>
                      <m:t xml:space="preserve"> </m:t>
                    </m:r>
                  </m:sub>
                </m:sSub>
                <m:r>
                  <w:rPr>
                    <w:rFonts w:ascii="Cambria Math" w:hAnsi="Cambria Math"/>
                  </w:rPr>
                  <m:t>,</m:t>
                </m:r>
              </m:oMath>
            </m:oMathPara>
          </w:p>
          <w:p w14:paraId="6ED17A05" w14:textId="77777777"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ACCE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m:t>
                </m:r>
              </m:oMath>
            </m:oMathPara>
          </w:p>
          <w:p w14:paraId="3F259C4F" w14:textId="77777777"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HVDCSECRISKSACC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14:paraId="6D432FD9" w14:textId="57D363FD"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HVDCSECRISKSMANUA</m:t>
                </m:r>
                <m:sSub>
                  <m:sSubPr>
                    <m:ctrlPr>
                      <w:rPr>
                        <w:rFonts w:ascii="Cambria Math" w:hAnsi="Cambria Math"/>
                        <w:i/>
                      </w:rPr>
                    </m:ctrlPr>
                  </m:sSubPr>
                  <m:e>
                    <m:r>
                      <w:rPr>
                        <w:rFonts w:ascii="Cambria Math" w:hAnsi="Cambria Math"/>
                      </w:rPr>
                      <m:t>LCE</m:t>
                    </m:r>
                  </m:e>
                  <m:sub>
                    <m:r>
                      <w:rPr>
                        <w:rFonts w:ascii="Cambria Math" w:hAnsi="Cambria Math"/>
                      </w:rPr>
                      <m:t>i</m:t>
                    </m:r>
                  </m:sub>
                </m:sSub>
                <m:r>
                  <w:rPr>
                    <w:rFonts w:ascii="Cambria Math" w:hAnsi="Cambria Math"/>
                  </w:rPr>
                  <m:t>}</m:t>
                </m:r>
              </m:oMath>
            </m:oMathPara>
          </w:p>
        </w:tc>
      </w:tr>
      <w:tr w:rsidR="00D7726A" w14:paraId="2364EB2D" w14:textId="77777777" w:rsidTr="0058452B">
        <w:trPr>
          <w:gridAfter w:val="1"/>
          <w:wAfter w:w="46" w:type="dxa"/>
          <w:trPrChange w:id="682"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83" w:author="David Bullen" w:date="2025-01-30T14:32:00Z" w16du:dateUtc="2025-01-30T01:32:00Z">
              <w:tcPr>
                <w:tcW w:w="2974" w:type="dxa"/>
                <w:vAlign w:val="center"/>
              </w:tcPr>
            </w:tcPrChange>
          </w:tcPr>
          <w:p w14:paraId="08481F22" w14:textId="27F88B0E" w:rsidR="00D7726A" w:rsidRDefault="00D7726A" w:rsidP="009D0008">
            <w:pPr>
              <w:pStyle w:val="Equation"/>
              <w:spacing w:after="120"/>
            </w:pPr>
            <w:r>
              <w:t>RISKCLASSES</w:t>
            </w:r>
            <w:r w:rsidR="004F5B6B">
              <w:rPr>
                <w:vertAlign w:val="subscript"/>
              </w:rPr>
              <w:t>i,E</w:t>
            </w:r>
            <w:r w:rsidRPr="00901498">
              <w:rPr>
                <w:vertAlign w:val="subscript"/>
              </w:rPr>
              <w:t>CE</w:t>
            </w:r>
            <w:r>
              <w:t xml:space="preserve"> </w:t>
            </w:r>
          </w:p>
        </w:tc>
        <w:tc>
          <w:tcPr>
            <w:tcW w:w="4831" w:type="dxa"/>
            <w:gridSpan w:val="2"/>
            <w:vAlign w:val="center"/>
            <w:tcPrChange w:id="684" w:author="David Bullen" w:date="2025-01-30T14:32:00Z" w16du:dateUtc="2025-01-30T01:32:00Z">
              <w:tcPr>
                <w:tcW w:w="4870" w:type="dxa"/>
                <w:gridSpan w:val="2"/>
                <w:vAlign w:val="center"/>
              </w:tcPr>
            </w:tcPrChange>
          </w:tcPr>
          <w:p w14:paraId="51DF0B4E" w14:textId="54EBB1D8" w:rsidR="00D7726A" w:rsidRPr="00AB036E" w:rsidRDefault="00BC542B"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sSub>
                  <m:sSubPr>
                    <m:ctrlPr>
                      <w:rPr>
                        <w:rFonts w:ascii="Cambria Math" w:hAnsi="Cambria Math"/>
                        <w:i/>
                      </w:rPr>
                    </m:ctrlPr>
                  </m:sSubPr>
                  <m:e>
                    <m:r>
                      <w:rPr>
                        <w:rFonts w:ascii="Cambria Math" w:hAnsi="Cambria Math"/>
                      </w:rPr>
                      <m:t>RISKCLASSES</m:t>
                    </m:r>
                  </m:e>
                  <m:sub>
                    <m:r>
                      <w:rPr>
                        <w:rFonts w:ascii="Cambria Math" w:hAnsi="Cambria Math"/>
                      </w:rPr>
                      <m:t>i</m:t>
                    </m:r>
                    <m:r>
                      <w:rPr>
                        <w:rFonts w:ascii="Cambria Math" w:hAnsi="Cambria Math"/>
                      </w:rPr>
                      <m:t>,</m:t>
                    </m:r>
                    <m:r>
                      <w:rPr>
                        <w:rFonts w:ascii="Cambria Math" w:hAnsi="Cambria Math"/>
                      </w:rPr>
                      <m:t>ECE</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ManualECE</m:t>
                    </m:r>
                  </m:e>
                  <m:sub>
                    <m:r>
                      <w:rPr>
                        <w:rFonts w:ascii="Cambria Math" w:hAnsi="Cambria Math"/>
                      </w:rPr>
                      <m:t>i</m:t>
                    </m:r>
                    <m:r>
                      <w:rPr>
                        <w:rFonts w:ascii="Cambria Math" w:hAnsi="Cambria Math"/>
                      </w:rPr>
                      <m:t xml:space="preserve"> </m:t>
                    </m:r>
                  </m:sub>
                </m:sSub>
                <m:r>
                  <w:rPr>
                    <w:rFonts w:ascii="Cambria Math" w:hAnsi="Cambria Math"/>
                  </w:rPr>
                  <m:t>,</m:t>
                </m:r>
              </m:oMath>
            </m:oMathPara>
          </w:p>
          <w:p w14:paraId="74C192C3" w14:textId="2A6C0DD7" w:rsidR="00D7726A" w:rsidRPr="00AB036E"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ACECE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ACECERISKGROUPS</m:t>
                    </m:r>
                  </m:e>
                  <m:sub>
                    <m:r>
                      <w:rPr>
                        <w:rFonts w:ascii="Cambria Math" w:hAnsi="Cambria Math"/>
                      </w:rPr>
                      <m:t>i</m:t>
                    </m:r>
                  </m:sub>
                </m:sSub>
                <m:r>
                  <w:rPr>
                    <w:rFonts w:ascii="Cambria Math" w:hAnsi="Cambria Math"/>
                  </w:rPr>
                  <m:t>,</m:t>
                </m:r>
              </m:oMath>
            </m:oMathPara>
          </w:p>
          <w:p w14:paraId="41284477" w14:textId="1E5B18C7" w:rsidR="00D7726A" w:rsidRPr="00AB036E"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HVDCSECRISKSACEC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14:paraId="40D76C5C" w14:textId="473C87F4"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HVDCSECRISKSMANUA</m:t>
                </m:r>
                <m:sSub>
                  <m:sSubPr>
                    <m:ctrlPr>
                      <w:rPr>
                        <w:rFonts w:ascii="Cambria Math" w:hAnsi="Cambria Math"/>
                        <w:i/>
                      </w:rPr>
                    </m:ctrlPr>
                  </m:sSubPr>
                  <m:e>
                    <m:r>
                      <w:rPr>
                        <w:rFonts w:ascii="Cambria Math" w:hAnsi="Cambria Math"/>
                      </w:rPr>
                      <m:t>LECE</m:t>
                    </m:r>
                  </m:e>
                  <m:sub>
                    <m:r>
                      <w:rPr>
                        <w:rFonts w:ascii="Cambria Math" w:hAnsi="Cambria Math"/>
                      </w:rPr>
                      <m:t>i</m:t>
                    </m:r>
                  </m:sub>
                </m:sSub>
                <m:r>
                  <w:rPr>
                    <w:rFonts w:ascii="Cambria Math" w:hAnsi="Cambria Math"/>
                  </w:rPr>
                  <m:t>}</m:t>
                </m:r>
              </m:oMath>
            </m:oMathPara>
          </w:p>
        </w:tc>
      </w:tr>
      <w:tr w:rsidR="00CA203B" w14:paraId="45C25C96" w14:textId="77777777" w:rsidTr="0058452B">
        <w:trPr>
          <w:gridAfter w:val="1"/>
          <w:wAfter w:w="46" w:type="dxa"/>
          <w:trPrChange w:id="685"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tcPrChange w:id="686" w:author="David Bullen" w:date="2025-01-30T14:32:00Z" w16du:dateUtc="2025-01-30T01:32:00Z">
              <w:tcPr>
                <w:tcW w:w="2974" w:type="dxa"/>
              </w:tcPr>
            </w:tcPrChange>
          </w:tcPr>
          <w:p w14:paraId="3AED619E" w14:textId="6BEE6A26" w:rsidR="00CA203B" w:rsidRDefault="00FE1696" w:rsidP="009D0008">
            <w:pPr>
              <w:pStyle w:val="Equation"/>
              <w:spacing w:after="120"/>
            </w:pPr>
            <w:proofErr w:type="spellStart"/>
            <w:r>
              <w:t>SHORTFALL</w:t>
            </w:r>
            <w:r w:rsidR="004F5B6B">
              <w:t>ACLINES</w:t>
            </w:r>
            <w:r w:rsidR="00CA203B">
              <w:rPr>
                <w:vertAlign w:val="subscript"/>
              </w:rPr>
              <w:t>pn</w:t>
            </w:r>
            <w:proofErr w:type="spellEnd"/>
          </w:p>
        </w:tc>
        <w:tc>
          <w:tcPr>
            <w:tcW w:w="4831" w:type="dxa"/>
            <w:gridSpan w:val="2"/>
            <w:tcPrChange w:id="687" w:author="David Bullen" w:date="2025-01-30T14:32:00Z" w16du:dateUtc="2025-01-30T01:32:00Z">
              <w:tcPr>
                <w:tcW w:w="4870" w:type="dxa"/>
                <w:gridSpan w:val="2"/>
              </w:tcPr>
            </w:tcPrChange>
          </w:tcPr>
          <w:p w14:paraId="3FC6B960" w14:textId="06E886E8" w:rsidR="00CA203B" w:rsidRDefault="00CA203B" w:rsidP="00CA203B">
            <w:pPr>
              <w:cnfStyle w:val="000000000000" w:firstRow="0" w:lastRow="0" w:firstColumn="0" w:lastColumn="0" w:oddVBand="0" w:evenVBand="0" w:oddHBand="0" w:evenHBand="0" w:firstRowFirstColumn="0" w:firstRowLastColumn="0" w:lastRowFirstColumn="0" w:lastRowLastColumn="0"/>
            </w:pPr>
            <w:proofErr w:type="spellStart"/>
            <w:r>
              <w:t>ACLines</w:t>
            </w:r>
            <w:proofErr w:type="spellEnd"/>
            <w:r>
              <w:t xml:space="preserve"> which when removed from the model will reduce the capacity available to supply load at Pnode </w:t>
            </w:r>
            <w:r w:rsidRPr="000170EF">
              <w:rPr>
                <w:i/>
                <w:iCs/>
              </w:rPr>
              <w:t>pn</w:t>
            </w:r>
            <w:r>
              <w:t xml:space="preserve"> </w:t>
            </w:r>
          </w:p>
        </w:tc>
      </w:tr>
      <w:tr w:rsidR="00CA203B" w14:paraId="6583C17D" w14:textId="77777777" w:rsidTr="0058452B">
        <w:trPr>
          <w:gridAfter w:val="1"/>
          <w:wAfter w:w="46" w:type="dxa"/>
          <w:trPrChange w:id="688"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tcPrChange w:id="689" w:author="David Bullen" w:date="2025-01-30T14:32:00Z" w16du:dateUtc="2025-01-30T01:32:00Z">
              <w:tcPr>
                <w:tcW w:w="2974" w:type="dxa"/>
              </w:tcPr>
            </w:tcPrChange>
          </w:tcPr>
          <w:p w14:paraId="6DA5E8C3" w14:textId="13CA29B4" w:rsidR="00CA203B" w:rsidRDefault="00CA203B" w:rsidP="009D0008">
            <w:pPr>
              <w:pStyle w:val="Equation"/>
              <w:spacing w:after="120"/>
            </w:pPr>
            <w:proofErr w:type="spellStart"/>
            <w:r>
              <w:t>PNODETRANSFERPNODE</w:t>
            </w:r>
            <w:r>
              <w:rPr>
                <w:vertAlign w:val="subscript"/>
              </w:rPr>
              <w:t>pn</w:t>
            </w:r>
            <w:proofErr w:type="spellEnd"/>
          </w:p>
        </w:tc>
        <w:tc>
          <w:tcPr>
            <w:tcW w:w="4831" w:type="dxa"/>
            <w:gridSpan w:val="2"/>
            <w:tcPrChange w:id="690" w:author="David Bullen" w:date="2025-01-30T14:32:00Z" w16du:dateUtc="2025-01-30T01:32:00Z">
              <w:tcPr>
                <w:tcW w:w="4870" w:type="dxa"/>
                <w:gridSpan w:val="2"/>
              </w:tcPr>
            </w:tcPrChange>
          </w:tcPr>
          <w:p w14:paraId="10DF671F" w14:textId="62D55408" w:rsidR="00CA203B" w:rsidRPr="00BD7A7C" w:rsidRDefault="00CA203B" w:rsidP="00CA203B">
            <w:pPr>
              <w:cnfStyle w:val="000000000000" w:firstRow="0" w:lastRow="0" w:firstColumn="0" w:lastColumn="0" w:oddVBand="0" w:evenVBand="0" w:oddHBand="0" w:evenHBand="0" w:firstRowFirstColumn="0" w:firstRowLastColumn="0" w:lastRowFirstColumn="0" w:lastRowLastColumn="0"/>
            </w:pPr>
            <w:r>
              <w:t xml:space="preserve">Pnode which has been deemed potentially suitable </w:t>
            </w:r>
            <w:r w:rsidR="00BD7A7C">
              <w:t xml:space="preserve">as a target for </w:t>
            </w:r>
            <w:r>
              <w:t xml:space="preserve">shortfall transfer </w:t>
            </w:r>
            <w:r w:rsidRPr="000D15CD">
              <w:rPr>
                <w:u w:val="single"/>
              </w:rPr>
              <w:t>from</w:t>
            </w:r>
            <w:r w:rsidR="00BD7A7C">
              <w:t xml:space="preserve"> </w:t>
            </w:r>
            <w:r>
              <w:t xml:space="preserve">Pnode </w:t>
            </w:r>
            <w:r w:rsidRPr="000170EF">
              <w:rPr>
                <w:i/>
                <w:iCs/>
              </w:rPr>
              <w:t>pn</w:t>
            </w:r>
            <w:r w:rsidR="00BD7A7C">
              <w:t xml:space="preserve"> or as a source for price replacement transfer </w:t>
            </w:r>
            <w:r w:rsidR="00BD7A7C" w:rsidRPr="000D15CD">
              <w:rPr>
                <w:u w:val="single"/>
              </w:rPr>
              <w:t>to</w:t>
            </w:r>
            <w:r w:rsidR="00BD7A7C">
              <w:t xml:space="preserve"> Pnode </w:t>
            </w:r>
            <w:r w:rsidR="00BD7A7C" w:rsidRPr="00BD7A7C">
              <w:rPr>
                <w:i/>
                <w:iCs/>
              </w:rPr>
              <w:t>pn</w:t>
            </w:r>
            <w:r w:rsidR="00BD7A7C">
              <w:t xml:space="preserve"> </w:t>
            </w:r>
          </w:p>
        </w:tc>
      </w:tr>
      <w:tr w:rsidR="00CB3AA5" w14:paraId="58A533CF" w14:textId="77777777" w:rsidTr="0058452B">
        <w:trPr>
          <w:gridAfter w:val="1"/>
          <w:wAfter w:w="46" w:type="dxa"/>
          <w:trPrChange w:id="691"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92" w:author="David Bullen" w:date="2025-01-30T14:32:00Z" w16du:dateUtc="2025-01-30T01:32:00Z">
              <w:tcPr>
                <w:tcW w:w="2974" w:type="dxa"/>
                <w:vAlign w:val="center"/>
              </w:tcPr>
            </w:tcPrChange>
          </w:tcPr>
          <w:p w14:paraId="25F2A890" w14:textId="4CC47213" w:rsidR="00CB3AA5" w:rsidRPr="00CB3AA5" w:rsidRDefault="00CB3AA5" w:rsidP="0089188B">
            <w:pPr>
              <w:pStyle w:val="Equation"/>
              <w:spacing w:after="120"/>
              <w:rPr>
                <w:vertAlign w:val="subscript"/>
              </w:rPr>
            </w:pPr>
            <w:proofErr w:type="spellStart"/>
            <w:r>
              <w:t>DISPATCHABLEBIDS</w:t>
            </w:r>
            <w:r>
              <w:rPr>
                <w:vertAlign w:val="subscript"/>
              </w:rPr>
              <w:t>db</w:t>
            </w:r>
            <w:proofErr w:type="spellEnd"/>
          </w:p>
        </w:tc>
        <w:tc>
          <w:tcPr>
            <w:tcW w:w="4831" w:type="dxa"/>
            <w:gridSpan w:val="2"/>
            <w:vAlign w:val="center"/>
            <w:tcPrChange w:id="693" w:author="David Bullen" w:date="2025-01-30T14:32:00Z" w16du:dateUtc="2025-01-30T01:32:00Z">
              <w:tcPr>
                <w:tcW w:w="4870" w:type="dxa"/>
                <w:gridSpan w:val="2"/>
                <w:vAlign w:val="center"/>
              </w:tcPr>
            </w:tcPrChange>
          </w:tcPr>
          <w:p w14:paraId="69395CAC" w14:textId="04997C6C" w:rsidR="00CB3AA5" w:rsidRDefault="00CB3AA5" w:rsidP="0089188B">
            <w:pPr>
              <w:cnfStyle w:val="000000000000" w:firstRow="0" w:lastRow="0" w:firstColumn="0" w:lastColumn="0" w:oddVBand="0" w:evenVBand="0" w:oddHBand="0" w:evenHBand="0" w:firstRowFirstColumn="0" w:firstRowLastColumn="0" w:lastRowFirstColumn="0" w:lastRowLastColumn="0"/>
            </w:pPr>
            <w:r>
              <w:t>Nominated Demand Bids which are dispatchable</w:t>
            </w:r>
          </w:p>
        </w:tc>
      </w:tr>
      <w:tr w:rsidR="00BF75BF" w14:paraId="598F8728" w14:textId="77777777" w:rsidTr="0058452B">
        <w:trPr>
          <w:gridAfter w:val="1"/>
          <w:wAfter w:w="46" w:type="dxa"/>
          <w:trPrChange w:id="694" w:author="David Bullen" w:date="2025-01-30T14:32:00Z" w16du:dateUtc="2025-01-30T01:32:00Z">
            <w:trPr>
              <w:gridAfter w:val="1"/>
            </w:trPr>
          </w:trPrChange>
        </w:trPr>
        <w:tc>
          <w:tcPr>
            <w:cnfStyle w:val="001000000000" w:firstRow="0" w:lastRow="0" w:firstColumn="1" w:lastColumn="0" w:oddVBand="0" w:evenVBand="0" w:oddHBand="0" w:evenHBand="0" w:firstRowFirstColumn="0" w:firstRowLastColumn="0" w:lastRowFirstColumn="0" w:lastRowLastColumn="0"/>
            <w:tcW w:w="2967" w:type="dxa"/>
            <w:tcPrChange w:id="695" w:author="David Bullen" w:date="2025-01-30T14:32:00Z" w16du:dateUtc="2025-01-30T01:32:00Z">
              <w:tcPr>
                <w:tcW w:w="2974" w:type="dxa"/>
              </w:tcPr>
            </w:tcPrChange>
          </w:tcPr>
          <w:p w14:paraId="0DF7F936" w14:textId="77777777" w:rsidR="00BF75BF" w:rsidRPr="00894F00" w:rsidRDefault="00BF75BF" w:rsidP="00585B3A">
            <w:pPr>
              <w:pStyle w:val="Equation"/>
              <w:spacing w:after="120"/>
              <w:rPr>
                <w:vertAlign w:val="subscript"/>
              </w:rPr>
            </w:pPr>
            <w:proofErr w:type="spellStart"/>
            <w:r w:rsidRPr="00894F00">
              <w:t>DISCRETEDEMANDBIDS</w:t>
            </w:r>
            <w:r>
              <w:rPr>
                <w:vertAlign w:val="subscript"/>
              </w:rPr>
              <w:t>db</w:t>
            </w:r>
            <w:proofErr w:type="spellEnd"/>
          </w:p>
        </w:tc>
        <w:tc>
          <w:tcPr>
            <w:tcW w:w="4831" w:type="dxa"/>
            <w:gridSpan w:val="2"/>
            <w:tcPrChange w:id="696" w:author="David Bullen" w:date="2025-01-30T14:32:00Z" w16du:dateUtc="2025-01-30T01:32:00Z">
              <w:tcPr>
                <w:tcW w:w="4870" w:type="dxa"/>
                <w:gridSpan w:val="2"/>
              </w:tcPr>
            </w:tcPrChange>
          </w:tcPr>
          <w:p w14:paraId="7D2041F6" w14:textId="77777777" w:rsidR="00BF75BF" w:rsidRDefault="00BF75BF" w:rsidP="00585B3A">
            <w:pPr>
              <w:cnfStyle w:val="000000000000" w:firstRow="0" w:lastRow="0" w:firstColumn="0" w:lastColumn="0" w:oddVBand="0" w:evenVBand="0" w:oddHBand="0" w:evenHBand="0" w:firstRowFirstColumn="0" w:firstRowLastColumn="0" w:lastRowFirstColumn="0" w:lastRowLastColumn="0"/>
            </w:pPr>
            <w:r w:rsidRPr="0089188B">
              <w:rPr>
                <w:i/>
                <w:iCs/>
              </w:rPr>
              <w:t>DISPATCHABLEBIDS</w:t>
            </w:r>
            <w:r>
              <w:t xml:space="preserve"> which represent load that can only be on or off and will therefore be constrained to either clear fully or clear zero</w:t>
            </w:r>
          </w:p>
        </w:tc>
      </w:tr>
    </w:tbl>
    <w:p w14:paraId="73114509" w14:textId="77777777" w:rsidR="00714039" w:rsidRPr="00511198" w:rsidRDefault="00714039" w:rsidP="00714039">
      <w:pPr>
        <w:pStyle w:val="Heading2"/>
        <w:tabs>
          <w:tab w:val="clear" w:pos="1440"/>
        </w:tabs>
        <w:ind w:left="851" w:hanging="851"/>
        <w:jc w:val="left"/>
      </w:pPr>
      <w:bookmarkStart w:id="697" w:name="_Toc189139589"/>
      <w:bookmarkStart w:id="698" w:name="_Toc131539244"/>
      <w:r w:rsidRPr="00511198">
        <w:t>Functions Defined on Sets</w:t>
      </w:r>
      <w:bookmarkEnd w:id="697"/>
      <w:bookmarkEnd w:id="698"/>
    </w:p>
    <w:p w14:paraId="789258EF" w14:textId="77777777" w:rsidR="00714039" w:rsidRPr="00B820D1" w:rsidRDefault="00714039" w:rsidP="00714039">
      <w:pPr>
        <w:pStyle w:val="BodyText"/>
        <w:rPr>
          <w:color w:val="FF0000"/>
        </w:rPr>
      </w:pPr>
      <w:r>
        <w:t xml:space="preserve">For ease of description </w:t>
      </w:r>
      <w:proofErr w:type="gramStart"/>
      <w:r>
        <w:t>a number of</w:t>
      </w:r>
      <w:proofErr w:type="gramEnd"/>
      <w:r>
        <w:t xml:space="preserve"> functions are defined that operate on elements of sets and return either another set or a single element.  The following functions are defined:</w:t>
      </w:r>
    </w:p>
    <w:tbl>
      <w:tblPr>
        <w:tblStyle w:val="SOReportTable"/>
        <w:tblW w:w="0" w:type="auto"/>
        <w:tblLook w:val="04A0" w:firstRow="1" w:lastRow="0" w:firstColumn="1" w:lastColumn="0" w:noHBand="0" w:noVBand="1"/>
      </w:tblPr>
      <w:tblGrid>
        <w:gridCol w:w="1610"/>
        <w:gridCol w:w="6188"/>
      </w:tblGrid>
      <w:tr w:rsidR="00714039" w14:paraId="6C7AD246"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42" w:type="dxa"/>
          </w:tcPr>
          <w:p w14:paraId="216AD3F8" w14:textId="77777777" w:rsidR="00714039" w:rsidRDefault="00714039" w:rsidP="00D872AD">
            <w:pPr>
              <w:pStyle w:val="BodyText"/>
              <w:ind w:left="0"/>
              <w:rPr>
                <w:lang w:eastAsia="en-GB"/>
              </w:rPr>
            </w:pPr>
            <w:r>
              <w:rPr>
                <w:lang w:eastAsia="en-GB"/>
              </w:rPr>
              <w:t>Item</w:t>
            </w:r>
          </w:p>
        </w:tc>
        <w:tc>
          <w:tcPr>
            <w:tcW w:w="6399" w:type="dxa"/>
          </w:tcPr>
          <w:p w14:paraId="1A52906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73911410"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3EE1C83B" w14:textId="77777777" w:rsidR="00714039" w:rsidRPr="00E36671" w:rsidRDefault="00714039" w:rsidP="00D872AD">
            <w:pPr>
              <w:pStyle w:val="Equation"/>
            </w:pPr>
            <w:r w:rsidRPr="00E36671">
              <w:t>k(</w:t>
            </w:r>
            <w:r w:rsidRPr="00E37ED5">
              <w:rPr>
                <w:b/>
              </w:rPr>
              <w:t>∙</w:t>
            </w:r>
            <w:r w:rsidRPr="00E36671">
              <w:t>)</w:t>
            </w:r>
          </w:p>
        </w:tc>
        <w:tc>
          <w:tcPr>
            <w:tcW w:w="6399" w:type="dxa"/>
          </w:tcPr>
          <w:p w14:paraId="76CB629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the argument could be a security measure </w:t>
            </w:r>
            <w:r>
              <w:rPr>
                <w:i/>
              </w:rPr>
              <w:t>v</w:t>
            </w:r>
            <w:r>
              <w:t xml:space="preserve"> or directed AC line </w:t>
            </w:r>
            <w:r>
              <w:rPr>
                <w:i/>
              </w:rPr>
              <w:t>q</w:t>
            </w:r>
            <w:r>
              <w:t xml:space="preserve"> gives the undirected AC line associated with the argument.</w:t>
            </w:r>
          </w:p>
        </w:tc>
      </w:tr>
      <w:tr w:rsidR="00714039" w14:paraId="5B7B6041"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1FBB9D6E" w14:textId="77777777" w:rsidR="00714039" w:rsidRPr="00E36671" w:rsidRDefault="00714039" w:rsidP="00D872AD">
            <w:pPr>
              <w:pStyle w:val="Equation"/>
            </w:pPr>
            <w:r w:rsidRPr="00E36671">
              <w:t>q(v)</w:t>
            </w:r>
          </w:p>
        </w:tc>
        <w:tc>
          <w:tcPr>
            <w:tcW w:w="6399" w:type="dxa"/>
          </w:tcPr>
          <w:p w14:paraId="7B9342E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directed AC line </w:t>
            </w:r>
            <w:r>
              <w:rPr>
                <w:i/>
              </w:rPr>
              <w:t>q</w:t>
            </w:r>
            <w:r>
              <w:t xml:space="preserve"> of interest in security measure </w:t>
            </w:r>
            <w:r>
              <w:rPr>
                <w:i/>
              </w:rPr>
              <w:t>v</w:t>
            </w:r>
            <w:r>
              <w:t>.</w:t>
            </w:r>
          </w:p>
        </w:tc>
      </w:tr>
      <w:tr w:rsidR="00714039" w14:paraId="01BD0D95"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272875A8" w14:textId="77777777" w:rsidR="00714039" w:rsidRPr="00E36671" w:rsidRDefault="00714039" w:rsidP="00D872AD">
            <w:pPr>
              <w:pStyle w:val="Equation"/>
            </w:pPr>
            <w:r w:rsidRPr="00E36671">
              <w:t>n(v)</w:t>
            </w:r>
          </w:p>
        </w:tc>
        <w:tc>
          <w:tcPr>
            <w:tcW w:w="6399" w:type="dxa"/>
          </w:tcPr>
          <w:p w14:paraId="563671E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AC node </w:t>
            </w:r>
            <w:r>
              <w:rPr>
                <w:i/>
              </w:rPr>
              <w:t>n</w:t>
            </w:r>
            <w:r>
              <w:t xml:space="preserve"> of interest in security measure </w:t>
            </w:r>
            <w:r>
              <w:rPr>
                <w:i/>
              </w:rPr>
              <w:t>v</w:t>
            </w:r>
            <w:r>
              <w:t>.</w:t>
            </w:r>
          </w:p>
        </w:tc>
      </w:tr>
      <w:tr w:rsidR="00714039" w14:paraId="30CD8CA5"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4CBEAC00" w14:textId="77777777" w:rsidR="00714039" w:rsidRPr="00E36671" w:rsidRDefault="00714039" w:rsidP="00D872AD">
            <w:pPr>
              <w:pStyle w:val="Equation"/>
            </w:pPr>
            <w:r w:rsidRPr="00E36671">
              <w:t>n(i)</w:t>
            </w:r>
          </w:p>
        </w:tc>
        <w:tc>
          <w:tcPr>
            <w:tcW w:w="6399" w:type="dxa"/>
          </w:tcPr>
          <w:p w14:paraId="49D94F8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set of AC nodes </w:t>
            </w:r>
            <w:r>
              <w:rPr>
                <w:i/>
              </w:rPr>
              <w:t>n</w:t>
            </w:r>
            <w:r>
              <w:t xml:space="preserve"> located in island </w:t>
            </w:r>
            <w:r>
              <w:rPr>
                <w:i/>
              </w:rPr>
              <w:t>i</w:t>
            </w:r>
            <w:r>
              <w:t>.</w:t>
            </w:r>
          </w:p>
        </w:tc>
      </w:tr>
      <w:tr w:rsidR="00714039" w14:paraId="726A677A"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5899672A" w14:textId="77777777" w:rsidR="00714039" w:rsidRPr="00E36671" w:rsidRDefault="00714039" w:rsidP="00D872AD">
            <w:pPr>
              <w:pStyle w:val="Equation"/>
            </w:pPr>
            <w:r w:rsidRPr="00E36671">
              <w:t>g(</w:t>
            </w:r>
            <w:r w:rsidRPr="00846A38">
              <w:rPr>
                <w:b/>
              </w:rPr>
              <w:t>∙</w:t>
            </w:r>
            <w:r w:rsidRPr="00E36671">
              <w:t>)</w:t>
            </w:r>
          </w:p>
        </w:tc>
        <w:tc>
          <w:tcPr>
            <w:tcW w:w="6399" w:type="dxa"/>
          </w:tcPr>
          <w:p w14:paraId="10178C34"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the argument could be a reserve offer </w:t>
            </w:r>
            <w:r>
              <w:rPr>
                <w:i/>
              </w:rPr>
              <w:t xml:space="preserve">r </w:t>
            </w:r>
            <w:r>
              <w:t xml:space="preserve">or security measure </w:t>
            </w:r>
            <w:r>
              <w:rPr>
                <w:i/>
              </w:rPr>
              <w:t>v</w:t>
            </w:r>
            <w:r>
              <w:t xml:space="preserve"> gives the generation offer associated with the argument.</w:t>
            </w:r>
          </w:p>
        </w:tc>
      </w:tr>
      <w:tr w:rsidR="00714039" w:rsidRPr="00D404B4" w14:paraId="4D8222DE"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7710A32F" w14:textId="77777777" w:rsidR="00714039" w:rsidRPr="00D404B4" w:rsidRDefault="00714039" w:rsidP="00D872AD">
            <w:pPr>
              <w:pStyle w:val="Equation"/>
            </w:pPr>
            <w:proofErr w:type="spellStart"/>
            <w:r>
              <w:t>db</w:t>
            </w:r>
            <w:proofErr w:type="spellEnd"/>
            <w:r w:rsidRPr="00D404B4">
              <w:t>(</w:t>
            </w:r>
            <w:r w:rsidRPr="00846A38">
              <w:rPr>
                <w:b/>
              </w:rPr>
              <w:t>∙</w:t>
            </w:r>
            <w:r w:rsidRPr="00D404B4">
              <w:t>)</w:t>
            </w:r>
          </w:p>
        </w:tc>
        <w:tc>
          <w:tcPr>
            <w:tcW w:w="6399" w:type="dxa"/>
          </w:tcPr>
          <w:p w14:paraId="5451499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where the argument could be a reserve offer </w:t>
            </w:r>
            <w:r w:rsidRPr="00D404B4">
              <w:rPr>
                <w:i/>
              </w:rPr>
              <w:t xml:space="preserve">r </w:t>
            </w:r>
            <w:r w:rsidRPr="00D404B4">
              <w:t xml:space="preserve">or security measure </w:t>
            </w:r>
            <w:r w:rsidRPr="00D404B4">
              <w:rPr>
                <w:i/>
              </w:rPr>
              <w:t>v</w:t>
            </w:r>
            <w:r w:rsidRPr="00D404B4">
              <w:t xml:space="preserve"> gives the demand bid associated with the argument.</w:t>
            </w:r>
          </w:p>
        </w:tc>
      </w:tr>
      <w:tr w:rsidR="00714039" w:rsidRPr="00D404B4" w14:paraId="4994BE07"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14806AC7" w14:textId="77777777" w:rsidR="00714039" w:rsidRPr="00D404B4" w:rsidRDefault="00714039" w:rsidP="00D872AD">
            <w:pPr>
              <w:pStyle w:val="Equation"/>
            </w:pPr>
            <w:r w:rsidRPr="00D404B4">
              <w:t>b(</w:t>
            </w:r>
            <w:r w:rsidRPr="00846A38">
              <w:rPr>
                <w:b/>
              </w:rPr>
              <w:t>∙</w:t>
            </w:r>
            <w:r w:rsidRPr="00D404B4">
              <w:t xml:space="preserve">) </w:t>
            </w:r>
            <w:r w:rsidRPr="00D404B4">
              <w:rPr>
                <w:rFonts w:ascii="Arial" w:hAnsi="Arial" w:cs="Arial"/>
              </w:rPr>
              <w:t xml:space="preserve">and </w:t>
            </w:r>
            <w:r w:rsidRPr="00D404B4">
              <w:br/>
              <w:t>e(</w:t>
            </w:r>
            <w:r w:rsidRPr="00846A38">
              <w:rPr>
                <w:b/>
              </w:rPr>
              <w:t>∙</w:t>
            </w:r>
            <w:r w:rsidRPr="00D404B4">
              <w:t>)</w:t>
            </w:r>
          </w:p>
        </w:tc>
        <w:tc>
          <w:tcPr>
            <w:tcW w:w="6399" w:type="dxa"/>
          </w:tcPr>
          <w:p w14:paraId="1D8D1CC0"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beginning and ending AC nodes respectively of a line or link where the argument could be an undirected AC line </w:t>
            </w:r>
            <w:r w:rsidRPr="00D404B4">
              <w:rPr>
                <w:i/>
              </w:rPr>
              <w:t>k</w:t>
            </w:r>
            <w:r w:rsidRPr="00D404B4">
              <w:t xml:space="preserve"> or a HVDC link </w:t>
            </w:r>
            <w:r w:rsidRPr="00D404B4">
              <w:rPr>
                <w:i/>
              </w:rPr>
              <w:t>l</w:t>
            </w:r>
            <w:r w:rsidRPr="00D404B4">
              <w:t xml:space="preserve">.  For the undirected AC </w:t>
            </w:r>
            <w:proofErr w:type="gramStart"/>
            <w:r w:rsidRPr="00D404B4">
              <w:t>line</w:t>
            </w:r>
            <w:proofErr w:type="gramEnd"/>
            <w:r w:rsidRPr="00D404B4">
              <w:t xml:space="preserve"> the conventional direction of the line is used to determine the beginning and end.</w:t>
            </w:r>
          </w:p>
        </w:tc>
      </w:tr>
      <w:tr w:rsidR="00714039" w:rsidRPr="00D404B4" w14:paraId="11A378DA"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6A4AE8EF" w14:textId="77777777" w:rsidR="00714039" w:rsidRPr="00D404B4" w:rsidRDefault="00714039" w:rsidP="00D872AD">
            <w:pPr>
              <w:pStyle w:val="Equation"/>
            </w:pPr>
            <w:r w:rsidRPr="00D404B4">
              <w:t xml:space="preserve">F(k) </w:t>
            </w:r>
            <w:r w:rsidRPr="00D404B4">
              <w:rPr>
                <w:rFonts w:ascii="Arial" w:hAnsi="Arial" w:cs="Arial"/>
              </w:rPr>
              <w:t>and</w:t>
            </w:r>
            <w:r w:rsidRPr="00D404B4">
              <w:t xml:space="preserve"> B(k)</w:t>
            </w:r>
          </w:p>
        </w:tc>
        <w:tc>
          <w:tcPr>
            <w:tcW w:w="6399" w:type="dxa"/>
          </w:tcPr>
          <w:p w14:paraId="56D70339"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forward and backward directed AC lines respectively associated with AC undirected line </w:t>
            </w:r>
            <w:r w:rsidRPr="00D404B4">
              <w:rPr>
                <w:i/>
              </w:rPr>
              <w:t>k</w:t>
            </w:r>
            <w:r w:rsidRPr="00D404B4">
              <w:t>.</w:t>
            </w:r>
          </w:p>
        </w:tc>
      </w:tr>
      <w:tr w:rsidR="00714039" w:rsidRPr="00D404B4" w14:paraId="548CBE09"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47600030" w14:textId="77777777" w:rsidR="00714039" w:rsidRPr="00D404B4" w:rsidRDefault="00714039" w:rsidP="00D872AD">
            <w:pPr>
              <w:pStyle w:val="Equation"/>
            </w:pPr>
            <w:r w:rsidRPr="00D404B4">
              <w:t>l(v)</w:t>
            </w:r>
          </w:p>
        </w:tc>
        <w:tc>
          <w:tcPr>
            <w:tcW w:w="6399" w:type="dxa"/>
          </w:tcPr>
          <w:p w14:paraId="48F405BB"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gives the HVDC link of interest in security measure</w:t>
            </w:r>
            <w:r w:rsidRPr="00D404B4">
              <w:rPr>
                <w:i/>
              </w:rPr>
              <w:t xml:space="preserve"> v</w:t>
            </w:r>
            <w:r w:rsidRPr="00D404B4">
              <w:t>.</w:t>
            </w:r>
          </w:p>
        </w:tc>
      </w:tr>
      <w:tr w:rsidR="00714039" w:rsidRPr="00D404B4" w14:paraId="29FCD35C"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366336B6" w14:textId="77777777" w:rsidR="00714039" w:rsidRPr="00D404B4" w:rsidRDefault="00714039" w:rsidP="00D872AD">
            <w:pPr>
              <w:pStyle w:val="Equation"/>
              <w:rPr>
                <w:rFonts w:ascii="Courier New" w:hAnsi="Courier New" w:cs="Courier New"/>
              </w:rPr>
            </w:pPr>
            <w:r w:rsidRPr="00D404B4">
              <w:t>S</w:t>
            </w:r>
            <w:r w:rsidRPr="00D404B4">
              <w:rPr>
                <w:vertAlign w:val="subscript"/>
              </w:rPr>
              <w:t>AC</w:t>
            </w:r>
            <w:r w:rsidRPr="00D404B4">
              <w:t xml:space="preserve">(n) </w:t>
            </w:r>
            <w:r w:rsidRPr="00D404B4">
              <w:rPr>
                <w:rFonts w:ascii="Arial" w:hAnsi="Arial" w:cs="Arial"/>
              </w:rPr>
              <w:t>and</w:t>
            </w:r>
            <w:r w:rsidRPr="00D404B4">
              <w:t xml:space="preserve"> R</w:t>
            </w:r>
            <w:r w:rsidRPr="00D404B4">
              <w:rPr>
                <w:vertAlign w:val="subscript"/>
              </w:rPr>
              <w:t>AC</w:t>
            </w:r>
            <w:r w:rsidRPr="00D404B4">
              <w:t>(n</w:t>
            </w:r>
            <w:r w:rsidRPr="00D404B4">
              <w:rPr>
                <w:rFonts w:ascii="Courier New" w:hAnsi="Courier New" w:cs="Courier New"/>
              </w:rPr>
              <w:t>)</w:t>
            </w:r>
          </w:p>
        </w:tc>
        <w:tc>
          <w:tcPr>
            <w:tcW w:w="6399" w:type="dxa"/>
          </w:tcPr>
          <w:p w14:paraId="1736BCFC"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sets of AC directed lines for which </w:t>
            </w:r>
            <w:r w:rsidRPr="00D404B4">
              <w:rPr>
                <w:i/>
              </w:rPr>
              <w:t>n</w:t>
            </w:r>
            <w:r w:rsidRPr="00D404B4">
              <w:t xml:space="preserve"> is the sending AC node or receiving AC node respectively.</w:t>
            </w:r>
          </w:p>
        </w:tc>
      </w:tr>
      <w:tr w:rsidR="00714039" w:rsidRPr="00D404B4" w14:paraId="756806EB"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634532A8" w14:textId="77777777" w:rsidR="00714039" w:rsidRPr="00D404B4" w:rsidRDefault="00714039" w:rsidP="00D872AD">
            <w:pPr>
              <w:pStyle w:val="Equation"/>
              <w:rPr>
                <w:rFonts w:ascii="Courier New" w:hAnsi="Courier New" w:cs="Courier New"/>
              </w:rPr>
            </w:pPr>
            <w:r w:rsidRPr="00D404B4">
              <w:t>S</w:t>
            </w:r>
            <w:r w:rsidRPr="00D404B4">
              <w:rPr>
                <w:vertAlign w:val="subscript"/>
              </w:rPr>
              <w:t>HVDC</w:t>
            </w:r>
            <w:r w:rsidRPr="00D404B4">
              <w:t xml:space="preserve">(n) </w:t>
            </w:r>
            <w:r w:rsidRPr="00D404B4">
              <w:rPr>
                <w:rFonts w:ascii="Arial" w:hAnsi="Arial" w:cs="Arial"/>
              </w:rPr>
              <w:t>and</w:t>
            </w:r>
            <w:r w:rsidRPr="00D404B4">
              <w:t xml:space="preserve"> R</w:t>
            </w:r>
            <w:r w:rsidRPr="00D404B4">
              <w:rPr>
                <w:vertAlign w:val="subscript"/>
              </w:rPr>
              <w:t>HVDC</w:t>
            </w:r>
            <w:r w:rsidRPr="00D404B4">
              <w:t>(n</w:t>
            </w:r>
            <w:r>
              <w:t>)</w:t>
            </w:r>
          </w:p>
        </w:tc>
        <w:tc>
          <w:tcPr>
            <w:tcW w:w="6399" w:type="dxa"/>
          </w:tcPr>
          <w:p w14:paraId="70B546BF"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sets of HVDC links for which </w:t>
            </w:r>
            <w:r w:rsidRPr="00D404B4">
              <w:rPr>
                <w:i/>
              </w:rPr>
              <w:t>n</w:t>
            </w:r>
            <w:r w:rsidRPr="00D404B4">
              <w:t xml:space="preserve"> is the sending AC node or receiving AC node respectively.</w:t>
            </w:r>
          </w:p>
        </w:tc>
      </w:tr>
    </w:tbl>
    <w:p w14:paraId="32DE5730" w14:textId="77777777" w:rsidR="00714039" w:rsidRPr="00511198" w:rsidRDefault="00714039" w:rsidP="00714039">
      <w:pPr>
        <w:pStyle w:val="Heading2"/>
        <w:tabs>
          <w:tab w:val="clear" w:pos="1440"/>
        </w:tabs>
        <w:ind w:left="851" w:hanging="851"/>
        <w:jc w:val="left"/>
      </w:pPr>
      <w:bookmarkStart w:id="699" w:name="_Toc189139590"/>
      <w:bookmarkStart w:id="700" w:name="_Hlk126677353"/>
      <w:bookmarkStart w:id="701" w:name="_Toc131539245"/>
      <w:r w:rsidRPr="00511198">
        <w:t>Generation and Load</w:t>
      </w:r>
      <w:bookmarkEnd w:id="699"/>
      <w:bookmarkEnd w:id="701"/>
      <w:r w:rsidRPr="00511198">
        <w:t xml:space="preserve"> </w:t>
      </w:r>
    </w:p>
    <w:p w14:paraId="16C3A2FC" w14:textId="77777777" w:rsidR="00714039" w:rsidRPr="00D404B4" w:rsidRDefault="00714039" w:rsidP="00C46AB9">
      <w:pPr>
        <w:pStyle w:val="Heading3"/>
      </w:pPr>
      <w:bookmarkStart w:id="702" w:name="_Toc189139591"/>
      <w:bookmarkStart w:id="703" w:name="_Toc131539246"/>
      <w:bookmarkEnd w:id="700"/>
      <w:r w:rsidRPr="00D404B4">
        <w:t>Parameters</w:t>
      </w:r>
      <w:bookmarkEnd w:id="702"/>
      <w:bookmarkEnd w:id="703"/>
    </w:p>
    <w:tbl>
      <w:tblPr>
        <w:tblStyle w:val="SOReportTable"/>
        <w:tblW w:w="0" w:type="auto"/>
        <w:tblLook w:val="04A0" w:firstRow="1" w:lastRow="0" w:firstColumn="1" w:lastColumn="0" w:noHBand="0" w:noVBand="1"/>
      </w:tblPr>
      <w:tblGrid>
        <w:gridCol w:w="3636"/>
        <w:gridCol w:w="10"/>
        <w:gridCol w:w="4152"/>
      </w:tblGrid>
      <w:tr w:rsidR="00714039" w14:paraId="714E2A10" w14:textId="77777777" w:rsidTr="007B6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6A504927" w14:textId="77777777" w:rsidR="00714039" w:rsidRDefault="00714039" w:rsidP="00D872AD">
            <w:pPr>
              <w:pStyle w:val="BodyText"/>
              <w:ind w:left="0"/>
              <w:rPr>
                <w:lang w:eastAsia="en-GB"/>
              </w:rPr>
            </w:pPr>
            <w:r>
              <w:rPr>
                <w:lang w:eastAsia="en-GB"/>
              </w:rPr>
              <w:t>Item</w:t>
            </w:r>
          </w:p>
        </w:tc>
        <w:tc>
          <w:tcPr>
            <w:tcW w:w="5298" w:type="dxa"/>
            <w:gridSpan w:val="2"/>
          </w:tcPr>
          <w:p w14:paraId="2513526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rsidRPr="00D404B4" w14:paraId="2B5CCE41"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5EB09B6D" w14:textId="77777777" w:rsidR="00714039" w:rsidRPr="00D404B4" w:rsidRDefault="00714039" w:rsidP="00D872AD">
            <w:pPr>
              <w:pStyle w:val="Equation"/>
            </w:pPr>
            <w:proofErr w:type="spellStart"/>
            <w:r w:rsidRPr="00D404B4">
              <w:t>GenerationOfferBlocks</w:t>
            </w:r>
            <w:r w:rsidRPr="00D404B4">
              <w:rPr>
                <w:vertAlign w:val="subscript"/>
              </w:rPr>
              <w:t>g</w:t>
            </w:r>
            <w:proofErr w:type="spellEnd"/>
          </w:p>
        </w:tc>
        <w:tc>
          <w:tcPr>
            <w:tcW w:w="5298" w:type="dxa"/>
            <w:gridSpan w:val="2"/>
          </w:tcPr>
          <w:p w14:paraId="384788ED"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number of blocks in generation offer </w:t>
            </w:r>
            <m:oMath>
              <m:r>
                <w:rPr>
                  <w:rFonts w:ascii="Cambria Math" w:hAnsi="Cambria Math"/>
                </w:rPr>
                <m:t>g∈ OFFERS</m:t>
              </m:r>
            </m:oMath>
            <w:r w:rsidRPr="00D404B4">
              <w:t>.</w:t>
            </w:r>
          </w:p>
        </w:tc>
      </w:tr>
      <w:tr w:rsidR="00714039" w:rsidRPr="00D404B4" w14:paraId="7C875FCB"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22616B82" w14:textId="77777777" w:rsidR="00714039" w:rsidRPr="00D404B4" w:rsidRDefault="00714039" w:rsidP="00D872AD">
            <w:pPr>
              <w:pStyle w:val="Equation"/>
            </w:pPr>
            <w:proofErr w:type="spellStart"/>
            <w:r w:rsidRPr="00D404B4">
              <w:t>GenerationOfferMW</w:t>
            </w:r>
            <w:r w:rsidRPr="00D404B4">
              <w:rPr>
                <w:vertAlign w:val="subscript"/>
              </w:rPr>
              <w:t>g</w:t>
            </w:r>
            <w:proofErr w:type="spellEnd"/>
            <w:r w:rsidRPr="00D404B4">
              <w:rPr>
                <w:vertAlign w:val="subscript"/>
              </w:rPr>
              <w:t>, j</w:t>
            </w:r>
          </w:p>
        </w:tc>
        <w:tc>
          <w:tcPr>
            <w:tcW w:w="5298" w:type="dxa"/>
            <w:gridSpan w:val="2"/>
          </w:tcPr>
          <w:p w14:paraId="0E66102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element of the </w:t>
            </w:r>
            <w:r w:rsidRPr="00D404B4">
              <w:rPr>
                <w:i/>
              </w:rPr>
              <w:t>j</w:t>
            </w:r>
            <w:proofErr w:type="spellStart"/>
            <w:r w:rsidRPr="00D404B4">
              <w:rPr>
                <w:i/>
                <w:position w:val="6"/>
                <w:sz w:val="16"/>
                <w:vertAlign w:val="superscript"/>
              </w:rPr>
              <w:t>th</w:t>
            </w:r>
            <w:proofErr w:type="spellEnd"/>
            <w:r w:rsidRPr="00D404B4">
              <w:t xml:space="preserve"> block of the offer.</w:t>
            </w:r>
          </w:p>
        </w:tc>
      </w:tr>
      <w:tr w:rsidR="00714039" w:rsidRPr="00D404B4" w14:paraId="3C6A6DA5"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7072D997" w14:textId="77777777" w:rsidR="00714039" w:rsidRPr="00D404B4" w:rsidRDefault="00714039" w:rsidP="00D872AD">
            <w:pPr>
              <w:pStyle w:val="Equation"/>
            </w:pPr>
            <w:proofErr w:type="spellStart"/>
            <w:r w:rsidRPr="00D404B4">
              <w:t>GenerationOfferPrice</w:t>
            </w:r>
            <w:r w:rsidRPr="00D404B4">
              <w:rPr>
                <w:vertAlign w:val="subscript"/>
              </w:rPr>
              <w:t>g</w:t>
            </w:r>
            <w:proofErr w:type="spellEnd"/>
            <w:r w:rsidRPr="00D404B4">
              <w:rPr>
                <w:vertAlign w:val="subscript"/>
              </w:rPr>
              <w:t>, j</w:t>
            </w:r>
          </w:p>
        </w:tc>
        <w:tc>
          <w:tcPr>
            <w:tcW w:w="5298" w:type="dxa"/>
            <w:gridSpan w:val="2"/>
          </w:tcPr>
          <w:p w14:paraId="011276F6"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price element of the </w:t>
            </w:r>
            <w:r w:rsidRPr="00D404B4">
              <w:rPr>
                <w:i/>
              </w:rPr>
              <w:t>j</w:t>
            </w:r>
            <w:proofErr w:type="spellStart"/>
            <w:r w:rsidRPr="00D404B4">
              <w:rPr>
                <w:i/>
                <w:position w:val="6"/>
                <w:sz w:val="16"/>
                <w:vertAlign w:val="superscript"/>
              </w:rPr>
              <w:t>th</w:t>
            </w:r>
            <w:proofErr w:type="spellEnd"/>
            <w:r w:rsidRPr="00D404B4">
              <w:t xml:space="preserve"> block of the offer.  </w:t>
            </w:r>
            <w:r w:rsidRPr="00D404B4">
              <w:rPr>
                <w:i/>
              </w:rPr>
              <w:t xml:space="preserve">The parameter is </w:t>
            </w:r>
            <w:r>
              <w:rPr>
                <w:i/>
              </w:rPr>
              <w:t>unrestricted</w:t>
            </w:r>
            <w:r w:rsidRPr="00D404B4">
              <w:rPr>
                <w:i/>
              </w:rPr>
              <w:t>.</w:t>
            </w:r>
          </w:p>
        </w:tc>
      </w:tr>
      <w:tr w:rsidR="00714039" w:rsidRPr="00D404B4" w14:paraId="73D4EEC9"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59FD2836" w14:textId="77777777" w:rsidR="00714039" w:rsidRPr="00480D26" w:rsidRDefault="00714039" w:rsidP="00D872AD">
            <w:pPr>
              <w:pStyle w:val="Equation"/>
              <w:rPr>
                <w:vertAlign w:val="subscript"/>
              </w:rPr>
            </w:pPr>
            <w:proofErr w:type="spellStart"/>
            <w:r w:rsidRPr="00B055C3">
              <w:t>R</w:t>
            </w:r>
            <w:r>
              <w:t>ampRateUp</w:t>
            </w:r>
            <w:r>
              <w:rPr>
                <w:vertAlign w:val="subscript"/>
              </w:rPr>
              <w:t>g</w:t>
            </w:r>
            <w:proofErr w:type="spellEnd"/>
          </w:p>
        </w:tc>
        <w:tc>
          <w:tcPr>
            <w:tcW w:w="5298" w:type="dxa"/>
            <w:gridSpan w:val="2"/>
          </w:tcPr>
          <w:p w14:paraId="5FFC79A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ramping up rate in MW per hour associated with generation offer </w:t>
            </w:r>
            <w:r>
              <w:rPr>
                <w:rFonts w:ascii="Cambria Math" w:hAnsi="Cambria Math" w:cs="Cambria Math"/>
              </w:rPr>
              <w:t>𝑔</w:t>
            </w:r>
            <w:r>
              <w:t xml:space="preserve"> </w:t>
            </w:r>
            <w:r>
              <w:rPr>
                <w:rFonts w:ascii="Cambria Math" w:hAnsi="Cambria Math" w:cs="Cambria Math"/>
              </w:rPr>
              <w:t>∈</w:t>
            </w:r>
            <w:r>
              <w:t xml:space="preserve"> </w:t>
            </w:r>
            <m:oMath>
              <m:r>
                <w:rPr>
                  <w:rFonts w:ascii="Cambria Math" w:hAnsi="Cambria Math"/>
                </w:rPr>
                <m:t>OFFERS</m:t>
              </m:r>
            </m:oMath>
            <w:r>
              <w:t>.</w:t>
            </w:r>
          </w:p>
        </w:tc>
      </w:tr>
      <w:tr w:rsidR="00714039" w:rsidRPr="00D404B4" w14:paraId="07541054"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4AD98869" w14:textId="77777777" w:rsidR="00714039" w:rsidRPr="00480D26" w:rsidRDefault="00714039" w:rsidP="00D872AD">
            <w:pPr>
              <w:pStyle w:val="Equation"/>
              <w:rPr>
                <w:rFonts w:ascii="Arial" w:hAnsi="Arial"/>
                <w:i w:val="0"/>
                <w:vertAlign w:val="subscript"/>
              </w:rPr>
            </w:pPr>
            <w:proofErr w:type="spellStart"/>
            <w:r w:rsidRPr="00B055C3">
              <w:t>R</w:t>
            </w:r>
            <w:r>
              <w:t>ampRateDown</w:t>
            </w:r>
            <w:r>
              <w:rPr>
                <w:vertAlign w:val="subscript"/>
              </w:rPr>
              <w:t>g</w:t>
            </w:r>
            <w:proofErr w:type="spellEnd"/>
          </w:p>
        </w:tc>
        <w:tc>
          <w:tcPr>
            <w:tcW w:w="5298" w:type="dxa"/>
            <w:gridSpan w:val="2"/>
          </w:tcPr>
          <w:p w14:paraId="1652F37F"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ramping down rate in MW per hour associated with generation offer </w:t>
            </w:r>
            <w:r>
              <w:rPr>
                <w:rFonts w:ascii="Cambria Math" w:hAnsi="Cambria Math" w:cs="Cambria Math"/>
              </w:rPr>
              <w:t>𝑔</w:t>
            </w:r>
            <w:r>
              <w:t xml:space="preserve"> </w:t>
            </w:r>
            <w:r>
              <w:rPr>
                <w:rFonts w:ascii="Cambria Math" w:hAnsi="Cambria Math" w:cs="Cambria Math"/>
              </w:rPr>
              <w:t>∈</w:t>
            </w:r>
            <w:r>
              <w:t xml:space="preserve"> </w:t>
            </w:r>
            <m:oMath>
              <m:r>
                <w:rPr>
                  <w:rFonts w:ascii="Cambria Math" w:hAnsi="Cambria Math"/>
                </w:rPr>
                <m:t>OFFERS</m:t>
              </m:r>
            </m:oMath>
            <w:r>
              <w:t>.</w:t>
            </w:r>
          </w:p>
        </w:tc>
      </w:tr>
      <w:tr w:rsidR="00894F00" w:rsidRPr="00D404B4" w14:paraId="0E93C0B8" w14:textId="77777777" w:rsidTr="004174FA">
        <w:tc>
          <w:tcPr>
            <w:cnfStyle w:val="001000000000" w:firstRow="0" w:lastRow="0" w:firstColumn="1" w:lastColumn="0" w:oddVBand="0" w:evenVBand="0" w:oddHBand="0" w:evenHBand="0" w:firstRowFirstColumn="0" w:firstRowLastColumn="0" w:lastRowFirstColumn="0" w:lastRowLastColumn="0"/>
            <w:tcW w:w="2619" w:type="dxa"/>
          </w:tcPr>
          <w:p w14:paraId="2CC66FBD" w14:textId="77777777" w:rsidR="00894F00" w:rsidRDefault="00894F00" w:rsidP="004174FA">
            <w:pPr>
              <w:pStyle w:val="Equation"/>
            </w:pPr>
            <w:proofErr w:type="spellStart"/>
            <w:r>
              <w:t>Dispatchable</w:t>
            </w:r>
            <w:r>
              <w:rPr>
                <w:vertAlign w:val="subscript"/>
              </w:rPr>
              <w:t>g</w:t>
            </w:r>
            <w:proofErr w:type="spellEnd"/>
          </w:p>
        </w:tc>
        <w:tc>
          <w:tcPr>
            <w:tcW w:w="5298" w:type="dxa"/>
            <w:gridSpan w:val="2"/>
          </w:tcPr>
          <w:p w14:paraId="53B980EC" w14:textId="77777777" w:rsidR="00894F00" w:rsidRPr="00D404B4" w:rsidRDefault="00894F00" w:rsidP="004174FA">
            <w:pPr>
              <w:pStyle w:val="BodyText"/>
              <w:ind w:left="0"/>
              <w:cnfStyle w:val="000000000000" w:firstRow="0" w:lastRow="0" w:firstColumn="0" w:lastColumn="0" w:oddVBand="0" w:evenVBand="0" w:oddHBand="0" w:evenHBand="0" w:firstRowFirstColumn="0" w:firstRowLastColumn="0" w:lastRowFirstColumn="0" w:lastRowLastColumn="0"/>
            </w:pPr>
            <w:r>
              <w:t xml:space="preserve">If this binary input flag is False then the generation offer </w:t>
            </w:r>
            <w:r w:rsidRPr="00353878">
              <w:rPr>
                <w:rFonts w:ascii="Cambria Math" w:hAnsi="Cambria Math"/>
                <w:i/>
                <w:iCs/>
              </w:rPr>
              <w:t xml:space="preserve">g </w:t>
            </w:r>
            <w:r w:rsidRPr="00353878">
              <w:rPr>
                <w:rFonts w:ascii="Cambria Math" w:hAnsi="Cambria Math" w:cs="Cambria Math"/>
                <w:i/>
                <w:iCs/>
              </w:rPr>
              <w:t xml:space="preserve">∈ OFFERS </w:t>
            </w:r>
            <w:r>
              <w:rPr>
                <w:rFonts w:ascii="Cambria Math" w:hAnsi="Cambria Math" w:cs="Cambria Math"/>
                <w:i/>
                <w:iCs/>
              </w:rPr>
              <w:t xml:space="preserve"> </w:t>
            </w:r>
            <w:r>
              <w:t>is excluded from the model</w:t>
            </w:r>
          </w:p>
        </w:tc>
      </w:tr>
      <w:tr w:rsidR="00714039" w:rsidRPr="00D404B4" w14:paraId="06D67F9C"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0011907B" w14:textId="77777777" w:rsidR="00714039" w:rsidRPr="00D404B4" w:rsidRDefault="00714039" w:rsidP="00D872AD">
            <w:pPr>
              <w:pStyle w:val="Equation"/>
            </w:pPr>
            <w:proofErr w:type="spellStart"/>
            <w:r w:rsidRPr="00D404B4">
              <w:t>DemandBidBlocks</w:t>
            </w:r>
            <w:r>
              <w:rPr>
                <w:vertAlign w:val="subscript"/>
              </w:rPr>
              <w:t>db</w:t>
            </w:r>
            <w:proofErr w:type="spellEnd"/>
          </w:p>
        </w:tc>
        <w:tc>
          <w:tcPr>
            <w:tcW w:w="5298" w:type="dxa"/>
            <w:gridSpan w:val="2"/>
          </w:tcPr>
          <w:p w14:paraId="3CE0602D"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number of blocks in demand bid </w:t>
            </w:r>
            <m:oMath>
              <m:r>
                <w:rPr>
                  <w:rFonts w:ascii="Cambria Math" w:hAnsi="Cambria Math"/>
                </w:rPr>
                <m:t>db∈BIDS</m:t>
              </m:r>
            </m:oMath>
          </w:p>
        </w:tc>
      </w:tr>
      <w:tr w:rsidR="00714039" w:rsidRPr="00D404B4" w14:paraId="026560DE"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6DEA3BF1" w14:textId="77777777" w:rsidR="00714039" w:rsidRPr="00D404B4" w:rsidRDefault="00714039" w:rsidP="00D872AD">
            <w:pPr>
              <w:pStyle w:val="Equation"/>
            </w:pPr>
            <w:proofErr w:type="spellStart"/>
            <w:r w:rsidRPr="00D404B4">
              <w:t>DemandBidMW</w:t>
            </w:r>
            <w:r>
              <w:rPr>
                <w:vertAlign w:val="subscript"/>
              </w:rPr>
              <w:t>db</w:t>
            </w:r>
            <w:proofErr w:type="spellEnd"/>
            <w:r w:rsidRPr="00D404B4">
              <w:rPr>
                <w:vertAlign w:val="subscript"/>
              </w:rPr>
              <w:t>, j</w:t>
            </w:r>
          </w:p>
        </w:tc>
        <w:tc>
          <w:tcPr>
            <w:tcW w:w="5298" w:type="dxa"/>
            <w:gridSpan w:val="2"/>
          </w:tcPr>
          <w:p w14:paraId="4E0A7633" w14:textId="00049188"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element of the </w:t>
            </w:r>
            <w:r w:rsidRPr="00D404B4">
              <w:rPr>
                <w:i/>
              </w:rPr>
              <w:t>j</w:t>
            </w:r>
            <w:proofErr w:type="spellStart"/>
            <w:r w:rsidRPr="00D404B4">
              <w:rPr>
                <w:i/>
                <w:position w:val="6"/>
                <w:sz w:val="16"/>
                <w:vertAlign w:val="superscript"/>
              </w:rPr>
              <w:t>th</w:t>
            </w:r>
            <w:proofErr w:type="spellEnd"/>
            <w:r w:rsidRPr="00D404B4">
              <w:t xml:space="preserve"> block of the bid. </w:t>
            </w:r>
            <w:r w:rsidR="00B32C5B" w:rsidRPr="00D404B4">
              <w:rPr>
                <w:i/>
              </w:rPr>
              <w:t xml:space="preserve">The parameter is </w:t>
            </w:r>
            <w:r w:rsidR="00B32C5B">
              <w:rPr>
                <w:i/>
              </w:rPr>
              <w:t>unrestricted</w:t>
            </w:r>
            <w:r w:rsidR="00B32C5B" w:rsidRPr="00D404B4">
              <w:rPr>
                <w:i/>
              </w:rPr>
              <w:t>.</w:t>
            </w:r>
          </w:p>
        </w:tc>
      </w:tr>
      <w:tr w:rsidR="00714039" w:rsidRPr="00D404B4" w14:paraId="61AE5C98"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0641CC11" w14:textId="77777777" w:rsidR="00714039" w:rsidRPr="00D404B4" w:rsidRDefault="00714039" w:rsidP="00D872AD">
            <w:pPr>
              <w:pStyle w:val="Equation"/>
            </w:pPr>
            <w:proofErr w:type="spellStart"/>
            <w:r w:rsidRPr="00D404B4">
              <w:t>DemandBidPrice</w:t>
            </w:r>
            <w:r>
              <w:rPr>
                <w:vertAlign w:val="subscript"/>
              </w:rPr>
              <w:t>db</w:t>
            </w:r>
            <w:proofErr w:type="spellEnd"/>
            <w:r w:rsidRPr="00D404B4">
              <w:rPr>
                <w:vertAlign w:val="subscript"/>
              </w:rPr>
              <w:t>, j</w:t>
            </w:r>
          </w:p>
        </w:tc>
        <w:tc>
          <w:tcPr>
            <w:tcW w:w="5298" w:type="dxa"/>
            <w:gridSpan w:val="2"/>
          </w:tcPr>
          <w:p w14:paraId="253E4A1F" w14:textId="406BAD6A"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price element of the </w:t>
            </w:r>
            <w:r w:rsidRPr="00D404B4">
              <w:rPr>
                <w:i/>
              </w:rPr>
              <w:t>j</w:t>
            </w:r>
            <w:proofErr w:type="spellStart"/>
            <w:r w:rsidRPr="00D404B4">
              <w:rPr>
                <w:i/>
                <w:position w:val="6"/>
                <w:sz w:val="16"/>
                <w:vertAlign w:val="superscript"/>
              </w:rPr>
              <w:t>th</w:t>
            </w:r>
            <w:proofErr w:type="spellEnd"/>
            <w:r w:rsidRPr="00D404B4">
              <w:t xml:space="preserve"> block of the bid.</w:t>
            </w:r>
            <w:r w:rsidRPr="005B6AB5">
              <w:rPr>
                <w:iCs/>
              </w:rPr>
              <w:t xml:space="preserve">  </w:t>
            </w:r>
          </w:p>
        </w:tc>
      </w:tr>
      <w:tr w:rsidR="005B6AB5" w:rsidRPr="00D404B4" w14:paraId="325D5817"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79231FE6" w14:textId="77777777" w:rsidR="005B6AB5" w:rsidRDefault="005B6AB5" w:rsidP="005B6AB5">
            <w:pPr>
              <w:pStyle w:val="Equation"/>
            </w:pPr>
            <w:proofErr w:type="spellStart"/>
            <w:r>
              <w:t>Dispatchable</w:t>
            </w:r>
            <w:r>
              <w:rPr>
                <w:vertAlign w:val="subscript"/>
              </w:rPr>
              <w:t>db</w:t>
            </w:r>
            <w:proofErr w:type="spellEnd"/>
          </w:p>
        </w:tc>
        <w:tc>
          <w:tcPr>
            <w:tcW w:w="5298" w:type="dxa"/>
            <w:gridSpan w:val="2"/>
          </w:tcPr>
          <w:p w14:paraId="538BB9A2" w14:textId="1EBB68BF" w:rsidR="005B6AB5" w:rsidRPr="00D404B4" w:rsidRDefault="005B6AB5" w:rsidP="005B6AB5">
            <w:pPr>
              <w:pStyle w:val="BodyText"/>
              <w:ind w:left="0"/>
              <w:cnfStyle w:val="000000000000" w:firstRow="0" w:lastRow="0" w:firstColumn="0" w:lastColumn="0" w:oddVBand="0" w:evenVBand="0" w:oddHBand="0" w:evenHBand="0" w:firstRowFirstColumn="0" w:firstRowLastColumn="0" w:lastRowFirstColumn="0" w:lastRowLastColumn="0"/>
            </w:pPr>
            <w:r>
              <w:t xml:space="preserve">If this binary input flag is False then the demand bid </w:t>
            </w:r>
            <m:oMath>
              <m:r>
                <w:rPr>
                  <w:rFonts w:ascii="Cambria Math" w:hAnsi="Cambria Math"/>
                </w:rPr>
                <m:t>db∈BIDS</m:t>
              </m:r>
            </m:oMath>
            <w:r>
              <w:t xml:space="preserve"> is excluded from the model</w:t>
            </w:r>
          </w:p>
        </w:tc>
      </w:tr>
      <w:tr w:rsidR="007B64D0" w:rsidRPr="00D404B4" w14:paraId="0665567A"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6498D9B0" w14:textId="006062F9" w:rsidR="007B64D0" w:rsidRPr="00D404B4" w:rsidRDefault="007B64D0" w:rsidP="00D25884">
            <w:pPr>
              <w:pStyle w:val="Equation"/>
            </w:pPr>
            <w:proofErr w:type="spellStart"/>
            <w:r>
              <w:t>PnodeRequired</w:t>
            </w:r>
            <w:r w:rsidRPr="00D404B4">
              <w:t>Load</w:t>
            </w:r>
            <w:r>
              <w:rPr>
                <w:vertAlign w:val="subscript"/>
              </w:rPr>
              <w:t>pn</w:t>
            </w:r>
            <w:proofErr w:type="spellEnd"/>
          </w:p>
        </w:tc>
        <w:tc>
          <w:tcPr>
            <w:tcW w:w="5298" w:type="dxa"/>
            <w:gridSpan w:val="2"/>
          </w:tcPr>
          <w:p w14:paraId="56E410CC" w14:textId="5C77B687" w:rsidR="007B64D0" w:rsidRPr="007B64D0" w:rsidRDefault="007B64D0" w:rsidP="00D25884">
            <w:pPr>
              <w:pStyle w:val="BodyText"/>
              <w:ind w:left="0"/>
              <w:cnfStyle w:val="000000000000" w:firstRow="0" w:lastRow="0" w:firstColumn="0" w:lastColumn="0" w:oddVBand="0" w:evenVBand="0" w:oddHBand="0" w:evenHBand="0" w:firstRowFirstColumn="0" w:firstRowLastColumn="0" w:lastRowFirstColumn="0" w:lastRowLastColumn="0"/>
              <w:rPr>
                <w:iCs/>
              </w:rPr>
            </w:pPr>
            <w:r>
              <w:t xml:space="preserve">Forecast </w:t>
            </w:r>
            <w:r w:rsidRPr="00D404B4">
              <w:t xml:space="preserve">MW </w:t>
            </w:r>
            <w:r>
              <w:t>l</w:t>
            </w:r>
            <w:r w:rsidRPr="00D404B4">
              <w:t xml:space="preserve">oad at </w:t>
            </w:r>
            <w:r>
              <w:t>Pn</w:t>
            </w:r>
            <w:r w:rsidRPr="00D404B4">
              <w:t xml:space="preserve">ode </w:t>
            </w:r>
            <w:r w:rsidRPr="007B64D0">
              <w:rPr>
                <w:i/>
                <w:iCs/>
              </w:rPr>
              <w:t>p</w:t>
            </w:r>
            <w:r w:rsidRPr="00E37ED5">
              <w:rPr>
                <w:i/>
              </w:rPr>
              <w:t>n</w:t>
            </w:r>
            <w:r>
              <w:rPr>
                <w:iCs/>
              </w:rPr>
              <w:t xml:space="preserve">. </w:t>
            </w:r>
            <w:r>
              <w:t xml:space="preserve">The source of </w:t>
            </w:r>
            <w:r w:rsidRPr="008655C6">
              <w:rPr>
                <w:i/>
                <w:iCs/>
              </w:rPr>
              <w:t>PnodeRequiredLoad</w:t>
            </w:r>
            <w:r>
              <w:t xml:space="preserve"> is dependent on Schedule Type</w:t>
            </w:r>
          </w:p>
        </w:tc>
      </w:tr>
      <w:tr w:rsidR="005B6AB5" w:rsidRPr="00D404B4" w14:paraId="135F368C"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420934D6" w14:textId="77777777" w:rsidR="005B6AB5" w:rsidRPr="00D404B4" w:rsidRDefault="005B6AB5" w:rsidP="005B6AB5">
            <w:pPr>
              <w:pStyle w:val="Equation"/>
            </w:pPr>
            <w:proofErr w:type="spellStart"/>
            <w:r>
              <w:t>Required</w:t>
            </w:r>
            <w:r w:rsidRPr="00D404B4">
              <w:t>Load</w:t>
            </w:r>
            <w:r w:rsidRPr="00D404B4">
              <w:rPr>
                <w:vertAlign w:val="subscript"/>
              </w:rPr>
              <w:t>n</w:t>
            </w:r>
            <w:proofErr w:type="spellEnd"/>
          </w:p>
        </w:tc>
        <w:tc>
          <w:tcPr>
            <w:tcW w:w="5298" w:type="dxa"/>
            <w:gridSpan w:val="2"/>
          </w:tcPr>
          <w:p w14:paraId="763CBE58" w14:textId="4E696D9B" w:rsidR="005B6AB5" w:rsidRPr="00D404B4" w:rsidRDefault="001A6DD5" w:rsidP="005B6AB5">
            <w:pPr>
              <w:pStyle w:val="BodyText"/>
              <w:ind w:left="0"/>
              <w:cnfStyle w:val="000000000000" w:firstRow="0" w:lastRow="0" w:firstColumn="0" w:lastColumn="0" w:oddVBand="0" w:evenVBand="0" w:oddHBand="0" w:evenHBand="0" w:firstRowFirstColumn="0" w:firstRowLastColumn="0" w:lastRowFirstColumn="0" w:lastRowLastColumn="0"/>
            </w:pPr>
            <w:r>
              <w:t xml:space="preserve">Forecast </w:t>
            </w:r>
            <w:r w:rsidR="005B6AB5" w:rsidRPr="00D404B4">
              <w:t xml:space="preserve">MW </w:t>
            </w:r>
            <w:r>
              <w:t>l</w:t>
            </w:r>
            <w:r w:rsidR="005B6AB5" w:rsidRPr="00D404B4">
              <w:t xml:space="preserve">oad at </w:t>
            </w:r>
            <w:r w:rsidR="005B6AB5">
              <w:t>AC N</w:t>
            </w:r>
            <w:r w:rsidR="005B6AB5" w:rsidRPr="00D404B4">
              <w:t xml:space="preserve">ode </w:t>
            </w:r>
            <w:r w:rsidR="005B6AB5" w:rsidRPr="00E37ED5">
              <w:rPr>
                <w:i/>
              </w:rPr>
              <w:t>n</w:t>
            </w:r>
            <w:r w:rsidR="005B6AB5">
              <w:t xml:space="preserve">, </w:t>
            </w:r>
            <w:r w:rsidR="007B64D0">
              <w:t>assigned</w:t>
            </w:r>
            <w:r w:rsidR="005B6AB5">
              <w:t xml:space="preserve"> from the associated Pnode.</w:t>
            </w:r>
          </w:p>
        </w:tc>
      </w:tr>
      <w:tr w:rsidR="009D39CF" w:rsidRPr="00D404B4" w14:paraId="0FC9C256"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68B9870D" w14:textId="77777777" w:rsidR="009D39CF" w:rsidRDefault="009D39CF" w:rsidP="00A92B0B">
            <w:pPr>
              <w:pStyle w:val="Equation"/>
            </w:pPr>
            <w:proofErr w:type="spellStart"/>
            <w:r>
              <w:t>EnergyScarcityBlockCount</w:t>
            </w:r>
            <w:r>
              <w:rPr>
                <w:vertAlign w:val="subscript"/>
              </w:rPr>
              <w:t>es</w:t>
            </w:r>
            <w:proofErr w:type="spellEnd"/>
          </w:p>
        </w:tc>
        <w:tc>
          <w:tcPr>
            <w:tcW w:w="5290" w:type="dxa"/>
          </w:tcPr>
          <w:p w14:paraId="307EE952" w14:textId="77777777" w:rsidR="009D39CF" w:rsidRPr="00A622DE" w:rsidRDefault="009D39CF" w:rsidP="00A92B0B">
            <w:pPr>
              <w:pStyle w:val="BodyText"/>
              <w:ind w:left="0"/>
              <w:cnfStyle w:val="000000000000" w:firstRow="0" w:lastRow="0" w:firstColumn="0" w:lastColumn="0" w:oddVBand="0" w:evenVBand="0" w:oddHBand="0" w:evenHBand="0" w:firstRowFirstColumn="0" w:firstRowLastColumn="0" w:lastRowFirstColumn="0" w:lastRowLastColumn="0"/>
              <w:rPr>
                <w:rFonts w:ascii="Cambria Math" w:hAnsi="Cambria Math"/>
                <w:i/>
              </w:rPr>
            </w:pPr>
            <w:r>
              <w:t>N</w:t>
            </w:r>
            <w:r w:rsidRPr="00D404B4">
              <w:t>umber of blocks in</w:t>
            </w:r>
            <w:r>
              <w:t xml:space="preserve"> </w:t>
            </w:r>
            <w:proofErr w:type="spellStart"/>
            <w:r>
              <w:t>EnergyScarcityLoad</w:t>
            </w:r>
            <w:proofErr w:type="spellEnd"/>
            <w:r w:rsidRPr="00D404B4">
              <w:t xml:space="preserve"> </w:t>
            </w:r>
            <m:oMath>
              <m:r>
                <w:rPr>
                  <w:rFonts w:ascii="Cambria Math" w:hAnsi="Cambria Math"/>
                </w:rPr>
                <m:t>es∈ ENERGYSCARCITYLOADS</m:t>
              </m:r>
            </m:oMath>
          </w:p>
        </w:tc>
      </w:tr>
      <w:tr w:rsidR="009D39CF" w14:paraId="1D849DB7"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4A312506" w14:textId="77777777" w:rsidR="009D39CF" w:rsidRDefault="009D39CF" w:rsidP="00A92B0B">
            <w:pPr>
              <w:pStyle w:val="Equation"/>
            </w:pPr>
            <w:proofErr w:type="spellStart"/>
            <w:r>
              <w:t>EnergyScarcityLimit</w:t>
            </w:r>
            <w:r>
              <w:rPr>
                <w:vertAlign w:val="subscript"/>
              </w:rPr>
              <w:t>es</w:t>
            </w:r>
            <w:r w:rsidRPr="00D404B4">
              <w:rPr>
                <w:vertAlign w:val="subscript"/>
              </w:rPr>
              <w:t>,j</w:t>
            </w:r>
            <w:proofErr w:type="spellEnd"/>
          </w:p>
        </w:tc>
        <w:tc>
          <w:tcPr>
            <w:tcW w:w="5290" w:type="dxa"/>
          </w:tcPr>
          <w:p w14:paraId="5A663178" w14:textId="77777777" w:rsidR="009D39CF" w:rsidRPr="00E34A48" w:rsidRDefault="009D39CF" w:rsidP="00A92B0B">
            <w:pPr>
              <w:pStyle w:val="BodyText"/>
              <w:ind w:left="0"/>
              <w:jc w:val="left"/>
              <w:cnfStyle w:val="000000000000" w:firstRow="0" w:lastRow="0" w:firstColumn="0" w:lastColumn="0" w:oddVBand="0" w:evenVBand="0" w:oddHBand="0" w:evenHBand="0" w:firstRowFirstColumn="0" w:firstRowLastColumn="0" w:lastRowFirstColumn="0" w:lastRowLastColumn="0"/>
            </w:pPr>
            <w:r w:rsidRPr="00690EF6">
              <w:t>MW limit of</w:t>
            </w:r>
            <w:r>
              <w:t xml:space="preserve"> the</w:t>
            </w:r>
            <w:r w:rsidRPr="00690EF6">
              <w:t xml:space="preserve"> </w:t>
            </w:r>
            <w:r w:rsidRPr="00D404B4">
              <w:rPr>
                <w:i/>
              </w:rPr>
              <w:t>j</w:t>
            </w:r>
            <w:proofErr w:type="spellStart"/>
            <w:r w:rsidRPr="00D404B4">
              <w:rPr>
                <w:i/>
                <w:position w:val="6"/>
                <w:sz w:val="16"/>
                <w:vertAlign w:val="superscript"/>
              </w:rPr>
              <w:t>th</w:t>
            </w:r>
            <w:proofErr w:type="spellEnd"/>
            <w:r w:rsidRPr="00690EF6">
              <w:t xml:space="preserve"> </w:t>
            </w:r>
            <w:r>
              <w:t xml:space="preserve">block of  </w:t>
            </w:r>
            <m:oMath>
              <m:r>
                <w:rPr>
                  <w:rFonts w:ascii="Cambria Math" w:hAnsi="Cambria Math"/>
                </w:rPr>
                <m:t>es∈ ENERGYSCARCITYLOADS</m:t>
              </m:r>
            </m:oMath>
          </w:p>
        </w:tc>
      </w:tr>
      <w:tr w:rsidR="009D39CF" w:rsidRPr="00D404B4" w14:paraId="4E6062FE"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03A33626" w14:textId="77777777" w:rsidR="009D39CF" w:rsidRPr="00D404B4" w:rsidRDefault="009D39CF" w:rsidP="00A92B0B">
            <w:pPr>
              <w:pStyle w:val="Equation"/>
            </w:pPr>
            <w:proofErr w:type="spellStart"/>
            <w:r>
              <w:t>EnergyScarcity</w:t>
            </w:r>
            <w:r w:rsidRPr="00D404B4">
              <w:t>Price</w:t>
            </w:r>
            <w:r>
              <w:rPr>
                <w:vertAlign w:val="subscript"/>
              </w:rPr>
              <w:t>es,j</w:t>
            </w:r>
            <w:proofErr w:type="spellEnd"/>
          </w:p>
        </w:tc>
        <w:tc>
          <w:tcPr>
            <w:tcW w:w="5290" w:type="dxa"/>
          </w:tcPr>
          <w:p w14:paraId="2760F9EB" w14:textId="77777777" w:rsidR="009D39CF" w:rsidRPr="00D404B4" w:rsidRDefault="009D39CF" w:rsidP="00A92B0B">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P</w:t>
            </w:r>
            <w:r w:rsidRPr="00D404B4">
              <w:t xml:space="preserve">rice </w:t>
            </w:r>
            <w:r>
              <w:t xml:space="preserve">component </w:t>
            </w:r>
            <w:r w:rsidRPr="00D404B4">
              <w:t>of</w:t>
            </w:r>
            <w:r>
              <w:t xml:space="preserve"> the </w:t>
            </w:r>
            <w:r w:rsidRPr="00D404B4">
              <w:rPr>
                <w:i/>
              </w:rPr>
              <w:t>j</w:t>
            </w:r>
            <w:proofErr w:type="spellStart"/>
            <w:r w:rsidRPr="00D404B4">
              <w:rPr>
                <w:i/>
                <w:position w:val="6"/>
                <w:sz w:val="16"/>
                <w:vertAlign w:val="superscript"/>
              </w:rPr>
              <w:t>th</w:t>
            </w:r>
            <w:proofErr w:type="spellEnd"/>
            <w:r w:rsidRPr="00D404B4">
              <w:t xml:space="preserve"> block</w:t>
            </w:r>
            <w:r>
              <w:t xml:space="preserve">  of </w:t>
            </w:r>
            <m:oMath>
              <m:r>
                <w:rPr>
                  <w:rFonts w:ascii="Cambria Math" w:hAnsi="Cambria Math"/>
                </w:rPr>
                <m:t>es∈ ENERGYSCARCITYLOADS</m:t>
              </m:r>
            </m:oMath>
          </w:p>
        </w:tc>
      </w:tr>
      <w:tr w:rsidR="007D0632" w:rsidRPr="00D404B4" w14:paraId="0FF6AA6B"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4D6CC6AE" w14:textId="23EBC14C" w:rsidR="007D0632" w:rsidRDefault="007D0632" w:rsidP="00A92B0B">
            <w:pPr>
              <w:pStyle w:val="Equation"/>
            </w:pPr>
            <w:r w:rsidRPr="007D0632">
              <w:t>PenaltyForMWChangeOf5Min</w:t>
            </w:r>
            <w:r w:rsidR="002063DC">
              <w:t>D</w:t>
            </w:r>
            <w:r w:rsidRPr="007D0632">
              <w:t>ispatch</w:t>
            </w:r>
          </w:p>
        </w:tc>
        <w:tc>
          <w:tcPr>
            <w:tcW w:w="5290" w:type="dxa"/>
          </w:tcPr>
          <w:p w14:paraId="610ECDB6" w14:textId="4678741F" w:rsidR="007D0632" w:rsidRDefault="007D0632" w:rsidP="00A92B0B">
            <w:pPr>
              <w:pStyle w:val="BodyText"/>
              <w:ind w:left="0"/>
              <w:cnfStyle w:val="000000000000" w:firstRow="0" w:lastRow="0" w:firstColumn="0" w:lastColumn="0" w:oddVBand="0" w:evenVBand="0" w:oddHBand="0" w:evenHBand="0" w:firstRowFirstColumn="0" w:firstRowLastColumn="0" w:lastRowFirstColumn="0" w:lastRowLastColumn="0"/>
            </w:pPr>
            <w:r>
              <w:t xml:space="preserve">Small non-zero penalty price to prevent dispatch from flip-flopping between same-priced generation from one result to the next in the </w:t>
            </w:r>
            <w:r w:rsidR="00193697">
              <w:t>RTD</w:t>
            </w:r>
            <w:r>
              <w:t xml:space="preserve"> schedule</w:t>
            </w:r>
          </w:p>
        </w:tc>
      </w:tr>
    </w:tbl>
    <w:p w14:paraId="46BC6702" w14:textId="77777777" w:rsidR="00714039" w:rsidRPr="00D404B4" w:rsidRDefault="00714039" w:rsidP="00C46AB9">
      <w:pPr>
        <w:pStyle w:val="Heading3"/>
      </w:pPr>
      <w:bookmarkStart w:id="704" w:name="_Toc189139592"/>
      <w:bookmarkStart w:id="705" w:name="_Toc131539247"/>
      <w:r w:rsidRPr="00D404B4">
        <w:t>Variables</w:t>
      </w:r>
      <w:bookmarkEnd w:id="704"/>
      <w:bookmarkEnd w:id="705"/>
    </w:p>
    <w:tbl>
      <w:tblPr>
        <w:tblStyle w:val="SOReportTable"/>
        <w:tblW w:w="0" w:type="auto"/>
        <w:tblLook w:val="04A0" w:firstRow="1" w:lastRow="0" w:firstColumn="1" w:lastColumn="0" w:noHBand="0" w:noVBand="1"/>
      </w:tblPr>
      <w:tblGrid>
        <w:gridCol w:w="2748"/>
        <w:gridCol w:w="5050"/>
      </w:tblGrid>
      <w:tr w:rsidR="00714039" w:rsidRPr="00D404B4" w14:paraId="5C7F7177" w14:textId="77777777" w:rsidTr="00B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8" w:type="dxa"/>
          </w:tcPr>
          <w:p w14:paraId="44C8A2E0" w14:textId="77777777" w:rsidR="00714039" w:rsidRPr="00D404B4" w:rsidRDefault="00714039" w:rsidP="00D872AD">
            <w:pPr>
              <w:pStyle w:val="BodyText"/>
              <w:ind w:left="0"/>
              <w:rPr>
                <w:lang w:eastAsia="en-GB"/>
              </w:rPr>
            </w:pPr>
            <w:r w:rsidRPr="00D404B4">
              <w:rPr>
                <w:lang w:eastAsia="en-GB"/>
              </w:rPr>
              <w:t>Item</w:t>
            </w:r>
          </w:p>
        </w:tc>
        <w:tc>
          <w:tcPr>
            <w:tcW w:w="5096" w:type="dxa"/>
          </w:tcPr>
          <w:p w14:paraId="601D3B79" w14:textId="77777777" w:rsidR="00714039" w:rsidRPr="00D404B4"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sidRPr="00D404B4">
              <w:rPr>
                <w:lang w:eastAsia="en-GB"/>
              </w:rPr>
              <w:t>Definition</w:t>
            </w:r>
          </w:p>
        </w:tc>
      </w:tr>
      <w:tr w:rsidR="00714039" w14:paraId="6BC593A1"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2030BA46" w14:textId="77777777" w:rsidR="00714039" w:rsidRPr="00D404B4" w:rsidRDefault="00714039" w:rsidP="00D872AD">
            <w:pPr>
              <w:pStyle w:val="Equation"/>
            </w:pPr>
            <w:proofErr w:type="spellStart"/>
            <w:r w:rsidRPr="00D404B4">
              <w:t>Generation</w:t>
            </w:r>
            <w:r w:rsidRPr="00D404B4">
              <w:rPr>
                <w:vertAlign w:val="subscript"/>
              </w:rPr>
              <w:t>g</w:t>
            </w:r>
            <w:proofErr w:type="spellEnd"/>
          </w:p>
        </w:tc>
        <w:tc>
          <w:tcPr>
            <w:tcW w:w="5096" w:type="dxa"/>
          </w:tcPr>
          <w:p w14:paraId="0866D352"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scheduled part of MW generation corresponding to offer </w:t>
            </w:r>
            <m:oMath>
              <m:r>
                <w:rPr>
                  <w:rFonts w:ascii="Cambria Math" w:hAnsi="Cambria Math"/>
                </w:rPr>
                <m:t>g∈ OFFERS</m:t>
              </m:r>
            </m:oMath>
            <w:r w:rsidRPr="00D404B4">
              <w:t>.</w:t>
            </w:r>
          </w:p>
        </w:tc>
      </w:tr>
      <w:tr w:rsidR="00714039" w14:paraId="113D03EB"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15BD7317" w14:textId="77777777" w:rsidR="00714039" w:rsidRPr="00D404B4" w:rsidRDefault="00714039" w:rsidP="00D872AD">
            <w:pPr>
              <w:pStyle w:val="Equation"/>
            </w:pPr>
            <w:proofErr w:type="spellStart"/>
            <w:r w:rsidRPr="00D404B4">
              <w:t>GenerationBlock</w:t>
            </w:r>
            <w:r w:rsidRPr="00D404B4">
              <w:rPr>
                <w:vertAlign w:val="subscript"/>
              </w:rPr>
              <w:t>g</w:t>
            </w:r>
            <w:proofErr w:type="spellEnd"/>
            <w:r w:rsidRPr="00D404B4">
              <w:rPr>
                <w:vertAlign w:val="subscript"/>
              </w:rPr>
              <w:t>, j</w:t>
            </w:r>
          </w:p>
        </w:tc>
        <w:tc>
          <w:tcPr>
            <w:tcW w:w="5096" w:type="dxa"/>
          </w:tcPr>
          <w:p w14:paraId="1FF4E68A"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generation corresponding to the </w:t>
            </w:r>
            <w:r w:rsidRPr="00D404B4">
              <w:rPr>
                <w:i/>
              </w:rPr>
              <w:t>j</w:t>
            </w:r>
            <w:proofErr w:type="spellStart"/>
            <w:r w:rsidRPr="00D404B4">
              <w:rPr>
                <w:i/>
                <w:position w:val="6"/>
                <w:sz w:val="16"/>
                <w:vertAlign w:val="superscript"/>
              </w:rPr>
              <w:t>th</w:t>
            </w:r>
            <w:proofErr w:type="spellEnd"/>
            <w:r w:rsidRPr="00D404B4">
              <w:t xml:space="preserve"> block of the offer.</w:t>
            </w:r>
          </w:p>
        </w:tc>
      </w:tr>
      <w:tr w:rsidR="00714039" w14:paraId="12ECB09A"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6CCC024B" w14:textId="77777777" w:rsidR="00714039" w:rsidRPr="00D404B4" w:rsidRDefault="00714039" w:rsidP="00D872AD">
            <w:pPr>
              <w:pStyle w:val="Equation"/>
            </w:pPr>
            <w:proofErr w:type="spellStart"/>
            <w:r w:rsidRPr="00D404B4">
              <w:t>Demand</w:t>
            </w:r>
            <w:r>
              <w:rPr>
                <w:vertAlign w:val="subscript"/>
              </w:rPr>
              <w:t>db</w:t>
            </w:r>
            <w:proofErr w:type="spellEnd"/>
          </w:p>
        </w:tc>
        <w:tc>
          <w:tcPr>
            <w:tcW w:w="5096" w:type="dxa"/>
          </w:tcPr>
          <w:p w14:paraId="6980F2BA"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load corresponding to bid </w:t>
            </w:r>
            <m:oMath>
              <m:r>
                <w:rPr>
                  <w:rFonts w:ascii="Cambria Math" w:hAnsi="Cambria Math"/>
                </w:rPr>
                <m:t>db∈BIDS</m:t>
              </m:r>
            </m:oMath>
            <w:r w:rsidRPr="00D404B4">
              <w:t xml:space="preserve">. </w:t>
            </w:r>
            <w:r>
              <w:t xml:space="preserve">The variable is </w:t>
            </w:r>
            <w:r>
              <w:rPr>
                <w:i/>
              </w:rPr>
              <w:t>unrestricted</w:t>
            </w:r>
            <w:r>
              <w:t>.</w:t>
            </w:r>
          </w:p>
        </w:tc>
      </w:tr>
      <w:tr w:rsidR="00714039" w14:paraId="74789856"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1D3FAE0F" w14:textId="77777777" w:rsidR="00714039" w:rsidRPr="00D404B4" w:rsidRDefault="00714039" w:rsidP="00D872AD">
            <w:pPr>
              <w:pStyle w:val="Equation"/>
            </w:pPr>
            <w:proofErr w:type="spellStart"/>
            <w:r w:rsidRPr="00D404B4">
              <w:t>DemandBlock</w:t>
            </w:r>
            <w:r>
              <w:rPr>
                <w:vertAlign w:val="subscript"/>
              </w:rPr>
              <w:t>db</w:t>
            </w:r>
            <w:proofErr w:type="spellEnd"/>
            <w:r w:rsidRPr="00D404B4">
              <w:rPr>
                <w:vertAlign w:val="subscript"/>
              </w:rPr>
              <w:t>, j</w:t>
            </w:r>
          </w:p>
        </w:tc>
        <w:tc>
          <w:tcPr>
            <w:tcW w:w="5096" w:type="dxa"/>
          </w:tcPr>
          <w:p w14:paraId="2F052C13"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load corresponding to the </w:t>
            </w:r>
            <w:r w:rsidRPr="00D404B4">
              <w:rPr>
                <w:i/>
              </w:rPr>
              <w:t>j</w:t>
            </w:r>
            <w:proofErr w:type="spellStart"/>
            <w:r w:rsidRPr="00D404B4">
              <w:rPr>
                <w:i/>
                <w:position w:val="6"/>
                <w:sz w:val="16"/>
                <w:vertAlign w:val="superscript"/>
              </w:rPr>
              <w:t>th</w:t>
            </w:r>
            <w:proofErr w:type="spellEnd"/>
            <w:r w:rsidRPr="00D404B4">
              <w:t xml:space="preserve"> block of the bid. </w:t>
            </w:r>
            <w:r>
              <w:t xml:space="preserve"> The variable is </w:t>
            </w:r>
            <w:r>
              <w:rPr>
                <w:i/>
              </w:rPr>
              <w:t>unrestricted</w:t>
            </w:r>
            <w:r>
              <w:t>.</w:t>
            </w:r>
          </w:p>
        </w:tc>
      </w:tr>
      <w:tr w:rsidR="002932D6" w14:paraId="42D15B30"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67C099A0" w14:textId="788CBECC" w:rsidR="002932D6" w:rsidRDefault="002932D6" w:rsidP="00D25884">
            <w:pPr>
              <w:pStyle w:val="Equation"/>
            </w:pPr>
            <w:proofErr w:type="spellStart"/>
            <w:r w:rsidRPr="002932D6">
              <w:t>BlockMustFullyClear</w:t>
            </w:r>
            <w:r w:rsidRPr="002932D6">
              <w:rPr>
                <w:vertAlign w:val="subscript"/>
              </w:rPr>
              <w:t>db,j</w:t>
            </w:r>
            <w:proofErr w:type="spellEnd"/>
          </w:p>
        </w:tc>
        <w:tc>
          <w:tcPr>
            <w:tcW w:w="5096" w:type="dxa"/>
          </w:tcPr>
          <w:p w14:paraId="62D28F53" w14:textId="0F6B51F6" w:rsidR="002932D6" w:rsidRDefault="00723B34"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which </w:t>
            </w:r>
            <w:r w:rsidR="00D870F0">
              <w:t>determines whether</w:t>
            </w:r>
            <w:r>
              <w:t xml:space="preserve"> Demand Block </w:t>
            </w:r>
            <w:proofErr w:type="spellStart"/>
            <w:r w:rsidRPr="00723B34">
              <w:rPr>
                <w:rFonts w:ascii="Cambria Math" w:hAnsi="Cambria Math"/>
                <w:i/>
                <w:iCs/>
              </w:rPr>
              <w:t>db,j</w:t>
            </w:r>
            <w:proofErr w:type="spellEnd"/>
            <w:r>
              <w:t xml:space="preserve"> </w:t>
            </w:r>
            <w:r w:rsidR="00894F00">
              <w:t>clears</w:t>
            </w:r>
            <w:r>
              <w:t xml:space="preserve"> fully </w:t>
            </w:r>
            <w:r w:rsidR="00894F00">
              <w:t>or clears zero</w:t>
            </w:r>
          </w:p>
        </w:tc>
      </w:tr>
      <w:tr w:rsidR="001A6DD5" w14:paraId="1886BDF9"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74C01AEE" w14:textId="77777777" w:rsidR="001A6DD5" w:rsidRPr="00D404B4" w:rsidRDefault="001A6DD5" w:rsidP="00D25884">
            <w:pPr>
              <w:pStyle w:val="Equation"/>
            </w:pPr>
            <w:proofErr w:type="spellStart"/>
            <w:r>
              <w:t>EnergyScarcityLoadCleared</w:t>
            </w:r>
            <w:r>
              <w:rPr>
                <w:vertAlign w:val="subscript"/>
              </w:rPr>
              <w:t>es</w:t>
            </w:r>
            <w:proofErr w:type="spellEnd"/>
          </w:p>
        </w:tc>
        <w:tc>
          <w:tcPr>
            <w:tcW w:w="5096" w:type="dxa"/>
          </w:tcPr>
          <w:p w14:paraId="08D618EC" w14:textId="19E1C991" w:rsidR="001A6DD5" w:rsidRPr="00D404B4" w:rsidRDefault="001A6DD5"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The scheduled part of MW load corresponding to  </w:t>
            </w:r>
            <m:oMath>
              <m:r>
                <w:rPr>
                  <w:rFonts w:ascii="Cambria Math" w:hAnsi="Cambria Math"/>
                </w:rPr>
                <m:t>es∈ ENERGYSCARCITYLOADS</m:t>
              </m:r>
            </m:oMath>
            <w:r>
              <w:t xml:space="preserve"> </w:t>
            </w:r>
          </w:p>
        </w:tc>
      </w:tr>
      <w:tr w:rsidR="001A6DD5" w14:paraId="0ECC5B3E"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0432C1B1" w14:textId="77777777" w:rsidR="001A6DD5" w:rsidRPr="00D404B4" w:rsidRDefault="001A6DD5" w:rsidP="00D25884">
            <w:pPr>
              <w:pStyle w:val="Equation"/>
            </w:pPr>
            <w:proofErr w:type="spellStart"/>
            <w:r>
              <w:t>EnergyScarcityCleared</w:t>
            </w:r>
            <w:r>
              <w:rPr>
                <w:vertAlign w:val="subscript"/>
              </w:rPr>
              <w:t>es</w:t>
            </w:r>
            <w:proofErr w:type="spellEnd"/>
            <w:r w:rsidRPr="00D404B4">
              <w:rPr>
                <w:vertAlign w:val="subscript"/>
              </w:rPr>
              <w:t>, j</w:t>
            </w:r>
          </w:p>
        </w:tc>
        <w:tc>
          <w:tcPr>
            <w:tcW w:w="5096" w:type="dxa"/>
          </w:tcPr>
          <w:p w14:paraId="2A3D5AAD" w14:textId="430E5A32" w:rsidR="001A6DD5" w:rsidRPr="00D404B4" w:rsidRDefault="001A6DD5" w:rsidP="00D25884">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scheduled part of MW load corresponding to the </w:t>
            </w:r>
            <w:r w:rsidRPr="00D404B4">
              <w:rPr>
                <w:i/>
              </w:rPr>
              <w:t>j</w:t>
            </w:r>
            <w:proofErr w:type="spellStart"/>
            <w:r w:rsidRPr="00D404B4">
              <w:rPr>
                <w:i/>
                <w:position w:val="6"/>
                <w:sz w:val="16"/>
                <w:vertAlign w:val="superscript"/>
              </w:rPr>
              <w:t>th</w:t>
            </w:r>
            <w:proofErr w:type="spellEnd"/>
            <w:r w:rsidRPr="00D404B4">
              <w:t xml:space="preserve"> block of</w:t>
            </w:r>
            <w:r>
              <w:t xml:space="preserve"> </w:t>
            </w:r>
            <m:oMath>
              <m:r>
                <w:rPr>
                  <w:rFonts w:ascii="Cambria Math" w:hAnsi="Cambria Math"/>
                </w:rPr>
                <m:t>es∈ ENERGYSCARCITYLOADS</m:t>
              </m:r>
            </m:oMath>
          </w:p>
        </w:tc>
      </w:tr>
      <w:tr w:rsidR="00BC6C91" w14:paraId="7BB93AF3"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3734F33F" w14:textId="1B3AA18F" w:rsidR="00BC6C91" w:rsidRPr="00BC6C91" w:rsidRDefault="00BC6C91" w:rsidP="00D25884">
            <w:pPr>
              <w:pStyle w:val="Equation"/>
              <w:rPr>
                <w:vertAlign w:val="subscript"/>
              </w:rPr>
            </w:pPr>
            <w:r w:rsidRPr="00BC6C91">
              <w:t>GenerationChange</w:t>
            </w:r>
            <w:r>
              <w:t>1</w:t>
            </w:r>
            <w:r>
              <w:rPr>
                <w:vertAlign w:val="subscript"/>
              </w:rPr>
              <w:t xml:space="preserve">g </w:t>
            </w:r>
          </w:p>
        </w:tc>
        <w:tc>
          <w:tcPr>
            <w:tcW w:w="5096" w:type="dxa"/>
          </w:tcPr>
          <w:p w14:paraId="05648118" w14:textId="22FC2346" w:rsidR="00BC6C91" w:rsidRDefault="00BC6C91"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Use in conjunction with </w:t>
            </w:r>
            <w:r w:rsidRPr="00BC6C91">
              <w:rPr>
                <w:rFonts w:ascii="Times New Roman" w:hAnsi="Times New Roman"/>
                <w:i/>
                <w:iCs/>
              </w:rPr>
              <w:t>GenerationChange2</w:t>
            </w:r>
            <w:r w:rsidRPr="00BC6C91">
              <w:rPr>
                <w:rFonts w:ascii="Times New Roman" w:hAnsi="Times New Roman"/>
                <w:i/>
                <w:iCs/>
                <w:vertAlign w:val="subscript"/>
              </w:rPr>
              <w:t>g</w:t>
            </w:r>
            <w:r>
              <w:t xml:space="preserve"> to prevent unnecessary changes in </w:t>
            </w:r>
            <w:r w:rsidRPr="00D404B4">
              <w:t xml:space="preserve">MW generation corresponding to offer </w:t>
            </w:r>
            <m:oMath>
              <m:r>
                <w:rPr>
                  <w:rFonts w:ascii="Cambria Math" w:hAnsi="Cambria Math"/>
                </w:rPr>
                <m:t>g∈ OFFERS</m:t>
              </m:r>
            </m:oMath>
            <w:r>
              <w:t xml:space="preserve"> in the RTD schedule</w:t>
            </w:r>
          </w:p>
        </w:tc>
      </w:tr>
      <w:tr w:rsidR="00BC6C91" w14:paraId="7A200FAC"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06B433C0" w14:textId="77533887" w:rsidR="00BC6C91" w:rsidRPr="00BC6C91" w:rsidRDefault="00BC6C91" w:rsidP="006171B8">
            <w:pPr>
              <w:pStyle w:val="Equation"/>
              <w:rPr>
                <w:vertAlign w:val="subscript"/>
              </w:rPr>
            </w:pPr>
            <w:r w:rsidRPr="00BC6C91">
              <w:t>GenerationChange</w:t>
            </w:r>
            <w:r>
              <w:t>2</w:t>
            </w:r>
            <w:r>
              <w:rPr>
                <w:vertAlign w:val="subscript"/>
              </w:rPr>
              <w:t xml:space="preserve">g </w:t>
            </w:r>
          </w:p>
        </w:tc>
        <w:tc>
          <w:tcPr>
            <w:tcW w:w="5096" w:type="dxa"/>
          </w:tcPr>
          <w:p w14:paraId="4A31F8BC" w14:textId="1F0EBB02" w:rsidR="00BC6C91" w:rsidRDefault="00BC6C91" w:rsidP="006171B8">
            <w:pPr>
              <w:pStyle w:val="BodyText"/>
              <w:ind w:left="0"/>
              <w:cnfStyle w:val="000000000000" w:firstRow="0" w:lastRow="0" w:firstColumn="0" w:lastColumn="0" w:oddVBand="0" w:evenVBand="0" w:oddHBand="0" w:evenHBand="0" w:firstRowFirstColumn="0" w:firstRowLastColumn="0" w:lastRowFirstColumn="0" w:lastRowLastColumn="0"/>
            </w:pPr>
            <w:r>
              <w:t xml:space="preserve">Use in conjunction with </w:t>
            </w:r>
            <w:r w:rsidRPr="00BC6C91">
              <w:rPr>
                <w:rFonts w:ascii="Times New Roman" w:hAnsi="Times New Roman"/>
                <w:i/>
                <w:iCs/>
              </w:rPr>
              <w:t>GenerationChange</w:t>
            </w:r>
            <w:r>
              <w:rPr>
                <w:rFonts w:ascii="Times New Roman" w:hAnsi="Times New Roman"/>
                <w:i/>
                <w:iCs/>
              </w:rPr>
              <w:t>1</w:t>
            </w:r>
            <w:r w:rsidRPr="00BC6C91">
              <w:rPr>
                <w:rFonts w:ascii="Times New Roman" w:hAnsi="Times New Roman"/>
                <w:i/>
                <w:iCs/>
                <w:vertAlign w:val="subscript"/>
              </w:rPr>
              <w:t>g</w:t>
            </w:r>
            <w:r>
              <w:t xml:space="preserve"> to prevent unnecessary changes in </w:t>
            </w:r>
            <w:r w:rsidRPr="00D404B4">
              <w:t xml:space="preserve">MW generation corresponding to offer </w:t>
            </w:r>
            <m:oMath>
              <m:r>
                <w:rPr>
                  <w:rFonts w:ascii="Cambria Math" w:hAnsi="Cambria Math"/>
                </w:rPr>
                <m:t>g∈ OFFERS</m:t>
              </m:r>
            </m:oMath>
            <w:r>
              <w:t xml:space="preserve"> in the RTD schedule</w:t>
            </w:r>
          </w:p>
        </w:tc>
      </w:tr>
    </w:tbl>
    <w:p w14:paraId="12AA91BB" w14:textId="77777777" w:rsidR="00714039" w:rsidRPr="00511198" w:rsidRDefault="00714039" w:rsidP="00714039">
      <w:pPr>
        <w:pStyle w:val="Heading2"/>
        <w:tabs>
          <w:tab w:val="clear" w:pos="1440"/>
        </w:tabs>
        <w:ind w:left="851" w:hanging="851"/>
        <w:jc w:val="left"/>
      </w:pPr>
      <w:bookmarkStart w:id="706" w:name="_Toc189139593"/>
      <w:bookmarkStart w:id="707" w:name="_Toc131539248"/>
      <w:r w:rsidRPr="00511198">
        <w:t>HVDC Transmission System</w:t>
      </w:r>
      <w:bookmarkEnd w:id="706"/>
      <w:bookmarkEnd w:id="707"/>
    </w:p>
    <w:p w14:paraId="34A569DB" w14:textId="77777777" w:rsidR="00714039" w:rsidRDefault="00714039" w:rsidP="00C46AB9">
      <w:pPr>
        <w:pStyle w:val="Heading3"/>
      </w:pPr>
      <w:bookmarkStart w:id="708" w:name="_Toc189139594"/>
      <w:bookmarkStart w:id="709" w:name="_Toc131539249"/>
      <w:r>
        <w:t>Parameters</w:t>
      </w:r>
      <w:bookmarkEnd w:id="708"/>
      <w:bookmarkEnd w:id="709"/>
    </w:p>
    <w:tbl>
      <w:tblPr>
        <w:tblStyle w:val="SOReportTable"/>
        <w:tblW w:w="0" w:type="auto"/>
        <w:tblLook w:val="04A0" w:firstRow="1" w:lastRow="0" w:firstColumn="1" w:lastColumn="0" w:noHBand="0" w:noVBand="1"/>
      </w:tblPr>
      <w:tblGrid>
        <w:gridCol w:w="2599"/>
        <w:gridCol w:w="5199"/>
      </w:tblGrid>
      <w:tr w:rsidR="00714039" w14:paraId="01ABACFB"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48DAD5DE" w14:textId="77777777" w:rsidR="00714039" w:rsidRDefault="00714039" w:rsidP="00D872AD">
            <w:pPr>
              <w:pStyle w:val="BodyText"/>
              <w:ind w:left="0"/>
              <w:rPr>
                <w:lang w:eastAsia="en-GB"/>
              </w:rPr>
            </w:pPr>
            <w:r>
              <w:rPr>
                <w:lang w:eastAsia="en-GB"/>
              </w:rPr>
              <w:t>Item</w:t>
            </w:r>
          </w:p>
        </w:tc>
        <w:tc>
          <w:tcPr>
            <w:tcW w:w="5421" w:type="dxa"/>
          </w:tcPr>
          <w:p w14:paraId="0E4B814A"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176F69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217DC65" w14:textId="77777777" w:rsidR="00714039" w:rsidRDefault="00714039" w:rsidP="00D872AD">
            <w:pPr>
              <w:pStyle w:val="Equation"/>
            </w:pPr>
            <w:proofErr w:type="spellStart"/>
            <w:r>
              <w:t>HVDCLinkCapacity</w:t>
            </w:r>
            <w:r w:rsidRPr="00D21747">
              <w:rPr>
                <w:vertAlign w:val="subscript"/>
              </w:rPr>
              <w:t>l</w:t>
            </w:r>
            <w:proofErr w:type="spellEnd"/>
          </w:p>
        </w:tc>
        <w:tc>
          <w:tcPr>
            <w:tcW w:w="5421" w:type="dxa"/>
          </w:tcPr>
          <w:p w14:paraId="586EE5E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capacity of HVDC link </w:t>
            </w:r>
            <m:oMath>
              <m:r>
                <w:rPr>
                  <w:rFonts w:ascii="Cambria Math" w:hAnsi="Cambria Math"/>
                </w:rPr>
                <m:t>l∈HVDCLINKS</m:t>
              </m:r>
            </m:oMath>
            <w:r>
              <w:rPr>
                <w:i/>
              </w:rPr>
              <w:t>.</w:t>
            </w:r>
          </w:p>
        </w:tc>
      </w:tr>
      <w:tr w:rsidR="00714039" w14:paraId="13F59A11"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BDF85C8" w14:textId="77777777" w:rsidR="00714039" w:rsidRDefault="00714039" w:rsidP="00D872AD">
            <w:pPr>
              <w:pStyle w:val="Equation"/>
            </w:pPr>
            <w:proofErr w:type="spellStart"/>
            <w:r>
              <w:t>HVDCLinkFixedLosses</w:t>
            </w:r>
            <w:r w:rsidRPr="00D21747">
              <w:rPr>
                <w:vertAlign w:val="subscript"/>
              </w:rPr>
              <w:t>l</w:t>
            </w:r>
            <w:proofErr w:type="spellEnd"/>
          </w:p>
        </w:tc>
        <w:tc>
          <w:tcPr>
            <w:tcW w:w="5421" w:type="dxa"/>
          </w:tcPr>
          <w:p w14:paraId="091C0B9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fixed losses of the link.  The losses attributed to each </w:t>
            </w:r>
            <w:r>
              <w:rPr>
                <w:i/>
              </w:rPr>
              <w:t>link</w:t>
            </w:r>
            <w:r>
              <w:t xml:space="preserve"> are half the fixed losses of the </w:t>
            </w:r>
            <w:r>
              <w:rPr>
                <w:i/>
              </w:rPr>
              <w:t>pole</w:t>
            </w:r>
            <w:r>
              <w:t>.</w:t>
            </w:r>
          </w:p>
        </w:tc>
      </w:tr>
      <w:tr w:rsidR="00714039" w14:paraId="378903A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0243B77" w14:textId="77777777" w:rsidR="00714039" w:rsidRDefault="00714039" w:rsidP="00D872AD">
            <w:pPr>
              <w:pStyle w:val="Equation"/>
            </w:pPr>
            <w:proofErr w:type="spellStart"/>
            <w:r>
              <w:t>HVDCBreakpoint</w:t>
            </w:r>
            <w:proofErr w:type="spellEnd"/>
            <w:r>
              <w:t xml:space="preserve"> </w:t>
            </w:r>
            <w:proofErr w:type="spellStart"/>
            <w:r>
              <w:t>MWFlow</w:t>
            </w:r>
            <w:r w:rsidRPr="00D21747">
              <w:rPr>
                <w:vertAlign w:val="subscript"/>
              </w:rPr>
              <w:t>l</w:t>
            </w:r>
            <w:proofErr w:type="spellEnd"/>
            <w:r w:rsidRPr="00D21747">
              <w:rPr>
                <w:vertAlign w:val="subscript"/>
              </w:rPr>
              <w:t>, bp</w:t>
            </w:r>
          </w:p>
        </w:tc>
        <w:tc>
          <w:tcPr>
            <w:tcW w:w="5421" w:type="dxa"/>
          </w:tcPr>
          <w:p w14:paraId="190A346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Value of power flow at the break point </w:t>
            </w:r>
            <w:r>
              <w:rPr>
                <w:i/>
              </w:rPr>
              <w:t>bp</w:t>
            </w:r>
            <w:r>
              <w:t xml:space="preserve"> of HVDC Link </w:t>
            </w:r>
            <w:r>
              <w:rPr>
                <w:i/>
              </w:rPr>
              <w:t>l</w:t>
            </w:r>
            <w:r>
              <w:t>.</w:t>
            </w:r>
          </w:p>
        </w:tc>
      </w:tr>
      <w:tr w:rsidR="00714039" w14:paraId="562ACD5A"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E5EB66D" w14:textId="77777777" w:rsidR="00714039" w:rsidRDefault="00714039" w:rsidP="00D872AD">
            <w:pPr>
              <w:pStyle w:val="Equation"/>
            </w:pPr>
            <w:proofErr w:type="spellStart"/>
            <w:r>
              <w:t>HVDCBreakpoint</w:t>
            </w:r>
            <w:proofErr w:type="spellEnd"/>
            <w:r>
              <w:t xml:space="preserve"> </w:t>
            </w:r>
            <w:r>
              <w:br/>
            </w:r>
            <w:proofErr w:type="spellStart"/>
            <w:r>
              <w:t>MWLoss</w:t>
            </w:r>
            <w:r w:rsidRPr="00D21747">
              <w:rPr>
                <w:vertAlign w:val="subscript"/>
              </w:rPr>
              <w:t>l</w:t>
            </w:r>
            <w:proofErr w:type="spellEnd"/>
            <w:r w:rsidRPr="00D21747">
              <w:rPr>
                <w:vertAlign w:val="subscript"/>
              </w:rPr>
              <w:t>, bp</w:t>
            </w:r>
          </w:p>
        </w:tc>
        <w:tc>
          <w:tcPr>
            <w:tcW w:w="5421" w:type="dxa"/>
          </w:tcPr>
          <w:p w14:paraId="32893E6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Value of variable (non-fixed) loss at the breakpoint </w:t>
            </w:r>
            <w:r>
              <w:rPr>
                <w:i/>
              </w:rPr>
              <w:t>bp</w:t>
            </w:r>
            <w:r>
              <w:t xml:space="preserve"> in the loss curve of HVDC Link </w:t>
            </w:r>
            <w:r>
              <w:rPr>
                <w:i/>
              </w:rPr>
              <w:t>l.</w:t>
            </w:r>
          </w:p>
        </w:tc>
      </w:tr>
      <w:tr w:rsidR="00714039" w14:paraId="524B7DF7"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4314E5CA" w14:textId="77777777" w:rsidR="00714039" w:rsidRDefault="00714039" w:rsidP="00D872AD">
            <w:pPr>
              <w:pStyle w:val="Equation"/>
            </w:pPr>
            <w:r>
              <w:t>HVDCBreakpoints</w:t>
            </w:r>
            <w:r w:rsidRPr="00D21747">
              <w:rPr>
                <w:vertAlign w:val="subscript"/>
              </w:rPr>
              <w:t>l</w:t>
            </w:r>
          </w:p>
        </w:tc>
        <w:tc>
          <w:tcPr>
            <w:tcW w:w="5421" w:type="dxa"/>
          </w:tcPr>
          <w:p w14:paraId="13C0460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number of breakpoints in the loss curve of HVDC Link </w:t>
            </w:r>
            <w:r>
              <w:rPr>
                <w:i/>
              </w:rPr>
              <w:t>l.</w:t>
            </w:r>
          </w:p>
        </w:tc>
      </w:tr>
    </w:tbl>
    <w:p w14:paraId="352C5D80" w14:textId="77777777" w:rsidR="00714039" w:rsidRDefault="00714039" w:rsidP="00C46AB9">
      <w:pPr>
        <w:pStyle w:val="Heading3"/>
      </w:pPr>
      <w:bookmarkStart w:id="710" w:name="_Toc189139595"/>
      <w:bookmarkStart w:id="711" w:name="_Toc131539250"/>
      <w:r>
        <w:t>Index</w:t>
      </w:r>
      <w:bookmarkEnd w:id="710"/>
      <w:bookmarkEnd w:id="711"/>
    </w:p>
    <w:tbl>
      <w:tblPr>
        <w:tblStyle w:val="SOReportTable"/>
        <w:tblW w:w="0" w:type="auto"/>
        <w:tblLook w:val="04A0" w:firstRow="1" w:lastRow="0" w:firstColumn="1" w:lastColumn="0" w:noHBand="0" w:noVBand="1"/>
      </w:tblPr>
      <w:tblGrid>
        <w:gridCol w:w="2532"/>
        <w:gridCol w:w="5266"/>
      </w:tblGrid>
      <w:tr w:rsidR="00714039" w14:paraId="6ABA8A80"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020BB924" w14:textId="77777777" w:rsidR="00714039" w:rsidRDefault="00714039" w:rsidP="00D872AD">
            <w:pPr>
              <w:pStyle w:val="BodyText"/>
              <w:ind w:left="0"/>
              <w:rPr>
                <w:lang w:eastAsia="en-GB"/>
              </w:rPr>
            </w:pPr>
            <w:r>
              <w:rPr>
                <w:lang w:eastAsia="en-GB"/>
              </w:rPr>
              <w:t>Item</w:t>
            </w:r>
          </w:p>
        </w:tc>
        <w:tc>
          <w:tcPr>
            <w:tcW w:w="5421" w:type="dxa"/>
          </w:tcPr>
          <w:p w14:paraId="16CA520D"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5953834"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1602FD0" w14:textId="77777777" w:rsidR="00714039" w:rsidRDefault="00714039" w:rsidP="00D872AD">
            <w:pPr>
              <w:pStyle w:val="Equation"/>
            </w:pPr>
            <w:r>
              <w:t>bp</w:t>
            </w:r>
          </w:p>
        </w:tc>
        <w:tc>
          <w:tcPr>
            <w:tcW w:w="5421" w:type="dxa"/>
          </w:tcPr>
          <w:p w14:paraId="3216F3D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Index of the break points from 1 to </w:t>
            </w:r>
            <w:r w:rsidRPr="005A463E">
              <w:rPr>
                <w:rFonts w:ascii="Times New Roman" w:hAnsi="Times New Roman"/>
                <w:i/>
              </w:rPr>
              <w:t>HVDCBreakpoints</w:t>
            </w:r>
            <w:r w:rsidRPr="005A463E">
              <w:rPr>
                <w:rFonts w:ascii="Times New Roman" w:hAnsi="Times New Roman"/>
                <w:i/>
                <w:vertAlign w:val="subscript"/>
              </w:rPr>
              <w:t>l</w:t>
            </w:r>
          </w:p>
        </w:tc>
      </w:tr>
    </w:tbl>
    <w:p w14:paraId="3899E61A" w14:textId="2F5875EA" w:rsidR="00714039" w:rsidRDefault="00714039" w:rsidP="00C46AB9">
      <w:pPr>
        <w:pStyle w:val="Heading3"/>
      </w:pPr>
      <w:bookmarkStart w:id="712" w:name="_Toc189139596"/>
      <w:bookmarkStart w:id="713" w:name="_Toc131539251"/>
      <w:r>
        <w:t>Variables</w:t>
      </w:r>
      <w:bookmarkEnd w:id="712"/>
      <w:bookmarkEnd w:id="713"/>
    </w:p>
    <w:tbl>
      <w:tblPr>
        <w:tblStyle w:val="SOReportTable"/>
        <w:tblW w:w="0" w:type="auto"/>
        <w:tblLook w:val="04A0" w:firstRow="1" w:lastRow="0" w:firstColumn="1" w:lastColumn="0" w:noHBand="0" w:noVBand="1"/>
      </w:tblPr>
      <w:tblGrid>
        <w:gridCol w:w="2576"/>
        <w:gridCol w:w="5222"/>
      </w:tblGrid>
      <w:tr w:rsidR="00714039" w14:paraId="6CBBA604"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20" w:type="dxa"/>
          </w:tcPr>
          <w:p w14:paraId="031D4AAA" w14:textId="77777777" w:rsidR="00714039" w:rsidRDefault="00714039" w:rsidP="00D872AD">
            <w:pPr>
              <w:pStyle w:val="BodyText"/>
              <w:ind w:left="0"/>
              <w:rPr>
                <w:lang w:eastAsia="en-GB"/>
              </w:rPr>
            </w:pPr>
            <w:r>
              <w:rPr>
                <w:lang w:eastAsia="en-GB"/>
              </w:rPr>
              <w:t>Item</w:t>
            </w:r>
          </w:p>
        </w:tc>
        <w:tc>
          <w:tcPr>
            <w:tcW w:w="5421" w:type="dxa"/>
          </w:tcPr>
          <w:p w14:paraId="15C61FB8"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2D51F45F"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75DCE5EE" w14:textId="77777777" w:rsidR="00714039" w:rsidRDefault="00714039" w:rsidP="00D872AD">
            <w:pPr>
              <w:pStyle w:val="Equation"/>
            </w:pPr>
            <w:proofErr w:type="spellStart"/>
            <w:r>
              <w:t>HVDCLinkFlow</w:t>
            </w:r>
            <w:r w:rsidRPr="005A463E">
              <w:rPr>
                <w:vertAlign w:val="subscript"/>
              </w:rPr>
              <w:t>l</w:t>
            </w:r>
            <w:proofErr w:type="spellEnd"/>
          </w:p>
        </w:tc>
        <w:tc>
          <w:tcPr>
            <w:tcW w:w="5421" w:type="dxa"/>
          </w:tcPr>
          <w:p w14:paraId="366DCCAE"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at the sending end scheduled for HVDC link </w:t>
            </w:r>
            <m:oMath>
              <m:r>
                <w:rPr>
                  <w:rFonts w:ascii="Cambria Math" w:hAnsi="Cambria Math"/>
                </w:rPr>
                <m:t>l∈HVDCLINKS</m:t>
              </m:r>
            </m:oMath>
            <w:r>
              <w:rPr>
                <w:i/>
              </w:rPr>
              <w:t>.</w:t>
            </w:r>
          </w:p>
        </w:tc>
      </w:tr>
      <w:tr w:rsidR="00714039" w14:paraId="534A18E4"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C18AD17" w14:textId="77777777" w:rsidR="00714039" w:rsidRDefault="00714039" w:rsidP="00D872AD">
            <w:pPr>
              <w:pStyle w:val="Equation"/>
            </w:pPr>
            <w:proofErr w:type="spellStart"/>
            <w:r>
              <w:t>HVDCLinkLosses</w:t>
            </w:r>
            <w:r w:rsidRPr="005A463E">
              <w:rPr>
                <w:vertAlign w:val="subscript"/>
              </w:rPr>
              <w:t>l</w:t>
            </w:r>
            <w:proofErr w:type="spellEnd"/>
          </w:p>
        </w:tc>
        <w:tc>
          <w:tcPr>
            <w:tcW w:w="5421" w:type="dxa"/>
          </w:tcPr>
          <w:p w14:paraId="19B5174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The MW losses for the link.</w:t>
            </w:r>
          </w:p>
        </w:tc>
      </w:tr>
      <w:tr w:rsidR="00714039" w14:paraId="1D924FE3"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CA9BB78" w14:textId="77777777" w:rsidR="00714039" w:rsidRDefault="00714039" w:rsidP="00D872AD">
            <w:pPr>
              <w:pStyle w:val="Equation"/>
            </w:pPr>
            <w:proofErr w:type="spellStart"/>
            <w:r>
              <w:t>Lambda</w:t>
            </w:r>
            <w:r w:rsidRPr="005A463E">
              <w:rPr>
                <w:vertAlign w:val="subscript"/>
              </w:rPr>
              <w:t>l</w:t>
            </w:r>
            <w:proofErr w:type="spellEnd"/>
            <w:r w:rsidRPr="005A463E">
              <w:rPr>
                <w:vertAlign w:val="subscript"/>
              </w:rPr>
              <w:t>, bp</w:t>
            </w:r>
          </w:p>
        </w:tc>
        <w:tc>
          <w:tcPr>
            <w:tcW w:w="5421" w:type="dxa"/>
          </w:tcPr>
          <w:p w14:paraId="7689BFD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Non-negative weight applied to breakpoint </w:t>
            </w:r>
            <w:r>
              <w:rPr>
                <w:i/>
              </w:rPr>
              <w:t>bp</w:t>
            </w:r>
            <w:r>
              <w:t xml:space="preserve"> of </w:t>
            </w:r>
            <w:r w:rsidRPr="005A463E">
              <w:rPr>
                <w:rFonts w:ascii="Times New Roman" w:hAnsi="Times New Roman"/>
                <w:i/>
              </w:rPr>
              <w:t xml:space="preserve">HVDC </w:t>
            </w:r>
            <w:proofErr w:type="spellStart"/>
            <w:r w:rsidRPr="005A463E">
              <w:rPr>
                <w:rFonts w:ascii="Times New Roman" w:hAnsi="Times New Roman"/>
                <w:i/>
              </w:rPr>
              <w:t>Link</w:t>
            </w:r>
            <w:r w:rsidRPr="005A463E">
              <w:rPr>
                <w:rFonts w:ascii="Times New Roman" w:hAnsi="Times New Roman"/>
                <w:i/>
                <w:vertAlign w:val="subscript"/>
              </w:rPr>
              <w:t>l</w:t>
            </w:r>
            <w:proofErr w:type="spellEnd"/>
            <w:r>
              <w:t>.</w:t>
            </w:r>
          </w:p>
        </w:tc>
      </w:tr>
    </w:tbl>
    <w:p w14:paraId="110F7FC6" w14:textId="30358C26" w:rsidR="00714039" w:rsidRPr="00511198" w:rsidRDefault="00714039" w:rsidP="00714039">
      <w:pPr>
        <w:pStyle w:val="Heading2"/>
        <w:tabs>
          <w:tab w:val="clear" w:pos="1440"/>
        </w:tabs>
        <w:ind w:left="851" w:hanging="851"/>
        <w:jc w:val="left"/>
      </w:pPr>
      <w:bookmarkStart w:id="714" w:name="_Toc189139597"/>
      <w:bookmarkStart w:id="715" w:name="_Toc131539252"/>
      <w:r w:rsidRPr="00511198">
        <w:t>AC Transmission System</w:t>
      </w:r>
      <w:bookmarkEnd w:id="714"/>
      <w:bookmarkEnd w:id="715"/>
    </w:p>
    <w:p w14:paraId="1AA58D46" w14:textId="77777777" w:rsidR="00714039" w:rsidRDefault="00714039" w:rsidP="00C46AB9">
      <w:pPr>
        <w:pStyle w:val="Heading3"/>
      </w:pPr>
      <w:bookmarkStart w:id="716" w:name="_Toc189139598"/>
      <w:bookmarkStart w:id="717" w:name="_Toc131539253"/>
      <w:r>
        <w:t>Parameters</w:t>
      </w:r>
      <w:bookmarkEnd w:id="716"/>
      <w:bookmarkEnd w:id="717"/>
    </w:p>
    <w:tbl>
      <w:tblPr>
        <w:tblStyle w:val="SOReportTable"/>
        <w:tblW w:w="0" w:type="auto"/>
        <w:tblLook w:val="04A0" w:firstRow="1" w:lastRow="0" w:firstColumn="1" w:lastColumn="0" w:noHBand="0" w:noVBand="1"/>
      </w:tblPr>
      <w:tblGrid>
        <w:gridCol w:w="2695"/>
        <w:gridCol w:w="5103"/>
      </w:tblGrid>
      <w:tr w:rsidR="00714039" w14:paraId="633B750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C296EB3" w14:textId="77777777" w:rsidR="00714039" w:rsidRDefault="00714039" w:rsidP="00D872AD">
            <w:pPr>
              <w:pStyle w:val="BodyText"/>
              <w:ind w:left="0"/>
              <w:rPr>
                <w:lang w:eastAsia="en-GB"/>
              </w:rPr>
            </w:pPr>
            <w:r>
              <w:rPr>
                <w:lang w:eastAsia="en-GB"/>
              </w:rPr>
              <w:t>Item</w:t>
            </w:r>
          </w:p>
        </w:tc>
        <w:tc>
          <w:tcPr>
            <w:tcW w:w="5217" w:type="dxa"/>
          </w:tcPr>
          <w:p w14:paraId="3C88B2AD"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6BA1AE0"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7B059A1B" w14:textId="77777777" w:rsidR="00714039" w:rsidRDefault="00714039" w:rsidP="00D872AD">
            <w:pPr>
              <w:pStyle w:val="Equation"/>
            </w:pPr>
            <w:proofErr w:type="spellStart"/>
            <w:r>
              <w:t>ACLineCapacity</w:t>
            </w:r>
            <w:r w:rsidRPr="005A463E">
              <w:rPr>
                <w:vertAlign w:val="subscript"/>
              </w:rPr>
              <w:t>k</w:t>
            </w:r>
            <w:proofErr w:type="spellEnd"/>
            <w:r>
              <w:rPr>
                <w:vertAlign w:val="subscript"/>
              </w:rPr>
              <w:t>(q)</w:t>
            </w:r>
          </w:p>
        </w:tc>
        <w:tc>
          <w:tcPr>
            <w:tcW w:w="5217" w:type="dxa"/>
          </w:tcPr>
          <w:p w14:paraId="20F5F4B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capacity of AC line </w:t>
            </w:r>
            <m:oMath>
              <m:r>
                <w:rPr>
                  <w:rFonts w:ascii="Cambria Math" w:hAnsi="Cambria Math"/>
                </w:rPr>
                <m:t>k∈ACLINES</m:t>
              </m:r>
            </m:oMath>
            <w:r>
              <w:t xml:space="preserve"> in the direction associated with directed line </w:t>
            </w:r>
            <m:oMath>
              <m:r>
                <w:rPr>
                  <w:rFonts w:ascii="Cambria Math" w:hAnsi="Cambria Math"/>
                </w:rPr>
                <m:t>q∈DIRECTEDACLINES</m:t>
              </m:r>
            </m:oMath>
          </w:p>
        </w:tc>
      </w:tr>
      <w:tr w:rsidR="00714039" w14:paraId="599FE2A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7CA5C9A8" w14:textId="77777777" w:rsidR="00714039" w:rsidRDefault="00714039" w:rsidP="00D872AD">
            <w:pPr>
              <w:pStyle w:val="Equation"/>
            </w:pPr>
            <w:proofErr w:type="spellStart"/>
            <w:r>
              <w:t>ACLineAdmittance</w:t>
            </w:r>
            <w:r w:rsidRPr="005A463E">
              <w:rPr>
                <w:vertAlign w:val="subscript"/>
              </w:rPr>
              <w:t>k</w:t>
            </w:r>
            <w:proofErr w:type="spellEnd"/>
          </w:p>
        </w:tc>
        <w:tc>
          <w:tcPr>
            <w:tcW w:w="5217" w:type="dxa"/>
          </w:tcPr>
          <w:p w14:paraId="7F361A6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admittance of the line.  It is really the </w:t>
            </w:r>
            <w:proofErr w:type="gramStart"/>
            <w:r>
              <w:t>susceptance</w:t>
            </w:r>
            <w:proofErr w:type="gramEnd"/>
            <w:r>
              <w:t xml:space="preserve"> but the use of “admittance” seems to be widespread.  The admittance of a line is a complex number </w:t>
            </w:r>
            <w:r>
              <w:rPr>
                <w:i/>
              </w:rPr>
              <w:t xml:space="preserve">G </w:t>
            </w:r>
            <w:r>
              <w:rPr>
                <w:i/>
              </w:rPr>
              <w:sym w:font="Symbol" w:char="F02D"/>
            </w:r>
            <w:r>
              <w:rPr>
                <w:i/>
              </w:rPr>
              <w:t xml:space="preserve"> </w:t>
            </w:r>
            <w:proofErr w:type="spellStart"/>
            <w:r>
              <w:rPr>
                <w:i/>
              </w:rPr>
              <w:t>iB</w:t>
            </w:r>
            <w:proofErr w:type="spellEnd"/>
            <w:r>
              <w:t xml:space="preserve"> where </w:t>
            </w:r>
            <w:r>
              <w:rPr>
                <w:i/>
              </w:rPr>
              <w:t>G</w:t>
            </w:r>
            <w:r>
              <w:t xml:space="preserve"> is the conductance and </w:t>
            </w:r>
            <w:r>
              <w:rPr>
                <w:i/>
              </w:rPr>
              <w:t>B</w:t>
            </w:r>
            <w:r>
              <w:t xml:space="preserve"> is the susceptance.  It is the susceptance which is used in the power flow that is implemented by the LP Model.</w:t>
            </w:r>
          </w:p>
        </w:tc>
      </w:tr>
      <w:tr w:rsidR="00714039" w14:paraId="0510A870"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5C7A0B2" w14:textId="77777777" w:rsidR="00714039" w:rsidRDefault="00714039" w:rsidP="00D872AD">
            <w:pPr>
              <w:pStyle w:val="Equation"/>
            </w:pPr>
            <w:proofErr w:type="spellStart"/>
            <w:r>
              <w:t>ACLineLossBlockCount</w:t>
            </w:r>
            <w:r w:rsidRPr="005A463E">
              <w:rPr>
                <w:vertAlign w:val="subscript"/>
              </w:rPr>
              <w:t>k</w:t>
            </w:r>
            <w:proofErr w:type="spellEnd"/>
          </w:p>
        </w:tc>
        <w:tc>
          <w:tcPr>
            <w:tcW w:w="5217" w:type="dxa"/>
          </w:tcPr>
          <w:p w14:paraId="366CC00E" w14:textId="2E65E5BA"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number of blocks in the loss curve of AC line </w:t>
            </w:r>
            <m:oMath>
              <m:r>
                <w:rPr>
                  <w:rFonts w:ascii="Cambria Math" w:hAnsi="Cambria Math"/>
                </w:rPr>
                <m:t>k∈ACLINES</m:t>
              </m:r>
            </m:oMath>
            <w:r>
              <w:t>.</w:t>
            </w:r>
          </w:p>
        </w:tc>
      </w:tr>
      <w:tr w:rsidR="00714039" w14:paraId="42E505E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B1A91DF" w14:textId="77777777" w:rsidR="00714039" w:rsidRDefault="00714039" w:rsidP="00D872AD">
            <w:pPr>
              <w:pStyle w:val="Equation"/>
            </w:pPr>
            <w:proofErr w:type="spellStart"/>
            <w:r>
              <w:t>ACLineLossBlockMW</w:t>
            </w:r>
            <w:r w:rsidRPr="005A463E">
              <w:rPr>
                <w:vertAlign w:val="subscript"/>
              </w:rPr>
              <w:t>k</w:t>
            </w:r>
            <w:proofErr w:type="spellEnd"/>
            <w:r>
              <w:rPr>
                <w:vertAlign w:val="subscript"/>
              </w:rPr>
              <w:t>(q)</w:t>
            </w:r>
            <w:r w:rsidRPr="005A463E">
              <w:rPr>
                <w:vertAlign w:val="subscript"/>
              </w:rPr>
              <w:t>, j</w:t>
            </w:r>
          </w:p>
        </w:tc>
        <w:tc>
          <w:tcPr>
            <w:tcW w:w="5217" w:type="dxa"/>
          </w:tcPr>
          <w:p w14:paraId="755B194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limit of the </w:t>
            </w:r>
            <w:r>
              <w:rPr>
                <w:i/>
              </w:rPr>
              <w:t>j</w:t>
            </w:r>
            <w:proofErr w:type="spellStart"/>
            <w:r>
              <w:rPr>
                <w:i/>
                <w:position w:val="6"/>
                <w:sz w:val="16"/>
                <w:vertAlign w:val="superscript"/>
              </w:rPr>
              <w:t>th</w:t>
            </w:r>
            <w:proofErr w:type="spellEnd"/>
            <w:r>
              <w:t xml:space="preserve"> block of the loss curve of AC line </w:t>
            </w:r>
            <m:oMath>
              <m:r>
                <w:rPr>
                  <w:rFonts w:ascii="Cambria Math" w:hAnsi="Cambria Math"/>
                </w:rPr>
                <m:t xml:space="preserve">k∈ACLINES </m:t>
              </m:r>
            </m:oMath>
            <w:r>
              <w:t xml:space="preserve">in the direction associated with directed line </w:t>
            </w:r>
            <m:oMath>
              <m:r>
                <w:rPr>
                  <w:rFonts w:ascii="Cambria Math" w:hAnsi="Cambria Math"/>
                </w:rPr>
                <m:t>q∈DIRECTEDACLINES</m:t>
              </m:r>
            </m:oMath>
          </w:p>
        </w:tc>
      </w:tr>
      <w:tr w:rsidR="00714039" w14:paraId="2F2FB5DC"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720D578" w14:textId="77777777" w:rsidR="00714039" w:rsidRDefault="00714039" w:rsidP="00D872AD">
            <w:pPr>
              <w:pStyle w:val="Equation"/>
            </w:pPr>
            <w:proofErr w:type="spellStart"/>
            <w:r>
              <w:t>ACLineLossBlockFactor</w:t>
            </w:r>
            <w:r w:rsidRPr="005A463E">
              <w:rPr>
                <w:vertAlign w:val="subscript"/>
              </w:rPr>
              <w:t>k</w:t>
            </w:r>
            <w:proofErr w:type="spellEnd"/>
            <w:r>
              <w:rPr>
                <w:vertAlign w:val="subscript"/>
              </w:rPr>
              <w:t>(q)</w:t>
            </w:r>
            <w:r w:rsidRPr="005A463E">
              <w:rPr>
                <w:vertAlign w:val="subscript"/>
              </w:rPr>
              <w:t>, j</w:t>
            </w:r>
          </w:p>
        </w:tc>
        <w:tc>
          <w:tcPr>
            <w:tcW w:w="5217" w:type="dxa"/>
          </w:tcPr>
          <w:p w14:paraId="71AA594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loss factor of the </w:t>
            </w:r>
            <w:r>
              <w:rPr>
                <w:i/>
              </w:rPr>
              <w:t>j</w:t>
            </w:r>
            <w:proofErr w:type="spellStart"/>
            <w:r>
              <w:rPr>
                <w:i/>
                <w:position w:val="6"/>
                <w:sz w:val="16"/>
                <w:vertAlign w:val="superscript"/>
              </w:rPr>
              <w:t>th</w:t>
            </w:r>
            <w:proofErr w:type="spellEnd"/>
            <w:r>
              <w:t xml:space="preserve"> block of the loss curve of AC line </w:t>
            </w:r>
            <m:oMath>
              <m:r>
                <w:rPr>
                  <w:rFonts w:ascii="Cambria Math" w:hAnsi="Cambria Math"/>
                </w:rPr>
                <m:t xml:space="preserve">k∈ACLINES </m:t>
              </m:r>
            </m:oMath>
            <w:r>
              <w:t xml:space="preserve">in the direction associated with directed line </w:t>
            </w:r>
            <m:oMath>
              <m:r>
                <w:rPr>
                  <w:rFonts w:ascii="Cambria Math" w:hAnsi="Cambria Math"/>
                </w:rPr>
                <m:t>q∈DIRECTEDACLINES</m:t>
              </m:r>
            </m:oMath>
          </w:p>
        </w:tc>
      </w:tr>
      <w:tr w:rsidR="00714039" w14:paraId="4DFF04C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54609442" w14:textId="77777777" w:rsidR="00714039" w:rsidRDefault="00714039" w:rsidP="00D872AD">
            <w:pPr>
              <w:pStyle w:val="Equation"/>
            </w:pPr>
            <w:proofErr w:type="spellStart"/>
            <w:r>
              <w:t>ACLineFixedLosses</w:t>
            </w:r>
            <w:r w:rsidRPr="005A463E">
              <w:rPr>
                <w:vertAlign w:val="subscript"/>
              </w:rPr>
              <w:t>k</w:t>
            </w:r>
            <w:proofErr w:type="spellEnd"/>
          </w:p>
        </w:tc>
        <w:tc>
          <w:tcPr>
            <w:tcW w:w="5217" w:type="dxa"/>
          </w:tcPr>
          <w:p w14:paraId="182491EE"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fixed losses of AC line </w:t>
            </w:r>
            <m:oMath>
              <m:r>
                <w:rPr>
                  <w:rFonts w:ascii="Cambria Math" w:hAnsi="Cambria Math"/>
                </w:rPr>
                <m:t>k∈ACLINES</m:t>
              </m:r>
            </m:oMath>
            <w:r>
              <w:t>.</w:t>
            </w:r>
          </w:p>
        </w:tc>
      </w:tr>
    </w:tbl>
    <w:p w14:paraId="4B67B577" w14:textId="77777777" w:rsidR="00714039" w:rsidRDefault="00714039" w:rsidP="00C46AB9">
      <w:pPr>
        <w:pStyle w:val="Heading3"/>
      </w:pPr>
      <w:bookmarkStart w:id="718" w:name="_Toc189139599"/>
      <w:bookmarkStart w:id="719" w:name="_Toc131539254"/>
      <w:r>
        <w:t>Variables</w:t>
      </w:r>
      <w:bookmarkEnd w:id="718"/>
      <w:bookmarkEnd w:id="719"/>
    </w:p>
    <w:tbl>
      <w:tblPr>
        <w:tblStyle w:val="SOReportTable"/>
        <w:tblW w:w="0" w:type="auto"/>
        <w:tblLook w:val="04A0" w:firstRow="1" w:lastRow="0" w:firstColumn="1" w:lastColumn="0" w:noHBand="0" w:noVBand="1"/>
      </w:tblPr>
      <w:tblGrid>
        <w:gridCol w:w="2716"/>
        <w:gridCol w:w="5082"/>
      </w:tblGrid>
      <w:tr w:rsidR="00714039" w14:paraId="216DD061"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4A96846" w14:textId="77777777" w:rsidR="00714039" w:rsidRDefault="00714039" w:rsidP="00D872AD">
            <w:pPr>
              <w:pStyle w:val="BodyText"/>
              <w:ind w:left="0"/>
              <w:rPr>
                <w:lang w:eastAsia="en-GB"/>
              </w:rPr>
            </w:pPr>
            <w:r>
              <w:rPr>
                <w:lang w:eastAsia="en-GB"/>
              </w:rPr>
              <w:t xml:space="preserve">Item </w:t>
            </w:r>
          </w:p>
        </w:tc>
        <w:tc>
          <w:tcPr>
            <w:tcW w:w="5421" w:type="dxa"/>
          </w:tcPr>
          <w:p w14:paraId="521241A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5136BF66"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0CDFE6DE" w14:textId="77777777" w:rsidR="00714039" w:rsidRDefault="00714039" w:rsidP="00D872AD">
            <w:pPr>
              <w:pStyle w:val="Equation"/>
            </w:pPr>
            <w:proofErr w:type="spellStart"/>
            <w:r>
              <w:t>ACNodeNetInjection</w:t>
            </w:r>
            <w:r w:rsidRPr="00E605F7">
              <w:rPr>
                <w:vertAlign w:val="subscript"/>
              </w:rPr>
              <w:t>n</w:t>
            </w:r>
            <w:proofErr w:type="spellEnd"/>
          </w:p>
        </w:tc>
        <w:tc>
          <w:tcPr>
            <w:tcW w:w="5421" w:type="dxa"/>
          </w:tcPr>
          <w:p w14:paraId="04A88D0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injection at node </w:t>
            </w:r>
            <m:oMath>
              <m:r>
                <w:rPr>
                  <w:rFonts w:ascii="Cambria Math" w:hAnsi="Cambria Math"/>
                </w:rPr>
                <m:t>n</m:t>
              </m:r>
              <m:r>
                <m:rPr>
                  <m:sty m:val="p"/>
                </m:rPr>
                <w:rPr>
                  <w:rFonts w:ascii="Cambria Math" w:hAnsi="Cambria Math"/>
                </w:rPr>
                <m:t>∈</m:t>
              </m:r>
              <m:r>
                <w:rPr>
                  <w:rFonts w:ascii="Cambria Math" w:hAnsi="Cambria Math"/>
                </w:rPr>
                <m:t>ACNODES</m:t>
              </m:r>
            </m:oMath>
            <w:r>
              <w:t xml:space="preserve">.  </w:t>
            </w:r>
            <w:r>
              <w:rPr>
                <w:i/>
              </w:rPr>
              <w:t>The variable is unrestricted.</w:t>
            </w:r>
          </w:p>
        </w:tc>
      </w:tr>
      <w:tr w:rsidR="00714039" w14:paraId="71AE14C5"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C5989F1" w14:textId="77777777" w:rsidR="00714039" w:rsidRDefault="00714039" w:rsidP="00D872AD">
            <w:pPr>
              <w:pStyle w:val="Equation"/>
            </w:pPr>
            <w:r>
              <w:t>ACNodeAngle</w:t>
            </w:r>
            <w:r w:rsidRPr="00E605F7">
              <w:rPr>
                <w:vertAlign w:val="subscript"/>
              </w:rPr>
              <w:t>n</w:t>
            </w:r>
          </w:p>
        </w:tc>
        <w:tc>
          <w:tcPr>
            <w:tcW w:w="5421" w:type="dxa"/>
          </w:tcPr>
          <w:p w14:paraId="520DACE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voltage angle at the node.  </w:t>
            </w:r>
            <w:r>
              <w:rPr>
                <w:i/>
              </w:rPr>
              <w:t>The variable is unrestricted.</w:t>
            </w:r>
          </w:p>
        </w:tc>
      </w:tr>
      <w:tr w:rsidR="00714039" w14:paraId="66CEF2B2"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E5FAC06" w14:textId="77777777" w:rsidR="00714039" w:rsidRPr="00481EE5" w:rsidRDefault="00714039" w:rsidP="00D872AD">
            <w:pPr>
              <w:pStyle w:val="Equation"/>
            </w:pPr>
            <w:proofErr w:type="spellStart"/>
            <w:r w:rsidRPr="00481EE5">
              <w:t>ACLineFlow</w:t>
            </w:r>
            <w:r w:rsidRPr="00481EE5">
              <w:rPr>
                <w:vertAlign w:val="subscript"/>
              </w:rPr>
              <w:t>k</w:t>
            </w:r>
            <w:proofErr w:type="spellEnd"/>
          </w:p>
        </w:tc>
        <w:tc>
          <w:tcPr>
            <w:tcW w:w="5421" w:type="dxa"/>
          </w:tcPr>
          <w:p w14:paraId="77572FB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scheduled for line </w:t>
            </w:r>
            <m:oMath>
              <m:r>
                <w:rPr>
                  <w:rFonts w:ascii="Cambria Math" w:hAnsi="Cambria Math"/>
                </w:rPr>
                <m:t>k∈ACLINES</m:t>
              </m:r>
            </m:oMath>
            <w:r>
              <w:t xml:space="preserve">.  </w:t>
            </w:r>
            <w:r>
              <w:rPr>
                <w:i/>
              </w:rPr>
              <w:t>The variable is unrestricted.</w:t>
            </w:r>
          </w:p>
        </w:tc>
      </w:tr>
      <w:tr w:rsidR="00714039" w14:paraId="40552D0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2C4187E2" w14:textId="77777777" w:rsidR="00714039" w:rsidRPr="00481EE5" w:rsidRDefault="00BC542B" w:rsidP="00D872AD">
            <w:pPr>
              <w:pStyle w:val="Equation"/>
            </w:pPr>
            <m:oMath>
              <m:sSubSup>
                <m:sSubSupPr>
                  <m:ctrlPr>
                    <w:rPr>
                      <w:rFonts w:ascii="Cambria Math" w:hAnsi="Cambria Math"/>
                      <w:szCs w:val="20"/>
                      <w:vertAlign w:val="superscript"/>
                      <w:lang w:eastAsia="en-NZ"/>
                    </w:rPr>
                  </m:ctrlPr>
                </m:sSubSupPr>
                <m:e>
                  <m:r>
                    <w:rPr>
                      <w:rFonts w:ascii="Cambria Math" w:hAnsi="Cambria Math"/>
                    </w:rPr>
                    <m:t>ACLineFlow</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w:r w:rsidR="00714039" w:rsidRPr="00481EE5">
              <w:t xml:space="preserve"> </w:t>
            </w:r>
          </w:p>
        </w:tc>
        <w:tc>
          <w:tcPr>
            <w:tcW w:w="5421" w:type="dxa"/>
          </w:tcPr>
          <w:p w14:paraId="6906AE2F" w14:textId="77777777" w:rsidR="00714039" w:rsidRPr="00BD632D"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The MW flow scheduled for directed line</w:t>
            </w:r>
            <w:r>
              <w:br/>
            </w:r>
            <m:oMath>
              <m:r>
                <w:rPr>
                  <w:rFonts w:ascii="Cambria Math" w:hAnsi="Cambria Math"/>
                </w:rPr>
                <m:t>q∈DIRECTEDACLINES</m:t>
              </m:r>
            </m:oMath>
            <w:r>
              <w:t>.</w:t>
            </w:r>
          </w:p>
        </w:tc>
      </w:tr>
      <w:tr w:rsidR="00714039" w14:paraId="59DF633D"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EADF563" w14:textId="77777777" w:rsidR="00714039" w:rsidRPr="00481EE5" w:rsidRDefault="00BC542B" w:rsidP="00D872AD">
            <w:pPr>
              <w:pStyle w:val="Equation"/>
            </w:pPr>
            <m:oMathPara>
              <m:oMathParaPr>
                <m:jc m:val="left"/>
              </m:oMathParaPr>
              <m:oMath>
                <m:sSubSup>
                  <m:sSubSupPr>
                    <m:ctrlPr>
                      <w:rPr>
                        <w:rFonts w:ascii="Cambria Math" w:hAnsi="Cambria Math"/>
                        <w:szCs w:val="20"/>
                        <w:vertAlign w:val="superscript"/>
                        <w:lang w:eastAsia="en-NZ"/>
                      </w:rPr>
                    </m:ctrlPr>
                  </m:sSubSupPr>
                  <m:e>
                    <m:r>
                      <w:rPr>
                        <w:rFonts w:ascii="Cambria Math" w:hAnsi="Cambria Math"/>
                      </w:rPr>
                      <m:t>ACLineFlowBlock</m:t>
                    </m:r>
                    <m:ctrlPr>
                      <w:rPr>
                        <w:rFonts w:ascii="Cambria Math" w:hAnsi="Cambria Math"/>
                      </w:rPr>
                    </m:ctrlPr>
                  </m:e>
                  <m:sub>
                    <m:r>
                      <w:rPr>
                        <w:rFonts w:ascii="Cambria Math" w:hAnsi="Cambria Math"/>
                        <w:vertAlign w:val="subscript"/>
                      </w:rPr>
                      <m:t>q</m:t>
                    </m:r>
                    <m:r>
                      <w:rPr>
                        <w:rFonts w:ascii="Cambria Math" w:hAnsi="Cambria Math"/>
                        <w:vertAlign w:val="subscript"/>
                      </w:rPr>
                      <m:t xml:space="preserve">,  </m:t>
                    </m:r>
                    <m:r>
                      <w:rPr>
                        <w:rFonts w:ascii="Cambria Math" w:hAnsi="Cambria Math"/>
                        <w:vertAlign w:val="subscript"/>
                      </w:rPr>
                      <m:t>j</m:t>
                    </m:r>
                  </m:sub>
                  <m:sup>
                    <m:r>
                      <w:rPr>
                        <w:rFonts w:ascii="Cambria Math" w:hAnsi="Cambria Math"/>
                        <w:vertAlign w:val="superscript"/>
                      </w:rPr>
                      <m:t>Directed</m:t>
                    </m:r>
                  </m:sup>
                </m:sSubSup>
              </m:oMath>
            </m:oMathPara>
          </w:p>
        </w:tc>
        <w:tc>
          <w:tcPr>
            <w:tcW w:w="5421" w:type="dxa"/>
          </w:tcPr>
          <w:p w14:paraId="12AB8A2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corresponding to the </w:t>
            </w:r>
            <w:r>
              <w:rPr>
                <w:i/>
              </w:rPr>
              <w:t>j</w:t>
            </w:r>
            <w:proofErr w:type="spellStart"/>
            <w:r>
              <w:rPr>
                <w:i/>
                <w:position w:val="6"/>
                <w:sz w:val="16"/>
                <w:vertAlign w:val="superscript"/>
              </w:rPr>
              <w:t>th</w:t>
            </w:r>
            <w:proofErr w:type="spellEnd"/>
            <w:r>
              <w:t xml:space="preserve"> block of the loss curve of directed line</w:t>
            </w:r>
            <w:r>
              <w:br/>
            </w:r>
            <m:oMath>
              <m:r>
                <w:rPr>
                  <w:rFonts w:ascii="Cambria Math" w:hAnsi="Cambria Math"/>
                </w:rPr>
                <m:t>q∈DIRECTEDACLINES</m:t>
              </m:r>
            </m:oMath>
            <w:r>
              <w:t>.</w:t>
            </w:r>
          </w:p>
        </w:tc>
      </w:tr>
      <w:tr w:rsidR="00714039" w14:paraId="67306E79"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69EF0508" w14:textId="77777777" w:rsidR="00714039" w:rsidRPr="00481EE5" w:rsidRDefault="00BC542B" w:rsidP="00D872AD">
            <w:pPr>
              <w:pStyle w:val="Equation"/>
            </w:pPr>
            <m:oMath>
              <m:sSubSup>
                <m:sSubSupPr>
                  <m:ctrlPr>
                    <w:rPr>
                      <w:rFonts w:ascii="Cambria Math" w:hAnsi="Cambria Math"/>
                      <w:szCs w:val="20"/>
                      <w:vertAlign w:val="superscript"/>
                      <w:lang w:eastAsia="en-NZ"/>
                    </w:rPr>
                  </m:ctrlPr>
                </m:sSubSupPr>
                <m:e>
                  <m:r>
                    <w:rPr>
                      <w:rFonts w:ascii="Cambria Math" w:hAnsi="Cambria Math"/>
                    </w:rPr>
                    <m:t>ACLineLosses</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w:r w:rsidR="00714039" w:rsidRPr="00481EE5">
              <w:t xml:space="preserve"> </w:t>
            </w:r>
          </w:p>
        </w:tc>
        <w:tc>
          <w:tcPr>
            <w:tcW w:w="5421" w:type="dxa"/>
          </w:tcPr>
          <w:p w14:paraId="11A0F70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losses for the directed line </w:t>
            </w:r>
            <m:oMath>
              <m:r>
                <w:rPr>
                  <w:rFonts w:ascii="Cambria Math" w:hAnsi="Cambria Math"/>
                </w:rPr>
                <m:t>q∈DIRECTEDACLINES</m:t>
              </m:r>
            </m:oMath>
            <w:r>
              <w:t>.</w:t>
            </w:r>
          </w:p>
        </w:tc>
      </w:tr>
      <w:tr w:rsidR="00714039" w14:paraId="76FCB3FB"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480B0FFE" w14:textId="77777777" w:rsidR="00714039" w:rsidRPr="00481EE5" w:rsidRDefault="00BC542B" w:rsidP="00D872AD">
            <w:pPr>
              <w:pStyle w:val="Equation"/>
            </w:pPr>
            <m:oMathPara>
              <m:oMath>
                <m:sSubSup>
                  <m:sSubSupPr>
                    <m:ctrlPr>
                      <w:rPr>
                        <w:rFonts w:ascii="Cambria Math" w:hAnsi="Cambria Math"/>
                        <w:szCs w:val="20"/>
                        <w:vertAlign w:val="superscript"/>
                        <w:lang w:eastAsia="en-NZ"/>
                      </w:rPr>
                    </m:ctrlPr>
                  </m:sSubSupPr>
                  <m:e>
                    <m:r>
                      <w:rPr>
                        <w:rFonts w:ascii="Cambria Math" w:hAnsi="Cambria Math"/>
                      </w:rPr>
                      <m:t>ACLineLossesBlock</m:t>
                    </m:r>
                    <m:ctrlPr>
                      <w:rPr>
                        <w:rFonts w:ascii="Cambria Math" w:hAnsi="Cambria Math"/>
                      </w:rPr>
                    </m:ctrlPr>
                  </m:e>
                  <m:sub>
                    <m:r>
                      <w:rPr>
                        <w:rFonts w:ascii="Cambria Math" w:hAnsi="Cambria Math"/>
                        <w:vertAlign w:val="subscript"/>
                      </w:rPr>
                      <m:t>q</m:t>
                    </m:r>
                    <m:r>
                      <w:rPr>
                        <w:rFonts w:ascii="Cambria Math" w:hAnsi="Cambria Math"/>
                        <w:vertAlign w:val="subscript"/>
                      </w:rPr>
                      <m:t xml:space="preserve">, </m:t>
                    </m:r>
                    <m:r>
                      <w:rPr>
                        <w:rFonts w:ascii="Cambria Math" w:hAnsi="Cambria Math"/>
                        <w:vertAlign w:val="subscript"/>
                      </w:rPr>
                      <m:t>j</m:t>
                    </m:r>
                  </m:sub>
                  <m:sup>
                    <m:r>
                      <w:rPr>
                        <w:rFonts w:ascii="Cambria Math" w:hAnsi="Cambria Math"/>
                        <w:vertAlign w:val="superscript"/>
                      </w:rPr>
                      <m:t>Directed</m:t>
                    </m:r>
                  </m:sup>
                </m:sSubSup>
              </m:oMath>
            </m:oMathPara>
          </w:p>
        </w:tc>
        <w:tc>
          <w:tcPr>
            <w:tcW w:w="5421" w:type="dxa"/>
          </w:tcPr>
          <w:p w14:paraId="6B715CA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losses corresponding to the </w:t>
            </w:r>
            <w:r>
              <w:rPr>
                <w:i/>
              </w:rPr>
              <w:t>j</w:t>
            </w:r>
            <w:proofErr w:type="spellStart"/>
            <w:r>
              <w:rPr>
                <w:i/>
                <w:position w:val="6"/>
                <w:sz w:val="16"/>
                <w:vertAlign w:val="superscript"/>
              </w:rPr>
              <w:t>th</w:t>
            </w:r>
            <w:proofErr w:type="spellEnd"/>
            <w:r>
              <w:t xml:space="preserve"> block of the loss curve of directed line</w:t>
            </w:r>
            <w:r>
              <w:br/>
            </w:r>
            <m:oMath>
              <m:r>
                <w:rPr>
                  <w:rFonts w:ascii="Cambria Math" w:hAnsi="Cambria Math"/>
                </w:rPr>
                <m:t>q∈DIRECTEDACLINES</m:t>
              </m:r>
            </m:oMath>
            <w:r>
              <w:t>.</w:t>
            </w:r>
          </w:p>
        </w:tc>
      </w:tr>
      <w:tr w:rsidR="00714039" w14:paraId="36B5D208"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791964C" w14:textId="77777777" w:rsidR="00714039" w:rsidRPr="00BF4022" w:rsidRDefault="00BC542B" w:rsidP="00D872AD">
            <w:pPr>
              <w:pStyle w:val="Equation"/>
              <w:rPr>
                <w:rFonts w:ascii="Arial" w:hAnsi="Arial"/>
                <w:i w:val="0"/>
                <w:szCs w:val="20"/>
                <w:vertAlign w:val="superscript"/>
                <w:lang w:eastAsia="en-NZ"/>
              </w:rPr>
            </w:pPr>
            <m:oMathPara>
              <m:oMathParaPr>
                <m:jc m:val="left"/>
              </m:oMathParaPr>
              <m:oMath>
                <m:sSubSup>
                  <m:sSubSupPr>
                    <m:ctrlPr>
                      <w:rPr>
                        <w:rFonts w:ascii="Cambria Math" w:hAnsi="Cambria Math"/>
                        <w:szCs w:val="20"/>
                        <w:vertAlign w:val="superscript"/>
                        <w:lang w:eastAsia="en-NZ"/>
                      </w:rPr>
                    </m:ctrlPr>
                  </m:sSubSupPr>
                  <m:e>
                    <m:r>
                      <w:rPr>
                        <w:rFonts w:ascii="Cambria Math" w:hAnsi="Cambria Math"/>
                      </w:rPr>
                      <m:t>ACLineFlowBinary</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m:oMathPara>
          </w:p>
        </w:tc>
        <w:tc>
          <w:tcPr>
            <w:tcW w:w="5421" w:type="dxa"/>
          </w:tcPr>
          <w:p w14:paraId="073FD40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applied to flow on directed line </w:t>
            </w:r>
            <m:oMath>
              <m:r>
                <w:rPr>
                  <w:rFonts w:ascii="Cambria Math" w:hAnsi="Cambria Math"/>
                </w:rPr>
                <m:t>q∈DIRECTEDACLINES</m:t>
              </m:r>
            </m:oMath>
            <w:r>
              <w:t xml:space="preserve"> </w:t>
            </w:r>
            <w:proofErr w:type="gramStart"/>
            <w:r>
              <w:t>in order to</w:t>
            </w:r>
            <w:proofErr w:type="gramEnd"/>
            <w:r>
              <w:t xml:space="preserve"> remove circulating flows</w:t>
            </w:r>
          </w:p>
        </w:tc>
      </w:tr>
    </w:tbl>
    <w:p w14:paraId="78474D4D" w14:textId="77777777" w:rsidR="00714039" w:rsidRPr="00511198" w:rsidRDefault="00714039" w:rsidP="00714039">
      <w:pPr>
        <w:pStyle w:val="Heading2"/>
        <w:tabs>
          <w:tab w:val="clear" w:pos="1440"/>
        </w:tabs>
        <w:ind w:left="851" w:hanging="851"/>
        <w:jc w:val="left"/>
      </w:pPr>
      <w:bookmarkStart w:id="720" w:name="_Toc189139600"/>
      <w:bookmarkStart w:id="721" w:name="_Hlk188967205"/>
      <w:bookmarkStart w:id="722" w:name="_Toc131539255"/>
      <w:r w:rsidRPr="00511198">
        <w:t>Risk and Reserve</w:t>
      </w:r>
      <w:bookmarkEnd w:id="720"/>
      <w:bookmarkEnd w:id="722"/>
    </w:p>
    <w:p w14:paraId="626D7F5A" w14:textId="77777777" w:rsidR="00714039" w:rsidRDefault="00714039" w:rsidP="00714039">
      <w:pPr>
        <w:pStyle w:val="BodyText"/>
      </w:pPr>
      <w:r>
        <w:t xml:space="preserve">A generic reserve offer structure is used.  Differentiation between types of reserve is achieved by using the fundamental set </w:t>
      </w:r>
      <w:r>
        <w:rPr>
          <w:i/>
        </w:rPr>
        <w:t>RESERVETYPES</w:t>
      </w:r>
      <w:r>
        <w:t xml:space="preserve"> to create subsets of </w:t>
      </w:r>
      <w:r>
        <w:rPr>
          <w:i/>
        </w:rPr>
        <w:t>RESERVEOFFERS</w:t>
      </w:r>
      <w:r>
        <w:t>.  Reserve is assumed to be available while ramping.</w:t>
      </w:r>
    </w:p>
    <w:p w14:paraId="1DBB8D9E" w14:textId="77777777" w:rsidR="00714039" w:rsidRPr="00B74EF8" w:rsidRDefault="00714039" w:rsidP="00C46AB9">
      <w:pPr>
        <w:pStyle w:val="Heading3"/>
      </w:pPr>
      <w:bookmarkStart w:id="723" w:name="_Toc189139601"/>
      <w:bookmarkStart w:id="724" w:name="_Toc131539256"/>
      <w:r>
        <w:t>Parameters</w:t>
      </w:r>
      <w:bookmarkEnd w:id="723"/>
      <w:bookmarkEnd w:id="724"/>
    </w:p>
    <w:tbl>
      <w:tblPr>
        <w:tblStyle w:val="SOReportTable"/>
        <w:tblW w:w="8041" w:type="dxa"/>
        <w:tblLayout w:type="fixed"/>
        <w:tblLook w:val="04A0" w:firstRow="1" w:lastRow="0" w:firstColumn="1" w:lastColumn="0" w:noHBand="0" w:noVBand="1"/>
      </w:tblPr>
      <w:tblGrid>
        <w:gridCol w:w="3834"/>
        <w:gridCol w:w="4083"/>
        <w:gridCol w:w="124"/>
      </w:tblGrid>
      <w:tr w:rsidR="00714039" w14:paraId="6D98999D" w14:textId="77777777" w:rsidTr="00A47F2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34" w:type="dxa"/>
          </w:tcPr>
          <w:bookmarkEnd w:id="721"/>
          <w:p w14:paraId="3F34ABC8" w14:textId="77777777" w:rsidR="00714039" w:rsidRDefault="00714039" w:rsidP="00D872AD">
            <w:pPr>
              <w:pStyle w:val="BodyText"/>
              <w:ind w:left="0"/>
              <w:rPr>
                <w:lang w:eastAsia="en-GB"/>
              </w:rPr>
            </w:pPr>
            <w:r>
              <w:rPr>
                <w:lang w:eastAsia="en-GB"/>
              </w:rPr>
              <w:t>Item</w:t>
            </w:r>
          </w:p>
        </w:tc>
        <w:tc>
          <w:tcPr>
            <w:tcW w:w="4207" w:type="dxa"/>
            <w:gridSpan w:val="2"/>
          </w:tcPr>
          <w:p w14:paraId="62AEF92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0FCA3FE5"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24A1D70" w14:textId="77777777" w:rsidR="00714039" w:rsidRDefault="00714039" w:rsidP="00D872AD">
            <w:pPr>
              <w:pStyle w:val="Equation"/>
            </w:pPr>
            <w:proofErr w:type="spellStart"/>
            <w:r>
              <w:t>ReserveOfferBlocks</w:t>
            </w:r>
            <w:r w:rsidRPr="00BD632D">
              <w:rPr>
                <w:vertAlign w:val="subscript"/>
              </w:rPr>
              <w:t>r</w:t>
            </w:r>
            <w:proofErr w:type="spellEnd"/>
          </w:p>
        </w:tc>
        <w:tc>
          <w:tcPr>
            <w:tcW w:w="4207" w:type="dxa"/>
            <w:gridSpan w:val="2"/>
          </w:tcPr>
          <w:p w14:paraId="40581FD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number of blocks in reserve offer </w:t>
            </w:r>
            <w:r>
              <w:br/>
            </w:r>
            <m:oMath>
              <m:r>
                <w:rPr>
                  <w:rFonts w:ascii="Cambria Math" w:hAnsi="Cambria Math"/>
                </w:rPr>
                <m:t>r</m:t>
              </m:r>
              <m:r>
                <m:rPr>
                  <m:sty m:val="p"/>
                </m:rPr>
                <w:rPr>
                  <w:rFonts w:ascii="Cambria Math" w:hAnsi="Cambria Math"/>
                </w:rPr>
                <m:t>∈</m:t>
              </m:r>
              <m:r>
                <w:rPr>
                  <w:rFonts w:ascii="Cambria Math" w:hAnsi="Cambria Math"/>
                </w:rPr>
                <m:t>RESERVEOFFERS</m:t>
              </m:r>
            </m:oMath>
            <w:r>
              <w:rPr>
                <w:i/>
              </w:rPr>
              <w:t>.</w:t>
            </w:r>
          </w:p>
        </w:tc>
      </w:tr>
      <w:tr w:rsidR="00714039" w14:paraId="742FEB5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D01DDED" w14:textId="77777777" w:rsidR="00714039" w:rsidRDefault="00714039" w:rsidP="00D872AD">
            <w:pPr>
              <w:pStyle w:val="Equation"/>
            </w:pPr>
            <w:proofErr w:type="spellStart"/>
            <w:r>
              <w:t>ReserveOfferProportion</w:t>
            </w:r>
            <w:r w:rsidRPr="00BD632D">
              <w:rPr>
                <w:vertAlign w:val="subscript"/>
              </w:rPr>
              <w:t>r</w:t>
            </w:r>
            <w:proofErr w:type="spellEnd"/>
            <w:r w:rsidRPr="00BD632D">
              <w:rPr>
                <w:vertAlign w:val="subscript"/>
              </w:rPr>
              <w:t>, j</w:t>
            </w:r>
          </w:p>
        </w:tc>
        <w:tc>
          <w:tcPr>
            <w:tcW w:w="4207" w:type="dxa"/>
            <w:gridSpan w:val="2"/>
          </w:tcPr>
          <w:p w14:paraId="2BABAD9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incremental MW percentage of the </w:t>
            </w:r>
            <w:r>
              <w:rPr>
                <w:i/>
              </w:rPr>
              <w:t>j</w:t>
            </w:r>
            <w:proofErr w:type="spellStart"/>
            <w:r>
              <w:rPr>
                <w:i/>
                <w:position w:val="6"/>
                <w:sz w:val="16"/>
                <w:vertAlign w:val="superscript"/>
              </w:rPr>
              <w:t>th</w:t>
            </w:r>
            <w:proofErr w:type="spellEnd"/>
            <w:r>
              <w:t xml:space="preserve"> block of offer </w:t>
            </w: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RESERVEOFFERS</m:t>
                  </m:r>
                </m:e>
                <m:sub>
                  <m:r>
                    <w:rPr>
                      <w:rFonts w:ascii="Cambria Math" w:hAnsi="Cambria Math"/>
                      <w:sz w:val="18"/>
                      <w:vertAlign w:val="subscript"/>
                    </w:rPr>
                    <m:t>PLSR</m:t>
                  </m:r>
                </m:sub>
              </m:sSub>
            </m:oMath>
            <w:r>
              <w:t>.</w:t>
            </w:r>
          </w:p>
        </w:tc>
      </w:tr>
      <w:tr w:rsidR="00714039" w14:paraId="7B92C84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6D649F94" w14:textId="77777777" w:rsidR="00714039" w:rsidRDefault="00714039" w:rsidP="00D872AD">
            <w:pPr>
              <w:pStyle w:val="Equation"/>
            </w:pPr>
            <w:proofErr w:type="spellStart"/>
            <w:r>
              <w:t>ReserveOfferPrice</w:t>
            </w:r>
            <w:r w:rsidRPr="00BD632D">
              <w:rPr>
                <w:vertAlign w:val="subscript"/>
              </w:rPr>
              <w:t>r</w:t>
            </w:r>
            <w:proofErr w:type="spellEnd"/>
            <w:r w:rsidRPr="00BD632D">
              <w:rPr>
                <w:vertAlign w:val="subscript"/>
              </w:rPr>
              <w:t>, j</w:t>
            </w:r>
          </w:p>
        </w:tc>
        <w:tc>
          <w:tcPr>
            <w:tcW w:w="4207" w:type="dxa"/>
            <w:gridSpan w:val="2"/>
          </w:tcPr>
          <w:p w14:paraId="484AE07C"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price element of the </w:t>
            </w:r>
            <w:r>
              <w:rPr>
                <w:i/>
              </w:rPr>
              <w:t>j</w:t>
            </w:r>
            <w:proofErr w:type="spellStart"/>
            <w:r>
              <w:rPr>
                <w:i/>
                <w:position w:val="6"/>
                <w:sz w:val="16"/>
                <w:vertAlign w:val="superscript"/>
              </w:rPr>
              <w:t>th</w:t>
            </w:r>
            <w:proofErr w:type="spellEnd"/>
            <w:r>
              <w:t xml:space="preserve"> block of the offer.  </w:t>
            </w:r>
            <w:r>
              <w:rPr>
                <w:i/>
              </w:rPr>
              <w:t>The parameter is unrestricted.</w:t>
            </w:r>
          </w:p>
        </w:tc>
      </w:tr>
      <w:tr w:rsidR="00714039" w14:paraId="788FCBEE"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91AB784" w14:textId="77777777" w:rsidR="00714039" w:rsidRDefault="00714039" w:rsidP="00D872AD">
            <w:pPr>
              <w:pStyle w:val="Equation"/>
            </w:pPr>
            <w:proofErr w:type="spellStart"/>
            <w:r>
              <w:t>ReserveOfferMaximum</w:t>
            </w:r>
            <w:r w:rsidRPr="00BD632D">
              <w:rPr>
                <w:vertAlign w:val="subscript"/>
              </w:rPr>
              <w:t>r</w:t>
            </w:r>
            <w:proofErr w:type="spellEnd"/>
            <w:r w:rsidRPr="00BD632D">
              <w:rPr>
                <w:vertAlign w:val="subscript"/>
              </w:rPr>
              <w:t>, j</w:t>
            </w:r>
          </w:p>
        </w:tc>
        <w:tc>
          <w:tcPr>
            <w:tcW w:w="4207" w:type="dxa"/>
            <w:gridSpan w:val="2"/>
          </w:tcPr>
          <w:p w14:paraId="20FF2DE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maximum MW reserve available from the </w:t>
            </w:r>
            <w:r>
              <w:rPr>
                <w:i/>
              </w:rPr>
              <w:t>j</w:t>
            </w:r>
            <w:proofErr w:type="spellStart"/>
            <w:r>
              <w:rPr>
                <w:i/>
                <w:position w:val="6"/>
                <w:sz w:val="16"/>
                <w:vertAlign w:val="superscript"/>
              </w:rPr>
              <w:t>th</w:t>
            </w:r>
            <w:proofErr w:type="spellEnd"/>
            <w:r>
              <w:t xml:space="preserve"> block of the offer.</w:t>
            </w:r>
          </w:p>
        </w:tc>
      </w:tr>
      <w:tr w:rsidR="00714039" w14:paraId="23532D6F"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F8F5655" w14:textId="77777777" w:rsidR="00714039" w:rsidRDefault="00714039" w:rsidP="00D872AD">
            <w:pPr>
              <w:pStyle w:val="Equation"/>
            </w:pPr>
            <w:proofErr w:type="spellStart"/>
            <w:r>
              <w:t>ReserveGenerationMaximum</w:t>
            </w:r>
            <w:r w:rsidRPr="00BD632D">
              <w:rPr>
                <w:vertAlign w:val="subscript"/>
              </w:rPr>
              <w:t>g</w:t>
            </w:r>
            <w:proofErr w:type="spellEnd"/>
          </w:p>
        </w:tc>
        <w:tc>
          <w:tcPr>
            <w:tcW w:w="4207" w:type="dxa"/>
            <w:gridSpan w:val="2"/>
          </w:tcPr>
          <w:p w14:paraId="78EFD1D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maximum MW generation and reserve capability associated with generation offer </w:t>
            </w:r>
            <m:oMath>
              <m:r>
                <w:rPr>
                  <w:rFonts w:ascii="Cambria Math" w:hAnsi="Cambria Math"/>
                </w:rPr>
                <m:t>g∈OFFERS</m:t>
              </m:r>
            </m:oMath>
            <w:r>
              <w:t>. Re</w:t>
            </w:r>
            <w:r w:rsidRPr="00C14AEC">
              <w:t xml:space="preserve">ference to a generation offer because maximum capability is advised </w:t>
            </w:r>
            <w:r>
              <w:t>via the</w:t>
            </w:r>
            <w:r w:rsidRPr="00C14AEC">
              <w:t xml:space="preserve"> generation offer.</w:t>
            </w:r>
          </w:p>
        </w:tc>
      </w:tr>
      <w:tr w:rsidR="00714039" w14:paraId="11D708E6"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902B17F" w14:textId="77777777" w:rsidR="00714039" w:rsidRDefault="00714039" w:rsidP="00D872AD">
            <w:pPr>
              <w:pStyle w:val="Equation"/>
            </w:pPr>
            <w:proofErr w:type="spellStart"/>
            <w:r>
              <w:t>ReserveMaximumFactor</w:t>
            </w:r>
            <w:r w:rsidRPr="002857E2">
              <w:rPr>
                <w:vertAlign w:val="subscript"/>
              </w:rPr>
              <w:t>g</w:t>
            </w:r>
            <w:proofErr w:type="spellEnd"/>
            <w:r w:rsidRPr="002857E2">
              <w:rPr>
                <w:vertAlign w:val="subscript"/>
              </w:rPr>
              <w:t>, c</w:t>
            </w:r>
          </w:p>
        </w:tc>
        <w:tc>
          <w:tcPr>
            <w:tcW w:w="4207" w:type="dxa"/>
            <w:gridSpan w:val="2"/>
          </w:tcPr>
          <w:p w14:paraId="07603B7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factor to adjust the maximum reserve of class  </w:t>
            </w:r>
            <m:oMath>
              <m:r>
                <w:rPr>
                  <w:rFonts w:ascii="Cambria Math" w:hAnsi="Cambria Math"/>
                </w:rPr>
                <m:t>c∈RESERVECLASSES</m:t>
              </m:r>
            </m:oMath>
            <w:r>
              <w:t xml:space="preserve"> associated with generation offer </w:t>
            </w:r>
            <m:oMath>
              <m:r>
                <w:rPr>
                  <w:rFonts w:ascii="Cambria Math" w:hAnsi="Cambria Math"/>
                </w:rPr>
                <m:t>g∈OFFERS</m:t>
              </m:r>
            </m:oMath>
            <w:r>
              <w:t>.</w:t>
            </w:r>
          </w:p>
        </w:tc>
      </w:tr>
      <w:tr w:rsidR="00714039" w14:paraId="77EDBD6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017D14E8" w14:textId="77777777" w:rsidR="00714039" w:rsidRDefault="00714039" w:rsidP="00D872AD">
            <w:pPr>
              <w:pStyle w:val="Equation"/>
            </w:pPr>
            <w:proofErr w:type="spellStart"/>
            <w:r>
              <w:t>IslandRiskAdjustmentFactor</w:t>
            </w:r>
            <w:r w:rsidRPr="002857E2">
              <w:rPr>
                <w:vertAlign w:val="subscript"/>
              </w:rPr>
              <w:t>i</w:t>
            </w:r>
            <w:proofErr w:type="spellEnd"/>
            <w:r w:rsidRPr="002857E2">
              <w:rPr>
                <w:vertAlign w:val="subscript"/>
              </w:rPr>
              <w:t>, c, r</w:t>
            </w:r>
            <w:r>
              <w:rPr>
                <w:vertAlign w:val="subscript"/>
              </w:rPr>
              <w:t>c</w:t>
            </w:r>
          </w:p>
        </w:tc>
        <w:tc>
          <w:tcPr>
            <w:tcW w:w="4207" w:type="dxa"/>
            <w:gridSpan w:val="2"/>
          </w:tcPr>
          <w:p w14:paraId="3697C859"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risk adjustment factor for island </w:t>
            </w:r>
            <m:oMath>
              <m:r>
                <w:rPr>
                  <w:rFonts w:ascii="Cambria Math" w:hAnsi="Cambria Math"/>
                </w:rPr>
                <m:t>i</m:t>
              </m:r>
              <m:r>
                <m:rPr>
                  <m:sty m:val="p"/>
                </m:rPr>
                <w:rPr>
                  <w:rFonts w:ascii="Cambria Math" w:hAnsi="Cambria Math"/>
                </w:rPr>
                <m:t>∈</m:t>
              </m:r>
              <m:r>
                <w:rPr>
                  <w:rFonts w:ascii="Cambria Math" w:hAnsi="Cambria Math"/>
                </w:rPr>
                <m:t>ISLANDS</m:t>
              </m:r>
            </m:oMath>
            <w:r>
              <w:rPr>
                <w:i/>
              </w:rPr>
              <w:t>,</w:t>
            </w:r>
            <w:r>
              <w:t xml:space="preserve"> reserve class</w:t>
            </w:r>
            <w:r>
              <w:rPr>
                <w:i/>
              </w:rPr>
              <w:t xml:space="preserve"> </w:t>
            </w:r>
            <m:oMath>
              <m:r>
                <w:rPr>
                  <w:rFonts w:ascii="Cambria Math" w:hAnsi="Cambria Math"/>
                </w:rPr>
                <m:t>c∈RESERVECLASSES</m:t>
              </m:r>
            </m:oMath>
            <w:r>
              <w:rPr>
                <w:i/>
              </w:rPr>
              <w:t xml:space="preserve"> </w:t>
            </w:r>
            <w:r>
              <w:t xml:space="preserve">and risk class </w:t>
            </w:r>
            <m:oMath>
              <m:r>
                <w:rPr>
                  <w:rFonts w:ascii="Cambria Math" w:hAnsi="Cambria Math"/>
                </w:rPr>
                <m:t>rc∈</m:t>
              </m:r>
              <m:sSub>
                <m:sSubPr>
                  <m:ctrlPr>
                    <w:rPr>
                      <w:rFonts w:ascii="Cambria Math" w:hAnsi="Cambria Math"/>
                      <w:i/>
                    </w:rPr>
                  </m:ctrlPr>
                </m:sSubPr>
                <m:e>
                  <m:r>
                    <w:rPr>
                      <w:rFonts w:ascii="Cambria Math" w:hAnsi="Cambria Math"/>
                    </w:rPr>
                    <m:t>RISKCLASSES</m:t>
                  </m:r>
                </m:e>
                <m:sub>
                  <m:r>
                    <w:rPr>
                      <w:rFonts w:ascii="Cambria Math" w:hAnsi="Cambria Math"/>
                    </w:rPr>
                    <m:t>i</m:t>
                  </m:r>
                </m:sub>
              </m:sSub>
            </m:oMath>
            <w:r>
              <w:t>.</w:t>
            </w:r>
          </w:p>
        </w:tc>
      </w:tr>
      <w:tr w:rsidR="00714039" w14:paraId="09A8052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688BB49" w14:textId="77777777" w:rsidR="00714039" w:rsidRDefault="00714039" w:rsidP="00D872AD">
            <w:pPr>
              <w:pStyle w:val="Equation"/>
            </w:pPr>
            <w:proofErr w:type="spellStart"/>
            <w:r>
              <w:t>IslandMinimumRisk</w:t>
            </w:r>
            <w:r w:rsidRPr="002857E2">
              <w:rPr>
                <w:vertAlign w:val="subscript"/>
              </w:rPr>
              <w:t>i</w:t>
            </w:r>
            <w:r>
              <w:rPr>
                <w:vertAlign w:val="subscript"/>
              </w:rPr>
              <w:t>,rc</w:t>
            </w:r>
            <w:proofErr w:type="spellEnd"/>
          </w:p>
        </w:tc>
        <w:tc>
          <w:tcPr>
            <w:tcW w:w="4207" w:type="dxa"/>
            <w:gridSpan w:val="2"/>
          </w:tcPr>
          <w:p w14:paraId="7685E4D0"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pPr>
            <w:r>
              <w:t>The minimum MW risk level for island</w:t>
            </w:r>
            <w:r>
              <w:br/>
            </w:r>
            <m:oMathPara>
              <m:oMath>
                <m:r>
                  <w:rPr>
                    <w:rFonts w:ascii="Cambria Math" w:hAnsi="Cambria Math"/>
                  </w:rPr>
                  <m:t>i∈ISLANDS</m:t>
                </m:r>
              </m:oMath>
            </m:oMathPara>
          </w:p>
        </w:tc>
      </w:tr>
      <w:tr w:rsidR="00714039" w14:paraId="208F52EC"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0DDACAA4" w14:textId="77777777" w:rsidR="00714039" w:rsidRPr="00663A86" w:rsidRDefault="00714039" w:rsidP="00D872AD">
            <w:pPr>
              <w:pStyle w:val="Equation"/>
              <w:rPr>
                <w:i w:val="0"/>
                <w:vertAlign w:val="subscript"/>
              </w:rPr>
            </w:pPr>
            <w:r>
              <w:t>RiskOffsetParameter</w:t>
            </w:r>
            <w:r>
              <w:rPr>
                <w:vertAlign w:val="subscript"/>
              </w:rPr>
              <w:t>i,c,rc</w:t>
            </w:r>
          </w:p>
        </w:tc>
        <w:tc>
          <w:tcPr>
            <w:tcW w:w="4207" w:type="dxa"/>
            <w:gridSpan w:val="2"/>
          </w:tcPr>
          <w:p w14:paraId="1D9CB9C4" w14:textId="4FD7D2E7" w:rsidR="00714039" w:rsidRPr="00220E52" w:rsidRDefault="00714039" w:rsidP="00D872AD">
            <w:pPr>
              <w:spacing w:after="60"/>
              <w:cnfStyle w:val="000000000000" w:firstRow="0" w:lastRow="0" w:firstColumn="0" w:lastColumn="0" w:oddVBand="0" w:evenVBand="0" w:oddHBand="0" w:evenHBand="0" w:firstRowFirstColumn="0" w:firstRowLastColumn="0" w:lastRowFirstColumn="0" w:lastRowLastColumn="0"/>
              <w:rPr>
                <w:i/>
              </w:rPr>
            </w:pPr>
            <w:r>
              <w:t>Input from RMT, which  accounts for HVDC frequency sharing, net free reserve, AUFLS, non-compliant generation, secondary generators risk</w:t>
            </w:r>
            <w:del w:id="725" w:author="David Bullen" w:date="2025-01-30T14:32:00Z" w16du:dateUtc="2025-01-30T01:32:00Z">
              <w:r>
                <w:delText xml:space="preserve"> </w:delText>
              </w:r>
            </w:del>
            <w:r>
              <w:t xml:space="preserve">, for island </w:t>
            </w:r>
            <m:oMath>
              <m:r>
                <w:rPr>
                  <w:rFonts w:ascii="Cambria Math" w:hAnsi="Cambria Math"/>
                </w:rPr>
                <m:t>i∈ISLANDS</m:t>
              </m:r>
            </m:oMath>
            <w:r>
              <w:rPr>
                <w:i/>
              </w:rPr>
              <w:t xml:space="preserve">, </w:t>
            </w:r>
            <w:r>
              <w:rPr>
                <w:i/>
              </w:rPr>
              <w:br/>
            </w:r>
            <w:r>
              <w:t>reserve class</w:t>
            </w:r>
            <w:r>
              <w:rPr>
                <w:i/>
              </w:rPr>
              <w:t xml:space="preserve"> </w:t>
            </w:r>
            <m:oMath>
              <m:r>
                <w:rPr>
                  <w:rFonts w:ascii="Cambria Math" w:hAnsi="Cambria Math"/>
                </w:rPr>
                <m:t>c∈RESERVECLASSES</m:t>
              </m:r>
            </m:oMath>
            <w:r>
              <w:rPr>
                <w:i/>
              </w:rPr>
              <w:t xml:space="preserve"> and </w:t>
            </w:r>
            <w:r>
              <w:rPr>
                <w:i/>
              </w:rPr>
              <w:br/>
              <w:t xml:space="preserve">risk class </w:t>
            </w:r>
            <m:oMath>
              <m:r>
                <w:rPr>
                  <w:rFonts w:ascii="Cambria Math" w:hAnsi="Cambria Math"/>
                </w:rPr>
                <m:t>rc∈</m:t>
              </m:r>
              <m:f>
                <m:fPr>
                  <m:type m:val="lin"/>
                  <m:ctrlPr>
                    <w:rPr>
                      <w:rFonts w:ascii="Cambria Math" w:hAnsi="Cambria Math"/>
                      <w:i/>
                    </w:rPr>
                  </m:ctrlPr>
                </m:fPr>
                <m:num>
                  <m:sSub>
                    <m:sSubPr>
                      <m:ctrlPr>
                        <w:rPr>
                          <w:rFonts w:ascii="Cambria Math" w:hAnsi="Cambria Math"/>
                          <w:i/>
                        </w:rPr>
                      </m:ctrlPr>
                    </m:sSubPr>
                    <m:e>
                      <m:r>
                        <w:rPr>
                          <w:rFonts w:ascii="Cambria Math" w:hAnsi="Cambria Math"/>
                        </w:rPr>
                        <m:t>RISKCLASSESS</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DCECE</m:t>
                      </m:r>
                    </m:e>
                    <m:sub>
                      <m:r>
                        <w:rPr>
                          <w:rFonts w:ascii="Cambria Math" w:hAnsi="Cambria Math"/>
                        </w:rPr>
                        <m:t>i</m:t>
                      </m:r>
                    </m:sub>
                  </m:sSub>
                </m:e>
              </m:d>
            </m:oMath>
          </w:p>
        </w:tc>
      </w:tr>
      <w:tr w:rsidR="00714039" w14:paraId="141A906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56CDC7C" w14:textId="77777777" w:rsidR="00714039" w:rsidRDefault="00714039" w:rsidP="00D872AD">
            <w:pPr>
              <w:pStyle w:val="Equation"/>
            </w:pPr>
            <w:proofErr w:type="spellStart"/>
            <w:r>
              <w:t>RampupMax</w:t>
            </w:r>
            <w:r w:rsidRPr="002B573F">
              <w:rPr>
                <w:vertAlign w:val="subscript"/>
              </w:rPr>
              <w:t>i</w:t>
            </w:r>
            <w:proofErr w:type="spellEnd"/>
          </w:p>
        </w:tc>
        <w:tc>
          <w:tcPr>
            <w:tcW w:w="4207" w:type="dxa"/>
            <w:gridSpan w:val="2"/>
          </w:tcPr>
          <w:p w14:paraId="2C53561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Input from RMT, which accounts for maximum remaining HVDC capacity following an HVDC contingency event (DCCE) for island</w:t>
            </w:r>
            <w:r>
              <w:br/>
            </w:r>
            <m:oMath>
              <m:r>
                <w:rPr>
                  <w:rFonts w:ascii="Cambria Math" w:hAnsi="Cambria Math"/>
                </w:rPr>
                <m:t>i</m:t>
              </m:r>
              <m:r>
                <m:rPr>
                  <m:sty m:val="p"/>
                </m:rPr>
                <w:rPr>
                  <w:rFonts w:ascii="Cambria Math" w:hAnsi="Cambria Math"/>
                </w:rPr>
                <m:t>∈</m:t>
              </m:r>
              <m:r>
                <w:rPr>
                  <w:rFonts w:ascii="Cambria Math" w:hAnsi="Cambria Math"/>
                </w:rPr>
                <m:t>ISLANDS</m:t>
              </m:r>
            </m:oMath>
            <w:r w:rsidDel="001B55AF">
              <w:t xml:space="preserve"> </w:t>
            </w:r>
          </w:p>
        </w:tc>
      </w:tr>
      <w:tr w:rsidR="00714039" w14:paraId="479CFF68"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A23071A" w14:textId="77777777" w:rsidR="00714039" w:rsidRDefault="00714039" w:rsidP="00D872AD">
            <w:pPr>
              <w:pStyle w:val="Equation"/>
            </w:pPr>
            <w:proofErr w:type="spellStart"/>
            <w:r>
              <w:t>NetFreeReserve</w:t>
            </w:r>
            <w:r w:rsidRPr="002B573F">
              <w:rPr>
                <w:vertAlign w:val="subscript"/>
              </w:rPr>
              <w:t>i,c,rc</w:t>
            </w:r>
            <w:proofErr w:type="spellEnd"/>
          </w:p>
        </w:tc>
        <w:tc>
          <w:tcPr>
            <w:tcW w:w="4207" w:type="dxa"/>
            <w:gridSpan w:val="2"/>
          </w:tcPr>
          <w:p w14:paraId="0CD44D0F"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Input from RMT, which accounts for AUFLS and non-compliant generation, for </w:t>
            </w:r>
            <w:r>
              <w:br/>
              <w:t xml:space="preserve">island </w:t>
            </w:r>
            <m:oMath>
              <m:r>
                <w:rPr>
                  <w:rFonts w:ascii="Cambria Math" w:hAnsi="Cambria Math"/>
                </w:rPr>
                <m:t>i</m:t>
              </m:r>
              <m:r>
                <m:rPr>
                  <m:sty m:val="p"/>
                </m:rPr>
                <w:rPr>
                  <w:rFonts w:ascii="Cambria Math" w:hAnsi="Cambria Math"/>
                </w:rPr>
                <m:t>∈</m:t>
              </m:r>
              <m:r>
                <w:rPr>
                  <w:rFonts w:ascii="Cambria Math" w:hAnsi="Cambria Math"/>
                </w:rPr>
                <m:t>ISLANDS</m:t>
              </m:r>
            </m:oMath>
            <w:r>
              <w:br/>
              <w:t>reserve class</w:t>
            </w:r>
            <w:r>
              <w:rPr>
                <w:i/>
              </w:rPr>
              <w:t xml:space="preserve"> </w:t>
            </w:r>
            <m:oMath>
              <m:r>
                <w:rPr>
                  <w:rFonts w:ascii="Cambria Math" w:hAnsi="Cambria Math"/>
                </w:rPr>
                <m:t>c∈RESERVECLASSES</m:t>
              </m:r>
            </m:oMath>
            <w:r>
              <w:rPr>
                <w:i/>
              </w:rPr>
              <w:t xml:space="preserve"> and </w:t>
            </w:r>
            <w:r>
              <w:rPr>
                <w:i/>
              </w:rPr>
              <w:br/>
            </w:r>
            <w:r w:rsidRPr="00E37ED5">
              <w:t>risk class</w:t>
            </w:r>
            <w:r>
              <w:rPr>
                <w:i/>
              </w:rPr>
              <w:t xml:space="preserve"> </w:t>
            </w:r>
            <m:oMath>
              <m:r>
                <w:rPr>
                  <w:rFonts w:ascii="Cambria Math" w:hAnsi="Cambria Math"/>
                </w:rPr>
                <m:t>rc∈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DCECE</m:t>
                      </m:r>
                    </m:e>
                    <m:sub>
                      <m:r>
                        <w:rPr>
                          <w:rFonts w:ascii="Cambria Math" w:hAnsi="Cambria Math"/>
                        </w:rPr>
                        <m:t>i</m:t>
                      </m:r>
                    </m:sub>
                  </m:sSub>
                </m:e>
              </m:d>
            </m:oMath>
            <w:r>
              <w:rPr>
                <w:i/>
              </w:rPr>
              <w:t xml:space="preserve"> </w:t>
            </w:r>
          </w:p>
        </w:tc>
      </w:tr>
      <w:tr w:rsidR="00714039" w14:paraId="3E677406"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6CFF1324" w14:textId="77777777" w:rsidR="00714039" w:rsidRPr="00663A86" w:rsidRDefault="00714039" w:rsidP="00D872AD">
            <w:pPr>
              <w:pStyle w:val="Equation"/>
              <w:rPr>
                <w:rFonts w:ascii="Arial" w:hAnsi="Arial"/>
                <w:i w:val="0"/>
                <w:vertAlign w:val="subscript"/>
              </w:rPr>
            </w:pPr>
            <w:r w:rsidRPr="00663A86">
              <w:t>HVDCSecondaryRiskSubtractor</w:t>
            </w:r>
            <w:r w:rsidRPr="00663A86">
              <w:rPr>
                <w:vertAlign w:val="subscript"/>
              </w:rPr>
              <w:t>i</w:t>
            </w:r>
          </w:p>
        </w:tc>
        <w:tc>
          <w:tcPr>
            <w:tcW w:w="4207" w:type="dxa"/>
            <w:gridSpan w:val="2"/>
          </w:tcPr>
          <w:p w14:paraId="108E4E88" w14:textId="77777777" w:rsidR="00714039" w:rsidRPr="00ED02CE"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Available capacity on the HVDC pole that is not the secondary risk, for island </w:t>
            </w:r>
            <m:oMath>
              <m:r>
                <w:rPr>
                  <w:rFonts w:ascii="Cambria Math" w:hAnsi="Cambria Math"/>
                </w:rPr>
                <m:t>i</m:t>
              </m:r>
              <m:r>
                <m:rPr>
                  <m:sty m:val="p"/>
                </m:rPr>
                <w:rPr>
                  <w:rFonts w:ascii="Cambria Math" w:hAnsi="Cambria Math"/>
                </w:rPr>
                <m:t>∈</m:t>
              </m:r>
              <m:r>
                <w:rPr>
                  <w:rFonts w:ascii="Cambria Math" w:hAnsi="Cambria Math"/>
                </w:rPr>
                <m:t>ISLANDS</m:t>
              </m:r>
            </m:oMath>
            <w:r>
              <w:t xml:space="preserve"> and is available from RMT</w:t>
            </w:r>
          </w:p>
        </w:tc>
      </w:tr>
      <w:tr w:rsidR="00714039" w14:paraId="1C571AC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1DAE1FF" w14:textId="77777777" w:rsidR="00714039" w:rsidRPr="00663A86" w:rsidRDefault="00714039" w:rsidP="00D872AD">
            <w:pPr>
              <w:pStyle w:val="Equation"/>
              <w:rPr>
                <w:rFonts w:ascii="Arial" w:hAnsi="Arial"/>
                <w:i w:val="0"/>
                <w:vertAlign w:val="subscript"/>
              </w:rPr>
            </w:pPr>
            <w:proofErr w:type="spellStart"/>
            <w:r w:rsidRPr="00663A86">
              <w:t>FKBand</w:t>
            </w:r>
            <w:r>
              <w:rPr>
                <w:vertAlign w:val="subscript"/>
              </w:rPr>
              <w:t>g</w:t>
            </w:r>
            <w:proofErr w:type="spellEnd"/>
          </w:p>
        </w:tc>
        <w:tc>
          <w:tcPr>
            <w:tcW w:w="4207" w:type="dxa"/>
            <w:gridSpan w:val="2"/>
          </w:tcPr>
          <w:p w14:paraId="651CC8FA"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Frequency keeping band, set at risk </w:t>
            </w:r>
            <w:r w:rsidRPr="007540FC">
              <w:rPr>
                <w:rFonts w:asciiTheme="minorHAnsi" w:hAnsiTheme="minorHAnsi" w:cstheme="minorHAnsi"/>
              </w:rPr>
              <w:t>generators</w:t>
            </w:r>
            <w:r>
              <w:rPr>
                <w:rFonts w:ascii="Cambria Math" w:hAnsi="Cambria Math"/>
                <w:i/>
              </w:rPr>
              <w:t xml:space="preserve"> </w:t>
            </w:r>
            <m:oMath>
              <m:r>
                <w:rPr>
                  <w:rFonts w:ascii="Cambria Math" w:hAnsi="Cambria Math"/>
                  <w:lang w:val="en-AU"/>
                </w:rPr>
                <m:t>g∈</m:t>
              </m:r>
              <m:sSub>
                <m:sSubPr>
                  <m:ctrlPr>
                    <w:rPr>
                      <w:rFonts w:ascii="Cambria Math" w:hAnsi="Cambria Math"/>
                      <w:i/>
                      <w:lang w:val="en-AU"/>
                    </w:rPr>
                  </m:ctrlPr>
                </m:sSubPr>
                <m:e>
                  <m:r>
                    <w:rPr>
                      <w:rFonts w:ascii="Cambria Math" w:hAnsi="Cambria Math"/>
                      <w:lang w:val="en-AU"/>
                    </w:rPr>
                    <m:t>ISLANDRISKGENERATORS</m:t>
                  </m:r>
                </m:e>
                <m:sub>
                  <m:r>
                    <w:rPr>
                      <w:rFonts w:ascii="Cambria Math" w:hAnsi="Cambria Math"/>
                      <w:lang w:val="en-AU"/>
                    </w:rPr>
                    <m:t xml:space="preserve">i </m:t>
                  </m:r>
                </m:sub>
              </m:sSub>
            </m:oMath>
          </w:p>
        </w:tc>
      </w:tr>
      <w:tr w:rsidR="00714039" w14:paraId="1211AB2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4AA2239" w14:textId="77777777" w:rsidR="00714039" w:rsidRPr="00B355BD" w:rsidRDefault="00714039" w:rsidP="00D872AD">
            <w:pPr>
              <w:pStyle w:val="Equation"/>
              <w:rPr>
                <w:rFonts w:ascii="Arial" w:hAnsi="Arial"/>
                <w:i w:val="0"/>
                <w:color w:val="auto"/>
                <w:szCs w:val="20"/>
                <w:lang w:val="en-AU"/>
              </w:rPr>
            </w:pPr>
            <w:proofErr w:type="spellStart"/>
            <w:r w:rsidRPr="00F460CB">
              <w:t>ResShareReceived</w:t>
            </w:r>
            <w:r w:rsidRPr="0075588D">
              <w:t>Effectiveness</w:t>
            </w:r>
            <w:r w:rsidRPr="00B355BD">
              <w:rPr>
                <w:vertAlign w:val="subscript"/>
              </w:rPr>
              <w:t>i,c,rc</w:t>
            </w:r>
            <w:proofErr w:type="spellEnd"/>
          </w:p>
        </w:tc>
        <w:tc>
          <w:tcPr>
            <w:tcW w:w="4207" w:type="dxa"/>
            <w:gridSpan w:val="2"/>
          </w:tcPr>
          <w:p w14:paraId="1DEFC2D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Effectiveness factor applied to the shared reserve received in the risk island </w:t>
            </w:r>
            <m:oMath>
              <m:r>
                <w:rPr>
                  <w:rFonts w:ascii="Cambria Math" w:hAnsi="Cambria Math"/>
                </w:rPr>
                <m:t>i</m:t>
              </m:r>
              <m:r>
                <m:rPr>
                  <m:sty m:val="p"/>
                </m:rPr>
                <w:rPr>
                  <w:rFonts w:ascii="Cambria Math" w:hAnsi="Cambria Math"/>
                </w:rPr>
                <m:t>∈</m:t>
              </m:r>
              <m:r>
                <w:rPr>
                  <w:rFonts w:ascii="Cambria Math" w:hAnsi="Cambria Math"/>
                </w:rPr>
                <m:t>ISLANDS</m:t>
              </m:r>
            </m:oMath>
            <w:r>
              <w:t xml:space="preserve"> for reserve class </w:t>
            </w:r>
            <m:oMath>
              <m:r>
                <w:rPr>
                  <w:rFonts w:ascii="Cambria Math" w:hAnsi="Cambria Math"/>
                </w:rPr>
                <m:t>c∈RESERVECLASSES</m:t>
              </m:r>
            </m:oMath>
            <w:r>
              <w:t xml:space="preserve"> and for </w:t>
            </w:r>
            <m:oMath>
              <m:r>
                <w:rPr>
                  <w:rFonts w:ascii="Cambria Math" w:hAnsi="Cambria Math"/>
                </w:rPr>
                <m:t>rc∈</m:t>
              </m:r>
              <m:d>
                <m:dPr>
                  <m:begChr m:val="{"/>
                  <m:endChr m:val="}"/>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ManualCE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ManualECE</m:t>
                          </m:r>
                        </m:e>
                        <m:sub>
                          <m:r>
                            <w:rPr>
                              <w:rFonts w:ascii="Cambria Math" w:hAnsi="Cambria Math"/>
                            </w:rPr>
                            <m:t>i</m:t>
                          </m:r>
                        </m:sub>
                      </m:sSub>
                    </m:num>
                    <m:den>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ACECERISKGROUPS</m:t>
                          </m:r>
                        </m:e>
                        <m:sub>
                          <m:r>
                            <w:rPr>
                              <w:rFonts w:ascii="Cambria Math" w:hAnsi="Cambria Math"/>
                            </w:rPr>
                            <m:t>i</m:t>
                          </m:r>
                        </m:sub>
                      </m:sSub>
                    </m:den>
                  </m:f>
                </m:e>
              </m:d>
            </m:oMath>
          </w:p>
        </w:tc>
      </w:tr>
      <w:tr w:rsidR="00714039" w14:paraId="3809270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AE01890" w14:textId="77777777" w:rsidR="00714039" w:rsidRDefault="00714039" w:rsidP="00D872AD">
            <w:pPr>
              <w:pStyle w:val="Equation"/>
            </w:pPr>
            <w:proofErr w:type="spellStart"/>
            <w:r>
              <w:t>SharedNFRMaxLimit</w:t>
            </w:r>
            <w:r w:rsidRPr="007D7775">
              <w:rPr>
                <w:vertAlign w:val="subscript"/>
              </w:rPr>
              <w:t>i,c</w:t>
            </w:r>
            <w:proofErr w:type="spellEnd"/>
          </w:p>
        </w:tc>
        <w:tc>
          <w:tcPr>
            <w:tcW w:w="4207" w:type="dxa"/>
            <w:gridSpan w:val="2"/>
          </w:tcPr>
          <w:p w14:paraId="121B2FE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Limit on the </w:t>
            </w:r>
            <w:proofErr w:type="spellStart"/>
            <w:r>
              <w:t>SharedNFRMax</w:t>
            </w:r>
            <w:r w:rsidRPr="007D7775">
              <w:rPr>
                <w:vertAlign w:val="subscript"/>
              </w:rPr>
              <w:t>i,c</w:t>
            </w:r>
            <w:proofErr w:type="spellEnd"/>
            <w:r>
              <w:t xml:space="preserve"> parameter for non-risk island </w:t>
            </w:r>
            <w:r>
              <w:rPr>
                <w:i/>
              </w:rPr>
              <w:t>i</w:t>
            </w:r>
            <w:r>
              <w:t xml:space="preserve"> for reserve class </w:t>
            </w:r>
            <w:r w:rsidRPr="007D7775">
              <w:rPr>
                <w:i/>
              </w:rPr>
              <w:t>c</w:t>
            </w:r>
            <w:r>
              <w:t xml:space="preserve">. A non-zero value is only applicable for reserve class </w:t>
            </w:r>
            <m:oMath>
              <m:r>
                <w:rPr>
                  <w:rFonts w:ascii="Cambria Math" w:hAnsi="Cambria Math"/>
                </w:rPr>
                <m:t>c∈</m:t>
              </m:r>
              <m:d>
                <m:dPr>
                  <m:begChr m:val="{"/>
                  <m:endChr m:val="}"/>
                  <m:ctrlPr>
                    <w:rPr>
                      <w:rFonts w:ascii="Cambria Math" w:hAnsi="Cambria Math"/>
                      <w:i/>
                    </w:rPr>
                  </m:ctrlPr>
                </m:dPr>
                <m:e>
                  <m:r>
                    <w:rPr>
                      <w:rFonts w:ascii="Cambria Math" w:hAnsi="Cambria Math"/>
                    </w:rPr>
                    <m:t>Fast</m:t>
                  </m:r>
                </m:e>
              </m:d>
            </m:oMath>
            <w:r>
              <w:t xml:space="preserve">. </w:t>
            </w:r>
          </w:p>
        </w:tc>
      </w:tr>
      <w:tr w:rsidR="00714039" w14:paraId="32E58382"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22B1248" w14:textId="77777777" w:rsidR="00714039" w:rsidRDefault="00714039" w:rsidP="00D872AD">
            <w:pPr>
              <w:pStyle w:val="Equation"/>
            </w:pPr>
            <w:proofErr w:type="spellStart"/>
            <w:r>
              <w:t>SharedNFRFactor</w:t>
            </w:r>
            <w:proofErr w:type="spellEnd"/>
          </w:p>
        </w:tc>
        <w:tc>
          <w:tcPr>
            <w:tcW w:w="4207" w:type="dxa"/>
            <w:gridSpan w:val="2"/>
          </w:tcPr>
          <w:p w14:paraId="59692CB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Proportion of load in the non-risk island that provides damping which can be considered for reserve sharing. </w:t>
            </w:r>
          </w:p>
        </w:tc>
      </w:tr>
      <w:tr w:rsidR="00714039" w14:paraId="2766279C"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9F2E4F3" w14:textId="77777777" w:rsidR="00714039" w:rsidRDefault="00714039" w:rsidP="00D872AD">
            <w:pPr>
              <w:pStyle w:val="Equation"/>
            </w:pPr>
            <w:proofErr w:type="spellStart"/>
            <w:r>
              <w:t>SharedNFRLoadOffset</w:t>
            </w:r>
            <w:r w:rsidRPr="007D7775">
              <w:rPr>
                <w:vertAlign w:val="subscript"/>
              </w:rPr>
              <w:t>i</w:t>
            </w:r>
            <w:proofErr w:type="spellEnd"/>
          </w:p>
        </w:tc>
        <w:tc>
          <w:tcPr>
            <w:tcW w:w="4207" w:type="dxa"/>
            <w:gridSpan w:val="2"/>
          </w:tcPr>
          <w:p w14:paraId="6646062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Load in non-risk island </w:t>
            </w:r>
            <m:oMath>
              <m:r>
                <w:rPr>
                  <w:rFonts w:ascii="Cambria Math" w:hAnsi="Cambria Math"/>
                </w:rPr>
                <m:t>i</m:t>
              </m:r>
              <m:r>
                <m:rPr>
                  <m:sty m:val="p"/>
                </m:rPr>
                <w:rPr>
                  <w:rFonts w:ascii="Cambria Math" w:hAnsi="Cambria Math"/>
                </w:rPr>
                <m:t>∈</m:t>
              </m:r>
              <m:r>
                <w:rPr>
                  <w:rFonts w:ascii="Cambria Math" w:hAnsi="Cambria Math"/>
                </w:rPr>
                <m:t>ISLANDS</m:t>
              </m:r>
            </m:oMath>
            <w:r>
              <w:t xml:space="preserve"> that does not provide load damping for shared reserves.</w:t>
            </w:r>
          </w:p>
        </w:tc>
      </w:tr>
      <w:tr w:rsidR="00714039" w14:paraId="7F3828A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50A5CAC" w14:textId="77777777" w:rsidR="00714039" w:rsidRDefault="00714039" w:rsidP="00D872AD">
            <w:pPr>
              <w:pStyle w:val="Equation"/>
            </w:pPr>
            <w:proofErr w:type="spellStart"/>
            <w:r>
              <w:t>ResShareControlBand</w:t>
            </w:r>
            <w:r w:rsidRPr="00B858BF">
              <w:rPr>
                <w:vertAlign w:val="subscript"/>
              </w:rPr>
              <w:t>rd</w:t>
            </w:r>
            <w:proofErr w:type="spellEnd"/>
          </w:p>
        </w:tc>
        <w:tc>
          <w:tcPr>
            <w:tcW w:w="4207" w:type="dxa"/>
            <w:gridSpan w:val="2"/>
          </w:tcPr>
          <w:p w14:paraId="4991F386"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limit on the HVDC due to HVDC modulation limit or HVDC monopole limit during reduced voltage operation mode. </w:t>
            </w:r>
          </w:p>
        </w:tc>
      </w:tr>
      <w:tr w:rsidR="00714039" w14:paraId="6E5CA39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87B973C" w14:textId="77777777" w:rsidR="00714039" w:rsidRDefault="00714039" w:rsidP="00D872AD">
            <w:pPr>
              <w:pStyle w:val="Equation"/>
            </w:pPr>
            <w:proofErr w:type="spellStart"/>
            <w:r>
              <w:t>ModulationRisk</w:t>
            </w:r>
            <w:r w:rsidRPr="00001E74">
              <w:rPr>
                <w:vertAlign w:val="subscript"/>
              </w:rPr>
              <w:t>i,rc</w:t>
            </w:r>
            <w:proofErr w:type="spellEnd"/>
          </w:p>
        </w:tc>
        <w:tc>
          <w:tcPr>
            <w:tcW w:w="4207" w:type="dxa"/>
            <w:gridSpan w:val="2"/>
          </w:tcPr>
          <w:p w14:paraId="28659E4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modulation risk due to frequency keeping for </w:t>
            </w:r>
            <m:oMath>
              <m:r>
                <w:rPr>
                  <w:rFonts w:ascii="Cambria Math" w:hAnsi="Cambria Math"/>
                </w:rPr>
                <m:t>i</m:t>
              </m:r>
              <m:r>
                <m:rPr>
                  <m:sty m:val="p"/>
                </m:rPr>
                <w:rPr>
                  <w:rFonts w:ascii="Cambria Math" w:hAnsi="Cambria Math"/>
                </w:rPr>
                <m:t>∈</m:t>
              </m:r>
              <m:r>
                <w:rPr>
                  <w:rFonts w:ascii="Cambria Math" w:hAnsi="Cambria Math"/>
                </w:rPr>
                <m:t>ISLANDS</m:t>
              </m:r>
            </m:oMath>
            <w:r w:rsidDel="001B55AF">
              <w:t xml:space="preserve"> </w:t>
            </w:r>
            <w:r>
              <w:t xml:space="preserve">and </w:t>
            </w:r>
          </w:p>
          <w:p w14:paraId="5D750C10" w14:textId="77777777" w:rsidR="00714039" w:rsidRPr="00E1650F" w:rsidRDefault="00714039" w:rsidP="00D872AD">
            <w:pPr>
              <w:spacing w:after="60"/>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rc∈</m:t>
                </m:r>
                <m:d>
                  <m:dPr>
                    <m:begChr m:val="{"/>
                    <m:endChr m:val="}"/>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HVDCSECRISKSAC</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HVDCSECRISKSMANUAL</m:t>
                            </m:r>
                          </m:e>
                          <m:sub>
                            <m:r>
                              <w:rPr>
                                <w:rFonts w:ascii="Cambria Math" w:hAnsi="Cambria Math"/>
                              </w:rPr>
                              <m:t>i</m:t>
                            </m:r>
                          </m:sub>
                        </m:sSub>
                      </m:den>
                    </m:f>
                  </m:e>
                </m:d>
              </m:oMath>
            </m:oMathPara>
          </w:p>
        </w:tc>
      </w:tr>
      <w:tr w:rsidR="00714039" w14:paraId="53D4F36E"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2FCD9A1" w14:textId="77777777" w:rsidR="00714039" w:rsidRDefault="00714039" w:rsidP="00D872AD">
            <w:pPr>
              <w:pStyle w:val="Equation"/>
            </w:pPr>
            <w:proofErr w:type="spellStart"/>
            <w:r>
              <w:t>HVDCMax</w:t>
            </w:r>
            <w:r w:rsidRPr="007D7775">
              <w:rPr>
                <w:vertAlign w:val="subscript"/>
              </w:rPr>
              <w:t>i</w:t>
            </w:r>
            <w:proofErr w:type="spellEnd"/>
          </w:p>
        </w:tc>
        <w:tc>
          <w:tcPr>
            <w:tcW w:w="4207" w:type="dxa"/>
            <w:gridSpan w:val="2"/>
          </w:tcPr>
          <w:p w14:paraId="6935E66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transfer capability from island </w:t>
            </w:r>
            <m:oMath>
              <m:r>
                <w:rPr>
                  <w:rFonts w:ascii="Cambria Math" w:hAnsi="Cambria Math"/>
                </w:rPr>
                <m:t>i</m:t>
              </m:r>
              <m:r>
                <m:rPr>
                  <m:sty m:val="p"/>
                </m:rPr>
                <w:rPr>
                  <w:rFonts w:ascii="Cambria Math" w:hAnsi="Cambria Math"/>
                </w:rPr>
                <m:t>∈</m:t>
              </m:r>
              <m:r>
                <w:rPr>
                  <w:rFonts w:ascii="Cambria Math" w:hAnsi="Cambria Math"/>
                </w:rPr>
                <m:t>ISLANDS</m:t>
              </m:r>
            </m:oMath>
            <w:r>
              <w:t>.</w:t>
            </w:r>
          </w:p>
        </w:tc>
      </w:tr>
      <w:tr w:rsidR="00714039" w14:paraId="1CFCCC22"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B8BA006" w14:textId="77777777" w:rsidR="00714039" w:rsidRDefault="00714039" w:rsidP="00D872AD">
            <w:pPr>
              <w:pStyle w:val="Equation"/>
            </w:pPr>
            <w:proofErr w:type="spellStart"/>
            <w:r>
              <w:t>RoundPowerZoneExit</w:t>
            </w:r>
            <w:r w:rsidRPr="00001E74">
              <w:rPr>
                <w:vertAlign w:val="subscript"/>
              </w:rPr>
              <w:t>c</w:t>
            </w:r>
            <w:proofErr w:type="spellEnd"/>
          </w:p>
        </w:tc>
        <w:tc>
          <w:tcPr>
            <w:tcW w:w="4207" w:type="dxa"/>
            <w:gridSpan w:val="2"/>
          </w:tcPr>
          <w:p w14:paraId="2686D096"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MW value above which cannot guarantee the HVDC ability to reduce below the monopole minimum fast enough to provide reserve sharing in the reverse direction for reserve class </w:t>
            </w:r>
            <m:oMath>
              <m:r>
                <w:rPr>
                  <w:rFonts w:ascii="Cambria Math" w:hAnsi="Cambria Math"/>
                </w:rPr>
                <m:t>c∈RESERVECLASSES</m:t>
              </m:r>
            </m:oMath>
            <w:r>
              <w:rPr>
                <w:i/>
              </w:rPr>
              <w:t>.</w:t>
            </w:r>
          </w:p>
        </w:tc>
      </w:tr>
      <w:tr w:rsidR="00714039" w14:paraId="7E45E7C3"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92FEC53" w14:textId="77777777" w:rsidR="00714039" w:rsidRDefault="00714039" w:rsidP="00D872AD">
            <w:pPr>
              <w:pStyle w:val="Equation"/>
            </w:pPr>
            <w:proofErr w:type="spellStart"/>
            <w:r>
              <w:t>MonopoleMin</w:t>
            </w:r>
            <w:proofErr w:type="spellEnd"/>
          </w:p>
        </w:tc>
        <w:tc>
          <w:tcPr>
            <w:tcW w:w="4207" w:type="dxa"/>
            <w:gridSpan w:val="2"/>
          </w:tcPr>
          <w:p w14:paraId="2E89F9EE" w14:textId="77777777" w:rsidR="00714039" w:rsidRPr="000E2650" w:rsidRDefault="00714039" w:rsidP="00D872AD">
            <w:pPr>
              <w:spacing w:after="60"/>
              <w:cnfStyle w:val="000000000000" w:firstRow="0" w:lastRow="0" w:firstColumn="0" w:lastColumn="0" w:oddVBand="0" w:evenVBand="0" w:oddHBand="0" w:evenHBand="0" w:firstRowFirstColumn="0" w:firstRowLastColumn="0" w:lastRowFirstColumn="0" w:lastRowLastColumn="0"/>
            </w:pPr>
            <w:r>
              <w:t>HVDC minimum monopole transfer.</w:t>
            </w:r>
          </w:p>
        </w:tc>
      </w:tr>
      <w:tr w:rsidR="00714039" w14:paraId="0B04F2A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AD92EE8" w14:textId="77777777" w:rsidR="00714039" w:rsidRDefault="00714039" w:rsidP="00D872AD">
            <w:pPr>
              <w:pStyle w:val="Equation"/>
            </w:pPr>
            <w:proofErr w:type="spellStart"/>
            <w:r>
              <w:t>HVDCSentFlowBreakPoint</w:t>
            </w:r>
            <w:r w:rsidRPr="00001E74">
              <w:rPr>
                <w:vertAlign w:val="subscript"/>
              </w:rPr>
              <w:t>bp</w:t>
            </w:r>
            <w:proofErr w:type="spellEnd"/>
          </w:p>
        </w:tc>
        <w:tc>
          <w:tcPr>
            <w:tcW w:w="4207" w:type="dxa"/>
            <w:gridSpan w:val="2"/>
          </w:tcPr>
          <w:p w14:paraId="58E958EA"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power flow at the breakpoint </w:t>
            </w:r>
            <w:r w:rsidRPr="00001E74">
              <w:rPr>
                <w:i/>
              </w:rPr>
              <w:t>bp</w:t>
            </w:r>
            <w:r>
              <w:t xml:space="preserve"> of the HVDC sent flow.</w:t>
            </w:r>
          </w:p>
        </w:tc>
      </w:tr>
      <w:tr w:rsidR="00714039" w14:paraId="3B404C9F"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7DDF537" w14:textId="77777777" w:rsidR="00714039" w:rsidRDefault="00714039" w:rsidP="00D872AD">
            <w:pPr>
              <w:pStyle w:val="Equation"/>
            </w:pPr>
            <w:proofErr w:type="spellStart"/>
            <w:r>
              <w:t>HVDCSentLossBreakPoint</w:t>
            </w:r>
            <w:r w:rsidRPr="002639CA">
              <w:rPr>
                <w:vertAlign w:val="subscript"/>
              </w:rPr>
              <w:t>bp</w:t>
            </w:r>
            <w:proofErr w:type="spellEnd"/>
          </w:p>
        </w:tc>
        <w:tc>
          <w:tcPr>
            <w:tcW w:w="4207" w:type="dxa"/>
            <w:gridSpan w:val="2"/>
          </w:tcPr>
          <w:p w14:paraId="7915252E"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the variable loss at the breakpoint </w:t>
            </w:r>
            <w:r w:rsidRPr="002639CA">
              <w:rPr>
                <w:i/>
              </w:rPr>
              <w:t>bp</w:t>
            </w:r>
            <w:r>
              <w:t xml:space="preserve"> of the HVDC sent flow.</w:t>
            </w:r>
          </w:p>
        </w:tc>
      </w:tr>
      <w:tr w:rsidR="00714039" w14:paraId="5EBB49E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CC853CB" w14:textId="77777777" w:rsidR="00714039" w:rsidRPr="00D35D95" w:rsidRDefault="00714039" w:rsidP="00D872AD">
            <w:pPr>
              <w:pStyle w:val="Equation"/>
            </w:pPr>
            <w:proofErr w:type="spellStart"/>
            <w:r w:rsidRPr="00F3305D">
              <w:t>HVDCAfterResShareFlowBreakPoint</w:t>
            </w:r>
            <w:r w:rsidRPr="00F3305D">
              <w:rPr>
                <w:vertAlign w:val="subscript"/>
              </w:rPr>
              <w:t>rsbp</w:t>
            </w:r>
            <w:proofErr w:type="spellEnd"/>
          </w:p>
        </w:tc>
        <w:tc>
          <w:tcPr>
            <w:tcW w:w="4207" w:type="dxa"/>
            <w:gridSpan w:val="2"/>
          </w:tcPr>
          <w:p w14:paraId="1C43590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power flow at the breakpoint </w:t>
            </w:r>
            <w:proofErr w:type="spellStart"/>
            <w:r w:rsidRPr="00001E74">
              <w:rPr>
                <w:i/>
              </w:rPr>
              <w:t>rs</w:t>
            </w:r>
            <w:r w:rsidRPr="002639CA">
              <w:rPr>
                <w:i/>
              </w:rPr>
              <w:t>bp</w:t>
            </w:r>
            <w:proofErr w:type="spellEnd"/>
            <w:r>
              <w:t xml:space="preserve"> of the HVDC flow after reserve sharing.</w:t>
            </w:r>
          </w:p>
        </w:tc>
      </w:tr>
      <w:tr w:rsidR="00714039" w14:paraId="7FD4BBD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20F972F" w14:textId="77777777" w:rsidR="00714039" w:rsidRPr="00D35D95" w:rsidRDefault="00714039" w:rsidP="00D872AD">
            <w:pPr>
              <w:pStyle w:val="Equation"/>
            </w:pPr>
            <w:proofErr w:type="spellStart"/>
            <w:r w:rsidRPr="00F3305D">
              <w:t>HVDCAfterResShareLossBreakPoint</w:t>
            </w:r>
            <w:r w:rsidRPr="00F3305D">
              <w:rPr>
                <w:vertAlign w:val="subscript"/>
              </w:rPr>
              <w:t>rsbp</w:t>
            </w:r>
            <w:proofErr w:type="spellEnd"/>
          </w:p>
        </w:tc>
        <w:tc>
          <w:tcPr>
            <w:tcW w:w="4207" w:type="dxa"/>
            <w:gridSpan w:val="2"/>
          </w:tcPr>
          <w:p w14:paraId="3B27C59C"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the variable loss at the breakpoint </w:t>
            </w:r>
            <w:proofErr w:type="spellStart"/>
            <w:r w:rsidRPr="00001E74">
              <w:rPr>
                <w:i/>
              </w:rPr>
              <w:t>rs</w:t>
            </w:r>
            <w:r w:rsidRPr="002639CA">
              <w:rPr>
                <w:i/>
              </w:rPr>
              <w:t>bp</w:t>
            </w:r>
            <w:proofErr w:type="spellEnd"/>
            <w:r>
              <w:t xml:space="preserve"> of the HVDC flow after reserve sharing.</w:t>
            </w:r>
          </w:p>
        </w:tc>
      </w:tr>
      <w:tr w:rsidR="00714039" w14:paraId="4401F2A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F376D4B" w14:textId="77777777" w:rsidR="00714039" w:rsidRDefault="00714039" w:rsidP="00D872AD">
            <w:pPr>
              <w:pStyle w:val="Equation"/>
            </w:pPr>
            <w:r>
              <w:t>M</w:t>
            </w:r>
          </w:p>
        </w:tc>
        <w:tc>
          <w:tcPr>
            <w:tcW w:w="4207" w:type="dxa"/>
            <w:gridSpan w:val="2"/>
          </w:tcPr>
          <w:p w14:paraId="2C689AA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Large positive number, for use by the integer constraints that model reserve sharing.</w:t>
            </w:r>
          </w:p>
        </w:tc>
      </w:tr>
      <w:tr w:rsidR="00714039" w14:paraId="36B44F20"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9C6BF6C" w14:textId="77777777" w:rsidR="00714039" w:rsidRDefault="00714039" w:rsidP="00D872AD">
            <w:pPr>
              <w:pStyle w:val="Equation"/>
            </w:pPr>
            <w:proofErr w:type="spellStart"/>
            <w:r>
              <w:t>ExcessSharedNFRPenaltyPrice</w:t>
            </w:r>
            <w:proofErr w:type="spellEnd"/>
          </w:p>
        </w:tc>
        <w:tc>
          <w:tcPr>
            <w:tcW w:w="4207" w:type="dxa"/>
            <w:gridSpan w:val="2"/>
          </w:tcPr>
          <w:p w14:paraId="78AA420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price to prevent excess scheduling of the net free reserve variable. </w:t>
            </w:r>
          </w:p>
        </w:tc>
      </w:tr>
      <w:tr w:rsidR="00714039" w14:paraId="70A0A31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E4C6235" w14:textId="77777777" w:rsidR="00714039" w:rsidRDefault="00714039" w:rsidP="00D872AD">
            <w:pPr>
              <w:pStyle w:val="Equation"/>
            </w:pPr>
            <w:proofErr w:type="spellStart"/>
            <w:r>
              <w:t>ExcessSharedIslandResPenaltyPrice</w:t>
            </w:r>
            <w:proofErr w:type="spellEnd"/>
          </w:p>
        </w:tc>
        <w:tc>
          <w:tcPr>
            <w:tcW w:w="4207" w:type="dxa"/>
            <w:gridSpan w:val="2"/>
          </w:tcPr>
          <w:p w14:paraId="13604E1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price to prevent excess scheduling of the island reserve sharing variable. </w:t>
            </w:r>
          </w:p>
        </w:tc>
      </w:tr>
      <w:tr w:rsidR="00714039" w14:paraId="36D6F8C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D9DA848" w14:textId="77777777" w:rsidR="00714039" w:rsidRDefault="00714039" w:rsidP="00D872AD">
            <w:pPr>
              <w:pStyle w:val="Equation"/>
            </w:pPr>
            <w:r>
              <w:t>ExcessResShareEffectivePenaltyPrice</w:t>
            </w:r>
          </w:p>
        </w:tc>
        <w:tc>
          <w:tcPr>
            <w:tcW w:w="4207" w:type="dxa"/>
            <w:gridSpan w:val="2"/>
          </w:tcPr>
          <w:p w14:paraId="044DC6F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Small non-zero penalty price to prevent excess scheduling of the effective reserve variable.</w:t>
            </w:r>
          </w:p>
        </w:tc>
      </w:tr>
      <w:tr w:rsidR="00714039" w14:paraId="1D802FB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011C3BA" w14:textId="77777777" w:rsidR="00714039" w:rsidRDefault="00714039" w:rsidP="00D872AD">
            <w:pPr>
              <w:pStyle w:val="Equation"/>
            </w:pPr>
            <w:proofErr w:type="spellStart"/>
            <w:r>
              <w:t>RoundPowerDisabled</w:t>
            </w:r>
            <w:r w:rsidRPr="00001E74">
              <w:rPr>
                <w:vertAlign w:val="subscript"/>
              </w:rPr>
              <w:t>c</w:t>
            </w:r>
            <w:proofErr w:type="spellEnd"/>
          </w:p>
        </w:tc>
        <w:tc>
          <w:tcPr>
            <w:tcW w:w="4207" w:type="dxa"/>
            <w:gridSpan w:val="2"/>
          </w:tcPr>
          <w:p w14:paraId="748E9893" w14:textId="77777777" w:rsidR="00714039" w:rsidRPr="009D3913"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Binary input flag indicating if </w:t>
            </w:r>
            <w:proofErr w:type="spellStart"/>
            <w:r>
              <w:t>roundpower</w:t>
            </w:r>
            <w:proofErr w:type="spellEnd"/>
            <w:r>
              <w:t xml:space="preserve"> is disabled for reserve class </w:t>
            </w:r>
            <m:oMath>
              <m:r>
                <w:rPr>
                  <w:rFonts w:ascii="Cambria Math" w:hAnsi="Cambria Math"/>
                </w:rPr>
                <m:t>c∈RESERVECLASSES</m:t>
              </m:r>
            </m:oMath>
            <w:r>
              <w:rPr>
                <w:i/>
              </w:rPr>
              <w:t>.</w:t>
            </w:r>
            <w:r>
              <w:t xml:space="preserve"> If </w:t>
            </w:r>
            <w:proofErr w:type="spellStart"/>
            <w:r>
              <w:t>roundpower</w:t>
            </w:r>
            <w:proofErr w:type="spellEnd"/>
            <w:r>
              <w:t xml:space="preserve"> is disabled then </w:t>
            </w:r>
            <w:proofErr w:type="spellStart"/>
            <w:r w:rsidRPr="00F914F0">
              <w:rPr>
                <w:rStyle w:val="EqnNumChar"/>
              </w:rPr>
              <w:t>RoundPowerDisabled</w:t>
            </w:r>
            <w:r w:rsidRPr="00F914F0">
              <w:rPr>
                <w:rStyle w:val="EqnNumChar"/>
                <w:vertAlign w:val="subscript"/>
              </w:rPr>
              <w:t>c</w:t>
            </w:r>
            <w:proofErr w:type="spellEnd"/>
            <w:r w:rsidRPr="00F914F0">
              <w:rPr>
                <w:rStyle w:val="EqnNumChar"/>
              </w:rPr>
              <w:t xml:space="preserve"> </w:t>
            </w:r>
            <w:r>
              <w:t xml:space="preserve">= 1 otherwise </w:t>
            </w:r>
            <w:proofErr w:type="spellStart"/>
            <w:r w:rsidRPr="00F914F0">
              <w:rPr>
                <w:rStyle w:val="EqnNumChar"/>
              </w:rPr>
              <w:t>RoundPowerDisabled</w:t>
            </w:r>
            <w:r w:rsidRPr="00F914F0">
              <w:rPr>
                <w:rStyle w:val="EqnNumChar"/>
                <w:vertAlign w:val="subscript"/>
              </w:rPr>
              <w:t>c</w:t>
            </w:r>
            <w:proofErr w:type="spellEnd"/>
            <w:r w:rsidRPr="00F914F0">
              <w:rPr>
                <w:rStyle w:val="EqnNumChar"/>
              </w:rPr>
              <w:t xml:space="preserve"> </w:t>
            </w:r>
            <w:r>
              <w:t xml:space="preserve">= 0. </w:t>
            </w:r>
          </w:p>
        </w:tc>
      </w:tr>
      <w:tr w:rsidR="00F914F0" w:rsidRPr="00D404B4" w14:paraId="1F104C69"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4DC8A6FF" w14:textId="10E1357A" w:rsidR="00F914F0" w:rsidRDefault="00F914F0" w:rsidP="00435144">
            <w:pPr>
              <w:pStyle w:val="Equation"/>
            </w:pPr>
            <w:proofErr w:type="spellStart"/>
            <w:r>
              <w:t>ReserveScarcityBlockCount</w:t>
            </w:r>
            <w:r>
              <w:rPr>
                <w:vertAlign w:val="subscript"/>
              </w:rPr>
              <w:t>i,c</w:t>
            </w:r>
            <w:proofErr w:type="spellEnd"/>
          </w:p>
        </w:tc>
        <w:tc>
          <w:tcPr>
            <w:tcW w:w="4083" w:type="dxa"/>
          </w:tcPr>
          <w:p w14:paraId="25BB5749" w14:textId="77AD55C7" w:rsidR="00F914F0" w:rsidRPr="00C067C1" w:rsidRDefault="00F914F0" w:rsidP="00435144">
            <w:pPr>
              <w:pStyle w:val="BodyText"/>
              <w:ind w:left="0"/>
              <w:cnfStyle w:val="000000000000" w:firstRow="0" w:lastRow="0" w:firstColumn="0" w:lastColumn="0" w:oddVBand="0" w:evenVBand="0" w:oddHBand="0" w:evenHBand="0" w:firstRowFirstColumn="0" w:firstRowLastColumn="0" w:lastRowFirstColumn="0" w:lastRowLastColumn="0"/>
              <w:rPr>
                <w:iCs/>
              </w:rPr>
            </w:pPr>
            <w:r>
              <w:t>N</w:t>
            </w:r>
            <w:r w:rsidRPr="00D404B4">
              <w:t xml:space="preserve">umber of </w:t>
            </w:r>
            <w:r>
              <w:t>Reserve Scarcity blocks</w:t>
            </w:r>
            <w:r w:rsidR="00C067C1">
              <w:t xml:space="preserve"> for </w:t>
            </w:r>
            <w:r w:rsidRPr="00F914F0">
              <w:rPr>
                <w:rStyle w:val="EqnNumChar"/>
              </w:rPr>
              <w:t>i</w:t>
            </w:r>
            <w:r>
              <w:rPr>
                <w:rStyle w:val="EqnNumChar"/>
              </w:rPr>
              <w:t xml:space="preserve"> </w:t>
            </w:r>
            <w:r w:rsidRPr="00F914F0">
              <w:rPr>
                <w:rStyle w:val="EqnNumChar"/>
              </w:rPr>
              <w:t>∈</w:t>
            </w:r>
            <w:r>
              <w:rPr>
                <w:rStyle w:val="EqnNumChar"/>
              </w:rPr>
              <w:t xml:space="preserve"> ISLANDS</w:t>
            </w:r>
            <w:r w:rsidR="00C067C1">
              <w:rPr>
                <w:rStyle w:val="EqnNumChar"/>
              </w:rPr>
              <w:t xml:space="preserve"> </w:t>
            </w:r>
            <w:r w:rsidR="00C067C1" w:rsidRPr="00C91805">
              <w:t>and</w:t>
            </w:r>
            <w:r w:rsid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r w:rsidR="00C067C1">
              <w:rPr>
                <w:rStyle w:val="EqnNumChar"/>
              </w:rPr>
              <w:t xml:space="preserve"> </w:t>
            </w:r>
          </w:p>
        </w:tc>
      </w:tr>
      <w:tr w:rsidR="00F914F0" w:rsidRPr="00D404B4" w14:paraId="513EC2E0"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4F501729" w14:textId="16138BDB" w:rsidR="00F914F0" w:rsidRDefault="00F914F0" w:rsidP="00435144">
            <w:pPr>
              <w:pStyle w:val="Equation"/>
            </w:pPr>
            <w:proofErr w:type="spellStart"/>
            <w:r>
              <w:t>ReserveScarcityLimit</w:t>
            </w:r>
            <w:r>
              <w:rPr>
                <w:vertAlign w:val="subscript"/>
              </w:rPr>
              <w:t>i,c</w:t>
            </w:r>
            <w:r w:rsidR="00AD52C7">
              <w:rPr>
                <w:vertAlign w:val="subscript"/>
              </w:rPr>
              <w:t>,j</w:t>
            </w:r>
            <w:proofErr w:type="spellEnd"/>
          </w:p>
        </w:tc>
        <w:tc>
          <w:tcPr>
            <w:tcW w:w="4083" w:type="dxa"/>
          </w:tcPr>
          <w:p w14:paraId="4E955084" w14:textId="72786C57" w:rsidR="00F914F0" w:rsidRPr="00D404B4" w:rsidRDefault="00F914F0" w:rsidP="00435144">
            <w:pPr>
              <w:pStyle w:val="BodyText"/>
              <w:ind w:left="0"/>
              <w:cnfStyle w:val="000000000000" w:firstRow="0" w:lastRow="0" w:firstColumn="0" w:lastColumn="0" w:oddVBand="0" w:evenVBand="0" w:oddHBand="0" w:evenHBand="0" w:firstRowFirstColumn="0" w:firstRowLastColumn="0" w:lastRowFirstColumn="0" w:lastRowLastColumn="0"/>
            </w:pPr>
            <w:r w:rsidRPr="00690EF6">
              <w:t xml:space="preserve">MW limit </w:t>
            </w:r>
            <w:r>
              <w:t>of Reserve Scarcity b</w:t>
            </w:r>
            <w:r w:rsidRPr="00690EF6">
              <w:t>lock</w:t>
            </w:r>
            <w:r>
              <w:t xml:space="preserve"> </w:t>
            </w:r>
            <w:r w:rsidRPr="00F914F0">
              <w:rPr>
                <w:rStyle w:val="EqnNumChar"/>
              </w:rPr>
              <w:t>j</w:t>
            </w:r>
            <w:r w:rsidRPr="00690EF6">
              <w:t xml:space="preserve"> </w:t>
            </w:r>
            <w:r>
              <w:t xml:space="preserve">for  </w:t>
            </w:r>
            <w:r w:rsidRPr="00F914F0">
              <w:rPr>
                <w:rStyle w:val="EqnNumChar"/>
              </w:rPr>
              <w:t>i</w:t>
            </w:r>
            <w:r>
              <w:rPr>
                <w:rStyle w:val="EqnNumChar"/>
              </w:rPr>
              <w:t xml:space="preserve"> </w:t>
            </w:r>
            <w:r w:rsidRPr="00F914F0">
              <w:rPr>
                <w:rStyle w:val="EqnNumChar"/>
              </w:rPr>
              <w:t>∈</w:t>
            </w:r>
            <w:r>
              <w:rPr>
                <w:rStyle w:val="EqnNumChar"/>
              </w:rPr>
              <w:t xml:space="preserve"> ISLANDS</w:t>
            </w:r>
            <w:r w:rsidR="00C067C1">
              <w:rPr>
                <w:rStyle w:val="EqnNumChar"/>
              </w:rPr>
              <w:t xml:space="preserve"> </w:t>
            </w:r>
            <w:r w:rsidR="00C067C1" w:rsidRPr="00C91805">
              <w:t>and</w:t>
            </w:r>
            <w:r w:rsidR="00C067C1" w:rsidRP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p>
        </w:tc>
      </w:tr>
      <w:tr w:rsidR="00F914F0" w:rsidRPr="00D404B4" w14:paraId="6595BADE"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6FC6ECEE" w14:textId="6C958944" w:rsidR="00F914F0" w:rsidRDefault="00F914F0" w:rsidP="00435144">
            <w:pPr>
              <w:pStyle w:val="Equation"/>
            </w:pPr>
            <w:proofErr w:type="spellStart"/>
            <w:r>
              <w:t>ReserveScarcity</w:t>
            </w:r>
            <w:r w:rsidRPr="00D404B4">
              <w:t>Price</w:t>
            </w:r>
            <w:proofErr w:type="spellEnd"/>
            <w:r w:rsidRPr="00D404B4">
              <w:rPr>
                <w:vertAlign w:val="subscript"/>
              </w:rPr>
              <w:t xml:space="preserve"> </w:t>
            </w:r>
            <w:proofErr w:type="spellStart"/>
            <w:r w:rsidR="00AD52C7">
              <w:rPr>
                <w:vertAlign w:val="subscript"/>
              </w:rPr>
              <w:t>i,c,</w:t>
            </w:r>
            <w:r w:rsidRPr="00D404B4">
              <w:rPr>
                <w:vertAlign w:val="subscript"/>
              </w:rPr>
              <w:t>j</w:t>
            </w:r>
            <w:proofErr w:type="spellEnd"/>
          </w:p>
        </w:tc>
        <w:tc>
          <w:tcPr>
            <w:tcW w:w="4083" w:type="dxa"/>
          </w:tcPr>
          <w:p w14:paraId="3D7C5355" w14:textId="4E6B7768" w:rsidR="00F914F0" w:rsidRPr="00D404B4" w:rsidRDefault="00AD52C7" w:rsidP="00435144">
            <w:pPr>
              <w:pStyle w:val="BodyText"/>
              <w:ind w:left="0"/>
              <w:cnfStyle w:val="000000000000" w:firstRow="0" w:lastRow="0" w:firstColumn="0" w:lastColumn="0" w:oddVBand="0" w:evenVBand="0" w:oddHBand="0" w:evenHBand="0" w:firstRowFirstColumn="0" w:firstRowLastColumn="0" w:lastRowFirstColumn="0" w:lastRowLastColumn="0"/>
            </w:pPr>
            <w:r>
              <w:t>Block price</w:t>
            </w:r>
            <w:r w:rsidRPr="00690EF6">
              <w:t xml:space="preserve"> </w:t>
            </w:r>
            <w:r>
              <w:t>of Reserve Scarcity b</w:t>
            </w:r>
            <w:r w:rsidRPr="00690EF6">
              <w:t>lock</w:t>
            </w:r>
            <w:r>
              <w:t xml:space="preserve"> </w:t>
            </w:r>
            <w:r w:rsidRPr="00F914F0">
              <w:rPr>
                <w:rStyle w:val="EqnNumChar"/>
              </w:rPr>
              <w:t>j</w:t>
            </w:r>
            <w:r w:rsidRPr="00690EF6">
              <w:t xml:space="preserve"> </w:t>
            </w:r>
            <w:r w:rsidR="00C067C1">
              <w:t xml:space="preserve"> for  </w:t>
            </w:r>
            <w:r w:rsidR="00C067C1" w:rsidRPr="00F914F0">
              <w:rPr>
                <w:rStyle w:val="EqnNumChar"/>
              </w:rPr>
              <w:t>i</w:t>
            </w:r>
            <w:r w:rsidR="00C067C1">
              <w:rPr>
                <w:rStyle w:val="EqnNumChar"/>
              </w:rPr>
              <w:t xml:space="preserve"> </w:t>
            </w:r>
            <w:r w:rsidR="00C067C1" w:rsidRPr="00F914F0">
              <w:rPr>
                <w:rStyle w:val="EqnNumChar"/>
              </w:rPr>
              <w:t>∈</w:t>
            </w:r>
            <w:r w:rsidR="00C067C1">
              <w:rPr>
                <w:rStyle w:val="EqnNumChar"/>
              </w:rPr>
              <w:t xml:space="preserve"> ISLANDS </w:t>
            </w:r>
            <w:r w:rsidR="00C067C1" w:rsidRPr="00C91805">
              <w:t>and</w:t>
            </w:r>
            <w:r w:rsidR="00C067C1" w:rsidRP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p>
        </w:tc>
      </w:tr>
      <w:tr w:rsidR="00A47F28" w14:paraId="62C476FB"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752D6D34" w14:textId="554BB645" w:rsidR="00A47F28" w:rsidRDefault="00AF4CDA" w:rsidP="006F337F">
            <w:pPr>
              <w:pStyle w:val="Equation"/>
            </w:pPr>
            <w:r>
              <w:t>ECE</w:t>
            </w:r>
            <w:r w:rsidR="00A47F28">
              <w:t>ReserveDeficitPrice</w:t>
            </w:r>
            <w:r w:rsidR="00A47F28" w:rsidRPr="00D404B4">
              <w:rPr>
                <w:vertAlign w:val="subscript"/>
              </w:rPr>
              <w:t xml:space="preserve"> </w:t>
            </w:r>
            <w:r w:rsidR="00A47F28">
              <w:rPr>
                <w:vertAlign w:val="subscript"/>
              </w:rPr>
              <w:t>c</w:t>
            </w:r>
          </w:p>
        </w:tc>
        <w:tc>
          <w:tcPr>
            <w:tcW w:w="4083" w:type="dxa"/>
          </w:tcPr>
          <w:p w14:paraId="6AC355EE" w14:textId="790BAB22" w:rsidR="00A47F28" w:rsidRPr="002F450A" w:rsidRDefault="00A47F28" w:rsidP="00194375">
            <w:pPr>
              <w:pStyle w:val="BodyText"/>
              <w:ind w:left="0"/>
              <w:cnfStyle w:val="000000000000" w:firstRow="0" w:lastRow="0" w:firstColumn="0" w:lastColumn="0" w:oddVBand="0" w:evenVBand="0" w:oddHBand="0" w:evenHBand="0" w:firstRowFirstColumn="0" w:firstRowLastColumn="0" w:lastRowFirstColumn="0" w:lastRowLastColumn="0"/>
            </w:pPr>
            <w:r>
              <w:t xml:space="preserve">Price associated with using </w:t>
            </w:r>
            <w:r w:rsidR="00194375">
              <w:rPr>
                <w:rFonts w:ascii="Times New Roman" w:hAnsi="Times New Roman"/>
                <w:i/>
                <w:iCs/>
              </w:rPr>
              <w:t>ECER</w:t>
            </w:r>
            <w:r w:rsidRPr="00A47F28">
              <w:rPr>
                <w:rFonts w:ascii="Times New Roman" w:hAnsi="Times New Roman"/>
                <w:i/>
                <w:iCs/>
              </w:rPr>
              <w:t>eserveDeficit</w:t>
            </w:r>
            <w:r w:rsidRPr="00A47F28">
              <w:rPr>
                <w:rFonts w:ascii="Times New Roman" w:hAnsi="Times New Roman"/>
                <w:i/>
                <w:iCs/>
                <w:vertAlign w:val="subscript"/>
              </w:rPr>
              <w:t>i,c</w:t>
            </w:r>
            <w:r>
              <w:t xml:space="preserve"> to cover risk for </w:t>
            </w:r>
            <w:r w:rsidRPr="00194375">
              <w:rPr>
                <w:rStyle w:val="EqnNumChar"/>
              </w:rPr>
              <w:t>i ∈ ISLANDS</w:t>
            </w:r>
            <w:r>
              <w:rPr>
                <w:rStyle w:val="EqnNumChar"/>
                <w:rFonts w:cs="Cambria Math"/>
              </w:rPr>
              <w:t xml:space="preserve"> </w:t>
            </w:r>
            <w:r>
              <w:rPr>
                <w:rStyle w:val="EqnNumChar"/>
                <w:rFonts w:cs="Cambria Math"/>
                <w:i w:val="0"/>
                <w:iCs/>
              </w:rPr>
              <w:t xml:space="preserve"> </w:t>
            </w:r>
            <w:r>
              <w:rPr>
                <w:rFonts w:asciiTheme="minorHAnsi" w:hAnsiTheme="minorHAnsi" w:cstheme="minorHAnsi"/>
              </w:rPr>
              <w:t xml:space="preserve">and </w:t>
            </w:r>
            <w:r w:rsidRPr="00194375">
              <w:rPr>
                <w:rStyle w:val="EqnNumChar"/>
              </w:rPr>
              <w:t>c ∈ RESERVECLASSES</w:t>
            </w:r>
            <w:r>
              <w:rPr>
                <w:rStyle w:val="EqnNumChar"/>
                <w:rFonts w:asciiTheme="minorHAnsi" w:hAnsiTheme="minorHAnsi" w:cstheme="minorHAnsi"/>
              </w:rPr>
              <w:t xml:space="preserve"> </w:t>
            </w:r>
            <w:r w:rsidRPr="00A47F28">
              <w:rPr>
                <w:rStyle w:val="EqnNumChar"/>
                <w:rFonts w:asciiTheme="minorHAnsi" w:hAnsiTheme="minorHAnsi" w:cstheme="minorHAnsi"/>
                <w:i w:val="0"/>
                <w:iCs/>
              </w:rPr>
              <w:t>for</w:t>
            </w:r>
            <w:r>
              <w:rPr>
                <w:rStyle w:val="EqnNumChar"/>
                <w:rFonts w:asciiTheme="minorHAnsi" w:hAnsiTheme="minorHAnsi" w:cstheme="minorHAnsi"/>
                <w:i w:val="0"/>
                <w:iCs/>
              </w:rPr>
              <w:t xml:space="preserve"> risk classes </w:t>
            </w:r>
            <w:r w:rsidRPr="00194375">
              <w:rPr>
                <w:rStyle w:val="EqnNumChar"/>
              </w:rPr>
              <w:t>rc ∈ RISKCLASSES</w:t>
            </w:r>
            <w:r w:rsidRPr="00194375">
              <w:rPr>
                <w:rStyle w:val="EqnNumChar"/>
                <w:vertAlign w:val="subscript"/>
              </w:rPr>
              <w:t>i,ECE</w:t>
            </w:r>
          </w:p>
        </w:tc>
      </w:tr>
      <w:tr w:rsidR="00BC542B" w14:paraId="1CF20C84" w14:textId="77777777" w:rsidTr="00A47F28">
        <w:trPr>
          <w:ins w:id="726"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3834" w:type="dxa"/>
          </w:tcPr>
          <w:p w14:paraId="31D3F527" w14:textId="59B3529C" w:rsidR="00183D57" w:rsidRPr="00AE06BC" w:rsidRDefault="00AE06BC" w:rsidP="006F337F">
            <w:pPr>
              <w:pStyle w:val="Equation"/>
              <w:rPr>
                <w:ins w:id="727" w:author="David Bullen" w:date="2025-01-30T14:32:00Z" w16du:dateUtc="2025-01-30T01:32:00Z"/>
                <w:vertAlign w:val="subscript"/>
              </w:rPr>
            </w:pPr>
            <w:ins w:id="728" w:author="David Bullen" w:date="2025-01-30T14:32:00Z" w16du:dateUtc="2025-01-30T01:32:00Z">
              <w:r>
                <w:t>TowardsNode</w:t>
              </w:r>
              <w:r>
                <w:rPr>
                  <w:vertAlign w:val="subscript"/>
                </w:rPr>
                <w:t>lr</w:t>
              </w:r>
              <w:r w:rsidR="004E43D7">
                <w:rPr>
                  <w:vertAlign w:val="subscript"/>
                </w:rPr>
                <w:t>,k</w:t>
              </w:r>
            </w:ins>
          </w:p>
        </w:tc>
        <w:tc>
          <w:tcPr>
            <w:tcW w:w="4083" w:type="dxa"/>
            <w:gridSpan w:val="2"/>
          </w:tcPr>
          <w:p w14:paraId="2B70AEE3" w14:textId="2A82D02A" w:rsidR="00183D57" w:rsidRDefault="004E43D7" w:rsidP="00194375">
            <w:pPr>
              <w:pStyle w:val="BodyText"/>
              <w:ind w:left="0"/>
              <w:cnfStyle w:val="000000000000" w:firstRow="0" w:lastRow="0" w:firstColumn="0" w:lastColumn="0" w:oddVBand="0" w:evenVBand="0" w:oddHBand="0" w:evenHBand="0" w:firstRowFirstColumn="0" w:firstRowLastColumn="0" w:lastRowFirstColumn="0" w:lastRowLastColumn="0"/>
              <w:rPr>
                <w:ins w:id="729" w:author="David Bullen" w:date="2025-01-30T14:32:00Z" w16du:dateUtc="2025-01-30T01:32:00Z"/>
              </w:rPr>
            </w:pPr>
            <w:ins w:id="730" w:author="David Bullen" w:date="2025-01-30T14:32:00Z" w16du:dateUtc="2025-01-30T01:32:00Z">
              <w:r w:rsidRPr="004E43D7">
                <w:t xml:space="preserve">ACNode indicating which direction of flow on ACLine </w:t>
              </w:r>
              <w:r w:rsidRPr="004E43D7">
                <w:rPr>
                  <w:rFonts w:ascii="Times New Roman" w:hAnsi="Times New Roman"/>
                  <w:i/>
                  <w:iCs/>
                </w:rPr>
                <w:t>k</w:t>
              </w:r>
              <w:r w:rsidRPr="004E43D7">
                <w:t xml:space="preserve"> represents a risk in LinkRisk </w:t>
              </w:r>
              <w:r w:rsidRPr="004E43D7">
                <w:rPr>
                  <w:rFonts w:ascii="Times New Roman" w:hAnsi="Times New Roman"/>
                  <w:i/>
                  <w:iCs/>
                </w:rPr>
                <w:t>lr</w:t>
              </w:r>
            </w:ins>
          </w:p>
        </w:tc>
      </w:tr>
      <w:tr w:rsidR="00BC542B" w14:paraId="2DFB2D28" w14:textId="77777777" w:rsidTr="00A47F28">
        <w:trPr>
          <w:ins w:id="731"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3834" w:type="dxa"/>
          </w:tcPr>
          <w:p w14:paraId="530D96D0" w14:textId="022177EA" w:rsidR="00AE06BC" w:rsidRPr="008C401A" w:rsidRDefault="008C401A" w:rsidP="006F337F">
            <w:pPr>
              <w:pStyle w:val="Equation"/>
              <w:rPr>
                <w:ins w:id="732" w:author="David Bullen" w:date="2025-01-30T14:32:00Z" w16du:dateUtc="2025-01-30T01:32:00Z"/>
                <w:vertAlign w:val="subscript"/>
              </w:rPr>
            </w:pPr>
            <w:ins w:id="733" w:author="David Bullen" w:date="2025-01-30T14:32:00Z" w16du:dateUtc="2025-01-30T01:32:00Z">
              <w:r w:rsidRPr="008C401A">
                <w:t>Direction</w:t>
              </w:r>
              <w:r w:rsidR="001C6AE7">
                <w:t>alRisk</w:t>
              </w:r>
              <w:r w:rsidRPr="008C401A">
                <w:t>Factor</w:t>
              </w:r>
              <w:r>
                <w:rPr>
                  <w:vertAlign w:val="subscript"/>
                </w:rPr>
                <w:t>lr</w:t>
              </w:r>
              <w:r w:rsidR="004E43D7">
                <w:rPr>
                  <w:vertAlign w:val="subscript"/>
                </w:rPr>
                <w:t>,k</w:t>
              </w:r>
            </w:ins>
          </w:p>
        </w:tc>
        <w:tc>
          <w:tcPr>
            <w:tcW w:w="4083" w:type="dxa"/>
            <w:gridSpan w:val="2"/>
          </w:tcPr>
          <w:p w14:paraId="4B5F9C47" w14:textId="3B5F3383" w:rsidR="00AE06BC" w:rsidRDefault="004E43D7" w:rsidP="00194375">
            <w:pPr>
              <w:pStyle w:val="BodyText"/>
              <w:ind w:left="0"/>
              <w:cnfStyle w:val="000000000000" w:firstRow="0" w:lastRow="0" w:firstColumn="0" w:lastColumn="0" w:oddVBand="0" w:evenVBand="0" w:oddHBand="0" w:evenHBand="0" w:firstRowFirstColumn="0" w:firstRowLastColumn="0" w:lastRowFirstColumn="0" w:lastRowLastColumn="0"/>
              <w:rPr>
                <w:ins w:id="734" w:author="David Bullen" w:date="2025-01-30T14:32:00Z" w16du:dateUtc="2025-01-30T01:32:00Z"/>
              </w:rPr>
            </w:pPr>
            <w:ins w:id="735" w:author="David Bullen" w:date="2025-01-30T14:32:00Z" w16du:dateUtc="2025-01-30T01:32:00Z">
              <w:r w:rsidRPr="004E43D7">
                <w:t xml:space="preserve">Factor associated with </w:t>
              </w:r>
              <w:r w:rsidRPr="004E43D7">
                <w:rPr>
                  <w:rFonts w:ascii="Times New Roman" w:hAnsi="Times New Roman"/>
                  <w:i/>
                  <w:iCs/>
                </w:rPr>
                <w:t xml:space="preserve">k </w:t>
              </w:r>
              <w:r w:rsidRPr="004E43D7">
                <w:rPr>
                  <w:rFonts w:ascii="Cambria Math" w:hAnsi="Cambria Math" w:cs="Cambria Math"/>
                  <w:i/>
                  <w:iCs/>
                </w:rPr>
                <w:t>∈</w:t>
              </w:r>
              <w:r w:rsidRPr="004E43D7">
                <w:rPr>
                  <w:rFonts w:ascii="Times New Roman" w:hAnsi="Times New Roman"/>
                  <w:i/>
                  <w:iCs/>
                </w:rPr>
                <w:t xml:space="preserve"> ACLINES</w:t>
              </w:r>
              <w:r w:rsidRPr="004E43D7">
                <w:t xml:space="preserve"> and </w:t>
              </w:r>
              <w:r w:rsidRPr="004E43D7">
                <w:rPr>
                  <w:rFonts w:ascii="Times New Roman" w:hAnsi="Times New Roman"/>
                  <w:i/>
                  <w:iCs/>
                </w:rPr>
                <w:t xml:space="preserve">lr </w:t>
              </w:r>
              <w:r w:rsidRPr="004E43D7">
                <w:rPr>
                  <w:rFonts w:ascii="Cambria Math" w:hAnsi="Cambria Math" w:cs="Cambria Math"/>
                  <w:i/>
                  <w:iCs/>
                </w:rPr>
                <w:t>∈</w:t>
              </w:r>
              <w:r w:rsidRPr="004E43D7">
                <w:rPr>
                  <w:rFonts w:ascii="Times New Roman" w:hAnsi="Times New Roman"/>
                  <w:i/>
                  <w:iCs/>
                </w:rPr>
                <w:t xml:space="preserve"> LINKRISKS</w:t>
              </w:r>
              <w:r w:rsidRPr="004E43D7">
                <w:t xml:space="preserve"> determined by pre-processing to be +1 when </w:t>
              </w:r>
              <w:r w:rsidRPr="004E43D7">
                <w:rPr>
                  <w:rFonts w:ascii="Times New Roman" w:hAnsi="Times New Roman"/>
                  <w:i/>
                  <w:iCs/>
                </w:rPr>
                <w:t>TowardsNode</w:t>
              </w:r>
              <w:r w:rsidRPr="004E43D7">
                <w:rPr>
                  <w:rFonts w:ascii="Times New Roman" w:hAnsi="Times New Roman"/>
                  <w:i/>
                  <w:iCs/>
                  <w:vertAlign w:val="subscript"/>
                </w:rPr>
                <w:t>lr,k</w:t>
              </w:r>
              <w:r w:rsidRPr="004E43D7">
                <w:t xml:space="preserve">  corresponds to </w:t>
              </w:r>
              <w:r w:rsidRPr="004E43D7">
                <w:rPr>
                  <w:rFonts w:ascii="Times New Roman" w:hAnsi="Times New Roman"/>
                  <w:i/>
                  <w:iCs/>
                </w:rPr>
                <w:t>ToNode</w:t>
              </w:r>
              <w:r w:rsidRPr="004E43D7">
                <w:rPr>
                  <w:rFonts w:ascii="Times New Roman" w:hAnsi="Times New Roman"/>
                  <w:i/>
                  <w:iCs/>
                  <w:vertAlign w:val="subscript"/>
                </w:rPr>
                <w:t>k</w:t>
              </w:r>
              <w:r w:rsidRPr="004E43D7">
                <w:t xml:space="preserve"> or else -1 when </w:t>
              </w:r>
              <w:r w:rsidRPr="004E43D7">
                <w:rPr>
                  <w:rFonts w:ascii="Times New Roman" w:hAnsi="Times New Roman"/>
                  <w:i/>
                  <w:iCs/>
                </w:rPr>
                <w:t>TowardsNode</w:t>
              </w:r>
              <w:r w:rsidRPr="004E43D7">
                <w:rPr>
                  <w:rFonts w:ascii="Times New Roman" w:hAnsi="Times New Roman"/>
                  <w:i/>
                  <w:iCs/>
                  <w:vertAlign w:val="subscript"/>
                </w:rPr>
                <w:t>lr,k</w:t>
              </w:r>
              <w:r w:rsidRPr="004E43D7">
                <w:t xml:space="preserve">  corresponds to </w:t>
              </w:r>
              <w:r w:rsidRPr="004E43D7">
                <w:rPr>
                  <w:rFonts w:ascii="Times New Roman" w:hAnsi="Times New Roman"/>
                  <w:i/>
                  <w:iCs/>
                </w:rPr>
                <w:t>FromNode</w:t>
              </w:r>
              <w:r w:rsidRPr="004E43D7">
                <w:rPr>
                  <w:rFonts w:ascii="Times New Roman" w:hAnsi="Times New Roman"/>
                  <w:i/>
                  <w:iCs/>
                  <w:vertAlign w:val="subscript"/>
                </w:rPr>
                <w:t>k</w:t>
              </w:r>
            </w:ins>
          </w:p>
        </w:tc>
      </w:tr>
      <w:tr w:rsidR="00BC542B" w14:paraId="6EBE71CA" w14:textId="77777777" w:rsidTr="00B73B04">
        <w:trPr>
          <w:ins w:id="736" w:author="David Bullen" w:date="2025-01-30T14:32:00Z" w16du:dateUtc="2025-01-30T01:32:00Z"/>
        </w:trPr>
        <w:tc>
          <w:tcPr>
            <w:cnfStyle w:val="001000000000" w:firstRow="0" w:lastRow="0" w:firstColumn="1" w:lastColumn="0" w:oddVBand="0" w:evenVBand="0" w:oddHBand="0" w:evenHBand="0" w:firstRowFirstColumn="0" w:firstRowLastColumn="0" w:lastRowFirstColumn="0" w:lastRowLastColumn="0"/>
            <w:tcW w:w="3834" w:type="dxa"/>
          </w:tcPr>
          <w:p w14:paraId="2A53BB30" w14:textId="77777777" w:rsidR="00AE50D6" w:rsidRDefault="00AE50D6" w:rsidP="00B73B04">
            <w:pPr>
              <w:pStyle w:val="Equation"/>
              <w:rPr>
                <w:ins w:id="737" w:author="David Bullen" w:date="2025-01-30T14:32:00Z" w16du:dateUtc="2025-01-30T01:32:00Z"/>
                <w:vertAlign w:val="subscript"/>
              </w:rPr>
            </w:pPr>
            <w:bookmarkStart w:id="738" w:name="_Hlk189129760"/>
            <w:ins w:id="739" w:author="David Bullen" w:date="2025-01-30T14:32:00Z" w16du:dateUtc="2025-01-30T01:32:00Z">
              <w:r>
                <w:t>ACSecondaryRiskMW</w:t>
              </w:r>
              <w:r w:rsidRPr="001A19E6">
                <w:rPr>
                  <w:vertAlign w:val="subscript"/>
                </w:rPr>
                <w:t>g,c</w:t>
              </w:r>
            </w:ins>
          </w:p>
          <w:p w14:paraId="6940F854" w14:textId="77777777" w:rsidR="00AE50D6" w:rsidRDefault="00AE50D6" w:rsidP="00B73B04">
            <w:pPr>
              <w:pStyle w:val="Equation"/>
              <w:rPr>
                <w:ins w:id="740" w:author="David Bullen" w:date="2025-01-30T14:32:00Z" w16du:dateUtc="2025-01-30T01:32:00Z"/>
                <w:vertAlign w:val="subscript"/>
              </w:rPr>
            </w:pPr>
            <w:ins w:id="741" w:author="David Bullen" w:date="2025-01-30T14:32:00Z" w16du:dateUtc="2025-01-30T01:32:00Z">
              <w:r>
                <w:t>ACSecondaryRiskMW</w:t>
              </w:r>
              <w:r>
                <w:rPr>
                  <w:vertAlign w:val="subscript"/>
                </w:rPr>
                <w:t>rg</w:t>
              </w:r>
              <w:r w:rsidRPr="001A19E6">
                <w:rPr>
                  <w:vertAlign w:val="subscript"/>
                </w:rPr>
                <w:t>,c</w:t>
              </w:r>
            </w:ins>
          </w:p>
          <w:p w14:paraId="7C838AD3" w14:textId="77777777" w:rsidR="00AE50D6" w:rsidRPr="008C401A" w:rsidRDefault="00AE50D6" w:rsidP="00B73B04">
            <w:pPr>
              <w:pStyle w:val="Equation"/>
              <w:rPr>
                <w:ins w:id="742" w:author="David Bullen" w:date="2025-01-30T14:32:00Z" w16du:dateUtc="2025-01-30T01:32:00Z"/>
              </w:rPr>
            </w:pPr>
            <w:ins w:id="743" w:author="David Bullen" w:date="2025-01-30T14:32:00Z" w16du:dateUtc="2025-01-30T01:32:00Z">
              <w:r>
                <w:t>ACSecondaryRiskMW</w:t>
              </w:r>
              <w:r>
                <w:rPr>
                  <w:vertAlign w:val="subscript"/>
                </w:rPr>
                <w:t>lr</w:t>
              </w:r>
              <w:r w:rsidRPr="001A19E6">
                <w:rPr>
                  <w:vertAlign w:val="subscript"/>
                </w:rPr>
                <w:t>,c</w:t>
              </w:r>
            </w:ins>
          </w:p>
        </w:tc>
        <w:tc>
          <w:tcPr>
            <w:tcW w:w="4083" w:type="dxa"/>
            <w:gridSpan w:val="2"/>
          </w:tcPr>
          <w:p w14:paraId="5D71B876" w14:textId="77777777" w:rsidR="00AE50D6" w:rsidRDefault="00AE50D6" w:rsidP="00B73B04">
            <w:pPr>
              <w:pStyle w:val="BodyText"/>
              <w:ind w:left="0"/>
              <w:cnfStyle w:val="000000000000" w:firstRow="0" w:lastRow="0" w:firstColumn="0" w:lastColumn="0" w:oddVBand="0" w:evenVBand="0" w:oddHBand="0" w:evenHBand="0" w:firstRowFirstColumn="0" w:firstRowLastColumn="0" w:lastRowFirstColumn="0" w:lastRowLastColumn="0"/>
              <w:rPr>
                <w:ins w:id="744" w:author="David Bullen" w:date="2025-01-30T14:32:00Z" w16du:dateUtc="2025-01-30T01:32:00Z"/>
              </w:rPr>
            </w:pPr>
            <w:ins w:id="745" w:author="David Bullen" w:date="2025-01-30T14:32:00Z" w16du:dateUtc="2025-01-30T01:32:00Z">
              <w:r>
                <w:t xml:space="preserve">Secondary Risk MW for risk class  </w:t>
              </w:r>
              <w:r w:rsidRPr="00194375">
                <w:rPr>
                  <w:rStyle w:val="EqnNumChar"/>
                </w:rPr>
                <w:t>c ∈ RISKCLASSES</w:t>
              </w:r>
              <w:r>
                <w:t xml:space="preserve"> associated with </w:t>
              </w:r>
              <w:r w:rsidRPr="007540FC">
                <w:rPr>
                  <w:rFonts w:asciiTheme="minorHAnsi" w:hAnsiTheme="minorHAnsi" w:cstheme="minorHAnsi"/>
                </w:rPr>
                <w:t>generator</w:t>
              </w:r>
              <w:r>
                <w:rPr>
                  <w:rFonts w:asciiTheme="minorHAnsi" w:hAnsiTheme="minorHAnsi" w:cstheme="minorHAnsi"/>
                </w:rPr>
                <w:t xml:space="preserve"> </w:t>
              </w:r>
              <w:r w:rsidRPr="009156D7">
                <w:rPr>
                  <w:rFonts w:ascii="Times New Roman" w:hAnsi="Times New Roman"/>
                  <w:i/>
                  <w:iCs/>
                </w:rPr>
                <w:t>g</w:t>
              </w:r>
              <w:r>
                <w:rPr>
                  <w:rFonts w:ascii="Times New Roman" w:hAnsi="Times New Roman"/>
                  <w:i/>
                  <w:iCs/>
                </w:rPr>
                <w:t xml:space="preserve"> </w:t>
              </w:r>
              <w:r>
                <w:t xml:space="preserve">and  any risk group </w:t>
              </w:r>
              <w:r>
                <w:rPr>
                  <w:rFonts w:ascii="Times New Roman" w:hAnsi="Times New Roman"/>
                  <w:i/>
                  <w:iCs/>
                </w:rPr>
                <w:t>rg</w:t>
              </w:r>
              <w:r>
                <w:t xml:space="preserve"> or link risk </w:t>
              </w:r>
              <w:r>
                <w:rPr>
                  <w:rFonts w:ascii="Times New Roman" w:hAnsi="Times New Roman"/>
                  <w:i/>
                  <w:iCs/>
                </w:rPr>
                <w:t>lr</w:t>
              </w:r>
              <w:r>
                <w:t xml:space="preserve"> associated with generator </w:t>
              </w:r>
              <w:r w:rsidRPr="00F31371">
                <w:rPr>
                  <w:rFonts w:ascii="Times New Roman" w:hAnsi="Times New Roman"/>
                  <w:i/>
                  <w:iCs/>
                </w:rPr>
                <w:t>g</w:t>
              </w:r>
              <w:r>
                <w:rPr>
                  <w:rFonts w:ascii="Times New Roman" w:hAnsi="Times New Roman"/>
                  <w:i/>
                  <w:iCs/>
                </w:rPr>
                <w:t>.</w:t>
              </w:r>
              <w:r>
                <w:t xml:space="preserve"> Included as a subtractor in the risk calculation associated with </w:t>
              </w:r>
              <w:r w:rsidRPr="00F31371">
                <w:rPr>
                  <w:rFonts w:ascii="Times New Roman" w:hAnsi="Times New Roman"/>
                  <w:i/>
                  <w:iCs/>
                </w:rPr>
                <w:t>g</w:t>
              </w:r>
              <w:r>
                <w:rPr>
                  <w:rFonts w:ascii="Times New Roman" w:hAnsi="Times New Roman"/>
                  <w:i/>
                  <w:iCs/>
                </w:rPr>
                <w:t>,</w:t>
              </w:r>
              <w:r>
                <w:t xml:space="preserve"> </w:t>
              </w:r>
              <w:r>
                <w:rPr>
                  <w:rFonts w:ascii="Times New Roman" w:hAnsi="Times New Roman"/>
                  <w:i/>
                  <w:iCs/>
                </w:rPr>
                <w:t>rg</w:t>
              </w:r>
              <w:r>
                <w:t xml:space="preserve"> or </w:t>
              </w:r>
              <w:r>
                <w:rPr>
                  <w:rFonts w:ascii="Times New Roman" w:hAnsi="Times New Roman"/>
                  <w:i/>
                  <w:iCs/>
                </w:rPr>
                <w:t>lr</w:t>
              </w:r>
              <w:r>
                <w:t xml:space="preserve"> because </w:t>
              </w:r>
              <w:r w:rsidRPr="009156D7">
                <w:rPr>
                  <w:rFonts w:ascii="Times New Roman" w:hAnsi="Times New Roman"/>
                  <w:i/>
                  <w:iCs/>
                </w:rPr>
                <w:t>RiskOffsetParameter</w:t>
              </w:r>
              <w:r w:rsidRPr="009156D7">
                <w:rPr>
                  <w:rFonts w:ascii="Times New Roman" w:hAnsi="Times New Roman"/>
                  <w:i/>
                  <w:iCs/>
                  <w:vertAlign w:val="subscript"/>
                </w:rPr>
                <w:t>i,c,rc</w:t>
              </w:r>
              <w:r w:rsidRPr="009156D7">
                <w:rPr>
                  <w:rFonts w:ascii="Times New Roman" w:hAnsi="Times New Roman"/>
                  <w:i/>
                  <w:iCs/>
                </w:rPr>
                <w:t xml:space="preserve"> </w:t>
              </w:r>
              <w:r>
                <w:t>already accounts for secondary risk.</w:t>
              </w:r>
            </w:ins>
          </w:p>
        </w:tc>
      </w:tr>
    </w:tbl>
    <w:p w14:paraId="59B38A79" w14:textId="7B5CB5CC" w:rsidR="00714039" w:rsidRDefault="00714039" w:rsidP="00C46AB9">
      <w:pPr>
        <w:pStyle w:val="Heading3"/>
      </w:pPr>
      <w:bookmarkStart w:id="746" w:name="_Toc189139602"/>
      <w:bookmarkStart w:id="747" w:name="_Toc131539257"/>
      <w:bookmarkEnd w:id="738"/>
      <w:r>
        <w:t>Index</w:t>
      </w:r>
      <w:bookmarkEnd w:id="746"/>
      <w:bookmarkEnd w:id="747"/>
    </w:p>
    <w:tbl>
      <w:tblPr>
        <w:tblStyle w:val="SOReportTable"/>
        <w:tblW w:w="0" w:type="auto"/>
        <w:tblLook w:val="04A0" w:firstRow="1" w:lastRow="0" w:firstColumn="1" w:lastColumn="0" w:noHBand="0" w:noVBand="1"/>
      </w:tblPr>
      <w:tblGrid>
        <w:gridCol w:w="2787"/>
        <w:gridCol w:w="5011"/>
      </w:tblGrid>
      <w:tr w:rsidR="00714039" w14:paraId="1E998F3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7D41B9F" w14:textId="77777777" w:rsidR="00714039" w:rsidRDefault="00714039" w:rsidP="00D872AD">
            <w:pPr>
              <w:pStyle w:val="BodyText"/>
              <w:ind w:left="0"/>
              <w:rPr>
                <w:lang w:eastAsia="en-GB"/>
              </w:rPr>
            </w:pPr>
            <w:r>
              <w:rPr>
                <w:lang w:eastAsia="en-GB"/>
              </w:rPr>
              <w:t>Item</w:t>
            </w:r>
          </w:p>
        </w:tc>
        <w:tc>
          <w:tcPr>
            <w:tcW w:w="5075" w:type="dxa"/>
          </w:tcPr>
          <w:p w14:paraId="7F349087"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161ECB0"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04181AB5" w14:textId="77777777" w:rsidR="00714039" w:rsidRDefault="00714039" w:rsidP="00D872AD">
            <w:pPr>
              <w:pStyle w:val="Equation"/>
            </w:pPr>
            <w:proofErr w:type="spellStart"/>
            <w:r>
              <w:t>rrz</w:t>
            </w:r>
            <w:proofErr w:type="spellEnd"/>
          </w:p>
        </w:tc>
        <w:tc>
          <w:tcPr>
            <w:tcW w:w="5075" w:type="dxa"/>
          </w:tcPr>
          <w:p w14:paraId="2BC5508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Index indicating the operational range of the HVDC for providing shared reserves in the reverse direction.</w:t>
            </w:r>
          </w:p>
          <w:p w14:paraId="4BAFC694" w14:textId="77777777" w:rsidR="00714039" w:rsidRPr="00001E7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i/>
                <w:lang w:eastAsia="en-GB"/>
              </w:rPr>
            </w:pPr>
            <w:proofErr w:type="spellStart"/>
            <w:r w:rsidRPr="00663A86">
              <w:rPr>
                <w:rFonts w:ascii="Times New Roman" w:hAnsi="Times New Roman"/>
                <w:i/>
              </w:rPr>
              <w:t>rrz</w:t>
            </w:r>
            <w:proofErr w:type="spellEnd"/>
            <w:r w:rsidRPr="00663A86">
              <w:rPr>
                <w:rFonts w:ascii="Times New Roman" w:hAnsi="Times New Roman"/>
                <w:i/>
              </w:rPr>
              <w:sym w:font="Symbol" w:char="F0CE"/>
            </w:r>
            <w:r w:rsidRPr="00663A86">
              <w:rPr>
                <w:rFonts w:ascii="Times New Roman" w:hAnsi="Times New Roman"/>
                <w:i/>
              </w:rPr>
              <w:t>{</w:t>
            </w:r>
            <w:proofErr w:type="spellStart"/>
            <w:r w:rsidRPr="00663A86">
              <w:rPr>
                <w:rFonts w:ascii="Times New Roman" w:hAnsi="Times New Roman"/>
                <w:i/>
              </w:rPr>
              <w:t>RoundPowerZone</w:t>
            </w:r>
            <w:proofErr w:type="spellEnd"/>
            <w:r w:rsidRPr="00663A86">
              <w:rPr>
                <w:rFonts w:ascii="Times New Roman" w:hAnsi="Times New Roman"/>
                <w:i/>
              </w:rPr>
              <w:t>,</w:t>
            </w:r>
            <w:r>
              <w:rPr>
                <w:rFonts w:ascii="Times New Roman" w:hAnsi="Times New Roman"/>
                <w:i/>
              </w:rPr>
              <w:t xml:space="preserve"> </w:t>
            </w:r>
            <w:proofErr w:type="spellStart"/>
            <w:r w:rsidRPr="00663A86">
              <w:rPr>
                <w:rFonts w:ascii="Times New Roman" w:hAnsi="Times New Roman"/>
                <w:i/>
              </w:rPr>
              <w:t>NoReverseZone</w:t>
            </w:r>
            <w:proofErr w:type="spellEnd"/>
            <w:r w:rsidRPr="00663A86">
              <w:rPr>
                <w:rFonts w:ascii="Times New Roman" w:hAnsi="Times New Roman"/>
                <w:i/>
              </w:rPr>
              <w:t>,</w:t>
            </w:r>
            <w:r>
              <w:rPr>
                <w:rFonts w:ascii="Times New Roman" w:hAnsi="Times New Roman"/>
                <w:i/>
              </w:rPr>
              <w:t xml:space="preserve"> </w:t>
            </w:r>
            <w:proofErr w:type="spellStart"/>
            <w:r w:rsidRPr="00663A86">
              <w:rPr>
                <w:rFonts w:ascii="Times New Roman" w:hAnsi="Times New Roman"/>
                <w:i/>
              </w:rPr>
              <w:t>ReverseZone</w:t>
            </w:r>
            <w:proofErr w:type="spellEnd"/>
            <w:r>
              <w:rPr>
                <w:rFonts w:ascii="Times New Roman" w:hAnsi="Times New Roman"/>
                <w:i/>
              </w:rPr>
              <w:t>}</w:t>
            </w:r>
          </w:p>
        </w:tc>
      </w:tr>
      <w:tr w:rsidR="00714039" w14:paraId="7F3FD77F"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14C1FC60" w14:textId="77777777" w:rsidR="00714039" w:rsidRDefault="00714039" w:rsidP="00D872AD">
            <w:pPr>
              <w:pStyle w:val="Equation"/>
            </w:pPr>
            <w:proofErr w:type="spellStart"/>
            <w:r>
              <w:t>rsbp</w:t>
            </w:r>
            <w:proofErr w:type="spellEnd"/>
          </w:p>
        </w:tc>
        <w:tc>
          <w:tcPr>
            <w:tcW w:w="5075" w:type="dxa"/>
          </w:tcPr>
          <w:p w14:paraId="70FB999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Index of the reserve sharing break points from 1 to </w:t>
            </w:r>
            <w:proofErr w:type="spellStart"/>
            <w:r>
              <w:rPr>
                <w:rFonts w:ascii="Times New Roman" w:hAnsi="Times New Roman"/>
                <w:i/>
              </w:rPr>
              <w:t>ReserveShare</w:t>
            </w:r>
            <w:r w:rsidRPr="005A463E">
              <w:rPr>
                <w:rFonts w:ascii="Times New Roman" w:hAnsi="Times New Roman"/>
                <w:i/>
              </w:rPr>
              <w:t>Breakpoints</w:t>
            </w:r>
            <w:proofErr w:type="spellEnd"/>
            <w:r>
              <w:rPr>
                <w:rFonts w:ascii="Times New Roman" w:hAnsi="Times New Roman"/>
              </w:rPr>
              <w:t xml:space="preserve"> </w:t>
            </w:r>
            <w:r>
              <w:t>which are used to model the HVDC flow and losses after reserve sharing.</w:t>
            </w:r>
          </w:p>
        </w:tc>
      </w:tr>
    </w:tbl>
    <w:p w14:paraId="4F3B1268" w14:textId="77777777" w:rsidR="00714039" w:rsidRDefault="00714039" w:rsidP="00C46AB9">
      <w:pPr>
        <w:pStyle w:val="Heading3"/>
      </w:pPr>
      <w:bookmarkStart w:id="748" w:name="_Toc189139603"/>
      <w:bookmarkStart w:id="749" w:name="_Toc131539258"/>
      <w:r>
        <w:t>Variables</w:t>
      </w:r>
      <w:bookmarkEnd w:id="748"/>
      <w:bookmarkEnd w:id="749"/>
    </w:p>
    <w:tbl>
      <w:tblPr>
        <w:tblStyle w:val="SOReportTable"/>
        <w:tblW w:w="0" w:type="auto"/>
        <w:tblLook w:val="04A0" w:firstRow="1" w:lastRow="0" w:firstColumn="1" w:lastColumn="0" w:noHBand="0" w:noVBand="1"/>
      </w:tblPr>
      <w:tblGrid>
        <w:gridCol w:w="2699"/>
        <w:gridCol w:w="5099"/>
      </w:tblGrid>
      <w:tr w:rsidR="00714039" w14:paraId="4F8D805D" w14:textId="77777777" w:rsidTr="00836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83DEF95" w14:textId="77777777" w:rsidR="00714039" w:rsidRDefault="00714039" w:rsidP="00D872AD">
            <w:pPr>
              <w:pStyle w:val="BodyText"/>
              <w:ind w:left="0"/>
              <w:rPr>
                <w:lang w:eastAsia="en-GB"/>
              </w:rPr>
            </w:pPr>
            <w:r>
              <w:rPr>
                <w:lang w:eastAsia="en-GB"/>
              </w:rPr>
              <w:t>Item</w:t>
            </w:r>
          </w:p>
        </w:tc>
        <w:tc>
          <w:tcPr>
            <w:tcW w:w="5217" w:type="dxa"/>
          </w:tcPr>
          <w:p w14:paraId="6B1CEBC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3DE35A3"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0282589D" w14:textId="77777777" w:rsidR="00714039" w:rsidRDefault="00714039" w:rsidP="00D872AD">
            <w:pPr>
              <w:pStyle w:val="Equation"/>
            </w:pPr>
            <w:proofErr w:type="spellStart"/>
            <w:r>
              <w:t>Reserve</w:t>
            </w:r>
            <w:r w:rsidRPr="00827B5A">
              <w:rPr>
                <w:vertAlign w:val="subscript"/>
              </w:rPr>
              <w:t>r</w:t>
            </w:r>
            <w:proofErr w:type="spellEnd"/>
          </w:p>
        </w:tc>
        <w:tc>
          <w:tcPr>
            <w:tcW w:w="5217" w:type="dxa"/>
          </w:tcPr>
          <w:p w14:paraId="5D8E36E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reserve scheduled corresponding to reserve offer </w:t>
            </w:r>
            <w:r>
              <w:rPr>
                <w:i/>
              </w:rPr>
              <w:t>r</w:t>
            </w:r>
            <w:r>
              <w:sym w:font="Symbol" w:char="F0CE"/>
            </w:r>
            <w:r>
              <w:rPr>
                <w:i/>
              </w:rPr>
              <w:t>RESERVEOFFERS.</w:t>
            </w:r>
          </w:p>
        </w:tc>
      </w:tr>
      <w:tr w:rsidR="00714039" w14:paraId="5720E000"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EBC6B47" w14:textId="77777777" w:rsidR="00714039" w:rsidRDefault="00714039" w:rsidP="00D872AD">
            <w:pPr>
              <w:pStyle w:val="Equation"/>
            </w:pPr>
            <w:proofErr w:type="spellStart"/>
            <w:r>
              <w:t>ReserveBlock</w:t>
            </w:r>
            <w:r w:rsidRPr="00827B5A">
              <w:rPr>
                <w:vertAlign w:val="subscript"/>
              </w:rPr>
              <w:t>r</w:t>
            </w:r>
            <w:r>
              <w:rPr>
                <w:vertAlign w:val="subscript"/>
              </w:rPr>
              <w:t>,</w:t>
            </w:r>
            <w:r w:rsidRPr="00827B5A">
              <w:rPr>
                <w:vertAlign w:val="subscript"/>
              </w:rPr>
              <w:t>j</w:t>
            </w:r>
            <w:proofErr w:type="spellEnd"/>
          </w:p>
        </w:tc>
        <w:tc>
          <w:tcPr>
            <w:tcW w:w="5217" w:type="dxa"/>
          </w:tcPr>
          <w:p w14:paraId="4D6C846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reserve scheduled corresponding to </w:t>
            </w:r>
            <w:r>
              <w:rPr>
                <w:i/>
              </w:rPr>
              <w:t>j</w:t>
            </w:r>
            <w:proofErr w:type="spellStart"/>
            <w:r>
              <w:rPr>
                <w:i/>
                <w:position w:val="6"/>
                <w:sz w:val="16"/>
                <w:vertAlign w:val="superscript"/>
              </w:rPr>
              <w:t>th</w:t>
            </w:r>
            <w:proofErr w:type="spellEnd"/>
            <w:r>
              <w:t xml:space="preserve"> block of the offer</w:t>
            </w:r>
            <w:r>
              <w:rPr>
                <w:i/>
              </w:rPr>
              <w:t>.</w:t>
            </w:r>
          </w:p>
        </w:tc>
      </w:tr>
      <w:tr w:rsidR="00714039" w14:paraId="4A88764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233E45C1" w14:textId="77777777" w:rsidR="00714039" w:rsidRDefault="00714039" w:rsidP="00D872AD">
            <w:pPr>
              <w:pStyle w:val="Equation"/>
            </w:pPr>
            <w:proofErr w:type="spellStart"/>
            <w:r>
              <w:t>IslandRisk</w:t>
            </w:r>
            <w:r w:rsidRPr="00827B5A">
              <w:rPr>
                <w:vertAlign w:val="subscript"/>
              </w:rPr>
              <w:t>i,c,rc</w:t>
            </w:r>
            <w:proofErr w:type="spellEnd"/>
          </w:p>
        </w:tc>
        <w:tc>
          <w:tcPr>
            <w:tcW w:w="5217" w:type="dxa"/>
          </w:tcPr>
          <w:p w14:paraId="2706CA3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risk for island </w:t>
            </w:r>
            <w:r>
              <w:rPr>
                <w:i/>
              </w:rPr>
              <w:t>i</w:t>
            </w:r>
            <w:r>
              <w:sym w:font="Symbol" w:char="F0CE"/>
            </w:r>
            <w:r>
              <w:rPr>
                <w:i/>
              </w:rPr>
              <w:t>ISLANDS</w:t>
            </w:r>
            <w:r>
              <w:t>, reserve class</w:t>
            </w:r>
            <w:r>
              <w:rPr>
                <w:i/>
              </w:rPr>
              <w:t xml:space="preserve"> c</w:t>
            </w:r>
            <w:r>
              <w:sym w:font="Symbol" w:char="F0CE"/>
            </w:r>
            <w:r>
              <w:rPr>
                <w:i/>
              </w:rPr>
              <w:t>RESERVECLASSES</w:t>
            </w:r>
            <w:r>
              <w:t xml:space="preserve"> and risk class </w:t>
            </w:r>
            <w:r>
              <w:rPr>
                <w:i/>
              </w:rPr>
              <w:t>rc</w:t>
            </w:r>
            <w:r>
              <w:sym w:font="Symbol" w:char="F0CE"/>
            </w:r>
            <w:r>
              <w:rPr>
                <w:i/>
              </w:rPr>
              <w:t xml:space="preserve"> </w:t>
            </w:r>
            <w:proofErr w:type="spellStart"/>
            <w:r>
              <w:rPr>
                <w:i/>
              </w:rPr>
              <w:t>RISKCLASSES</w:t>
            </w:r>
            <w:r>
              <w:rPr>
                <w:i/>
                <w:vertAlign w:val="subscript"/>
              </w:rPr>
              <w:t>i</w:t>
            </w:r>
            <w:proofErr w:type="spellEnd"/>
            <w:r>
              <w:t>. The variable is unrestricted (due to the risk offset the island risk variable may become negative).</w:t>
            </w:r>
          </w:p>
        </w:tc>
      </w:tr>
      <w:tr w:rsidR="00714039" w14:paraId="0F16F353"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02F2509" w14:textId="77777777" w:rsidR="00714039" w:rsidRDefault="00714039" w:rsidP="00D872AD">
            <w:pPr>
              <w:pStyle w:val="Equation"/>
            </w:pPr>
            <w:proofErr w:type="spellStart"/>
            <w:r>
              <w:t>HVDCRec</w:t>
            </w:r>
            <w:r w:rsidRPr="00827B5A">
              <w:rPr>
                <w:vertAlign w:val="subscript"/>
              </w:rPr>
              <w:t>i</w:t>
            </w:r>
            <w:proofErr w:type="spellEnd"/>
          </w:p>
        </w:tc>
        <w:tc>
          <w:tcPr>
            <w:tcW w:w="5217" w:type="dxa"/>
          </w:tcPr>
          <w:p w14:paraId="5BACCBE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total net pre-contingent HVDC flow received at island </w:t>
            </w:r>
            <w:r>
              <w:rPr>
                <w:i/>
              </w:rPr>
              <w:t>i</w:t>
            </w:r>
            <w:r>
              <w:t>. The variable is unrestricted, i.e. negative for export.</w:t>
            </w:r>
          </w:p>
        </w:tc>
      </w:tr>
      <w:tr w:rsidR="00714039" w14:paraId="6604E6F9"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E81768A" w14:textId="77777777" w:rsidR="00714039" w:rsidRDefault="00714039" w:rsidP="00D872AD">
            <w:pPr>
              <w:pStyle w:val="Equation"/>
            </w:pPr>
            <w:proofErr w:type="spellStart"/>
            <w:r>
              <w:t>RiskOffset</w:t>
            </w:r>
            <w:r w:rsidRPr="00827B5A">
              <w:rPr>
                <w:vertAlign w:val="subscript"/>
              </w:rPr>
              <w:t>i,c,rc</w:t>
            </w:r>
            <w:proofErr w:type="spellEnd"/>
          </w:p>
        </w:tc>
        <w:tc>
          <w:tcPr>
            <w:tcW w:w="5217" w:type="dxa"/>
          </w:tcPr>
          <w:p w14:paraId="47AD7F99" w14:textId="77777777" w:rsidR="00714039" w:rsidRPr="00ED02CE"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risk offset  applies for island </w:t>
            </w:r>
            <w:r>
              <w:rPr>
                <w:i/>
              </w:rPr>
              <w:t>i</w:t>
            </w:r>
            <w:r>
              <w:sym w:font="Symbol" w:char="F0CE"/>
            </w:r>
            <w:r>
              <w:rPr>
                <w:i/>
              </w:rPr>
              <w:t xml:space="preserve">ISLANDS, </w:t>
            </w:r>
            <w:r>
              <w:t>reserve class</w:t>
            </w:r>
            <w:r>
              <w:rPr>
                <w:i/>
              </w:rPr>
              <w:t xml:space="preserve"> c</w:t>
            </w:r>
            <w:r>
              <w:sym w:font="Symbol" w:char="F0CE"/>
            </w:r>
            <w:r>
              <w:rPr>
                <w:i/>
              </w:rPr>
              <w:t xml:space="preserve">RESERVECLASSES </w:t>
            </w:r>
            <w:r w:rsidRPr="00C00DC9">
              <w:t>and</w:t>
            </w:r>
            <w:r>
              <w:rPr>
                <w:i/>
              </w:rPr>
              <w:t xml:space="preserve"> risk class </w:t>
            </w:r>
            <m:oMath>
              <m:r>
                <w:rPr>
                  <w:rFonts w:ascii="Cambria Math" w:hAnsi="Cambria Math"/>
                </w:rPr>
                <m:t>rc∈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e>
              </m:d>
            </m:oMath>
            <w:r>
              <w:rPr>
                <w:i/>
              </w:rPr>
              <w:t xml:space="preserve"> </w:t>
            </w:r>
          </w:p>
        </w:tc>
      </w:tr>
      <w:tr w:rsidR="00714039" w14:paraId="5AB7C662"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51DC8DA" w14:textId="77777777" w:rsidR="00714039" w:rsidRDefault="00714039" w:rsidP="00D872AD">
            <w:pPr>
              <w:pStyle w:val="Equation"/>
            </w:pPr>
            <w:proofErr w:type="spellStart"/>
            <w:r>
              <w:t>Rampup</w:t>
            </w:r>
            <w:r w:rsidRPr="00827B5A">
              <w:rPr>
                <w:vertAlign w:val="subscript"/>
              </w:rPr>
              <w:t>i</w:t>
            </w:r>
            <w:proofErr w:type="spellEnd"/>
          </w:p>
        </w:tc>
        <w:tc>
          <w:tcPr>
            <w:tcW w:w="5217" w:type="dxa"/>
          </w:tcPr>
          <w:p w14:paraId="42AF50B3"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pole </w:t>
            </w:r>
            <w:proofErr w:type="spellStart"/>
            <w:r>
              <w:t>rampup</w:t>
            </w:r>
            <w:proofErr w:type="spellEnd"/>
            <w:r>
              <w:t xml:space="preserve"> contribution to covering the DCCE risk.</w:t>
            </w:r>
          </w:p>
        </w:tc>
      </w:tr>
      <w:tr w:rsidR="00714039" w14:paraId="5D2725B0"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74271E5" w14:textId="77777777" w:rsidR="00714039" w:rsidRPr="00663A86" w:rsidRDefault="00714039" w:rsidP="00D872AD">
            <w:pPr>
              <w:pStyle w:val="Equation"/>
              <w:rPr>
                <w:vertAlign w:val="subscript"/>
              </w:rPr>
            </w:pPr>
            <w:proofErr w:type="spellStart"/>
            <w:r>
              <w:rPr>
                <w:color w:val="auto"/>
                <w:szCs w:val="20"/>
                <w:lang w:eastAsia="en-NZ"/>
              </w:rPr>
              <w:t>IslandReserve</w:t>
            </w:r>
            <w:r>
              <w:rPr>
                <w:color w:val="auto"/>
                <w:szCs w:val="20"/>
                <w:vertAlign w:val="subscript"/>
                <w:lang w:eastAsia="en-NZ"/>
              </w:rPr>
              <w:t>i,c</w:t>
            </w:r>
            <w:proofErr w:type="spellEnd"/>
          </w:p>
        </w:tc>
        <w:tc>
          <w:tcPr>
            <w:tcW w:w="5217" w:type="dxa"/>
          </w:tcPr>
          <w:p w14:paraId="2B18454B"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reserve of class </w:t>
            </w:r>
            <w:r>
              <w:rPr>
                <w:i/>
              </w:rPr>
              <w:t>c</w:t>
            </w:r>
            <w:r>
              <w:sym w:font="Symbol" w:char="F0CE"/>
            </w:r>
            <w:r>
              <w:rPr>
                <w:i/>
              </w:rPr>
              <w:t>RESERVECLASSES</w:t>
            </w:r>
            <w:r>
              <w:t xml:space="preserve"> scheduled at island </w:t>
            </w:r>
            <w:r>
              <w:rPr>
                <w:i/>
              </w:rPr>
              <w:t>i</w:t>
            </w:r>
            <w:r>
              <w:sym w:font="Symbol" w:char="F0CE"/>
            </w:r>
            <w:r>
              <w:rPr>
                <w:i/>
              </w:rPr>
              <w:t xml:space="preserve">ISLANDS  </w:t>
            </w:r>
          </w:p>
        </w:tc>
      </w:tr>
      <w:tr w:rsidR="00714039" w14:paraId="67DA2D8A"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1DDA9CD" w14:textId="77777777" w:rsidR="00714039" w:rsidRDefault="00714039" w:rsidP="00D872AD">
            <w:pPr>
              <w:pStyle w:val="Equation"/>
              <w:rPr>
                <w:rFonts w:ascii="Arial" w:hAnsi="Arial"/>
                <w:i w:val="0"/>
                <w:color w:val="auto"/>
                <w:szCs w:val="20"/>
                <w:lang w:eastAsia="en-NZ"/>
              </w:rPr>
            </w:pPr>
            <w:proofErr w:type="spellStart"/>
            <w:r>
              <w:t>HVDCSent</w:t>
            </w:r>
            <w:r w:rsidRPr="008046A8">
              <w:rPr>
                <w:vertAlign w:val="subscript"/>
              </w:rPr>
              <w:t>i</w:t>
            </w:r>
            <w:proofErr w:type="spellEnd"/>
          </w:p>
        </w:tc>
        <w:tc>
          <w:tcPr>
            <w:tcW w:w="5217" w:type="dxa"/>
          </w:tcPr>
          <w:p w14:paraId="6FC807A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energy sent from island </w:t>
            </w:r>
            <w:r>
              <w:rPr>
                <w:i/>
              </w:rPr>
              <w:t>i</w:t>
            </w:r>
            <w:r>
              <w:t>. Calculated as the sum of flow at the sending nodes.</w:t>
            </w:r>
          </w:p>
        </w:tc>
      </w:tr>
      <w:tr w:rsidR="00714039" w14:paraId="0E0DCD7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3811F6DA" w14:textId="77777777" w:rsidR="00714039" w:rsidRDefault="00714039" w:rsidP="00D872AD">
            <w:pPr>
              <w:pStyle w:val="Equation"/>
            </w:pPr>
            <w:proofErr w:type="spellStart"/>
            <w:r>
              <w:t>SharedNFR</w:t>
            </w:r>
            <w:r w:rsidRPr="00001E74">
              <w:rPr>
                <w:vertAlign w:val="subscript"/>
              </w:rPr>
              <w:t>i,c</w:t>
            </w:r>
            <w:proofErr w:type="spellEnd"/>
          </w:p>
        </w:tc>
        <w:tc>
          <w:tcPr>
            <w:tcW w:w="5217" w:type="dxa"/>
          </w:tcPr>
          <w:p w14:paraId="2437DC5E"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Component of shared reserves that is provided by load damping in the non-risk island </w:t>
            </w:r>
            <w:r>
              <w:rPr>
                <w:i/>
              </w:rPr>
              <w:t>i</w:t>
            </w:r>
            <w:r>
              <w:t xml:space="preserve"> for reserve class </w:t>
            </w:r>
            <w:r>
              <w:rPr>
                <w:i/>
              </w:rPr>
              <w:t>c</w:t>
            </w:r>
            <w:r>
              <w:t>.</w:t>
            </w:r>
          </w:p>
        </w:tc>
      </w:tr>
      <w:tr w:rsidR="00714039" w14:paraId="1E026835"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28FA3AC" w14:textId="77777777" w:rsidR="00714039" w:rsidRDefault="00714039" w:rsidP="00D872AD">
            <w:pPr>
              <w:pStyle w:val="Equation"/>
            </w:pPr>
            <w:proofErr w:type="spellStart"/>
            <w:r>
              <w:t>SharedIslandReserve</w:t>
            </w:r>
            <w:r w:rsidRPr="00001E74">
              <w:rPr>
                <w:vertAlign w:val="subscript"/>
              </w:rPr>
              <w:t>i,c</w:t>
            </w:r>
            <w:proofErr w:type="spellEnd"/>
          </w:p>
        </w:tc>
        <w:tc>
          <w:tcPr>
            <w:tcW w:w="5217" w:type="dxa"/>
          </w:tcPr>
          <w:p w14:paraId="1B86D0BB"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cleared in the non-risk island </w:t>
            </w:r>
            <w:r w:rsidRPr="00001E74">
              <w:rPr>
                <w:i/>
              </w:rPr>
              <w:t>i</w:t>
            </w:r>
            <w:r>
              <w:t xml:space="preserve"> that could be shared for reserve class </w:t>
            </w:r>
            <w:r w:rsidRPr="00001E74">
              <w:rPr>
                <w:i/>
              </w:rPr>
              <w:t>c</w:t>
            </w:r>
            <w:r>
              <w:t>.</w:t>
            </w:r>
          </w:p>
        </w:tc>
      </w:tr>
      <w:tr w:rsidR="00714039" w14:paraId="6EA275F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D647DA9" w14:textId="77777777" w:rsidR="00714039" w:rsidRDefault="00714039" w:rsidP="00D872AD">
            <w:pPr>
              <w:pStyle w:val="Equation"/>
            </w:pPr>
            <w:proofErr w:type="spellStart"/>
            <w:r>
              <w:t>ResShareEffective</w:t>
            </w:r>
            <w:r w:rsidRPr="00827B5A">
              <w:rPr>
                <w:vertAlign w:val="subscript"/>
              </w:rPr>
              <w:t>i,c,rc</w:t>
            </w:r>
            <w:proofErr w:type="spellEnd"/>
          </w:p>
        </w:tc>
        <w:tc>
          <w:tcPr>
            <w:tcW w:w="5217" w:type="dxa"/>
          </w:tcPr>
          <w:p w14:paraId="7335B660"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received after adjustment for effectiveness in island </w:t>
            </w:r>
            <w:r w:rsidRPr="00001E74">
              <w:rPr>
                <w:i/>
              </w:rPr>
              <w:t>i</w:t>
            </w:r>
            <w:r>
              <w:t xml:space="preserve">, reserve class </w:t>
            </w:r>
            <w:r w:rsidRPr="00001E74">
              <w:rPr>
                <w:i/>
              </w:rPr>
              <w:t>c</w:t>
            </w:r>
            <w:r>
              <w:t xml:space="preserve"> and risk class </w:t>
            </w:r>
            <w:r w:rsidRPr="00001E74">
              <w:rPr>
                <w:i/>
              </w:rPr>
              <w:t>rc</w:t>
            </w:r>
            <w:r>
              <w:t xml:space="preserve">. </w:t>
            </w:r>
          </w:p>
        </w:tc>
      </w:tr>
      <w:tr w:rsidR="00714039" w14:paraId="4DD84CB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9954127" w14:textId="77777777" w:rsidR="00714039" w:rsidRDefault="00714039" w:rsidP="00D872AD">
            <w:pPr>
              <w:pStyle w:val="Equation"/>
            </w:pPr>
            <w:proofErr w:type="spellStart"/>
            <w:r>
              <w:t>ResShareSent</w:t>
            </w:r>
            <w:r w:rsidRPr="00001E74">
              <w:rPr>
                <w:vertAlign w:val="subscript"/>
              </w:rPr>
              <w:t>i</w:t>
            </w:r>
            <w:r>
              <w:rPr>
                <w:vertAlign w:val="subscript"/>
              </w:rPr>
              <w:t>,c,rd</w:t>
            </w:r>
            <w:proofErr w:type="spellEnd"/>
          </w:p>
        </w:tc>
        <w:tc>
          <w:tcPr>
            <w:tcW w:w="5217" w:type="dxa"/>
          </w:tcPr>
          <w:p w14:paraId="1DF151B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provided by the non-risk island </w:t>
            </w:r>
            <w:r w:rsidRPr="00001E74">
              <w:rPr>
                <w:i/>
              </w:rPr>
              <w:t>i</w:t>
            </w:r>
            <w:r>
              <w:t xml:space="preserve"> for reserve class </w:t>
            </w:r>
            <w:r w:rsidRPr="00001E74">
              <w:rPr>
                <w:i/>
              </w:rPr>
              <w:t>c</w:t>
            </w:r>
            <w:r>
              <w:t xml:space="preserve"> in reserve sharing direction </w:t>
            </w:r>
            <w:r w:rsidRPr="00001E74">
              <w:rPr>
                <w:i/>
              </w:rPr>
              <w:t>rd</w:t>
            </w:r>
            <w:r>
              <w:t>.</w:t>
            </w:r>
          </w:p>
        </w:tc>
      </w:tr>
      <w:tr w:rsidR="00714039" w14:paraId="28FDE69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E04F381" w14:textId="77777777" w:rsidR="00714039" w:rsidRDefault="00714039" w:rsidP="00D872AD">
            <w:pPr>
              <w:pStyle w:val="Equation"/>
            </w:pPr>
            <w:proofErr w:type="spellStart"/>
            <w:r>
              <w:t>ResShareReceived</w:t>
            </w:r>
            <w:r w:rsidRPr="008046A8">
              <w:rPr>
                <w:vertAlign w:val="subscript"/>
              </w:rPr>
              <w:t>i</w:t>
            </w:r>
            <w:r>
              <w:rPr>
                <w:vertAlign w:val="subscript"/>
              </w:rPr>
              <w:t>,c,rd</w:t>
            </w:r>
            <w:proofErr w:type="spellEnd"/>
          </w:p>
        </w:tc>
        <w:tc>
          <w:tcPr>
            <w:tcW w:w="5217" w:type="dxa"/>
          </w:tcPr>
          <w:p w14:paraId="1EFE9DF1"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received by the risk island </w:t>
            </w:r>
            <w:r w:rsidRPr="008046A8">
              <w:rPr>
                <w:i/>
              </w:rPr>
              <w:t>i</w:t>
            </w:r>
            <w:r>
              <w:t xml:space="preserve"> for reserve class </w:t>
            </w:r>
            <w:r w:rsidRPr="008046A8">
              <w:rPr>
                <w:i/>
              </w:rPr>
              <w:t>c</w:t>
            </w:r>
            <w:r>
              <w:t xml:space="preserve"> in reserve sharing direction </w:t>
            </w:r>
            <w:r w:rsidRPr="008046A8">
              <w:rPr>
                <w:i/>
              </w:rPr>
              <w:t>rd</w:t>
            </w:r>
            <w:r>
              <w:t>.</w:t>
            </w:r>
          </w:p>
        </w:tc>
      </w:tr>
      <w:tr w:rsidR="00714039" w14:paraId="275197C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2F84FA7D" w14:textId="77777777" w:rsidR="00714039" w:rsidRDefault="00714039" w:rsidP="00D872AD">
            <w:pPr>
              <w:pStyle w:val="Equation"/>
            </w:pPr>
            <w:proofErr w:type="spellStart"/>
            <w:r>
              <w:t>IsSendingHVDC</w:t>
            </w:r>
            <w:r w:rsidRPr="00001E74">
              <w:rPr>
                <w:vertAlign w:val="subscript"/>
              </w:rPr>
              <w:t>i</w:t>
            </w:r>
            <w:proofErr w:type="spellEnd"/>
          </w:p>
        </w:tc>
        <w:tc>
          <w:tcPr>
            <w:tcW w:w="5217" w:type="dxa"/>
          </w:tcPr>
          <w:p w14:paraId="1B8A6501"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Binary variable indicating if island </w:t>
            </w:r>
            <w:r w:rsidRPr="00001E74">
              <w:rPr>
                <w:i/>
              </w:rPr>
              <w:t>i</w:t>
            </w:r>
            <w:r w:rsidRPr="00001E74">
              <w:t xml:space="preserve"> </w:t>
            </w:r>
            <w:r>
              <w:t>is the sending end of the HVDC flow. 1 = Yes.</w:t>
            </w:r>
            <w:r w:rsidRPr="00001E74">
              <w:t xml:space="preserve"> </w:t>
            </w:r>
          </w:p>
        </w:tc>
      </w:tr>
      <w:tr w:rsidR="00714039" w14:paraId="0D041CE2"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00397568" w14:textId="77777777" w:rsidR="00714039" w:rsidRDefault="00714039" w:rsidP="00D872AD">
            <w:pPr>
              <w:pStyle w:val="Equation"/>
            </w:pPr>
            <w:proofErr w:type="spellStart"/>
            <w:r>
              <w:t>InZone</w:t>
            </w:r>
            <w:r w:rsidRPr="00001E74">
              <w:rPr>
                <w:vertAlign w:val="subscript"/>
              </w:rPr>
              <w:t>i,c</w:t>
            </w:r>
            <w:r>
              <w:rPr>
                <w:vertAlign w:val="subscript"/>
              </w:rPr>
              <w:t>,rrz</w:t>
            </w:r>
            <w:proofErr w:type="spellEnd"/>
          </w:p>
        </w:tc>
        <w:tc>
          <w:tcPr>
            <w:tcW w:w="5217" w:type="dxa"/>
          </w:tcPr>
          <w:p w14:paraId="3759D9C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Binary variable (1 = Yes) indicating if the HVDC flow is in a zone (</w:t>
            </w:r>
            <w:proofErr w:type="spellStart"/>
            <w:r w:rsidRPr="00001E74">
              <w:rPr>
                <w:i/>
              </w:rPr>
              <w:t>rrz</w:t>
            </w:r>
            <w:proofErr w:type="spellEnd"/>
            <w:r>
              <w:t xml:space="preserve">) that facilitates the appropriate quantity of shared reserves in the reverse direction to the HVDC sending island </w:t>
            </w:r>
            <w:r w:rsidRPr="00001E74">
              <w:rPr>
                <w:i/>
              </w:rPr>
              <w:t>i</w:t>
            </w:r>
            <w:r>
              <w:t xml:space="preserve"> for reserve class </w:t>
            </w:r>
            <w:r w:rsidRPr="00001E74">
              <w:rPr>
                <w:i/>
              </w:rPr>
              <w:t>c</w:t>
            </w:r>
            <w:r>
              <w:rPr>
                <w:i/>
              </w:rPr>
              <w:t>.</w:t>
            </w:r>
            <w:r>
              <w:t xml:space="preserve">   </w:t>
            </w:r>
          </w:p>
        </w:tc>
      </w:tr>
      <w:tr w:rsidR="00714039" w14:paraId="1B208D0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1D4C272" w14:textId="77777777" w:rsidR="00714039" w:rsidRDefault="00714039" w:rsidP="00D872AD">
            <w:pPr>
              <w:pStyle w:val="Equation"/>
            </w:pPr>
            <w:proofErr w:type="spellStart"/>
            <w:r>
              <w:t>HVDCSentLoss</w:t>
            </w:r>
            <w:r w:rsidRPr="00001E74">
              <w:rPr>
                <w:vertAlign w:val="subscript"/>
              </w:rPr>
              <w:t>i</w:t>
            </w:r>
            <w:proofErr w:type="spellEnd"/>
          </w:p>
        </w:tc>
        <w:tc>
          <w:tcPr>
            <w:tcW w:w="5217" w:type="dxa"/>
          </w:tcPr>
          <w:p w14:paraId="0A34800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For the purposes of reserve sharing the HVDC variable losses for island </w:t>
            </w:r>
            <w:r w:rsidRPr="002639CA">
              <w:rPr>
                <w:i/>
              </w:rPr>
              <w:t>i</w:t>
            </w:r>
            <w:r w:rsidRPr="002639CA">
              <w:t xml:space="preserve"> </w:t>
            </w:r>
            <w:r>
              <w:t xml:space="preserve">associated with the </w:t>
            </w:r>
            <w:proofErr w:type="spellStart"/>
            <w:r w:rsidRPr="00001E74">
              <w:rPr>
                <w:i/>
              </w:rPr>
              <w:t>HVDCSent</w:t>
            </w:r>
            <w:r w:rsidRPr="00001E74">
              <w:rPr>
                <w:i/>
                <w:vertAlign w:val="subscript"/>
              </w:rPr>
              <w:t>i</w:t>
            </w:r>
            <w:proofErr w:type="spellEnd"/>
            <w:r>
              <w:t xml:space="preserve"> flow. </w:t>
            </w:r>
          </w:p>
        </w:tc>
      </w:tr>
      <w:tr w:rsidR="00714039" w14:paraId="4E63742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ACFCC8A" w14:textId="77777777" w:rsidR="00714039" w:rsidRDefault="00714039" w:rsidP="00D872AD">
            <w:pPr>
              <w:pStyle w:val="Equation"/>
            </w:pPr>
            <w:proofErr w:type="spellStart"/>
            <w:r>
              <w:t>LambdaHVDCSent</w:t>
            </w:r>
            <w:r w:rsidRPr="00001E74">
              <w:rPr>
                <w:vertAlign w:val="subscript"/>
              </w:rPr>
              <w:t>i,bp</w:t>
            </w:r>
            <w:proofErr w:type="spellEnd"/>
          </w:p>
        </w:tc>
        <w:tc>
          <w:tcPr>
            <w:tcW w:w="5217" w:type="dxa"/>
          </w:tcPr>
          <w:p w14:paraId="20E6B96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Non-negative weight applied to breakpoint </w:t>
            </w:r>
            <w:r w:rsidRPr="00001E74">
              <w:rPr>
                <w:i/>
              </w:rPr>
              <w:t>bp</w:t>
            </w:r>
            <w:r>
              <w:t xml:space="preserve"> for island </w:t>
            </w:r>
            <w:r w:rsidRPr="002639CA">
              <w:rPr>
                <w:i/>
              </w:rPr>
              <w:t>i</w:t>
            </w:r>
            <w:r>
              <w:t xml:space="preserve"> sent flow and loss. </w:t>
            </w:r>
          </w:p>
        </w:tc>
      </w:tr>
      <w:tr w:rsidR="00714039" w14:paraId="03E9F785"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86B6D1B" w14:textId="77777777" w:rsidR="00714039" w:rsidRDefault="00714039" w:rsidP="00D872AD">
            <w:pPr>
              <w:pStyle w:val="Equation"/>
            </w:pPr>
            <w:proofErr w:type="spellStart"/>
            <w:r>
              <w:t>HVDCSentAfterResShare</w:t>
            </w:r>
            <w:r w:rsidRPr="00001E74">
              <w:rPr>
                <w:vertAlign w:val="subscript"/>
              </w:rPr>
              <w:t>i,c,rd</w:t>
            </w:r>
            <w:proofErr w:type="spellEnd"/>
          </w:p>
        </w:tc>
        <w:tc>
          <w:tcPr>
            <w:tcW w:w="5217" w:type="dxa"/>
          </w:tcPr>
          <w:p w14:paraId="2C45917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sent flow after the activation of reserves provided by reserve sharing for island </w:t>
            </w:r>
            <w:r w:rsidRPr="002639CA">
              <w:rPr>
                <w:i/>
              </w:rPr>
              <w:t>i</w:t>
            </w:r>
            <w:r>
              <w:rPr>
                <w:i/>
              </w:rPr>
              <w:t xml:space="preserve">, </w:t>
            </w:r>
            <w:r w:rsidRPr="00001E74">
              <w:t>reserve class</w:t>
            </w:r>
            <w:r>
              <w:rPr>
                <w:i/>
              </w:rPr>
              <w:t xml:space="preserve"> c </w:t>
            </w:r>
            <w:r w:rsidRPr="00001E74">
              <w:t xml:space="preserve">and </w:t>
            </w:r>
            <w:r>
              <w:t>reserve sharing</w:t>
            </w:r>
            <w:r w:rsidRPr="00001E74">
              <w:t xml:space="preserve"> direction</w:t>
            </w:r>
            <w:r>
              <w:rPr>
                <w:i/>
              </w:rPr>
              <w:t xml:space="preserve"> rd. </w:t>
            </w:r>
            <w:r>
              <w:t>This variable is unrestricted.</w:t>
            </w:r>
            <w:r>
              <w:rPr>
                <w:i/>
              </w:rPr>
              <w:t xml:space="preserve"> </w:t>
            </w:r>
          </w:p>
        </w:tc>
      </w:tr>
      <w:tr w:rsidR="00714039" w14:paraId="7278A7D6"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1C95DC4" w14:textId="77777777" w:rsidR="00714039" w:rsidRDefault="00714039" w:rsidP="00D872AD">
            <w:pPr>
              <w:pStyle w:val="Equation"/>
            </w:pPr>
            <w:proofErr w:type="spellStart"/>
            <w:r>
              <w:t>HVDCLossAfterResShare</w:t>
            </w:r>
            <w:r w:rsidRPr="002639CA">
              <w:rPr>
                <w:vertAlign w:val="subscript"/>
              </w:rPr>
              <w:t>i,c,rd</w:t>
            </w:r>
            <w:proofErr w:type="spellEnd"/>
          </w:p>
        </w:tc>
        <w:tc>
          <w:tcPr>
            <w:tcW w:w="5217" w:type="dxa"/>
          </w:tcPr>
          <w:p w14:paraId="651F07BC"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sent losses associated with sent flow after the activation of reserves provided by reserve sharing for island </w:t>
            </w:r>
            <w:r w:rsidRPr="002639CA">
              <w:rPr>
                <w:i/>
              </w:rPr>
              <w:t>i</w:t>
            </w:r>
            <w:r>
              <w:rPr>
                <w:i/>
              </w:rPr>
              <w:t xml:space="preserve">, </w:t>
            </w:r>
            <w:r w:rsidRPr="00001E74">
              <w:t>reserve class</w:t>
            </w:r>
            <w:r>
              <w:rPr>
                <w:i/>
              </w:rPr>
              <w:t xml:space="preserve"> c </w:t>
            </w:r>
            <w:r w:rsidRPr="002639CA">
              <w:t xml:space="preserve">and </w:t>
            </w:r>
            <w:r>
              <w:t xml:space="preserve">reserve </w:t>
            </w:r>
            <w:r w:rsidRPr="002639CA">
              <w:t>sharin</w:t>
            </w:r>
            <w:r>
              <w:t>g</w:t>
            </w:r>
            <w:r w:rsidRPr="002639CA">
              <w:t xml:space="preserve"> direction</w:t>
            </w:r>
            <w:r>
              <w:rPr>
                <w:i/>
              </w:rPr>
              <w:t xml:space="preserve"> rd.</w:t>
            </w:r>
          </w:p>
        </w:tc>
      </w:tr>
      <w:tr w:rsidR="00714039" w14:paraId="6F1A3697"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19CBB634" w14:textId="77777777" w:rsidR="00714039" w:rsidRDefault="00714039" w:rsidP="00D872AD">
            <w:pPr>
              <w:pStyle w:val="Equation"/>
            </w:pPr>
            <w:proofErr w:type="spellStart"/>
            <w:r>
              <w:t>LambdaResShare</w:t>
            </w:r>
            <w:r w:rsidRPr="002639CA">
              <w:rPr>
                <w:vertAlign w:val="subscript"/>
              </w:rPr>
              <w:t>i,</w:t>
            </w:r>
            <w:r>
              <w:rPr>
                <w:vertAlign w:val="subscript"/>
              </w:rPr>
              <w:t>c,rd,rs</w:t>
            </w:r>
            <w:r w:rsidRPr="002639CA">
              <w:rPr>
                <w:vertAlign w:val="subscript"/>
              </w:rPr>
              <w:t>bp</w:t>
            </w:r>
            <w:proofErr w:type="spellEnd"/>
          </w:p>
        </w:tc>
        <w:tc>
          <w:tcPr>
            <w:tcW w:w="5217" w:type="dxa"/>
          </w:tcPr>
          <w:p w14:paraId="3719AD4D" w14:textId="77777777" w:rsidR="00714039" w:rsidRPr="00F460CB"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Non-negative weight applied to breakpoint </w:t>
            </w:r>
            <w:proofErr w:type="spellStart"/>
            <w:r w:rsidRPr="00001E74">
              <w:rPr>
                <w:i/>
              </w:rPr>
              <w:t>rs</w:t>
            </w:r>
            <w:r w:rsidRPr="002639CA">
              <w:rPr>
                <w:i/>
              </w:rPr>
              <w:t>bp</w:t>
            </w:r>
            <w:proofErr w:type="spellEnd"/>
            <w:r>
              <w:t xml:space="preserve"> for island </w:t>
            </w:r>
            <w:r w:rsidRPr="002639CA">
              <w:rPr>
                <w:i/>
              </w:rPr>
              <w:t>i</w:t>
            </w:r>
            <w:r>
              <w:t xml:space="preserve"> sent flow and loss after activation of reserves provided by reserve sharing for reserve class </w:t>
            </w:r>
            <w:r>
              <w:rPr>
                <w:i/>
              </w:rPr>
              <w:t xml:space="preserve">c </w:t>
            </w:r>
            <w:r w:rsidRPr="00001E74">
              <w:t>and</w:t>
            </w:r>
            <w:r>
              <w:t xml:space="preserve"> reserve sharing direction</w:t>
            </w:r>
            <w:r>
              <w:rPr>
                <w:i/>
              </w:rPr>
              <w:t xml:space="preserve"> rd</w:t>
            </w:r>
            <w:r>
              <w:t>.</w:t>
            </w:r>
          </w:p>
        </w:tc>
      </w:tr>
      <w:tr w:rsidR="00714039" w14:paraId="4EE7CAB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BAD33F8" w14:textId="77777777" w:rsidR="00714039" w:rsidRDefault="00714039" w:rsidP="00D872AD">
            <w:pPr>
              <w:pStyle w:val="Equation"/>
            </w:pPr>
            <w:proofErr w:type="spellStart"/>
            <w:r>
              <w:t>ExcessResSharePenalty</w:t>
            </w:r>
            <w:proofErr w:type="spellEnd"/>
          </w:p>
        </w:tc>
        <w:tc>
          <w:tcPr>
            <w:tcW w:w="5217" w:type="dxa"/>
          </w:tcPr>
          <w:p w14:paraId="1EAF875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cost to prevent sharing of reserves </w:t>
            </w:r>
            <w:proofErr w:type="gramStart"/>
            <w:r>
              <w:t>in excess of</w:t>
            </w:r>
            <w:proofErr w:type="gramEnd"/>
            <w:r>
              <w:t xml:space="preserve"> benefit (“over-sharing”). This “over-sharing” occurs when the incremental cost of sharing reserves is zero.</w:t>
            </w:r>
          </w:p>
        </w:tc>
      </w:tr>
      <w:tr w:rsidR="00744E79" w14:paraId="28C368B9" w14:textId="77777777" w:rsidTr="00A92B0B">
        <w:tc>
          <w:tcPr>
            <w:cnfStyle w:val="001000000000" w:firstRow="0" w:lastRow="0" w:firstColumn="1" w:lastColumn="0" w:oddVBand="0" w:evenVBand="0" w:oddHBand="0" w:evenHBand="0" w:firstRowFirstColumn="0" w:firstRowLastColumn="0" w:lastRowFirstColumn="0" w:lastRowLastColumn="0"/>
            <w:tcW w:w="2700" w:type="dxa"/>
          </w:tcPr>
          <w:p w14:paraId="4172438A" w14:textId="77777777" w:rsidR="00744E79" w:rsidRPr="00D404B4" w:rsidRDefault="00744E79" w:rsidP="00A92B0B">
            <w:pPr>
              <w:pStyle w:val="Equation"/>
            </w:pPr>
            <w:proofErr w:type="spellStart"/>
            <w:r>
              <w:t>ReserveScarcityCleared</w:t>
            </w:r>
            <w:proofErr w:type="spellEnd"/>
            <w:r w:rsidRPr="00D404B4">
              <w:rPr>
                <w:vertAlign w:val="subscript"/>
              </w:rPr>
              <w:t xml:space="preserve"> </w:t>
            </w:r>
            <w:proofErr w:type="spellStart"/>
            <w:r>
              <w:rPr>
                <w:vertAlign w:val="subscript"/>
              </w:rPr>
              <w:t>c,rc,j</w:t>
            </w:r>
            <w:proofErr w:type="spellEnd"/>
          </w:p>
        </w:tc>
        <w:tc>
          <w:tcPr>
            <w:tcW w:w="5217" w:type="dxa"/>
          </w:tcPr>
          <w:p w14:paraId="5795CC17" w14:textId="77777777" w:rsidR="00744E79" w:rsidRPr="00D404B4" w:rsidRDefault="00744E79" w:rsidP="00A92B0B">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Cleared</w:t>
            </w:r>
            <w:r w:rsidRPr="00D404B4">
              <w:t xml:space="preserve"> </w:t>
            </w:r>
            <w:r>
              <w:t>MW quantity for the</w:t>
            </w:r>
            <w:r w:rsidRPr="00D404B4">
              <w:t xml:space="preserve"> </w:t>
            </w:r>
            <w:r w:rsidRPr="00D404B4">
              <w:rPr>
                <w:i/>
              </w:rPr>
              <w:t>j</w:t>
            </w:r>
            <w:proofErr w:type="spellStart"/>
            <w:r w:rsidRPr="00D404B4">
              <w:rPr>
                <w:i/>
                <w:position w:val="6"/>
                <w:sz w:val="16"/>
                <w:vertAlign w:val="superscript"/>
              </w:rPr>
              <w:t>th</w:t>
            </w:r>
            <w:proofErr w:type="spellEnd"/>
            <w:r w:rsidRPr="00D404B4">
              <w:t xml:space="preserve"> block of</w:t>
            </w:r>
            <w:r>
              <w:t xml:space="preserve"> reserve scarcity for </w:t>
            </w:r>
            <w:r w:rsidRPr="00646D8E">
              <w:rPr>
                <w:rFonts w:asciiTheme="minorHAnsi" w:hAnsiTheme="minorHAnsi" w:cstheme="minorHAnsi"/>
              </w:rPr>
              <w:t xml:space="preserve">reserve class </w:t>
            </w:r>
            <w:r w:rsidRPr="00646D8E">
              <w:rPr>
                <w:rStyle w:val="EqnNumChar"/>
                <w:rFonts w:asciiTheme="minorHAnsi" w:hAnsiTheme="minorHAnsi" w:cstheme="minorHAnsi"/>
              </w:rPr>
              <w:t xml:space="preserve">c </w:t>
            </w:r>
            <w:r w:rsidRPr="00646D8E">
              <w:rPr>
                <w:rStyle w:val="EqnNumChar"/>
                <w:rFonts w:cs="Cambria Math"/>
              </w:rPr>
              <w:t>∈</w:t>
            </w:r>
            <w:r w:rsidRPr="00646D8E">
              <w:rPr>
                <w:rStyle w:val="EqnNumChar"/>
                <w:rFonts w:asciiTheme="minorHAnsi" w:hAnsiTheme="minorHAnsi" w:cstheme="minorHAnsi"/>
              </w:rPr>
              <w:t xml:space="preserve"> RESERVECLASSES</w:t>
            </w:r>
            <w:r>
              <w:rPr>
                <w:rStyle w:val="EqnNumChar"/>
                <w:rFonts w:asciiTheme="minorHAnsi" w:hAnsiTheme="minorHAnsi" w:cstheme="minorHAnsi"/>
              </w:rPr>
              <w:t xml:space="preserve"> </w:t>
            </w:r>
            <w:r w:rsidRPr="00646D8E">
              <w:rPr>
                <w:rStyle w:val="EqnNumChar"/>
                <w:rFonts w:asciiTheme="minorHAnsi" w:hAnsiTheme="minorHAnsi" w:cstheme="minorHAnsi"/>
                <w:i w:val="0"/>
                <w:iCs/>
              </w:rPr>
              <w:t xml:space="preserve">and </w:t>
            </w:r>
            <w:r w:rsidRPr="00646D8E">
              <w:rPr>
                <w:rFonts w:asciiTheme="minorHAnsi" w:hAnsiTheme="minorHAnsi" w:cstheme="minorHAnsi"/>
              </w:rPr>
              <w:t xml:space="preserve">risk class </w:t>
            </w:r>
            <w:r w:rsidRPr="00646D8E">
              <w:rPr>
                <w:rStyle w:val="EqnNumChar"/>
                <w:rFonts w:asciiTheme="minorHAnsi" w:hAnsiTheme="minorHAnsi" w:cstheme="minorHAnsi"/>
              </w:rPr>
              <w:t xml:space="preserve">rc </w:t>
            </w:r>
            <w:r w:rsidRPr="00646D8E">
              <w:rPr>
                <w:rStyle w:val="EqnNumChar"/>
                <w:rFonts w:cs="Cambria Math"/>
              </w:rPr>
              <w:t>∈</w:t>
            </w:r>
            <w:r w:rsidRPr="00646D8E">
              <w:rPr>
                <w:rStyle w:val="EqnNumChar"/>
                <w:rFonts w:asciiTheme="minorHAnsi" w:hAnsiTheme="minorHAnsi" w:cstheme="minorHAnsi"/>
              </w:rPr>
              <w:t xml:space="preserve"> RISKCLASSES</w:t>
            </w:r>
            <w:r w:rsidRPr="00646D8E">
              <w:rPr>
                <w:rStyle w:val="EqnNumChar"/>
                <w:rFonts w:asciiTheme="minorHAnsi" w:hAnsiTheme="minorHAnsi" w:cstheme="minorHAnsi"/>
                <w:vertAlign w:val="subscript"/>
              </w:rPr>
              <w:t>i,CE</w:t>
            </w:r>
          </w:p>
        </w:tc>
      </w:tr>
      <w:tr w:rsidR="00836FF9" w14:paraId="248DF89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C609BD6" w14:textId="594DF617" w:rsidR="00836FF9" w:rsidRPr="00D404B4" w:rsidRDefault="00836FF9" w:rsidP="00435144">
            <w:pPr>
              <w:pStyle w:val="Equation"/>
            </w:pPr>
            <w:proofErr w:type="spellStart"/>
            <w:r>
              <w:t>ReserveShortfall</w:t>
            </w:r>
            <w:proofErr w:type="spellEnd"/>
            <w:r w:rsidRPr="00D404B4">
              <w:rPr>
                <w:vertAlign w:val="subscript"/>
              </w:rPr>
              <w:t xml:space="preserve"> </w:t>
            </w:r>
            <w:proofErr w:type="spellStart"/>
            <w:r w:rsidR="00BB7C22">
              <w:rPr>
                <w:vertAlign w:val="subscript"/>
              </w:rPr>
              <w:t>c,</w:t>
            </w:r>
            <w:r w:rsidR="00C91805">
              <w:rPr>
                <w:vertAlign w:val="subscript"/>
              </w:rPr>
              <w:t>rc</w:t>
            </w:r>
            <w:proofErr w:type="spellEnd"/>
          </w:p>
        </w:tc>
        <w:tc>
          <w:tcPr>
            <w:tcW w:w="5217" w:type="dxa"/>
          </w:tcPr>
          <w:p w14:paraId="01473A23" w14:textId="2A12FED2" w:rsidR="00836FF9" w:rsidRPr="00646D8E" w:rsidRDefault="00461509" w:rsidP="00435144">
            <w:pPr>
              <w:pStyle w:val="BodyTex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n-GB"/>
              </w:rPr>
            </w:pPr>
            <w:r>
              <w:t>MW q</w:t>
            </w:r>
            <w:r w:rsidR="002F450A">
              <w:t xml:space="preserve">uantity of risk that is not covered by </w:t>
            </w:r>
            <w:r w:rsidR="00002C15">
              <w:t xml:space="preserve">a </w:t>
            </w:r>
            <w:r w:rsidR="002F450A">
              <w:t xml:space="preserve">cleared Reserve Offer for </w:t>
            </w:r>
            <w:r w:rsidR="00C91805" w:rsidRPr="00DF5F4C">
              <w:rPr>
                <w:rStyle w:val="EqnNumChar"/>
              </w:rPr>
              <w:t>c ∈ RESERVECLASSES</w:t>
            </w:r>
            <w:r w:rsidR="00646D8E">
              <w:rPr>
                <w:rStyle w:val="EqnNumChar"/>
                <w:rFonts w:asciiTheme="minorHAnsi" w:hAnsiTheme="minorHAnsi" w:cstheme="minorHAnsi"/>
              </w:rPr>
              <w:t xml:space="preserve"> </w:t>
            </w:r>
            <w:r w:rsidR="00646D8E" w:rsidRPr="00646D8E">
              <w:rPr>
                <w:rStyle w:val="EqnNumChar"/>
                <w:rFonts w:asciiTheme="minorHAnsi" w:hAnsiTheme="minorHAnsi" w:cstheme="minorHAnsi"/>
                <w:i w:val="0"/>
                <w:iCs/>
              </w:rPr>
              <w:t xml:space="preserve">and </w:t>
            </w:r>
            <w:r w:rsidR="00646D8E" w:rsidRPr="00DF5F4C">
              <w:rPr>
                <w:rStyle w:val="EqnNumChar"/>
              </w:rPr>
              <w:t>rc ∈ RISKCLASSES</w:t>
            </w:r>
            <w:r w:rsidR="00646D8E" w:rsidRPr="003B6189">
              <w:rPr>
                <w:rStyle w:val="EqnNumChar"/>
                <w:vertAlign w:val="subscript"/>
              </w:rPr>
              <w:t>i,CE</w:t>
            </w:r>
          </w:p>
        </w:tc>
      </w:tr>
      <w:tr w:rsidR="00744E79" w14:paraId="235CF35D"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525C19C" w14:textId="78706B6D" w:rsidR="00744E79" w:rsidRDefault="00DF5F4C" w:rsidP="00744E79">
            <w:pPr>
              <w:pStyle w:val="Equation"/>
            </w:pPr>
            <w:proofErr w:type="spellStart"/>
            <w:r>
              <w:t>ECE</w:t>
            </w:r>
            <w:r w:rsidR="00744E79">
              <w:t>Reserve</w:t>
            </w:r>
            <w:r w:rsidR="00056C17">
              <w:t>Deficit</w:t>
            </w:r>
            <w:proofErr w:type="spellEnd"/>
            <w:r w:rsidR="00744E79" w:rsidRPr="00D404B4">
              <w:rPr>
                <w:vertAlign w:val="subscript"/>
              </w:rPr>
              <w:t xml:space="preserve"> </w:t>
            </w:r>
            <w:proofErr w:type="spellStart"/>
            <w:r w:rsidR="00056C17">
              <w:rPr>
                <w:vertAlign w:val="subscript"/>
              </w:rPr>
              <w:t>i,</w:t>
            </w:r>
            <w:r w:rsidR="00744E79">
              <w:rPr>
                <w:vertAlign w:val="subscript"/>
              </w:rPr>
              <w:t>c</w:t>
            </w:r>
            <w:proofErr w:type="spellEnd"/>
          </w:p>
        </w:tc>
        <w:tc>
          <w:tcPr>
            <w:tcW w:w="5217" w:type="dxa"/>
          </w:tcPr>
          <w:p w14:paraId="74816718" w14:textId="08E09257" w:rsidR="00744E79" w:rsidRPr="002F450A" w:rsidRDefault="00461509" w:rsidP="00DF5F4C">
            <w:pPr>
              <w:pStyle w:val="BodyText"/>
              <w:ind w:left="0"/>
              <w:cnfStyle w:val="000000000000" w:firstRow="0" w:lastRow="0" w:firstColumn="0" w:lastColumn="0" w:oddVBand="0" w:evenVBand="0" w:oddHBand="0" w:evenHBand="0" w:firstRowFirstColumn="0" w:firstRowLastColumn="0" w:lastRowFirstColumn="0" w:lastRowLastColumn="0"/>
            </w:pPr>
            <w:r>
              <w:t>MW q</w:t>
            </w:r>
            <w:r w:rsidR="002F450A">
              <w:t xml:space="preserve">uantity of risk that is not covered by </w:t>
            </w:r>
            <w:r w:rsidR="00002C15">
              <w:t xml:space="preserve">a </w:t>
            </w:r>
            <w:r w:rsidR="002F450A">
              <w:t>cleared Reserve Offer</w:t>
            </w:r>
            <w:r w:rsidR="000400F0">
              <w:t xml:space="preserve"> </w:t>
            </w:r>
            <w:r w:rsidR="00744E79">
              <w:t xml:space="preserve">for </w:t>
            </w:r>
            <w:r w:rsidR="000400F0" w:rsidRPr="00DF5F4C">
              <w:rPr>
                <w:rStyle w:val="EqnNumChar"/>
                <w:rFonts w:cs="Cambria Math"/>
                <w:iCs/>
              </w:rPr>
              <w:t>i ∈ ISLANDS</w:t>
            </w:r>
            <w:r w:rsidR="000400F0">
              <w:rPr>
                <w:rStyle w:val="EqnNumChar"/>
                <w:rFonts w:cs="Cambria Math"/>
              </w:rPr>
              <w:t xml:space="preserve"> </w:t>
            </w:r>
            <w:r w:rsidR="000400F0">
              <w:rPr>
                <w:rStyle w:val="EqnNumChar"/>
                <w:rFonts w:cs="Cambria Math"/>
                <w:i w:val="0"/>
                <w:iCs/>
              </w:rPr>
              <w:t xml:space="preserve"> </w:t>
            </w:r>
            <w:r w:rsidR="002F450A">
              <w:rPr>
                <w:rFonts w:asciiTheme="minorHAnsi" w:hAnsiTheme="minorHAnsi" w:cstheme="minorHAnsi"/>
              </w:rPr>
              <w:t xml:space="preserve">and </w:t>
            </w:r>
            <w:r w:rsidR="00744E79" w:rsidRPr="00DF5F4C">
              <w:rPr>
                <w:rStyle w:val="EqnNumChar"/>
              </w:rPr>
              <w:t>c ∈ RESERVECLASSES</w:t>
            </w:r>
            <w:r w:rsidR="002F450A">
              <w:rPr>
                <w:rStyle w:val="EqnNumChar"/>
                <w:rFonts w:asciiTheme="minorHAnsi" w:hAnsiTheme="minorHAnsi" w:cstheme="minorHAnsi"/>
                <w:i w:val="0"/>
                <w:iCs/>
              </w:rPr>
              <w:t xml:space="preserve">. </w:t>
            </w:r>
            <w:r w:rsidR="003B6189">
              <w:rPr>
                <w:rStyle w:val="EqnNumChar"/>
                <w:rFonts w:asciiTheme="minorHAnsi" w:hAnsiTheme="minorHAnsi" w:cstheme="minorHAnsi"/>
                <w:i w:val="0"/>
                <w:iCs/>
              </w:rPr>
              <w:t>A</w:t>
            </w:r>
            <w:r w:rsidR="002F450A">
              <w:rPr>
                <w:rStyle w:val="EqnNumChar"/>
                <w:rFonts w:asciiTheme="minorHAnsi" w:hAnsiTheme="minorHAnsi" w:cstheme="minorHAnsi"/>
                <w:i w:val="0"/>
                <w:iCs/>
              </w:rPr>
              <w:t xml:space="preserve">pplies </w:t>
            </w:r>
            <w:r>
              <w:rPr>
                <w:rStyle w:val="EqnNumChar"/>
                <w:rFonts w:asciiTheme="minorHAnsi" w:hAnsiTheme="minorHAnsi" w:cstheme="minorHAnsi"/>
                <w:i w:val="0"/>
                <w:iCs/>
              </w:rPr>
              <w:t>t</w:t>
            </w:r>
            <w:r w:rsidRPr="00461509">
              <w:rPr>
                <w:rStyle w:val="EqnNumChar"/>
                <w:rFonts w:asciiTheme="minorHAnsi" w:hAnsiTheme="minorHAnsi" w:cstheme="minorHAnsi"/>
                <w:i w:val="0"/>
              </w:rPr>
              <w:t>o</w:t>
            </w:r>
            <w:r w:rsidR="003B6189">
              <w:rPr>
                <w:rStyle w:val="EqnNumChar"/>
                <w:rFonts w:asciiTheme="minorHAnsi" w:hAnsiTheme="minorHAnsi" w:cstheme="minorHAnsi"/>
                <w:i w:val="0"/>
              </w:rPr>
              <w:t xml:space="preserve"> </w:t>
            </w:r>
            <w:r w:rsidR="002F450A" w:rsidRPr="00DF5F4C">
              <w:rPr>
                <w:rStyle w:val="EqnNumChar"/>
              </w:rPr>
              <w:t>rc ∈ RISKCLASSES</w:t>
            </w:r>
            <w:r w:rsidR="002F450A" w:rsidRPr="00DF5F4C">
              <w:rPr>
                <w:rStyle w:val="EqnNumChar"/>
                <w:vertAlign w:val="subscript"/>
              </w:rPr>
              <w:t>i,ECE</w:t>
            </w:r>
          </w:p>
        </w:tc>
      </w:tr>
      <w:tr w:rsidR="00F66D61" w14:paraId="5FB0EEED"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F7C2271" w14:textId="09AE460C" w:rsidR="00F66D61" w:rsidRPr="00F66D61" w:rsidRDefault="00F66D61" w:rsidP="00744E79">
            <w:pPr>
              <w:pStyle w:val="Equation"/>
              <w:rPr>
                <w:vertAlign w:val="subscript"/>
              </w:rPr>
            </w:pPr>
            <w:proofErr w:type="spellStart"/>
            <w:r w:rsidRPr="00F66D61">
              <w:t>HVD</w:t>
            </w:r>
            <w:r>
              <w:t>C</w:t>
            </w:r>
            <w:r w:rsidRPr="00F66D61">
              <w:t>Sen</w:t>
            </w:r>
            <w:r w:rsidR="008879A1">
              <w:t>tMustBe</w:t>
            </w:r>
            <w:r w:rsidR="003A2DA7">
              <w:t>Zero</w:t>
            </w:r>
            <w:r>
              <w:rPr>
                <w:vertAlign w:val="subscript"/>
              </w:rPr>
              <w:t>i</w:t>
            </w:r>
            <w:proofErr w:type="spellEnd"/>
          </w:p>
        </w:tc>
        <w:tc>
          <w:tcPr>
            <w:tcW w:w="5217" w:type="dxa"/>
          </w:tcPr>
          <w:p w14:paraId="384239D2" w14:textId="7196F005" w:rsidR="00F66D61" w:rsidRDefault="00F66D61" w:rsidP="00DF5F4C">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that if </w:t>
            </w:r>
            <w:r w:rsidR="00274774">
              <w:t>1</w:t>
            </w:r>
            <w:r>
              <w:t xml:space="preserve"> </w:t>
            </w:r>
            <w:r w:rsidR="008879A1">
              <w:t>forces</w:t>
            </w:r>
            <w:r w:rsidR="003A2DA7">
              <w:t xml:space="preserve"> the HVDC transfer </w:t>
            </w:r>
            <w:r w:rsidR="008879A1">
              <w:t>to</w:t>
            </w:r>
            <w:r w:rsidR="003A2DA7">
              <w:t xml:space="preserve"> zero</w:t>
            </w:r>
            <w:r w:rsidR="008879A1">
              <w:t xml:space="preserve"> and allows the HVDC Secondary Risk to not be covered</w:t>
            </w:r>
            <w:r w:rsidR="003A2DA7">
              <w:t>.</w:t>
            </w:r>
            <w:r>
              <w:t xml:space="preserve"> Only active when HVDC Secondary Risk is active</w:t>
            </w:r>
            <w:r w:rsidR="003A2DA7">
              <w:t>.</w:t>
            </w:r>
          </w:p>
        </w:tc>
      </w:tr>
    </w:tbl>
    <w:p w14:paraId="2D583AC7" w14:textId="77777777" w:rsidR="00714039" w:rsidRPr="00511198" w:rsidRDefault="00714039" w:rsidP="00714039">
      <w:pPr>
        <w:pStyle w:val="Heading2"/>
        <w:tabs>
          <w:tab w:val="clear" w:pos="1440"/>
        </w:tabs>
        <w:ind w:left="851" w:hanging="851"/>
        <w:jc w:val="left"/>
      </w:pPr>
      <w:bookmarkStart w:id="750" w:name="_Toc189139604"/>
      <w:bookmarkStart w:id="751" w:name="_Toc131539259"/>
      <w:r w:rsidRPr="00511198">
        <w:t>Security</w:t>
      </w:r>
      <w:bookmarkEnd w:id="750"/>
      <w:bookmarkEnd w:id="751"/>
    </w:p>
    <w:p w14:paraId="2CD3A089" w14:textId="29B4CBE6" w:rsidR="00714039" w:rsidRDefault="00714039" w:rsidP="00714039">
      <w:pPr>
        <w:pStyle w:val="BodyText"/>
      </w:pPr>
      <w:r>
        <w:t xml:space="preserve">The System Operator may impose generation, reserve and purchase limits, and flow limits on AC and DC transmission equipment for security reasons, using the constraint forms defined in Section </w:t>
      </w:r>
      <w:r w:rsidR="00B32C5B">
        <w:fldChar w:fldCharType="begin"/>
      </w:r>
      <w:r w:rsidR="00B32C5B">
        <w:instrText xml:space="preserve"> REF _Ref109026908 \r \h </w:instrText>
      </w:r>
      <w:r w:rsidR="00B32C5B">
        <w:fldChar w:fldCharType="separate"/>
      </w:r>
      <w:r w:rsidR="009476C2">
        <w:t>6.6</w:t>
      </w:r>
      <w:r w:rsidR="00B32C5B">
        <w:fldChar w:fldCharType="end"/>
      </w:r>
      <w:r w:rsidR="00B32C5B">
        <w:t xml:space="preserve"> </w:t>
      </w:r>
      <w:r>
        <w:t>to meet the requirements of the Grid Operating Security Policy.</w:t>
      </w:r>
    </w:p>
    <w:p w14:paraId="4DC2831B" w14:textId="77777777" w:rsidR="00714039" w:rsidRDefault="00714039" w:rsidP="00C46AB9">
      <w:pPr>
        <w:pStyle w:val="Heading3"/>
      </w:pPr>
      <w:bookmarkStart w:id="752" w:name="_Toc189139605"/>
      <w:bookmarkStart w:id="753" w:name="_Toc131539260"/>
      <w:r>
        <w:t>Sets</w:t>
      </w:r>
      <w:bookmarkEnd w:id="752"/>
      <w:bookmarkEnd w:id="753"/>
    </w:p>
    <w:tbl>
      <w:tblPr>
        <w:tblStyle w:val="SOReportTable"/>
        <w:tblW w:w="0" w:type="auto"/>
        <w:tblLayout w:type="fixed"/>
        <w:tblLook w:val="04A0" w:firstRow="1" w:lastRow="0" w:firstColumn="1" w:lastColumn="0" w:noHBand="0" w:noVBand="1"/>
      </w:tblPr>
      <w:tblGrid>
        <w:gridCol w:w="3976"/>
        <w:gridCol w:w="3924"/>
      </w:tblGrid>
      <w:tr w:rsidR="00714039" w14:paraId="35C5E7B4"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76" w:type="dxa"/>
          </w:tcPr>
          <w:p w14:paraId="3A2C8CC2" w14:textId="77777777" w:rsidR="00714039" w:rsidRDefault="00714039" w:rsidP="00D872AD">
            <w:pPr>
              <w:pStyle w:val="BodyText"/>
              <w:ind w:left="0"/>
              <w:rPr>
                <w:lang w:eastAsia="en-GB"/>
              </w:rPr>
            </w:pPr>
            <w:r>
              <w:rPr>
                <w:lang w:eastAsia="en-GB"/>
              </w:rPr>
              <w:t>Item</w:t>
            </w:r>
          </w:p>
        </w:tc>
        <w:tc>
          <w:tcPr>
            <w:tcW w:w="3924" w:type="dxa"/>
          </w:tcPr>
          <w:p w14:paraId="5A20C22C"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0CB739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0456B671" w14:textId="77777777" w:rsidR="00714039" w:rsidRPr="00FD022F" w:rsidRDefault="00714039" w:rsidP="00D872AD">
            <w:pPr>
              <w:pStyle w:val="Equation"/>
            </w:pPr>
            <w:proofErr w:type="spellStart"/>
            <w:r w:rsidRPr="00FD022F">
              <w:t>SECURITY</w:t>
            </w:r>
            <w:r w:rsidRPr="00FD022F">
              <w:rPr>
                <w:vertAlign w:val="subscript"/>
              </w:rPr>
              <w:t>GenerationMaximum</w:t>
            </w:r>
            <w:proofErr w:type="spellEnd"/>
          </w:p>
        </w:tc>
        <w:tc>
          <w:tcPr>
            <w:tcW w:w="3924" w:type="dxa"/>
          </w:tcPr>
          <w:p w14:paraId="0DA1BC8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maximum generation offer security constraints.</w:t>
            </w:r>
          </w:p>
        </w:tc>
      </w:tr>
      <w:tr w:rsidR="00714039" w14:paraId="72EC375A"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681D75AA" w14:textId="77777777" w:rsidR="00714039" w:rsidRPr="00FD022F" w:rsidRDefault="00714039" w:rsidP="00D872AD">
            <w:pPr>
              <w:pStyle w:val="Equation"/>
            </w:pPr>
            <w:proofErr w:type="spellStart"/>
            <w:r w:rsidRPr="00FD022F">
              <w:t>SECURITY</w:t>
            </w:r>
            <w:r w:rsidRPr="00FD022F">
              <w:rPr>
                <w:vertAlign w:val="subscript"/>
              </w:rPr>
              <w:t>GenerationMinimum</w:t>
            </w:r>
            <w:proofErr w:type="spellEnd"/>
          </w:p>
        </w:tc>
        <w:tc>
          <w:tcPr>
            <w:tcW w:w="3924" w:type="dxa"/>
          </w:tcPr>
          <w:p w14:paraId="4D37DB7D"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minimum generation offer security constraints.</w:t>
            </w:r>
          </w:p>
        </w:tc>
      </w:tr>
      <w:tr w:rsidR="00714039" w14:paraId="3AE2B48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6B147BF1" w14:textId="77777777" w:rsidR="00714039" w:rsidRPr="00FD022F" w:rsidRDefault="00714039" w:rsidP="00D872AD">
            <w:pPr>
              <w:pStyle w:val="Equation"/>
            </w:pPr>
            <w:proofErr w:type="spellStart"/>
            <w:r w:rsidRPr="00FD022F">
              <w:t>SECURITY</w:t>
            </w:r>
            <w:r w:rsidRPr="00FD022F">
              <w:rPr>
                <w:vertAlign w:val="subscript"/>
              </w:rPr>
              <w:t>ACLineCapacity</w:t>
            </w:r>
            <w:proofErr w:type="spellEnd"/>
          </w:p>
        </w:tc>
        <w:tc>
          <w:tcPr>
            <w:tcW w:w="3924" w:type="dxa"/>
          </w:tcPr>
          <w:p w14:paraId="0BE3BD52"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 set of all directed AC transmission line flow security constraints.</w:t>
            </w:r>
          </w:p>
        </w:tc>
      </w:tr>
      <w:tr w:rsidR="00714039" w14:paraId="3B2F2174"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263377CE" w14:textId="77777777" w:rsidR="00714039" w:rsidRPr="00FD022F" w:rsidRDefault="00714039" w:rsidP="00D872AD">
            <w:pPr>
              <w:pStyle w:val="Equation"/>
            </w:pPr>
            <w:proofErr w:type="spellStart"/>
            <w:r w:rsidRPr="00FD022F">
              <w:t>SECURITY</w:t>
            </w:r>
            <w:r w:rsidRPr="00FD022F">
              <w:rPr>
                <w:vertAlign w:val="subscript"/>
              </w:rPr>
              <w:t>HVDCLinkCapacity</w:t>
            </w:r>
            <w:proofErr w:type="spellEnd"/>
          </w:p>
        </w:tc>
        <w:tc>
          <w:tcPr>
            <w:tcW w:w="3924" w:type="dxa"/>
          </w:tcPr>
          <w:p w14:paraId="1F87E37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HVDC link flow security constraints.</w:t>
            </w:r>
          </w:p>
        </w:tc>
      </w:tr>
      <w:tr w:rsidR="00714039" w14:paraId="7DC7223B"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1A234053" w14:textId="77777777" w:rsidR="00714039" w:rsidRPr="00D404B4" w:rsidRDefault="00714039" w:rsidP="00D872AD">
            <w:pPr>
              <w:pStyle w:val="Equation"/>
            </w:pPr>
            <w:proofErr w:type="spellStart"/>
            <w:r w:rsidRPr="00D404B4">
              <w:t>SECURITY</w:t>
            </w:r>
            <w:r w:rsidRPr="00D404B4">
              <w:rPr>
                <w:vertAlign w:val="subscript"/>
              </w:rPr>
              <w:t>GroupACLinesFlow</w:t>
            </w:r>
            <w:proofErr w:type="spellEnd"/>
          </w:p>
        </w:tc>
        <w:tc>
          <w:tcPr>
            <w:tcW w:w="3924" w:type="dxa"/>
          </w:tcPr>
          <w:p w14:paraId="55677A2E"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group AC transmission line flow security constraints.</w:t>
            </w:r>
          </w:p>
        </w:tc>
      </w:tr>
      <w:tr w:rsidR="00714039" w14:paraId="1A9565F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B79245F" w14:textId="77777777" w:rsidR="00714039" w:rsidRPr="00D404B4" w:rsidRDefault="00714039" w:rsidP="00D872AD">
            <w:pPr>
              <w:pStyle w:val="Equation"/>
            </w:pPr>
            <w:proofErr w:type="spellStart"/>
            <w:r w:rsidRPr="00D404B4">
              <w:t>SECURITY</w:t>
            </w:r>
            <w:r w:rsidRPr="00D404B4">
              <w:rPr>
                <w:vertAlign w:val="subscript"/>
              </w:rPr>
              <w:t>GroupACNodesNetInjection</w:t>
            </w:r>
            <w:proofErr w:type="spellEnd"/>
          </w:p>
        </w:tc>
        <w:tc>
          <w:tcPr>
            <w:tcW w:w="3924" w:type="dxa"/>
          </w:tcPr>
          <w:p w14:paraId="517542ED"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all group AC node net injection security constraints.</w:t>
            </w:r>
          </w:p>
        </w:tc>
      </w:tr>
      <w:tr w:rsidR="00714039" w14:paraId="2B5A0935"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7074EBAC" w14:textId="77777777" w:rsidR="00714039" w:rsidRPr="00D404B4" w:rsidRDefault="00714039" w:rsidP="00D872AD">
            <w:pPr>
              <w:pStyle w:val="Equation"/>
            </w:pPr>
            <w:proofErr w:type="spellStart"/>
            <w:r w:rsidRPr="00D404B4">
              <w:t>SECURITY</w:t>
            </w:r>
            <w:r w:rsidRPr="00D404B4">
              <w:rPr>
                <w:vertAlign w:val="subscript"/>
              </w:rPr>
              <w:t>GroupMarketNodes</w:t>
            </w:r>
            <w:proofErr w:type="spellEnd"/>
          </w:p>
        </w:tc>
        <w:tc>
          <w:tcPr>
            <w:tcW w:w="3924" w:type="dxa"/>
          </w:tcPr>
          <w:p w14:paraId="508221DD"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group market node security constraints on generation, demand and reserve.</w:t>
            </w:r>
          </w:p>
        </w:tc>
      </w:tr>
      <w:tr w:rsidR="00714039" w14:paraId="73B3FB9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381FFBA3" w14:textId="77777777" w:rsidR="00714039" w:rsidRPr="00D404B4" w:rsidRDefault="00714039" w:rsidP="00D872AD">
            <w:pPr>
              <w:pStyle w:val="Equation"/>
            </w:pPr>
            <w:proofErr w:type="spellStart"/>
            <w:r w:rsidRPr="00D404B4">
              <w:t>SECURITYACLINESGROUP</w:t>
            </w:r>
            <w:r w:rsidRPr="00D404B4">
              <w:rPr>
                <w:vertAlign w:val="subscript"/>
              </w:rPr>
              <w:t>v</w:t>
            </w:r>
            <w:proofErr w:type="spellEnd"/>
          </w:p>
        </w:tc>
        <w:tc>
          <w:tcPr>
            <w:tcW w:w="3924" w:type="dxa"/>
          </w:tcPr>
          <w:p w14:paraId="3E057DB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AC directed transmission lines used in a group flow security constraint for security measure </w:t>
            </w:r>
            <w:r w:rsidRPr="00D404B4">
              <w:rPr>
                <w:i/>
              </w:rPr>
              <w:t>v</w:t>
            </w:r>
            <w:r w:rsidRPr="00D404B4">
              <w:t>.</w:t>
            </w:r>
          </w:p>
        </w:tc>
      </w:tr>
      <w:tr w:rsidR="00714039" w14:paraId="322201A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AC6C4B6" w14:textId="77777777" w:rsidR="00714039" w:rsidRPr="00D404B4" w:rsidRDefault="00714039" w:rsidP="00D872AD">
            <w:pPr>
              <w:pStyle w:val="Equation"/>
            </w:pPr>
            <w:proofErr w:type="spellStart"/>
            <w:r w:rsidRPr="00D404B4">
              <w:t>SECURITYACNODESGROUP</w:t>
            </w:r>
            <w:r w:rsidRPr="00D404B4">
              <w:rPr>
                <w:vertAlign w:val="subscript"/>
              </w:rPr>
              <w:t>v</w:t>
            </w:r>
            <w:proofErr w:type="spellEnd"/>
          </w:p>
        </w:tc>
        <w:tc>
          <w:tcPr>
            <w:tcW w:w="3924" w:type="dxa"/>
          </w:tcPr>
          <w:p w14:paraId="16756EA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AC node net injections used in market node group constraint for security measure </w:t>
            </w:r>
            <w:r w:rsidRPr="00D404B4">
              <w:rPr>
                <w:i/>
              </w:rPr>
              <w:t>v</w:t>
            </w:r>
            <w:r w:rsidRPr="00D404B4">
              <w:t>.</w:t>
            </w:r>
          </w:p>
        </w:tc>
      </w:tr>
      <w:tr w:rsidR="00714039" w14:paraId="53B0EC14"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DA59A50" w14:textId="77777777" w:rsidR="00714039" w:rsidRDefault="00714039" w:rsidP="00D872AD">
            <w:pPr>
              <w:pStyle w:val="Equation"/>
            </w:pPr>
            <w:proofErr w:type="spellStart"/>
            <w:r w:rsidRPr="009B624F">
              <w:t>SECURITYMARKETDEMNODESGROUP</w:t>
            </w:r>
            <w:r w:rsidRPr="009B624F">
              <w:rPr>
                <w:vertAlign w:val="subscript"/>
              </w:rPr>
              <w:t>v</w:t>
            </w:r>
            <w:proofErr w:type="spellEnd"/>
          </w:p>
        </w:tc>
        <w:tc>
          <w:tcPr>
            <w:tcW w:w="3924" w:type="dxa"/>
          </w:tcPr>
          <w:p w14:paraId="351DCF9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demand bids used in market node group constraint for security measure </w:t>
            </w:r>
            <w:r w:rsidRPr="00D404B4">
              <w:rPr>
                <w:i/>
              </w:rPr>
              <w:t>v</w:t>
            </w:r>
          </w:p>
        </w:tc>
      </w:tr>
      <w:tr w:rsidR="00714039" w14:paraId="7FC5242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455DA584" w14:textId="77777777" w:rsidR="00714039" w:rsidRPr="00D404B4" w:rsidRDefault="00714039" w:rsidP="00D872AD">
            <w:pPr>
              <w:pStyle w:val="Equation"/>
            </w:pPr>
            <w:proofErr w:type="spellStart"/>
            <w:r w:rsidRPr="00D404B4">
              <w:t>SECURITYMARKETGENNODESGROUP</w:t>
            </w:r>
            <w:r w:rsidRPr="00D404B4">
              <w:rPr>
                <w:vertAlign w:val="subscript"/>
              </w:rPr>
              <w:t>v</w:t>
            </w:r>
            <w:proofErr w:type="spellEnd"/>
          </w:p>
        </w:tc>
        <w:tc>
          <w:tcPr>
            <w:tcW w:w="3924" w:type="dxa"/>
          </w:tcPr>
          <w:p w14:paraId="34A38229"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w:t>
            </w:r>
            <w:r>
              <w:t>g</w:t>
            </w:r>
            <w:r w:rsidRPr="00D404B4">
              <w:t xml:space="preserve">eneration offers used in market node group constraint for security measure </w:t>
            </w:r>
            <w:r w:rsidRPr="00D404B4">
              <w:rPr>
                <w:i/>
              </w:rPr>
              <w:t>v</w:t>
            </w:r>
          </w:p>
        </w:tc>
      </w:tr>
      <w:tr w:rsidR="00714039" w14:paraId="7156EF61"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4907D988" w14:textId="77777777" w:rsidR="00714039" w:rsidRPr="00FD022F" w:rsidRDefault="00714039" w:rsidP="00D872AD">
            <w:pPr>
              <w:pStyle w:val="Equation"/>
            </w:pPr>
            <w:proofErr w:type="spellStart"/>
            <w:r w:rsidRPr="00FD022F">
              <w:t>SECURITYMARKETRESNODESGROUP</w:t>
            </w:r>
            <w:r w:rsidRPr="00FD022F">
              <w:rPr>
                <w:vertAlign w:val="subscript"/>
              </w:rPr>
              <w:t>v</w:t>
            </w:r>
            <w:proofErr w:type="spellEnd"/>
          </w:p>
        </w:tc>
        <w:tc>
          <w:tcPr>
            <w:tcW w:w="3924" w:type="dxa"/>
          </w:tcPr>
          <w:p w14:paraId="4D3124A0"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set of reserve offers used in market node group constraint for security measure </w:t>
            </w:r>
            <w:r>
              <w:rPr>
                <w:i/>
              </w:rPr>
              <w:t>v</w:t>
            </w:r>
          </w:p>
        </w:tc>
      </w:tr>
    </w:tbl>
    <w:p w14:paraId="2F2A539A" w14:textId="77777777" w:rsidR="00714039" w:rsidRDefault="00714039" w:rsidP="00C46AB9">
      <w:pPr>
        <w:pStyle w:val="Heading3"/>
      </w:pPr>
      <w:bookmarkStart w:id="754" w:name="_Toc189139606"/>
      <w:bookmarkStart w:id="755" w:name="_Toc131539261"/>
      <w:r>
        <w:t>Parameters</w:t>
      </w:r>
      <w:bookmarkEnd w:id="754"/>
      <w:bookmarkEnd w:id="755"/>
    </w:p>
    <w:tbl>
      <w:tblPr>
        <w:tblStyle w:val="SOReportTable"/>
        <w:tblW w:w="0" w:type="auto"/>
        <w:tblLayout w:type="fixed"/>
        <w:tblLook w:val="04A0" w:firstRow="1" w:lastRow="0" w:firstColumn="1" w:lastColumn="0" w:noHBand="0" w:noVBand="1"/>
      </w:tblPr>
      <w:tblGrid>
        <w:gridCol w:w="3613"/>
        <w:gridCol w:w="4428"/>
      </w:tblGrid>
      <w:tr w:rsidR="00714039" w14:paraId="4075C3C6"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13" w:type="dxa"/>
          </w:tcPr>
          <w:p w14:paraId="05D5FC10" w14:textId="77777777" w:rsidR="00714039" w:rsidRDefault="00714039" w:rsidP="00D872AD">
            <w:pPr>
              <w:pStyle w:val="BodyText"/>
              <w:ind w:left="0"/>
              <w:rPr>
                <w:lang w:eastAsia="en-GB"/>
              </w:rPr>
            </w:pPr>
            <w:r>
              <w:rPr>
                <w:lang w:eastAsia="en-GB"/>
              </w:rPr>
              <w:t>Item</w:t>
            </w:r>
          </w:p>
        </w:tc>
        <w:tc>
          <w:tcPr>
            <w:tcW w:w="4428" w:type="dxa"/>
          </w:tcPr>
          <w:p w14:paraId="7D339F5E"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FE2F9DA"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0E448B1" w14:textId="77777777" w:rsidR="00714039" w:rsidRDefault="00714039" w:rsidP="00D872AD">
            <w:pPr>
              <w:pStyle w:val="Equation"/>
            </w:pPr>
            <w:proofErr w:type="spellStart"/>
            <w:r>
              <w:t>SecurityGenerationMaximum</w:t>
            </w:r>
            <w:r w:rsidRPr="00FD022F">
              <w:rPr>
                <w:vertAlign w:val="subscript"/>
              </w:rPr>
              <w:t>v</w:t>
            </w:r>
            <w:proofErr w:type="spellEnd"/>
          </w:p>
        </w:tc>
        <w:tc>
          <w:tcPr>
            <w:tcW w:w="4428" w:type="dxa"/>
          </w:tcPr>
          <w:p w14:paraId="50C565E6"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generation maximum </w:t>
            </w:r>
            <w:r>
              <w:br/>
              <w:t xml:space="preserve">associated with security measure </w:t>
            </w:r>
            <w:r>
              <w:br/>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GenerationMaximum</m:t>
                  </m:r>
                </m:sub>
              </m:sSub>
            </m:oMath>
            <w:r>
              <w:t xml:space="preserve"> imposed on a generation offer by the System Operator for security reasons</w:t>
            </w:r>
            <w:r>
              <w:rPr>
                <w:i/>
              </w:rPr>
              <w:t>.</w:t>
            </w:r>
          </w:p>
        </w:tc>
      </w:tr>
      <w:tr w:rsidR="00714039" w14:paraId="14D3C1B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1980893" w14:textId="77777777" w:rsidR="00714039" w:rsidRDefault="00714039" w:rsidP="00D872AD">
            <w:pPr>
              <w:pStyle w:val="Equation"/>
            </w:pPr>
            <w:proofErr w:type="spellStart"/>
            <w:r>
              <w:t>SecurityGenerationMinimum</w:t>
            </w:r>
            <w:r w:rsidRPr="00FD022F">
              <w:rPr>
                <w:vertAlign w:val="subscript"/>
              </w:rPr>
              <w:t>v</w:t>
            </w:r>
            <w:proofErr w:type="spellEnd"/>
          </w:p>
        </w:tc>
        <w:tc>
          <w:tcPr>
            <w:tcW w:w="4428" w:type="dxa"/>
          </w:tcPr>
          <w:p w14:paraId="408DA3DA"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generation minimum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GenerationMinimum</m:t>
                  </m:r>
                </m:sub>
              </m:sSub>
            </m:oMath>
            <w:r>
              <w:t>.</w:t>
            </w:r>
          </w:p>
        </w:tc>
      </w:tr>
      <w:tr w:rsidR="00714039" w14:paraId="735F087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ABBF894" w14:textId="77777777" w:rsidR="00714039" w:rsidRDefault="00714039" w:rsidP="00D872AD">
            <w:pPr>
              <w:pStyle w:val="Equation"/>
            </w:pPr>
            <w:proofErr w:type="spellStart"/>
            <w:r>
              <w:t>SecurityACLineCapacity</w:t>
            </w:r>
            <w:r w:rsidRPr="00FD022F">
              <w:rPr>
                <w:vertAlign w:val="subscript"/>
              </w:rPr>
              <w:t>v</w:t>
            </w:r>
            <w:proofErr w:type="spellEnd"/>
          </w:p>
        </w:tc>
        <w:tc>
          <w:tcPr>
            <w:tcW w:w="4428" w:type="dxa"/>
          </w:tcPr>
          <w:p w14:paraId="383C10D8"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directed AC line capacity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ACLineCapacity</m:t>
                  </m:r>
                </m:sub>
              </m:sSub>
            </m:oMath>
            <w:r>
              <w:t>.</w:t>
            </w:r>
          </w:p>
        </w:tc>
      </w:tr>
      <w:tr w:rsidR="00714039" w14:paraId="693BBD8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FD4501D" w14:textId="77777777" w:rsidR="00714039" w:rsidRDefault="00714039" w:rsidP="00D872AD">
            <w:pPr>
              <w:pStyle w:val="Equation"/>
            </w:pPr>
            <w:proofErr w:type="spellStart"/>
            <w:r>
              <w:t>SecurityHVDCLinkCapacity</w:t>
            </w:r>
            <w:r w:rsidRPr="00FD022F">
              <w:rPr>
                <w:vertAlign w:val="subscript"/>
              </w:rPr>
              <w:t>v</w:t>
            </w:r>
            <w:proofErr w:type="spellEnd"/>
          </w:p>
        </w:tc>
        <w:tc>
          <w:tcPr>
            <w:tcW w:w="4428" w:type="dxa"/>
          </w:tcPr>
          <w:p w14:paraId="2F1239A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HVDC link capacity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HVDCLinkCapacity</m:t>
                  </m:r>
                </m:sub>
              </m:sSub>
            </m:oMath>
            <w:r>
              <w:rPr>
                <w:i/>
              </w:rPr>
              <w:t>.</w:t>
            </w:r>
          </w:p>
        </w:tc>
      </w:tr>
      <w:tr w:rsidR="00714039" w14:paraId="620F884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3E38EEF" w14:textId="77777777" w:rsidR="00714039" w:rsidRDefault="00714039" w:rsidP="00D872AD">
            <w:pPr>
              <w:pStyle w:val="Equation"/>
            </w:pPr>
            <w:proofErr w:type="spellStart"/>
            <w:r>
              <w:t>SecurityGroupACLineFlow</w:t>
            </w:r>
            <w:r w:rsidRPr="00FD022F">
              <w:rPr>
                <w:vertAlign w:val="subscript"/>
              </w:rPr>
              <w:t>v</w:t>
            </w:r>
            <w:proofErr w:type="spellEnd"/>
          </w:p>
        </w:tc>
        <w:tc>
          <w:tcPr>
            <w:tcW w:w="4428" w:type="dxa"/>
          </w:tcPr>
          <w:p w14:paraId="3BEF2FF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maximum total flow of a group of directed AC lines, associated with security measure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GroupACLinesFlow</m:t>
                  </m:r>
                </m:sub>
              </m:sSub>
            </m:oMath>
            <w:r>
              <w:t>.</w:t>
            </w:r>
            <w:r>
              <w:rPr>
                <w:i/>
                <w:vertAlign w:val="subscript"/>
              </w:rPr>
              <w:t xml:space="preserve">  </w:t>
            </w:r>
            <w:r>
              <w:rPr>
                <w:i/>
              </w:rPr>
              <w:t>The parameter is unrestricted.</w:t>
            </w:r>
          </w:p>
        </w:tc>
      </w:tr>
      <w:tr w:rsidR="00714039" w14:paraId="65D0E433"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8EB96BC" w14:textId="77777777" w:rsidR="00714039" w:rsidRDefault="00714039" w:rsidP="00D872AD">
            <w:pPr>
              <w:pStyle w:val="Equation"/>
            </w:pPr>
            <w:proofErr w:type="spellStart"/>
            <w:r>
              <w:t>SecurityGroupACLineWeight</w:t>
            </w:r>
            <w:r w:rsidRPr="00FD022F">
              <w:rPr>
                <w:vertAlign w:val="subscript"/>
              </w:rPr>
              <w:t>q</w:t>
            </w:r>
            <w:proofErr w:type="spellEnd"/>
          </w:p>
        </w:tc>
        <w:tc>
          <w:tcPr>
            <w:tcW w:w="4428" w:type="dxa"/>
          </w:tcPr>
          <w:p w14:paraId="510271B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directed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SECURITYACLINESGROUP</m:t>
                  </m:r>
                </m:e>
                <m:sub>
                  <m:r>
                    <w:rPr>
                      <w:rFonts w:ascii="Cambria Math" w:hAnsi="Cambria Math"/>
                      <w:vertAlign w:val="subscript"/>
                    </w:rPr>
                    <m:t>v</m:t>
                  </m:r>
                </m:sub>
              </m:sSub>
            </m:oMath>
            <w:r>
              <w:t xml:space="preserve">.  </w:t>
            </w:r>
            <w:r>
              <w:br/>
            </w:r>
            <w:r>
              <w:rPr>
                <w:i/>
              </w:rPr>
              <w:t>The parameter is unrestricted.</w:t>
            </w:r>
          </w:p>
        </w:tc>
      </w:tr>
      <w:tr w:rsidR="00714039" w14:paraId="45DD4F80"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9CF6241" w14:textId="77777777" w:rsidR="00714039" w:rsidRPr="00D404B4" w:rsidRDefault="00714039" w:rsidP="00D872AD">
            <w:pPr>
              <w:pStyle w:val="Equation"/>
            </w:pPr>
            <w:proofErr w:type="spellStart"/>
            <w:r w:rsidRPr="00D404B4">
              <w:t>SecurityGroupACNodesNetInjection</w:t>
            </w:r>
            <w:r w:rsidRPr="00D404B4">
              <w:rPr>
                <w:vertAlign w:val="subscript"/>
              </w:rPr>
              <w:t>v</w:t>
            </w:r>
            <w:proofErr w:type="spellEnd"/>
          </w:p>
        </w:tc>
        <w:tc>
          <w:tcPr>
            <w:tcW w:w="4428" w:type="dxa"/>
          </w:tcPr>
          <w:p w14:paraId="43F91667"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maximum total AC node net injection of a group of AC nodes, </w:t>
            </w:r>
            <w:r w:rsidRPr="00D404B4">
              <w:br/>
              <w:t>associated with security measure</w:t>
            </w:r>
            <w:r w:rsidRPr="00D404B4">
              <w:br/>
            </w:r>
            <m:oMath>
              <m:r>
                <w:rPr>
                  <w:rFonts w:ascii="Cambria Math" w:hAnsi="Cambria Math"/>
                </w:rPr>
                <m:t>v∈</m:t>
              </m:r>
              <m:sSub>
                <m:sSubPr>
                  <m:ctrlPr>
                    <w:rPr>
                      <w:rFonts w:ascii="Cambria Math" w:hAnsi="Cambria Math"/>
                      <w:i/>
                    </w:rPr>
                  </m:ctrlPr>
                </m:sSubPr>
                <m:e>
                  <m:r>
                    <w:rPr>
                      <w:rFonts w:ascii="Cambria Math" w:hAnsi="Cambria Math"/>
                    </w:rPr>
                    <m:t>SECURITY</m:t>
                  </m:r>
                </m:e>
                <m:sub>
                  <m:r>
                    <w:rPr>
                      <w:rFonts w:ascii="Cambria Math" w:hAnsi="Cambria Math"/>
                      <w:vertAlign w:val="subscript"/>
                    </w:rPr>
                    <m:t>GroupACNodesNetInjection</m:t>
                  </m:r>
                </m:sub>
              </m:sSub>
              <m:r>
                <w:rPr>
                  <w:rFonts w:ascii="Cambria Math" w:hAnsi="Cambria Math"/>
                </w:rPr>
                <m:t xml:space="preserve"> </m:t>
              </m:r>
            </m:oMath>
            <w:r w:rsidRPr="00D404B4">
              <w:t xml:space="preserve">.  </w:t>
            </w:r>
            <w:r>
              <w:br/>
            </w:r>
            <w:r w:rsidRPr="00D404B4">
              <w:rPr>
                <w:i/>
              </w:rPr>
              <w:t xml:space="preserve">The parameter is </w:t>
            </w:r>
            <w:r>
              <w:rPr>
                <w:i/>
              </w:rPr>
              <w:t>unrestricted</w:t>
            </w:r>
            <w:r w:rsidRPr="00D404B4">
              <w:t>.</w:t>
            </w:r>
          </w:p>
        </w:tc>
      </w:tr>
      <w:tr w:rsidR="00714039" w14:paraId="515BA631"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63FB26C" w14:textId="77777777" w:rsidR="00714039" w:rsidRPr="00D404B4" w:rsidRDefault="00714039" w:rsidP="00D872AD">
            <w:pPr>
              <w:pStyle w:val="Equation"/>
            </w:pPr>
            <w:proofErr w:type="spellStart"/>
            <w:r w:rsidRPr="00D404B4">
              <w:t>SecurityGroupACNodeWeight</w:t>
            </w:r>
            <w:r w:rsidRPr="00D404B4">
              <w:rPr>
                <w:vertAlign w:val="subscript"/>
              </w:rPr>
              <w:t>n</w:t>
            </w:r>
            <w:proofErr w:type="spellEnd"/>
          </w:p>
        </w:tc>
        <w:tc>
          <w:tcPr>
            <w:tcW w:w="4428" w:type="dxa"/>
          </w:tcPr>
          <w:p w14:paraId="64ACB9AA"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The weight associated with AC node</w:t>
            </w:r>
            <w:r w:rsidRPr="00D404B4">
              <w:br/>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SECURITYACNODESGROUP</m:t>
                  </m:r>
                </m:e>
                <m:sub>
                  <m:r>
                    <w:rPr>
                      <w:rFonts w:ascii="Cambria Math" w:hAnsi="Cambria Math"/>
                    </w:rPr>
                    <m:t>v</m:t>
                  </m:r>
                </m:sub>
              </m:sSub>
            </m:oMath>
            <w:r w:rsidRPr="00D404B4">
              <w:t xml:space="preserve">.  </w:t>
            </w:r>
            <w:r>
              <w:br/>
            </w:r>
            <w:r w:rsidRPr="00D404B4">
              <w:rPr>
                <w:i/>
              </w:rPr>
              <w:t xml:space="preserve">The parameter is </w:t>
            </w:r>
            <w:r>
              <w:rPr>
                <w:i/>
              </w:rPr>
              <w:t>unrestricted</w:t>
            </w:r>
            <w:r w:rsidRPr="00D404B4">
              <w:t>.</w:t>
            </w:r>
          </w:p>
        </w:tc>
      </w:tr>
      <w:tr w:rsidR="00714039" w14:paraId="48892EAE"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403942C" w14:textId="77777777" w:rsidR="00714039" w:rsidRDefault="00714039" w:rsidP="00D872AD">
            <w:pPr>
              <w:pStyle w:val="Equation"/>
            </w:pPr>
            <w:proofErr w:type="spellStart"/>
            <w:r w:rsidRPr="00A01FFC">
              <w:t>MarketNodeDemWeight</w:t>
            </w:r>
            <w:r>
              <w:rPr>
                <w:vertAlign w:val="subscript"/>
              </w:rPr>
              <w:t>db</w:t>
            </w:r>
            <w:proofErr w:type="spellEnd"/>
          </w:p>
        </w:tc>
        <w:tc>
          <w:tcPr>
            <w:tcW w:w="4428" w:type="dxa"/>
          </w:tcPr>
          <w:p w14:paraId="585824D0" w14:textId="77777777" w:rsidR="00714039" w:rsidRPr="00A01FFC"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A01FFC">
              <w:t>The weight associated with demand bid</w:t>
            </w:r>
            <w:r w:rsidRPr="00A01FFC">
              <w:br/>
            </w:r>
            <m:oMath>
              <m:r>
                <w:rPr>
                  <w:rFonts w:ascii="Cambria Math" w:hAnsi="Cambria Math"/>
                </w:rPr>
                <m:t>db</m:t>
              </m:r>
              <m:r>
                <m:rPr>
                  <m:sty m:val="p"/>
                </m:rPr>
                <w:rPr>
                  <w:rFonts w:ascii="Cambria Math" w:hAnsi="Cambria Math"/>
                </w:rPr>
                <m:t>∈</m:t>
              </m:r>
              <m:sSub>
                <m:sSubPr>
                  <m:ctrlPr>
                    <w:rPr>
                      <w:rFonts w:ascii="Cambria Math" w:hAnsi="Cambria Math"/>
                      <w:color w:val="FF0000"/>
                    </w:rPr>
                  </m:ctrlPr>
                </m:sSubPr>
                <m:e>
                  <m:r>
                    <w:rPr>
                      <w:rFonts w:ascii="Cambria Math" w:hAnsi="Cambria Math"/>
                    </w:rPr>
                    <m:t>SECURITYMARKETDEMNODEGROUP</m:t>
                  </m:r>
                  <m:ctrlPr>
                    <w:rPr>
                      <w:rFonts w:ascii="Cambria Math" w:hAnsi="Cambria Math"/>
                    </w:rPr>
                  </m:ctrlPr>
                </m:e>
                <m:sub>
                  <m:r>
                    <w:rPr>
                      <w:rFonts w:ascii="Cambria Math" w:hAnsi="Cambria Math"/>
                      <w:vertAlign w:val="subscript"/>
                    </w:rPr>
                    <m:t>v</m:t>
                  </m:r>
                </m:sub>
              </m:sSub>
              <m:r>
                <m:rPr>
                  <m:sty m:val="p"/>
                </m:rPr>
                <w:rPr>
                  <w:rFonts w:ascii="Cambria Math" w:hAnsi="Cambria Math"/>
                </w:rPr>
                <m:t>.</m:t>
              </m:r>
            </m:oMath>
            <w:r w:rsidRPr="00A01FFC">
              <w:t xml:space="preserve">  </w:t>
            </w:r>
            <w:r w:rsidRPr="00A01FFC">
              <w:rPr>
                <w:i/>
              </w:rPr>
              <w:t xml:space="preserve">The parameter is </w:t>
            </w:r>
            <w:r>
              <w:rPr>
                <w:i/>
              </w:rPr>
              <w:t>unrestricted</w:t>
            </w:r>
            <w:r w:rsidRPr="00A01FFC">
              <w:rPr>
                <w:i/>
              </w:rPr>
              <w:t>.</w:t>
            </w:r>
          </w:p>
        </w:tc>
      </w:tr>
      <w:tr w:rsidR="00714039" w14:paraId="49412C33"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1D0B15C" w14:textId="77777777" w:rsidR="00714039" w:rsidRPr="00D404B4" w:rsidRDefault="00714039" w:rsidP="00D872AD">
            <w:pPr>
              <w:pStyle w:val="Equation"/>
            </w:pPr>
            <w:proofErr w:type="spellStart"/>
            <w:r w:rsidRPr="00D404B4">
              <w:t>MarketNodeGenWeight</w:t>
            </w:r>
            <w:r w:rsidRPr="00D404B4">
              <w:rPr>
                <w:vertAlign w:val="subscript"/>
              </w:rPr>
              <w:t>g</w:t>
            </w:r>
            <w:proofErr w:type="spellEnd"/>
          </w:p>
        </w:tc>
        <w:tc>
          <w:tcPr>
            <w:tcW w:w="4428" w:type="dxa"/>
          </w:tcPr>
          <w:p w14:paraId="4E3102B1"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weight associated with generation offer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SECURITYMARKETGENNODEGROUP</m:t>
                  </m:r>
                </m:e>
                <m:sub>
                  <m:r>
                    <w:rPr>
                      <w:rFonts w:ascii="Cambria Math" w:hAnsi="Cambria Math"/>
                      <w:vertAlign w:val="subscript"/>
                    </w:rPr>
                    <m:t>v</m:t>
                  </m:r>
                </m:sub>
              </m:sSub>
            </m:oMath>
            <w:r w:rsidRPr="00D404B4">
              <w:t>.</w:t>
            </w:r>
            <w:r w:rsidRPr="00D404B4">
              <w:rPr>
                <w:rStyle w:val="FootnoteReference"/>
                <w:i/>
              </w:rPr>
              <w:t xml:space="preserve"> </w:t>
            </w:r>
            <w:r w:rsidRPr="00D404B4">
              <w:rPr>
                <w:i/>
              </w:rPr>
              <w:t xml:space="preserve">The parameter is </w:t>
            </w:r>
            <w:r>
              <w:rPr>
                <w:i/>
              </w:rPr>
              <w:t>unrestricted</w:t>
            </w:r>
            <w:r w:rsidRPr="00D404B4">
              <w:rPr>
                <w:i/>
              </w:rPr>
              <w:t>.</w:t>
            </w:r>
          </w:p>
        </w:tc>
      </w:tr>
      <w:tr w:rsidR="00714039" w14:paraId="77625F2B"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64496995" w14:textId="77777777" w:rsidR="00714039" w:rsidRPr="00D404B4" w:rsidRDefault="00714039" w:rsidP="00D872AD">
            <w:pPr>
              <w:pStyle w:val="Equation"/>
            </w:pPr>
            <w:proofErr w:type="spellStart"/>
            <w:r w:rsidRPr="00D404B4">
              <w:t>MarketNodeResWeight</w:t>
            </w:r>
            <w:r w:rsidRPr="00D404B4">
              <w:rPr>
                <w:vertAlign w:val="subscript"/>
              </w:rPr>
              <w:t>r</w:t>
            </w:r>
            <w:proofErr w:type="spellEnd"/>
          </w:p>
        </w:tc>
        <w:tc>
          <w:tcPr>
            <w:tcW w:w="4428" w:type="dxa"/>
          </w:tcPr>
          <w:p w14:paraId="6F6456C9"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weight associated with reserve offer </w:t>
            </w:r>
            <m:oMath>
              <m:r>
                <w:rPr>
                  <w:rFonts w:ascii="Cambria Math" w:hAnsi="Cambria Math"/>
                </w:rPr>
                <m:t>r∈</m:t>
              </m:r>
              <m:sSub>
                <m:sSubPr>
                  <m:ctrlPr>
                    <w:rPr>
                      <w:rFonts w:ascii="Cambria Math" w:hAnsi="Cambria Math"/>
                      <w:i/>
                    </w:rPr>
                  </m:ctrlPr>
                </m:sSubPr>
                <m:e>
                  <m:r>
                    <w:rPr>
                      <w:rFonts w:ascii="Cambria Math" w:hAnsi="Cambria Math"/>
                    </w:rPr>
                    <m:t>SECURITYMARKETRESNODEGROUP</m:t>
                  </m:r>
                </m:e>
                <m:sub>
                  <m:r>
                    <w:rPr>
                      <w:rFonts w:ascii="Cambria Math" w:hAnsi="Cambria Math"/>
                      <w:vertAlign w:val="subscript"/>
                    </w:rPr>
                    <m:t>v</m:t>
                  </m:r>
                </m:sub>
              </m:sSub>
            </m:oMath>
            <w:r w:rsidRPr="00D404B4">
              <w:t>.</w:t>
            </w:r>
            <w:r w:rsidRPr="00D404B4">
              <w:rPr>
                <w:rStyle w:val="FootnoteReference"/>
                <w:i/>
              </w:rPr>
              <w:t xml:space="preserve"> </w:t>
            </w:r>
            <w:r w:rsidRPr="00D404B4">
              <w:rPr>
                <w:i/>
              </w:rPr>
              <w:t xml:space="preserve"> The parameter is </w:t>
            </w:r>
            <w:r>
              <w:rPr>
                <w:i/>
              </w:rPr>
              <w:t>unrestricted</w:t>
            </w:r>
            <w:r w:rsidRPr="00D404B4">
              <w:rPr>
                <w:i/>
              </w:rPr>
              <w:t>.</w:t>
            </w:r>
          </w:p>
        </w:tc>
      </w:tr>
      <w:tr w:rsidR="00714039" w14:paraId="49F204BF"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3E9E218" w14:textId="77777777" w:rsidR="00714039" w:rsidRDefault="00714039" w:rsidP="00D872AD">
            <w:pPr>
              <w:pStyle w:val="Equation"/>
            </w:pPr>
            <w:proofErr w:type="spellStart"/>
            <w:r>
              <w:t>MarketNodeSecurityLimit</w:t>
            </w:r>
            <w:r w:rsidRPr="00FD022F">
              <w:rPr>
                <w:vertAlign w:val="subscript"/>
              </w:rPr>
              <w:t>v</w:t>
            </w:r>
            <w:proofErr w:type="spellEnd"/>
          </w:p>
        </w:tc>
        <w:tc>
          <w:tcPr>
            <w:tcW w:w="4428" w:type="dxa"/>
          </w:tcPr>
          <w:p w14:paraId="0E9374BC"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security measure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GroupMarketNodes</m:t>
                  </m:r>
                </m:sub>
              </m:sSub>
            </m:oMath>
            <w:r>
              <w:t>.</w:t>
            </w:r>
            <w:r>
              <w:rPr>
                <w:i/>
                <w:vertAlign w:val="subscript"/>
              </w:rPr>
              <w:t xml:space="preserve"> </w:t>
            </w:r>
            <w:r>
              <w:rPr>
                <w:i/>
              </w:rPr>
              <w:t xml:space="preserve"> </w:t>
            </w:r>
            <w:r>
              <w:br/>
            </w:r>
            <w:r>
              <w:rPr>
                <w:i/>
              </w:rPr>
              <w:t>The parameter is unrestricted.</w:t>
            </w:r>
          </w:p>
        </w:tc>
      </w:tr>
    </w:tbl>
    <w:p w14:paraId="64ACF2EB" w14:textId="77777777" w:rsidR="00714039" w:rsidRPr="004D260D" w:rsidRDefault="00714039" w:rsidP="00714039">
      <w:pPr>
        <w:pStyle w:val="Heading2"/>
        <w:tabs>
          <w:tab w:val="clear" w:pos="1440"/>
        </w:tabs>
        <w:ind w:left="851" w:hanging="851"/>
        <w:jc w:val="left"/>
      </w:pPr>
      <w:bookmarkStart w:id="756" w:name="_Ref108681282"/>
      <w:bookmarkStart w:id="757" w:name="_Toc189139607"/>
      <w:bookmarkStart w:id="758" w:name="_Toc131539262"/>
      <w:r w:rsidRPr="00511198">
        <w:t>Mixed Constraints</w:t>
      </w:r>
      <w:bookmarkEnd w:id="756"/>
      <w:bookmarkEnd w:id="757"/>
      <w:bookmarkEnd w:id="758"/>
    </w:p>
    <w:p w14:paraId="59F011EA" w14:textId="77777777" w:rsidR="00714039" w:rsidRPr="003071C8" w:rsidRDefault="00714039" w:rsidP="00714039">
      <w:pPr>
        <w:pStyle w:val="BodyText"/>
      </w:pPr>
      <w:r w:rsidRPr="003071C8">
        <w:t xml:space="preserve">This facility allows the </w:t>
      </w:r>
      <w:r>
        <w:t>S</w:t>
      </w:r>
      <w:r w:rsidRPr="003071C8">
        <w:t xml:space="preserve">ystem </w:t>
      </w:r>
      <w:r>
        <w:t>O</w:t>
      </w:r>
      <w:r w:rsidRPr="003071C8">
        <w:t xml:space="preserve">perator to impose mixed constraints on any existing variables.  It also provides a facility for the creation of new models.  Approval for the creation of new mixed constraints is required to go through the consultation process used for </w:t>
      </w:r>
      <w:r>
        <w:t>Code amendments</w:t>
      </w:r>
      <w:r w:rsidRPr="003071C8">
        <w:t>.</w:t>
      </w:r>
      <w:r>
        <w:t xml:space="preserve"> </w:t>
      </w:r>
      <w:r w:rsidRPr="003071C8">
        <w:t xml:space="preserve"> Such consultation (and subsequent approval) relates to the form of the mixed constraints and may include specification of permanent conditions with respect to the level of, or relationships between, parameters in the constraint.  Other parameters may be adjusted by specified processes.  Any formulation constraint involving mixed constraint variables may also be implicitly involved. </w:t>
      </w:r>
    </w:p>
    <w:p w14:paraId="69EC111A" w14:textId="77777777" w:rsidR="00714039" w:rsidRPr="00B83159" w:rsidRDefault="00714039" w:rsidP="00C46AB9">
      <w:pPr>
        <w:pStyle w:val="Heading3"/>
      </w:pPr>
      <w:bookmarkStart w:id="759" w:name="_Toc189139608"/>
      <w:bookmarkStart w:id="760" w:name="_Toc131539263"/>
      <w:r w:rsidRPr="00380F0A">
        <w:t>Sets</w:t>
      </w:r>
      <w:bookmarkEnd w:id="759"/>
      <w:bookmarkEnd w:id="760"/>
    </w:p>
    <w:tbl>
      <w:tblPr>
        <w:tblStyle w:val="SOReportTable"/>
        <w:tblW w:w="0" w:type="auto"/>
        <w:tblLayout w:type="fixed"/>
        <w:tblLook w:val="04A0" w:firstRow="1" w:lastRow="0" w:firstColumn="1" w:lastColumn="0" w:noHBand="0" w:noVBand="1"/>
      </w:tblPr>
      <w:tblGrid>
        <w:gridCol w:w="3329"/>
        <w:gridCol w:w="4712"/>
      </w:tblGrid>
      <w:tr w:rsidR="00714039" w14:paraId="0572089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9" w:type="dxa"/>
          </w:tcPr>
          <w:p w14:paraId="2058FD25" w14:textId="77777777" w:rsidR="00714039" w:rsidRDefault="00714039" w:rsidP="00D872AD">
            <w:pPr>
              <w:pStyle w:val="BodyText"/>
              <w:ind w:left="0"/>
              <w:rPr>
                <w:lang w:val="en-GB"/>
              </w:rPr>
            </w:pPr>
            <w:r>
              <w:rPr>
                <w:lang w:val="en-GB"/>
              </w:rPr>
              <w:t>Item</w:t>
            </w:r>
          </w:p>
        </w:tc>
        <w:tc>
          <w:tcPr>
            <w:tcW w:w="4712" w:type="dxa"/>
          </w:tcPr>
          <w:p w14:paraId="10F4411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714039" w14:paraId="61B31E89"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2C05EA7" w14:textId="77777777" w:rsidR="00714039" w:rsidRPr="000C33CE" w:rsidRDefault="00714039" w:rsidP="00D872AD">
            <w:pPr>
              <w:pStyle w:val="Equation"/>
            </w:pPr>
            <w:r w:rsidRPr="000C33CE">
              <w:t>MIXEDCONSTRAINTS</w:t>
            </w:r>
            <w:r w:rsidRPr="000C33CE">
              <w:rPr>
                <w:vertAlign w:val="subscript"/>
              </w:rPr>
              <w:t>Type1</w:t>
            </w:r>
          </w:p>
        </w:tc>
        <w:tc>
          <w:tcPr>
            <w:tcW w:w="4712" w:type="dxa"/>
          </w:tcPr>
          <w:p w14:paraId="28FBDF5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t>The set of all Type 1 mixed constraints.  Each constraint</w:t>
            </w:r>
            <w:r>
              <w:rPr>
                <w:i/>
              </w:rPr>
              <w:t>, m,</w:t>
            </w:r>
            <w:r>
              <w:t xml:space="preserve"> will normally define one new variable, </w:t>
            </w:r>
            <m:oMath>
              <m:sSub>
                <m:sSubPr>
                  <m:ctrlPr>
                    <w:rPr>
                      <w:rFonts w:ascii="Cambria Math" w:hAnsi="Cambria Math"/>
                      <w:i/>
                    </w:rPr>
                  </m:ctrlPr>
                </m:sSubPr>
                <m:e>
                  <m:r>
                    <w:rPr>
                      <w:rFonts w:ascii="Cambria Math" w:hAnsi="Cambria Math"/>
                    </w:rPr>
                    <m:t>MixedConstraintVariable</m:t>
                  </m:r>
                </m:e>
                <m:sub>
                  <m:r>
                    <w:rPr>
                      <w:rFonts w:ascii="Cambria Math" w:hAnsi="Cambria Math"/>
                    </w:rPr>
                    <m:t>m</m:t>
                  </m:r>
                </m:sub>
              </m:sSub>
            </m:oMath>
            <w:r>
              <w:t>,</w:t>
            </w:r>
            <w:r>
              <w:rPr>
                <w:i/>
              </w:rPr>
              <w:t xml:space="preserve"> </w:t>
            </w:r>
            <w:r>
              <w:t>and can link it to any combination of existing model variables.</w:t>
            </w:r>
          </w:p>
        </w:tc>
      </w:tr>
      <w:tr w:rsidR="00714039" w14:paraId="71CCEB47"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2FA76522" w14:textId="77777777" w:rsidR="00714039" w:rsidRDefault="00714039" w:rsidP="00D872AD">
            <w:pPr>
              <w:pStyle w:val="Equation"/>
              <w:rPr>
                <w:lang w:val="en-GB"/>
              </w:rPr>
            </w:pPr>
            <w:r w:rsidRPr="000C33CE">
              <w:t>MIXEDCONSTRAINTS</w:t>
            </w:r>
            <w:r w:rsidRPr="000C33CE">
              <w:rPr>
                <w:vertAlign w:val="subscript"/>
              </w:rPr>
              <w:t>Type</w:t>
            </w:r>
            <w:r>
              <w:rPr>
                <w:vertAlign w:val="subscript"/>
              </w:rPr>
              <w:t>2</w:t>
            </w:r>
          </w:p>
        </w:tc>
        <w:tc>
          <w:tcPr>
            <w:tcW w:w="4712" w:type="dxa"/>
          </w:tcPr>
          <w:p w14:paraId="43DF8A64"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t>The set of all Type 2 mixed constraints.  Each Type 2 constraint is a group constraint creating links between the new variables created by Type 1 constraints.</w:t>
            </w:r>
          </w:p>
        </w:tc>
      </w:tr>
      <w:tr w:rsidR="00714039" w14:paraId="0940894F"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D6AF189" w14:textId="77777777" w:rsidR="00714039" w:rsidRPr="000C33CE" w:rsidRDefault="00714039" w:rsidP="00D872AD">
            <w:pPr>
              <w:pStyle w:val="Equation"/>
            </w:pPr>
            <w:proofErr w:type="spellStart"/>
            <w:r w:rsidRPr="000C33CE">
              <w:t>MIXEDVARGROUP</w:t>
            </w:r>
            <w:r w:rsidRPr="000C33CE">
              <w:rPr>
                <w:vertAlign w:val="subscript"/>
              </w:rPr>
              <w:t>b</w:t>
            </w:r>
            <w:proofErr w:type="spellEnd"/>
          </w:p>
        </w:tc>
        <w:tc>
          <w:tcPr>
            <w:tcW w:w="4712" w:type="dxa"/>
          </w:tcPr>
          <w:p w14:paraId="6AC10097"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rsidRPr="00D404B4">
              <w:t xml:space="preserve">The set of Type 1 mixed constraints whose new variables are linked by Type 2 mixed constraint </w:t>
            </w:r>
            <w:r w:rsidRPr="00D404B4">
              <w:rPr>
                <w:i/>
              </w:rPr>
              <w:t>b.</w:t>
            </w:r>
          </w:p>
        </w:tc>
      </w:tr>
      <w:tr w:rsidR="00714039" w14:paraId="6021C89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BE0571F" w14:textId="77777777" w:rsidR="00714039" w:rsidRPr="000C33CE" w:rsidRDefault="00714039" w:rsidP="00D872AD">
            <w:pPr>
              <w:pStyle w:val="Equation"/>
            </w:pPr>
            <w:proofErr w:type="spellStart"/>
            <w:r w:rsidRPr="000C33CE">
              <w:t>MIXED</w:t>
            </w:r>
            <w:r>
              <w:t>DEM</w:t>
            </w:r>
            <w:r w:rsidRPr="000C33CE">
              <w:t>NODEGROUP</w:t>
            </w:r>
            <w:r w:rsidRPr="000C33CE">
              <w:rPr>
                <w:vertAlign w:val="subscript"/>
              </w:rPr>
              <w:t>m</w:t>
            </w:r>
            <w:proofErr w:type="spellEnd"/>
          </w:p>
        </w:tc>
        <w:tc>
          <w:tcPr>
            <w:tcW w:w="4712" w:type="dxa"/>
          </w:tcPr>
          <w:p w14:paraId="387AF550"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rsidRPr="00D404B4">
              <w:t xml:space="preserve">The set of demand bids used in Type1 mixed constraint </w:t>
            </w:r>
            <w:r w:rsidRPr="00E37ED5">
              <w:rPr>
                <w:i/>
              </w:rPr>
              <w:t>m</w:t>
            </w:r>
            <w:r w:rsidRPr="00D404B4">
              <w:t>.</w:t>
            </w:r>
          </w:p>
        </w:tc>
      </w:tr>
      <w:tr w:rsidR="00714039" w14:paraId="4E1801BF"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B1A24FA" w14:textId="77777777" w:rsidR="00714039" w:rsidRPr="000C33CE" w:rsidRDefault="00714039" w:rsidP="00D872AD">
            <w:pPr>
              <w:pStyle w:val="Equation"/>
            </w:pPr>
            <w:proofErr w:type="spellStart"/>
            <w:r w:rsidRPr="000C33CE">
              <w:t>MIXEDGENNODEGROUP</w:t>
            </w:r>
            <w:r w:rsidRPr="000C33CE">
              <w:rPr>
                <w:vertAlign w:val="subscript"/>
              </w:rPr>
              <w:t>m</w:t>
            </w:r>
            <w:proofErr w:type="spellEnd"/>
          </w:p>
        </w:tc>
        <w:tc>
          <w:tcPr>
            <w:tcW w:w="4712" w:type="dxa"/>
          </w:tcPr>
          <w:p w14:paraId="05093A8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set of generation offers used in Type1 mixed constraint </w:t>
            </w:r>
            <w:r w:rsidRPr="00E37ED5">
              <w:rPr>
                <w:i/>
              </w:rPr>
              <w:t>m</w:t>
            </w:r>
            <w:r w:rsidRPr="00D404B4">
              <w:t>.</w:t>
            </w:r>
          </w:p>
        </w:tc>
      </w:tr>
      <w:tr w:rsidR="00714039" w14:paraId="3906AE4C"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A07E404" w14:textId="77777777" w:rsidR="00714039" w:rsidRDefault="00714039" w:rsidP="00D872AD">
            <w:pPr>
              <w:pStyle w:val="Equation"/>
            </w:pPr>
            <w:proofErr w:type="spellStart"/>
            <w:r>
              <w:t>MIXEDRESNODEGROUP</w:t>
            </w:r>
            <w:r>
              <w:rPr>
                <w:vertAlign w:val="subscript"/>
              </w:rPr>
              <w:t>m</w:t>
            </w:r>
            <w:proofErr w:type="spellEnd"/>
          </w:p>
        </w:tc>
        <w:tc>
          <w:tcPr>
            <w:tcW w:w="4712" w:type="dxa"/>
          </w:tcPr>
          <w:p w14:paraId="6BC328F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reserve offers used in Type1 mixed constraint </w:t>
            </w:r>
            <w:r w:rsidRPr="00E37ED5">
              <w:rPr>
                <w:i/>
              </w:rPr>
              <w:t>m</w:t>
            </w:r>
            <w:r>
              <w:t>.</w:t>
            </w:r>
          </w:p>
        </w:tc>
      </w:tr>
      <w:tr w:rsidR="00714039" w14:paraId="35226160"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059601E" w14:textId="77777777" w:rsidR="00714039" w:rsidRDefault="00714039" w:rsidP="00D872AD">
            <w:pPr>
              <w:pStyle w:val="Equation"/>
            </w:pPr>
            <w:proofErr w:type="spellStart"/>
            <w:r>
              <w:t>MIXEDDIRACLINEGROUP</w:t>
            </w:r>
            <w:r>
              <w:rPr>
                <w:vertAlign w:val="subscript"/>
              </w:rPr>
              <w:t>m</w:t>
            </w:r>
            <w:proofErr w:type="spellEnd"/>
          </w:p>
        </w:tc>
        <w:tc>
          <w:tcPr>
            <w:tcW w:w="4712" w:type="dxa"/>
          </w:tcPr>
          <w:p w14:paraId="0FC935D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lines whose flow used in Type1 mixed constraint </w:t>
            </w:r>
            <w:r w:rsidRPr="00E37ED5">
              <w:rPr>
                <w:i/>
              </w:rPr>
              <w:t>m</w:t>
            </w:r>
            <w:r>
              <w:t>.</w:t>
            </w:r>
          </w:p>
        </w:tc>
      </w:tr>
      <w:tr w:rsidR="00714039" w14:paraId="250EDC9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2FE8089" w14:textId="77777777" w:rsidR="00714039" w:rsidRDefault="00714039" w:rsidP="00D872AD">
            <w:pPr>
              <w:pStyle w:val="Equation"/>
            </w:pPr>
            <w:proofErr w:type="spellStart"/>
            <w:r>
              <w:t>MIXEDDIRACLINELOSSGROUP</w:t>
            </w:r>
            <w:r>
              <w:rPr>
                <w:vertAlign w:val="subscript"/>
              </w:rPr>
              <w:t>m</w:t>
            </w:r>
            <w:proofErr w:type="spellEnd"/>
          </w:p>
        </w:tc>
        <w:tc>
          <w:tcPr>
            <w:tcW w:w="4712" w:type="dxa"/>
          </w:tcPr>
          <w:p w14:paraId="7895C76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 whose losses are used in Type1 mixed constraint </w:t>
            </w:r>
            <w:r w:rsidRPr="00E37ED5">
              <w:rPr>
                <w:i/>
              </w:rPr>
              <w:t>m</w:t>
            </w:r>
            <w:r>
              <w:t>.</w:t>
            </w:r>
          </w:p>
        </w:tc>
      </w:tr>
      <w:tr w:rsidR="00714039" w14:paraId="1EC8363C"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46322DB4" w14:textId="77777777" w:rsidR="00714039" w:rsidRDefault="00714039" w:rsidP="00D872AD">
            <w:pPr>
              <w:pStyle w:val="Equation"/>
            </w:pPr>
            <w:proofErr w:type="spellStart"/>
            <w:r>
              <w:t>MIXEDACFIXLOSSGROUP</w:t>
            </w:r>
            <w:r>
              <w:rPr>
                <w:vertAlign w:val="subscript"/>
              </w:rPr>
              <w:t>m</w:t>
            </w:r>
            <w:proofErr w:type="spellEnd"/>
          </w:p>
        </w:tc>
        <w:tc>
          <w:tcPr>
            <w:tcW w:w="4712" w:type="dxa"/>
          </w:tcPr>
          <w:p w14:paraId="0E1034D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lines whose fixed losses used in Type1 mixed constraint </w:t>
            </w:r>
            <w:r w:rsidRPr="00E37ED5">
              <w:rPr>
                <w:i/>
              </w:rPr>
              <w:t>m</w:t>
            </w:r>
            <w:r>
              <w:t>.</w:t>
            </w:r>
          </w:p>
        </w:tc>
      </w:tr>
      <w:tr w:rsidR="00714039" w14:paraId="4474E74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1D567A1" w14:textId="77777777" w:rsidR="00714039" w:rsidRDefault="00714039" w:rsidP="00D872AD">
            <w:pPr>
              <w:pStyle w:val="Equation"/>
            </w:pPr>
            <w:proofErr w:type="spellStart"/>
            <w:r>
              <w:t>MIXEDDCLINEGROUP</w:t>
            </w:r>
            <w:r>
              <w:rPr>
                <w:vertAlign w:val="subscript"/>
              </w:rPr>
              <w:t>m</w:t>
            </w:r>
            <w:proofErr w:type="spellEnd"/>
          </w:p>
        </w:tc>
        <w:tc>
          <w:tcPr>
            <w:tcW w:w="4712" w:type="dxa"/>
          </w:tcPr>
          <w:p w14:paraId="72F5381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whose flow is used in Type1 mixed constraint </w:t>
            </w:r>
            <w:r w:rsidRPr="00E37ED5">
              <w:rPr>
                <w:i/>
              </w:rPr>
              <w:t>m</w:t>
            </w:r>
            <w:r>
              <w:t>.</w:t>
            </w:r>
          </w:p>
        </w:tc>
      </w:tr>
      <w:tr w:rsidR="00714039" w14:paraId="742C17B9"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3DA60F2" w14:textId="77777777" w:rsidR="00714039" w:rsidRDefault="00714039" w:rsidP="00D872AD">
            <w:pPr>
              <w:pStyle w:val="Equation"/>
            </w:pPr>
            <w:proofErr w:type="spellStart"/>
            <w:r>
              <w:t>MIXEDDCLNLOSSGROUP</w:t>
            </w:r>
            <w:r>
              <w:rPr>
                <w:vertAlign w:val="subscript"/>
              </w:rPr>
              <w:t>m</w:t>
            </w:r>
            <w:proofErr w:type="spellEnd"/>
          </w:p>
        </w:tc>
        <w:tc>
          <w:tcPr>
            <w:tcW w:w="4712" w:type="dxa"/>
          </w:tcPr>
          <w:p w14:paraId="7BC5F3EF"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whose losses are used in Type1 mixed constraint </w:t>
            </w:r>
            <w:r w:rsidRPr="00E37ED5">
              <w:rPr>
                <w:i/>
              </w:rPr>
              <w:t>m</w:t>
            </w:r>
            <w:r>
              <w:t>.</w:t>
            </w:r>
          </w:p>
        </w:tc>
      </w:tr>
      <w:tr w:rsidR="00714039" w14:paraId="10AC34B1"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A9716CE" w14:textId="77777777" w:rsidR="00714039" w:rsidRPr="000C33CE" w:rsidRDefault="00714039" w:rsidP="00D872AD">
            <w:pPr>
              <w:pStyle w:val="Equation"/>
            </w:pPr>
            <w:proofErr w:type="spellStart"/>
            <w:r w:rsidRPr="000C33CE">
              <w:t>MIXEDDCFIXLOSSGROUP</w:t>
            </w:r>
            <w:r w:rsidRPr="000C33CE">
              <w:rPr>
                <w:vertAlign w:val="subscript"/>
              </w:rPr>
              <w:t>m</w:t>
            </w:r>
            <w:proofErr w:type="spellEnd"/>
          </w:p>
        </w:tc>
        <w:tc>
          <w:tcPr>
            <w:tcW w:w="4712" w:type="dxa"/>
          </w:tcPr>
          <w:p w14:paraId="7152CDC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t>
            </w:r>
            <w:proofErr w:type="gramStart"/>
            <w:r>
              <w:t>whose</w:t>
            </w:r>
            <w:proofErr w:type="gramEnd"/>
            <w:r>
              <w:t xml:space="preserve"> fixed are losses used in Type1 mixed constraint </w:t>
            </w:r>
            <w:r w:rsidRPr="00E37ED5">
              <w:rPr>
                <w:i/>
              </w:rPr>
              <w:t>m</w:t>
            </w:r>
            <w:r>
              <w:t>.</w:t>
            </w:r>
          </w:p>
        </w:tc>
      </w:tr>
    </w:tbl>
    <w:p w14:paraId="396E1A2E" w14:textId="77777777" w:rsidR="00714039" w:rsidRDefault="00714039" w:rsidP="00C46AB9">
      <w:pPr>
        <w:pStyle w:val="Heading3"/>
      </w:pPr>
      <w:bookmarkStart w:id="761" w:name="_Toc189139609"/>
      <w:bookmarkStart w:id="762" w:name="_Toc131539264"/>
      <w:r>
        <w:t>Parameters</w:t>
      </w:r>
      <w:bookmarkEnd w:id="761"/>
      <w:bookmarkEnd w:id="762"/>
    </w:p>
    <w:tbl>
      <w:tblPr>
        <w:tblStyle w:val="SOReportTable"/>
        <w:tblW w:w="8007" w:type="dxa"/>
        <w:tblLook w:val="04A0" w:firstRow="1" w:lastRow="0" w:firstColumn="1" w:lastColumn="0" w:noHBand="0" w:noVBand="1"/>
      </w:tblPr>
      <w:tblGrid>
        <w:gridCol w:w="3613"/>
        <w:gridCol w:w="4394"/>
      </w:tblGrid>
      <w:tr w:rsidR="00714039" w14:paraId="3D4D3EC1"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13" w:type="dxa"/>
          </w:tcPr>
          <w:p w14:paraId="4FEF332C" w14:textId="77777777" w:rsidR="00714039" w:rsidRDefault="00714039" w:rsidP="00D872AD">
            <w:pPr>
              <w:pStyle w:val="BodyText"/>
              <w:ind w:left="0"/>
              <w:rPr>
                <w:lang w:eastAsia="en-GB"/>
              </w:rPr>
            </w:pPr>
            <w:r>
              <w:rPr>
                <w:lang w:eastAsia="en-GB"/>
              </w:rPr>
              <w:t>Item</w:t>
            </w:r>
          </w:p>
        </w:tc>
        <w:tc>
          <w:tcPr>
            <w:tcW w:w="4394" w:type="dxa"/>
          </w:tcPr>
          <w:p w14:paraId="268AFE5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844994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76D4D73" w14:textId="77777777" w:rsidR="00714039" w:rsidRDefault="00714039" w:rsidP="00D872AD">
            <w:pPr>
              <w:pStyle w:val="Equation"/>
            </w:pPr>
            <w:r>
              <w:t>MixedConstVarWeight</w:t>
            </w:r>
            <w:r w:rsidRPr="008D7E20">
              <w:t>1</w:t>
            </w:r>
            <w:r w:rsidRPr="000C33CE">
              <w:rPr>
                <w:vertAlign w:val="subscript"/>
              </w:rPr>
              <w:t>m</w:t>
            </w:r>
          </w:p>
        </w:tc>
        <w:tc>
          <w:tcPr>
            <w:tcW w:w="4394" w:type="dxa"/>
          </w:tcPr>
          <w:p w14:paraId="17411EBB"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weight associated with </w:t>
            </w:r>
            <w:r w:rsidRPr="00D404B4">
              <w:br/>
              <w:t xml:space="preserve">mixed security constraint variable </w:t>
            </w:r>
            <w:r w:rsidRPr="00D404B4">
              <w:br/>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rsidRPr="00D404B4">
              <w:rPr>
                <w:i/>
                <w:vertAlign w:val="subscript"/>
              </w:rPr>
              <w:t xml:space="preserve"> </w:t>
            </w:r>
            <w:r w:rsidRPr="00D404B4">
              <w:t xml:space="preserve"> </w:t>
            </w:r>
            <w:r w:rsidRPr="00D404B4">
              <w:br/>
            </w:r>
            <w:r w:rsidRPr="00D404B4">
              <w:rPr>
                <w:i/>
              </w:rPr>
              <w:t xml:space="preserve">The parameter is </w:t>
            </w:r>
            <w:r>
              <w:rPr>
                <w:i/>
              </w:rPr>
              <w:t>unrestricted</w:t>
            </w:r>
            <w:r w:rsidRPr="00D404B4">
              <w:rPr>
                <w:i/>
              </w:rPr>
              <w:t>.</w:t>
            </w:r>
          </w:p>
        </w:tc>
      </w:tr>
      <w:tr w:rsidR="00714039" w:rsidRPr="00C91F8C" w14:paraId="4D27B006"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AB89B6C" w14:textId="77777777" w:rsidR="00714039" w:rsidRDefault="00714039" w:rsidP="00D872AD">
            <w:pPr>
              <w:pStyle w:val="Equation"/>
            </w:pPr>
            <w:proofErr w:type="spellStart"/>
            <w:r w:rsidRPr="00E56C6F">
              <w:t>Mix</w:t>
            </w:r>
            <w:r>
              <w:t>ed</w:t>
            </w:r>
            <w:r w:rsidRPr="00E56C6F">
              <w:t>Cons</w:t>
            </w:r>
            <w:r w:rsidRPr="005E281C">
              <w:rPr>
                <w:color w:val="auto"/>
              </w:rPr>
              <w:t>tDem</w:t>
            </w:r>
            <w:r w:rsidRPr="00E56C6F">
              <w:t>Weight</w:t>
            </w:r>
            <w:r>
              <w:rPr>
                <w:vertAlign w:val="subscript"/>
              </w:rPr>
              <w:t>db</w:t>
            </w:r>
            <w:proofErr w:type="spellEnd"/>
            <w:r w:rsidRPr="00E56C6F">
              <w:rPr>
                <w:vertAlign w:val="subscript"/>
              </w:rPr>
              <w:t>, m</w:t>
            </w:r>
          </w:p>
        </w:tc>
        <w:tc>
          <w:tcPr>
            <w:tcW w:w="4394" w:type="dxa"/>
          </w:tcPr>
          <w:p w14:paraId="572F5048" w14:textId="77777777" w:rsidR="00714039" w:rsidRPr="00E56C6F"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E56C6F">
              <w:t xml:space="preserve">The weight associated with demand bid </w:t>
            </w:r>
            <m:oMath>
              <m:r>
                <w:rPr>
                  <w:rFonts w:ascii="Cambria Math" w:hAnsi="Cambria Math"/>
                </w:rPr>
                <m:t>db</m:t>
              </m:r>
              <m:r>
                <m:rPr>
                  <m:sty m:val="p"/>
                </m:rPr>
                <w:rPr>
                  <w:rFonts w:ascii="Cambria Math" w:hAnsi="Cambria Math"/>
                </w:rPr>
                <m:t>∈</m:t>
              </m:r>
              <m:sSub>
                <m:sSubPr>
                  <m:ctrlPr>
                    <w:rPr>
                      <w:rFonts w:ascii="Cambria Math" w:hAnsi="Cambria Math"/>
                      <w:color w:val="FF0000"/>
                    </w:rPr>
                  </m:ctrlPr>
                </m:sSubPr>
                <m:e>
                  <m:r>
                    <w:rPr>
                      <w:rFonts w:ascii="Cambria Math" w:hAnsi="Cambria Math"/>
                    </w:rPr>
                    <m:t>MIXEDDEMNODEGROUP</m:t>
                  </m:r>
                  <m:ctrlPr>
                    <w:rPr>
                      <w:rFonts w:ascii="Cambria Math" w:hAnsi="Cambria Math"/>
                    </w:rPr>
                  </m:ctrlPr>
                </m:e>
                <m:sub>
                  <m:r>
                    <w:rPr>
                      <w:rFonts w:ascii="Cambria Math" w:hAnsi="Cambria Math"/>
                      <w:vertAlign w:val="subscript"/>
                    </w:rPr>
                    <m:t>m</m:t>
                  </m:r>
                </m:sub>
              </m:sSub>
              <m:r>
                <m:rPr>
                  <m:sty m:val="p"/>
                </m:rPr>
                <w:rPr>
                  <w:rFonts w:ascii="Cambria Math" w:hAnsi="Cambria Math"/>
                </w:rPr>
                <m:t>.</m:t>
              </m:r>
            </m:oMath>
            <w:r w:rsidRPr="00E56C6F">
              <w:t xml:space="preserve">  </w:t>
            </w:r>
            <w:r w:rsidRPr="00E56C6F">
              <w:br/>
            </w:r>
            <w:r w:rsidRPr="00E56C6F">
              <w:rPr>
                <w:i/>
              </w:rPr>
              <w:t xml:space="preserve">The parameter is </w:t>
            </w:r>
            <w:r>
              <w:rPr>
                <w:i/>
              </w:rPr>
              <w:t>unrestricted</w:t>
            </w:r>
            <w:r w:rsidRPr="00E56C6F">
              <w:rPr>
                <w:i/>
              </w:rPr>
              <w:t>.</w:t>
            </w:r>
          </w:p>
        </w:tc>
      </w:tr>
      <w:tr w:rsidR="00714039" w14:paraId="7CF35CD5"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698B62B" w14:textId="77777777" w:rsidR="00714039" w:rsidRDefault="00714039" w:rsidP="00D872AD">
            <w:pPr>
              <w:pStyle w:val="Equation"/>
            </w:pPr>
            <w:proofErr w:type="spellStart"/>
            <w:r>
              <w:t>MixedConstGenWeight</w:t>
            </w:r>
            <w:r w:rsidRPr="003B0DF5">
              <w:rPr>
                <w:vertAlign w:val="subscript"/>
              </w:rPr>
              <w:t>g</w:t>
            </w:r>
            <w:proofErr w:type="spellEnd"/>
            <w:r w:rsidRPr="003B0DF5">
              <w:rPr>
                <w:vertAlign w:val="subscript"/>
              </w:rPr>
              <w:t>, m</w:t>
            </w:r>
          </w:p>
        </w:tc>
        <w:tc>
          <w:tcPr>
            <w:tcW w:w="4394" w:type="dxa"/>
          </w:tcPr>
          <w:p w14:paraId="2B9136E3"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weight associated with generation offer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MIXEDGENNODEGROUP</m:t>
                  </m:r>
                </m:e>
                <m:sub>
                  <m:r>
                    <w:rPr>
                      <w:rFonts w:ascii="Cambria Math" w:hAnsi="Cambria Math"/>
                      <w:vertAlign w:val="subscript"/>
                    </w:rPr>
                    <m:t>m</m:t>
                  </m:r>
                </m:sub>
              </m:sSub>
            </m:oMath>
            <w:r w:rsidRPr="00D404B4">
              <w:t xml:space="preserve">. </w:t>
            </w:r>
            <w:r w:rsidRPr="00D404B4">
              <w:br/>
            </w:r>
            <w:r w:rsidRPr="00D404B4">
              <w:rPr>
                <w:i/>
              </w:rPr>
              <w:t xml:space="preserve">The parameter is </w:t>
            </w:r>
            <w:r>
              <w:rPr>
                <w:i/>
              </w:rPr>
              <w:t>unrestricted</w:t>
            </w:r>
            <w:r w:rsidRPr="00D404B4">
              <w:rPr>
                <w:i/>
              </w:rPr>
              <w:t>.</w:t>
            </w:r>
          </w:p>
        </w:tc>
      </w:tr>
      <w:tr w:rsidR="00714039" w14:paraId="3327C3B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F3D4454" w14:textId="77777777" w:rsidR="00714039" w:rsidRDefault="00714039" w:rsidP="00D872AD">
            <w:pPr>
              <w:pStyle w:val="Equation"/>
            </w:pPr>
            <w:proofErr w:type="spellStart"/>
            <w:r>
              <w:t>MixedConstResWeight</w:t>
            </w:r>
            <w:r w:rsidRPr="003B0DF5">
              <w:rPr>
                <w:vertAlign w:val="subscript"/>
              </w:rPr>
              <w:t>r</w:t>
            </w:r>
            <w:proofErr w:type="spellEnd"/>
            <w:r w:rsidRPr="003B0DF5">
              <w:rPr>
                <w:vertAlign w:val="subscript"/>
              </w:rPr>
              <w:t>, m</w:t>
            </w:r>
          </w:p>
        </w:tc>
        <w:tc>
          <w:tcPr>
            <w:tcW w:w="4394" w:type="dxa"/>
          </w:tcPr>
          <w:p w14:paraId="0C73023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reserve offer </w:t>
            </w: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MIXEDRESNODEGROUP</m:t>
                  </m:r>
                </m:e>
                <m:sub>
                  <m:r>
                    <w:rPr>
                      <w:rFonts w:ascii="Cambria Math" w:hAnsi="Cambria Math"/>
                      <w:vertAlign w:val="subscript"/>
                    </w:rPr>
                    <m:t>m</m:t>
                  </m:r>
                </m:sub>
              </m:sSub>
            </m:oMath>
            <w:r>
              <w:t xml:space="preserve">. </w:t>
            </w:r>
            <w:r>
              <w:br/>
            </w:r>
            <w:r>
              <w:rPr>
                <w:i/>
              </w:rPr>
              <w:t>The parameter is unrestricted.</w:t>
            </w:r>
          </w:p>
        </w:tc>
      </w:tr>
      <w:tr w:rsidR="00714039" w14:paraId="1055F9BB"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78BA92F" w14:textId="77777777" w:rsidR="00714039" w:rsidRDefault="00714039" w:rsidP="00D872AD">
            <w:pPr>
              <w:pStyle w:val="Equation"/>
            </w:pPr>
            <w:r>
              <w:t xml:space="preserve"> </w:t>
            </w:r>
            <w:proofErr w:type="spellStart"/>
            <w:r>
              <w:t>MixedConstACLineWeight</w:t>
            </w:r>
            <w:r w:rsidRPr="003B0DF5">
              <w:rPr>
                <w:vertAlign w:val="subscript"/>
              </w:rPr>
              <w:t>q</w:t>
            </w:r>
            <w:proofErr w:type="spellEnd"/>
            <w:r w:rsidRPr="003B0DF5">
              <w:rPr>
                <w:vertAlign w:val="subscript"/>
              </w:rPr>
              <w:t>, m</w:t>
            </w:r>
          </w:p>
        </w:tc>
        <w:tc>
          <w:tcPr>
            <w:tcW w:w="4394" w:type="dxa"/>
          </w:tcPr>
          <w:p w14:paraId="63E62CEA"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w:t>
            </w:r>
            <w:r>
              <w:br/>
              <w:t xml:space="preserve">the flow in directed AC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MIXEDDIRACLINEGROUP</m:t>
                  </m:r>
                </m:e>
                <m:sub>
                  <m:r>
                    <w:rPr>
                      <w:rFonts w:ascii="Cambria Math" w:hAnsi="Cambria Math"/>
                      <w:vertAlign w:val="subscript"/>
                    </w:rPr>
                    <m:t>m</m:t>
                  </m:r>
                </m:sub>
              </m:sSub>
            </m:oMath>
            <w:r>
              <w:t xml:space="preserve">.  </w:t>
            </w:r>
            <w:r>
              <w:br/>
            </w:r>
            <w:r>
              <w:rPr>
                <w:i/>
              </w:rPr>
              <w:t>The parameter is unrestricted.</w:t>
            </w:r>
          </w:p>
        </w:tc>
      </w:tr>
      <w:tr w:rsidR="00714039" w14:paraId="742E38EF"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D5A43EA" w14:textId="77777777" w:rsidR="00714039" w:rsidRDefault="00714039" w:rsidP="00D872AD">
            <w:pPr>
              <w:pStyle w:val="Equation"/>
            </w:pPr>
            <w:proofErr w:type="spellStart"/>
            <w:r>
              <w:t>MixedConstACLineLossWeight</w:t>
            </w:r>
            <w:r w:rsidRPr="003B0DF5">
              <w:rPr>
                <w:vertAlign w:val="subscript"/>
              </w:rPr>
              <w:t>q</w:t>
            </w:r>
            <w:proofErr w:type="spellEnd"/>
            <w:r w:rsidRPr="003B0DF5">
              <w:rPr>
                <w:vertAlign w:val="subscript"/>
              </w:rPr>
              <w:t>, m</w:t>
            </w:r>
          </w:p>
        </w:tc>
        <w:tc>
          <w:tcPr>
            <w:tcW w:w="4394" w:type="dxa"/>
          </w:tcPr>
          <w:p w14:paraId="1AEC3EB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the variable </w:t>
            </w:r>
            <w:r>
              <w:br/>
              <w:t xml:space="preserve">loss in directed AC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MIXEDDIRACLINEGROUP</m:t>
                  </m:r>
                </m:e>
                <m:sub>
                  <m:r>
                    <w:rPr>
                      <w:rFonts w:ascii="Cambria Math" w:hAnsi="Cambria Math"/>
                      <w:vertAlign w:val="subscript"/>
                    </w:rPr>
                    <m:t>m</m:t>
                  </m:r>
                </m:sub>
              </m:sSub>
              <m:r>
                <m:rPr>
                  <m:sty m:val="p"/>
                </m:rPr>
                <w:rPr>
                  <w:rFonts w:ascii="Cambria Math" w:hAnsi="Cambria Math"/>
                </w:rPr>
                <m:t>.</m:t>
              </m:r>
            </m:oMath>
            <w:r>
              <w:t xml:space="preserve">  </w:t>
            </w:r>
            <w:r>
              <w:br/>
            </w:r>
            <w:r>
              <w:rPr>
                <w:i/>
              </w:rPr>
              <w:t>The parameter is unrestricted.</w:t>
            </w:r>
          </w:p>
        </w:tc>
      </w:tr>
      <w:tr w:rsidR="00714039" w14:paraId="12F3EA3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C4B15D9" w14:textId="77777777" w:rsidR="00714039" w:rsidRDefault="00714039" w:rsidP="00D872AD">
            <w:pPr>
              <w:pStyle w:val="Equation"/>
            </w:pPr>
            <w:proofErr w:type="spellStart"/>
            <w:r>
              <w:t>MixedConstACLineFixedLossWeight</w:t>
            </w:r>
            <w:r w:rsidRPr="003B0DF5">
              <w:rPr>
                <w:vertAlign w:val="subscript"/>
              </w:rPr>
              <w:t>k</w:t>
            </w:r>
            <w:proofErr w:type="spellEnd"/>
            <w:r w:rsidRPr="003B0DF5">
              <w:rPr>
                <w:vertAlign w:val="subscript"/>
              </w:rPr>
              <w:t>, m</w:t>
            </w:r>
          </w:p>
        </w:tc>
        <w:tc>
          <w:tcPr>
            <w:tcW w:w="4394" w:type="dxa"/>
          </w:tcPr>
          <w:p w14:paraId="5791E46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the fixed </w:t>
            </w:r>
            <w:r>
              <w:br/>
              <w:t xml:space="preserve">loss in undirected AC line </w:t>
            </w:r>
            <w:r>
              <w:rPr>
                <w:i/>
              </w:rPr>
              <w:t>k</w:t>
            </w:r>
            <w:r>
              <w:rPr>
                <w:i/>
              </w:rPr>
              <w:br/>
              <w:t xml:space="preserve">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MIXEDACLINEGROUP</m:t>
                  </m:r>
                </m:e>
                <m:sub>
                  <m:r>
                    <w:rPr>
                      <w:rFonts w:ascii="Cambria Math" w:hAnsi="Cambria Math"/>
                      <w:vertAlign w:val="subscript"/>
                    </w:rPr>
                    <m:t>m</m:t>
                  </m:r>
                </m:sub>
              </m:sSub>
            </m:oMath>
            <w:r>
              <w:t xml:space="preserve">.  </w:t>
            </w:r>
            <w:r>
              <w:br/>
            </w:r>
            <w:r>
              <w:rPr>
                <w:i/>
              </w:rPr>
              <w:t>The parameter is unrestricted.</w:t>
            </w:r>
          </w:p>
        </w:tc>
      </w:tr>
      <w:tr w:rsidR="00714039" w14:paraId="5B3203CE"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26DB6B8" w14:textId="77777777" w:rsidR="00714039" w:rsidRDefault="00714039" w:rsidP="00D872AD">
            <w:pPr>
              <w:pStyle w:val="Equation"/>
            </w:pPr>
            <w:proofErr w:type="spellStart"/>
            <w:r>
              <w:t>MixedConstDCLinkWeight</w:t>
            </w:r>
            <w:r w:rsidRPr="003B0DF5">
              <w:rPr>
                <w:vertAlign w:val="subscript"/>
              </w:rPr>
              <w:t>l</w:t>
            </w:r>
            <w:proofErr w:type="spellEnd"/>
            <w:r w:rsidRPr="003B0DF5">
              <w:rPr>
                <w:vertAlign w:val="subscript"/>
              </w:rPr>
              <w:t>, m</w:t>
            </w:r>
          </w:p>
        </w:tc>
        <w:tc>
          <w:tcPr>
            <w:tcW w:w="4394" w:type="dxa"/>
          </w:tcPr>
          <w:p w14:paraId="3607902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flow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rPr>
                <w:i/>
              </w:rPr>
              <w:t>The parameter is unrestricted.</w:t>
            </w:r>
          </w:p>
        </w:tc>
      </w:tr>
      <w:tr w:rsidR="00714039" w14:paraId="3E865A82"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8C8D54C" w14:textId="77777777" w:rsidR="00714039" w:rsidRDefault="00714039" w:rsidP="00D872AD">
            <w:pPr>
              <w:pStyle w:val="Equation"/>
            </w:pPr>
            <w:proofErr w:type="spellStart"/>
            <w:r>
              <w:t>MixedConstDCLinkLossWeight</w:t>
            </w:r>
            <w:r w:rsidRPr="003B0DF5">
              <w:rPr>
                <w:vertAlign w:val="subscript"/>
              </w:rPr>
              <w:t>l</w:t>
            </w:r>
            <w:proofErr w:type="spellEnd"/>
            <w:r w:rsidRPr="003B0DF5">
              <w:rPr>
                <w:vertAlign w:val="subscript"/>
              </w:rPr>
              <w:t>, m</w:t>
            </w:r>
          </w:p>
        </w:tc>
        <w:tc>
          <w:tcPr>
            <w:tcW w:w="4394" w:type="dxa"/>
          </w:tcPr>
          <w:p w14:paraId="3BAB87D2"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variable loss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br/>
            </w:r>
            <w:r>
              <w:rPr>
                <w:i/>
              </w:rPr>
              <w:t>The parameter is unrestricted.</w:t>
            </w:r>
          </w:p>
        </w:tc>
      </w:tr>
      <w:tr w:rsidR="00714039" w14:paraId="6252DE25"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34AF130" w14:textId="77777777" w:rsidR="00714039" w:rsidRDefault="00714039" w:rsidP="00D872AD">
            <w:pPr>
              <w:pStyle w:val="Equation"/>
            </w:pPr>
            <w:proofErr w:type="spellStart"/>
            <w:r>
              <w:t>MixedConstDCLinkFixedLossWeight</w:t>
            </w:r>
            <w:r w:rsidRPr="003B0DF5">
              <w:rPr>
                <w:vertAlign w:val="subscript"/>
              </w:rPr>
              <w:t>l</w:t>
            </w:r>
            <w:proofErr w:type="spellEnd"/>
            <w:r w:rsidRPr="003B0DF5">
              <w:rPr>
                <w:vertAlign w:val="subscript"/>
              </w:rPr>
              <w:t>, m</w:t>
            </w:r>
          </w:p>
        </w:tc>
        <w:tc>
          <w:tcPr>
            <w:tcW w:w="4394" w:type="dxa"/>
          </w:tcPr>
          <w:p w14:paraId="2D138E9D"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fixed loss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rPr>
                <w:i/>
              </w:rPr>
              <w:t>The parameter is unrestricted.</w:t>
            </w:r>
          </w:p>
        </w:tc>
      </w:tr>
      <w:tr w:rsidR="00714039" w14:paraId="4CEBAB10"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0212BBA" w14:textId="77777777" w:rsidR="00714039" w:rsidRDefault="00714039" w:rsidP="00D872AD">
            <w:pPr>
              <w:pStyle w:val="Equation"/>
            </w:pPr>
            <w:r>
              <w:t>MixedConstraintLimit1</w:t>
            </w:r>
            <w:r w:rsidRPr="003B0DF5">
              <w:rPr>
                <w:vertAlign w:val="subscript"/>
              </w:rPr>
              <w:t>m</w:t>
            </w:r>
          </w:p>
        </w:tc>
        <w:tc>
          <w:tcPr>
            <w:tcW w:w="4394" w:type="dxa"/>
          </w:tcPr>
          <w:p w14:paraId="339742D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mixed security constraint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rPr>
                <w:i/>
                <w:sz w:val="18"/>
              </w:rPr>
              <w:t>.</w:t>
            </w:r>
            <w:r>
              <w:rPr>
                <w:i/>
              </w:rPr>
              <w:t xml:space="preserve">  The parameter is unrestricted.</w:t>
            </w:r>
          </w:p>
        </w:tc>
      </w:tr>
      <w:tr w:rsidR="00714039" w14:paraId="48237126"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80E5BCF" w14:textId="77777777" w:rsidR="00714039" w:rsidRDefault="00714039" w:rsidP="00D872AD">
            <w:pPr>
              <w:pStyle w:val="Equation"/>
            </w:pPr>
            <w:r>
              <w:t>MixedConstVarWeight2</w:t>
            </w:r>
            <w:r w:rsidRPr="001752D6">
              <w:rPr>
                <w:vertAlign w:val="subscript"/>
              </w:rPr>
              <w:t>m</w:t>
            </w:r>
            <w:r>
              <w:rPr>
                <w:vertAlign w:val="subscript"/>
              </w:rPr>
              <w:t>.</w:t>
            </w:r>
            <w:r w:rsidRPr="001752D6">
              <w:rPr>
                <w:vertAlign w:val="subscript"/>
              </w:rPr>
              <w:t>b</w:t>
            </w:r>
          </w:p>
        </w:tc>
        <w:tc>
          <w:tcPr>
            <w:tcW w:w="4394" w:type="dxa"/>
          </w:tcPr>
          <w:p w14:paraId="29E4C34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weight associated with mixed security constraint variable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MIXEDVARGROUP</m:t>
                  </m:r>
                </m:e>
                <m:sub>
                  <m:r>
                    <w:rPr>
                      <w:rFonts w:ascii="Cambria Math" w:hAnsi="Cambria Math"/>
                    </w:rPr>
                    <m:t xml:space="preserve"> </m:t>
                  </m:r>
                  <m:r>
                    <w:rPr>
                      <w:rFonts w:ascii="Cambria Math" w:hAnsi="Cambria Math"/>
                      <w:vertAlign w:val="subscript"/>
                    </w:rPr>
                    <m:t>b</m:t>
                  </m:r>
                </m:sub>
              </m:sSub>
            </m:oMath>
            <w:r>
              <w:t xml:space="preserve"> in constraint </w:t>
            </w:r>
            <m:oMath>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Type2</m:t>
                  </m:r>
                </m:sub>
              </m:sSub>
            </m:oMath>
            <w:r>
              <w:rPr>
                <w:i/>
              </w:rPr>
              <w:t>.  The parameter is unrestricted.</w:t>
            </w:r>
          </w:p>
        </w:tc>
      </w:tr>
      <w:tr w:rsidR="00714039" w14:paraId="5D804B2A"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2B8A529" w14:textId="77777777" w:rsidR="00714039" w:rsidRDefault="00714039" w:rsidP="00D872AD">
            <w:pPr>
              <w:pStyle w:val="Equation"/>
            </w:pPr>
            <w:r>
              <w:t>MixedConstraintLimit2</w:t>
            </w:r>
            <w:r w:rsidRPr="001752D6">
              <w:rPr>
                <w:vertAlign w:val="subscript"/>
              </w:rPr>
              <w:t>b</w:t>
            </w:r>
          </w:p>
        </w:tc>
        <w:tc>
          <w:tcPr>
            <w:tcW w:w="4394" w:type="dxa"/>
          </w:tcPr>
          <w:p w14:paraId="50A4CE0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mixed security constraint </w:t>
            </w:r>
            <m:oMath>
              <m:r>
                <w:rPr>
                  <w:rFonts w:ascii="Cambria Math" w:hAnsi="Cambria Math"/>
                </w:rPr>
                <m:t>b</m:t>
              </m:r>
              <m:r>
                <m:rPr>
                  <m:sty m:val="p"/>
                </m:rPr>
                <w:rPr>
                  <w:rFonts w:ascii="Cambria Math" w:hAnsi="Cambria Math"/>
                </w:rPr>
                <m:t>∈</m:t>
              </m:r>
              <m:sSub>
                <m:sSubPr>
                  <m:ctrlPr>
                    <w:rPr>
                      <w:rFonts w:ascii="Cambria Math" w:hAnsi="Cambria Math"/>
                      <w:szCs w:val="22"/>
                      <w:lang w:eastAsia="en-GB"/>
                    </w:rPr>
                  </m:ctrlPr>
                </m:sSubPr>
                <m:e>
                  <m:r>
                    <w:rPr>
                      <w:rFonts w:ascii="Cambria Math" w:hAnsi="Cambria Math"/>
                    </w:rPr>
                    <m:t>MIXEDCONSTRAINTS</m:t>
                  </m:r>
                  <m:ctrlPr>
                    <w:rPr>
                      <w:rFonts w:ascii="Cambria Math" w:hAnsi="Cambria Math"/>
                    </w:rPr>
                  </m:ctrlPr>
                </m:e>
                <m:sub>
                  <m:r>
                    <w:rPr>
                      <w:rFonts w:ascii="Cambria Math" w:hAnsi="Cambria Math"/>
                      <w:vertAlign w:val="subscript"/>
                    </w:rPr>
                    <m:t>Type2</m:t>
                  </m:r>
                </m:sub>
              </m:sSub>
              <m:r>
                <m:rPr>
                  <m:sty m:val="p"/>
                </m:rPr>
                <w:rPr>
                  <w:rFonts w:ascii="Cambria Math" w:hAnsi="Cambria Math"/>
                  <w:szCs w:val="22"/>
                  <w:lang w:eastAsia="en-GB"/>
                </w:rPr>
                <m:t>.</m:t>
              </m:r>
            </m:oMath>
            <w:r>
              <w:rPr>
                <w:i/>
              </w:rPr>
              <w:t xml:space="preserve">  The parameter is unrestricted.</w:t>
            </w:r>
          </w:p>
        </w:tc>
      </w:tr>
    </w:tbl>
    <w:p w14:paraId="1DD070B0" w14:textId="77777777" w:rsidR="00714039" w:rsidRDefault="00714039" w:rsidP="00C46AB9">
      <w:pPr>
        <w:pStyle w:val="Heading3"/>
      </w:pPr>
      <w:bookmarkStart w:id="763" w:name="_Toc189139610"/>
      <w:bookmarkStart w:id="764" w:name="_Toc131539265"/>
      <w:r>
        <w:t>Variables</w:t>
      </w:r>
      <w:bookmarkEnd w:id="763"/>
      <w:bookmarkEnd w:id="764"/>
    </w:p>
    <w:tbl>
      <w:tblPr>
        <w:tblStyle w:val="SOReportTable"/>
        <w:tblW w:w="8003" w:type="dxa"/>
        <w:tblLook w:val="04A0" w:firstRow="1" w:lastRow="0" w:firstColumn="1" w:lastColumn="0" w:noHBand="0" w:noVBand="1"/>
      </w:tblPr>
      <w:tblGrid>
        <w:gridCol w:w="3608"/>
        <w:gridCol w:w="4395"/>
      </w:tblGrid>
      <w:tr w:rsidR="00714039" w14:paraId="10225A2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tcPr>
          <w:p w14:paraId="607FCF07" w14:textId="77777777" w:rsidR="00714039" w:rsidRDefault="00714039" w:rsidP="00D872AD">
            <w:pPr>
              <w:pStyle w:val="BodyText"/>
              <w:ind w:left="0"/>
              <w:rPr>
                <w:lang w:eastAsia="en-GB"/>
              </w:rPr>
            </w:pPr>
            <w:r>
              <w:rPr>
                <w:lang w:eastAsia="en-GB"/>
              </w:rPr>
              <w:t>Item</w:t>
            </w:r>
          </w:p>
        </w:tc>
        <w:tc>
          <w:tcPr>
            <w:tcW w:w="4395" w:type="dxa"/>
          </w:tcPr>
          <w:p w14:paraId="2236172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91C38A3" w14:textId="77777777" w:rsidTr="00D872AD">
        <w:tc>
          <w:tcPr>
            <w:cnfStyle w:val="001000000000" w:firstRow="0" w:lastRow="0" w:firstColumn="1" w:lastColumn="0" w:oddVBand="0" w:evenVBand="0" w:oddHBand="0" w:evenHBand="0" w:firstRowFirstColumn="0" w:firstRowLastColumn="0" w:lastRowFirstColumn="0" w:lastRowLastColumn="0"/>
            <w:tcW w:w="3608" w:type="dxa"/>
          </w:tcPr>
          <w:p w14:paraId="10E96C1A" w14:textId="77777777" w:rsidR="00714039" w:rsidRDefault="00714039" w:rsidP="00D872AD">
            <w:pPr>
              <w:pStyle w:val="Equation"/>
            </w:pPr>
            <w:proofErr w:type="spellStart"/>
            <w:r>
              <w:t>MixedConstraintVariable</w:t>
            </w:r>
            <w:r w:rsidRPr="001752D6">
              <w:rPr>
                <w:vertAlign w:val="subscript"/>
              </w:rPr>
              <w:t>m</w:t>
            </w:r>
            <w:proofErr w:type="spellEnd"/>
          </w:p>
        </w:tc>
        <w:tc>
          <w:tcPr>
            <w:tcW w:w="4395" w:type="dxa"/>
          </w:tcPr>
          <w:p w14:paraId="65E4E46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Mixed security constraint variable defined by constraint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t xml:space="preserve">.  </w:t>
            </w:r>
            <w:r>
              <w:br/>
            </w:r>
            <w:r w:rsidRPr="00E37ED5">
              <w:rPr>
                <w:i/>
              </w:rPr>
              <w:t>The variable is unrestricted</w:t>
            </w:r>
            <w:r>
              <w:t>.</w:t>
            </w:r>
          </w:p>
        </w:tc>
      </w:tr>
    </w:tbl>
    <w:p w14:paraId="6AB59589" w14:textId="34B03819" w:rsidR="00714039" w:rsidRDefault="00714039" w:rsidP="00714039">
      <w:pPr>
        <w:pStyle w:val="Heading1"/>
        <w:tabs>
          <w:tab w:val="clear" w:pos="840"/>
        </w:tabs>
        <w:spacing w:before="360"/>
        <w:ind w:left="0" w:firstLine="0"/>
      </w:pPr>
      <w:bookmarkStart w:id="765" w:name="_Toc189139611"/>
      <w:bookmarkStart w:id="766" w:name="_Toc131539266"/>
      <w:r>
        <w:t>Pre-Processing</w:t>
      </w:r>
      <w:bookmarkEnd w:id="765"/>
      <w:bookmarkEnd w:id="766"/>
    </w:p>
    <w:p w14:paraId="6764E2D5" w14:textId="40DD300A" w:rsidR="00D1296C" w:rsidRPr="00D1296C" w:rsidRDefault="00D1296C" w:rsidP="00B72237">
      <w:pPr>
        <w:pStyle w:val="Heading2"/>
        <w:tabs>
          <w:tab w:val="clear" w:pos="1440"/>
        </w:tabs>
        <w:ind w:left="851" w:hanging="851"/>
        <w:jc w:val="left"/>
      </w:pPr>
      <w:bookmarkStart w:id="767" w:name="_Toc189139612"/>
      <w:bookmarkStart w:id="768" w:name="_Toc131539267"/>
      <w:r>
        <w:t>Overview</w:t>
      </w:r>
      <w:bookmarkEnd w:id="767"/>
      <w:bookmarkEnd w:id="768"/>
    </w:p>
    <w:p w14:paraId="53369E2E" w14:textId="41620B7F" w:rsidR="00714039" w:rsidRDefault="00714039" w:rsidP="00714039">
      <w:pPr>
        <w:pStyle w:val="BodyText"/>
        <w:rPr>
          <w:lang w:eastAsia="en-GB"/>
        </w:rPr>
      </w:pPr>
      <w:r>
        <w:rPr>
          <w:lang w:eastAsia="en-GB"/>
        </w:rPr>
        <w:t>Pre-processing prepares the input data for the LP Model as shown by the overview in</w:t>
      </w:r>
      <w:r w:rsidR="00934B0B">
        <w:rPr>
          <w:lang w:eastAsia="en-GB"/>
        </w:rPr>
        <w:t xml:space="preserve"> </w:t>
      </w:r>
      <w:r w:rsidR="00934B0B">
        <w:rPr>
          <w:lang w:eastAsia="en-GB"/>
        </w:rPr>
        <w:fldChar w:fldCharType="begin"/>
      </w:r>
      <w:r w:rsidR="00934B0B">
        <w:rPr>
          <w:lang w:eastAsia="en-GB"/>
        </w:rPr>
        <w:instrText xml:space="preserve"> REF _Ref108781199 \h </w:instrText>
      </w:r>
      <w:r w:rsidR="00934B0B">
        <w:rPr>
          <w:lang w:eastAsia="en-GB"/>
        </w:rPr>
      </w:r>
      <w:r w:rsidR="00934B0B">
        <w:rPr>
          <w:lang w:eastAsia="en-GB"/>
        </w:rPr>
        <w:fldChar w:fldCharType="separate"/>
      </w:r>
      <w:r w:rsidR="009476C2">
        <w:t xml:space="preserve">Figure </w:t>
      </w:r>
      <w:r w:rsidR="009476C2">
        <w:rPr>
          <w:noProof/>
        </w:rPr>
        <w:t>1</w:t>
      </w:r>
      <w:r w:rsidR="00934B0B">
        <w:rPr>
          <w:lang w:eastAsia="en-GB"/>
        </w:rPr>
        <w:fldChar w:fldCharType="end"/>
      </w:r>
      <w:r>
        <w:rPr>
          <w:lang w:eastAsia="en-GB"/>
        </w:rPr>
        <w:t>.</w:t>
      </w:r>
      <w:r w:rsidR="00DC13D5">
        <w:rPr>
          <w:lang w:eastAsia="en-GB"/>
        </w:rPr>
        <w:t xml:space="preserve"> The following subsections describe the pre-processing steps.</w:t>
      </w:r>
    </w:p>
    <w:p w14:paraId="6DAA7D1F" w14:textId="57216D8C" w:rsidR="00714039" w:rsidRDefault="00714039" w:rsidP="00483A0B">
      <w:pPr>
        <w:pStyle w:val="BodyText"/>
        <w:ind w:hanging="839"/>
      </w:pPr>
      <w:r>
        <w:object w:dxaOrig="7740" w:dyaOrig="1290" w14:anchorId="4FD2B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64.5pt" o:ole="">
            <v:imagedata r:id="rId15" o:title=""/>
          </v:shape>
          <o:OLEObject Type="Embed" ProgID="Visio.Drawing.15" ShapeID="_x0000_i1025" DrawAspect="Content" ObjectID="_1799752915" r:id="rId16"/>
        </w:object>
      </w:r>
    </w:p>
    <w:p w14:paraId="65A13DB2" w14:textId="1AC55A09" w:rsidR="00D1296C" w:rsidRDefault="00D1296C" w:rsidP="00D1296C">
      <w:pPr>
        <w:pStyle w:val="Caption"/>
        <w:keepNext/>
        <w:jc w:val="both"/>
      </w:pPr>
      <w:bookmarkStart w:id="769" w:name="_Ref108781199"/>
      <w:r>
        <w:t xml:space="preserve">Figure </w:t>
      </w:r>
      <w:r>
        <w:fldChar w:fldCharType="begin"/>
      </w:r>
      <w:r>
        <w:instrText xml:space="preserve"> SEQ Figure \* ARABIC </w:instrText>
      </w:r>
      <w:r>
        <w:fldChar w:fldCharType="separate"/>
      </w:r>
      <w:r w:rsidR="009476C2">
        <w:rPr>
          <w:noProof/>
        </w:rPr>
        <w:t>1</w:t>
      </w:r>
      <w:r>
        <w:rPr>
          <w:noProof/>
        </w:rPr>
        <w:fldChar w:fldCharType="end"/>
      </w:r>
      <w:bookmarkEnd w:id="769"/>
      <w:r>
        <w:t xml:space="preserve">: </w:t>
      </w:r>
      <w:r w:rsidRPr="002E246A">
        <w:t>SPD process flow</w:t>
      </w:r>
    </w:p>
    <w:p w14:paraId="471A2BCB" w14:textId="77777777" w:rsidR="00714039" w:rsidRPr="00511198" w:rsidRDefault="00714039" w:rsidP="00714039">
      <w:pPr>
        <w:pStyle w:val="Heading2"/>
        <w:tabs>
          <w:tab w:val="clear" w:pos="1440"/>
        </w:tabs>
        <w:ind w:left="851" w:hanging="851"/>
        <w:jc w:val="left"/>
      </w:pPr>
      <w:bookmarkStart w:id="770" w:name="_Toc189139613"/>
      <w:bookmarkStart w:id="771" w:name="_Toc131539268"/>
      <w:r w:rsidRPr="00511198">
        <w:t>Connectivity Pre-Processing</w:t>
      </w:r>
      <w:bookmarkEnd w:id="770"/>
      <w:bookmarkEnd w:id="771"/>
    </w:p>
    <w:p w14:paraId="20B77C6A" w14:textId="226708E0" w:rsidR="00714039" w:rsidRDefault="006A7999" w:rsidP="00C46AB9">
      <w:pPr>
        <w:pStyle w:val="Heading3"/>
      </w:pPr>
      <w:bookmarkStart w:id="772" w:name="_Toc189139614"/>
      <w:bookmarkStart w:id="773" w:name="_Toc131539269"/>
      <w:r>
        <w:t>Network Model, Market Model, LP Model</w:t>
      </w:r>
      <w:bookmarkEnd w:id="772"/>
      <w:bookmarkEnd w:id="773"/>
    </w:p>
    <w:p w14:paraId="5220017E" w14:textId="24BF076C" w:rsidR="00DC13D5" w:rsidRDefault="00DC13D5" w:rsidP="00DC13D5">
      <w:pPr>
        <w:pStyle w:val="BodyText"/>
        <w:rPr>
          <w:lang w:eastAsia="en-GB"/>
        </w:rPr>
      </w:pPr>
      <w:r w:rsidRPr="008F3F7F">
        <w:rPr>
          <w:lang w:eastAsia="en-GB"/>
        </w:rPr>
        <w:t xml:space="preserve">The LP Model implements a power flow that transports </w:t>
      </w:r>
      <w:r w:rsidR="00461509">
        <w:rPr>
          <w:lang w:eastAsia="en-GB"/>
        </w:rPr>
        <w:t>electricity</w:t>
      </w:r>
      <w:r w:rsidRPr="008F3F7F">
        <w:rPr>
          <w:lang w:eastAsia="en-GB"/>
        </w:rPr>
        <w:t xml:space="preserve"> from generat</w:t>
      </w:r>
      <w:r>
        <w:rPr>
          <w:lang w:eastAsia="en-GB"/>
        </w:rPr>
        <w:t>ion</w:t>
      </w:r>
      <w:r w:rsidRPr="008F3F7F">
        <w:rPr>
          <w:lang w:eastAsia="en-GB"/>
        </w:rPr>
        <w:t xml:space="preserve"> to </w:t>
      </w:r>
      <w:r w:rsidR="00285A06">
        <w:rPr>
          <w:lang w:eastAsia="en-GB"/>
        </w:rPr>
        <w:t>load</w:t>
      </w:r>
      <w:r>
        <w:rPr>
          <w:lang w:eastAsia="en-GB"/>
        </w:rPr>
        <w:t xml:space="preserve"> as shown in </w:t>
      </w:r>
      <w:r>
        <w:rPr>
          <w:lang w:eastAsia="en-GB"/>
        </w:rPr>
        <w:fldChar w:fldCharType="begin"/>
      </w:r>
      <w:r>
        <w:rPr>
          <w:lang w:eastAsia="en-GB"/>
        </w:rPr>
        <w:instrText xml:space="preserve"> REF _Ref108782195 \h </w:instrText>
      </w:r>
      <w:r>
        <w:rPr>
          <w:lang w:eastAsia="en-GB"/>
        </w:rPr>
      </w:r>
      <w:r>
        <w:rPr>
          <w:lang w:eastAsia="en-GB"/>
        </w:rPr>
        <w:fldChar w:fldCharType="separate"/>
      </w:r>
      <w:r w:rsidR="009476C2">
        <w:t xml:space="preserve">Figure </w:t>
      </w:r>
      <w:r w:rsidR="009476C2">
        <w:rPr>
          <w:noProof/>
        </w:rPr>
        <w:t>2</w:t>
      </w:r>
      <w:r>
        <w:rPr>
          <w:lang w:eastAsia="en-GB"/>
        </w:rPr>
        <w:fldChar w:fldCharType="end"/>
      </w:r>
      <w:r>
        <w:rPr>
          <w:lang w:eastAsia="en-GB"/>
        </w:rPr>
        <w:t>.</w:t>
      </w:r>
      <w:r w:rsidRPr="008F3F7F">
        <w:rPr>
          <w:lang w:eastAsia="en-GB"/>
        </w:rPr>
        <w:t xml:space="preserve"> </w:t>
      </w:r>
    </w:p>
    <w:p w14:paraId="7EF8DEA3" w14:textId="5852C86A" w:rsidR="00714039" w:rsidRDefault="00B6496D" w:rsidP="00C13496">
      <w:pPr>
        <w:pStyle w:val="BodyText"/>
        <w:ind w:hanging="839"/>
      </w:pPr>
      <w:r>
        <w:rPr>
          <w:noProof/>
        </w:rPr>
        <w:drawing>
          <wp:inline distT="0" distB="0" distL="0" distR="0" wp14:anchorId="7ADF828A" wp14:editId="1AF7A97E">
            <wp:extent cx="3971925" cy="186453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3732" cy="1870073"/>
                    </a:xfrm>
                    <a:prstGeom prst="rect">
                      <a:avLst/>
                    </a:prstGeom>
                  </pic:spPr>
                </pic:pic>
              </a:graphicData>
            </a:graphic>
          </wp:inline>
        </w:drawing>
      </w:r>
    </w:p>
    <w:p w14:paraId="45079541" w14:textId="5BC7BF10" w:rsidR="00285A06" w:rsidRDefault="00285A06" w:rsidP="00C13496">
      <w:pPr>
        <w:pStyle w:val="Caption"/>
        <w:keepNext/>
        <w:spacing w:before="0"/>
        <w:jc w:val="both"/>
      </w:pPr>
      <w:bookmarkStart w:id="774" w:name="_Ref108782195"/>
      <w:r>
        <w:t xml:space="preserve">Figure </w:t>
      </w:r>
      <w:r>
        <w:fldChar w:fldCharType="begin"/>
      </w:r>
      <w:r>
        <w:instrText xml:space="preserve"> SEQ Figure \* ARABIC </w:instrText>
      </w:r>
      <w:r>
        <w:fldChar w:fldCharType="separate"/>
      </w:r>
      <w:r w:rsidR="009476C2">
        <w:rPr>
          <w:noProof/>
        </w:rPr>
        <w:t>2</w:t>
      </w:r>
      <w:r>
        <w:rPr>
          <w:noProof/>
        </w:rPr>
        <w:fldChar w:fldCharType="end"/>
      </w:r>
      <w:bookmarkEnd w:id="774"/>
      <w:r>
        <w:rPr>
          <w:noProof/>
        </w:rPr>
        <w:t>: LP Model power flow</w:t>
      </w:r>
    </w:p>
    <w:p w14:paraId="0238992E" w14:textId="5FA5783C" w:rsidR="00DC13D5" w:rsidRDefault="00227C3A" w:rsidP="00DC13D5">
      <w:pPr>
        <w:pStyle w:val="BodyText"/>
        <w:rPr>
          <w:lang w:eastAsia="en-GB"/>
        </w:rPr>
      </w:pPr>
      <w:r>
        <w:rPr>
          <w:lang w:eastAsia="en-GB"/>
        </w:rPr>
        <w:t>External t</w:t>
      </w:r>
      <w:r w:rsidR="00285A06">
        <w:rPr>
          <w:lang w:eastAsia="en-GB"/>
        </w:rPr>
        <w:t xml:space="preserve">opology processing </w:t>
      </w:r>
      <w:r w:rsidR="00B6496D">
        <w:rPr>
          <w:lang w:eastAsia="en-GB"/>
        </w:rPr>
        <w:t xml:space="preserve">produces an interval-specific Network Model by </w:t>
      </w:r>
      <w:r w:rsidR="00285A06">
        <w:rPr>
          <w:lang w:eastAsia="en-GB"/>
        </w:rPr>
        <w:t>appl</w:t>
      </w:r>
      <w:r w:rsidR="00B6496D">
        <w:rPr>
          <w:lang w:eastAsia="en-GB"/>
        </w:rPr>
        <w:t>ying</w:t>
      </w:r>
      <w:r w:rsidR="00285A06">
        <w:rPr>
          <w:lang w:eastAsia="en-GB"/>
        </w:rPr>
        <w:t xml:space="preserve"> planned outages to a static </w:t>
      </w:r>
      <w:r w:rsidR="00D02F55">
        <w:rPr>
          <w:lang w:eastAsia="en-GB"/>
        </w:rPr>
        <w:t>model</w:t>
      </w:r>
      <w:r w:rsidR="00285A06">
        <w:rPr>
          <w:lang w:eastAsia="en-GB"/>
        </w:rPr>
        <w:t>.</w:t>
      </w:r>
      <w:r w:rsidR="00DC13D5">
        <w:t xml:space="preserve"> </w:t>
      </w:r>
      <w:r w:rsidR="00D55761">
        <w:t>T</w:t>
      </w:r>
      <w:r w:rsidR="00DC13D5">
        <w:t xml:space="preserve">he power flow </w:t>
      </w:r>
      <w:r w:rsidR="00B6496D">
        <w:t xml:space="preserve">in the LP Model </w:t>
      </w:r>
      <w:r w:rsidR="00DC13D5">
        <w:t xml:space="preserve">uses </w:t>
      </w:r>
      <w:r w:rsidR="00AD77A3">
        <w:t xml:space="preserve">the </w:t>
      </w:r>
      <w:r w:rsidR="00DC13D5">
        <w:t xml:space="preserve">ACNodes </w:t>
      </w:r>
      <w:r w:rsidR="00D02F55">
        <w:t>and</w:t>
      </w:r>
      <w:r w:rsidR="00DC13D5">
        <w:t xml:space="preserve"> </w:t>
      </w:r>
      <w:proofErr w:type="spellStart"/>
      <w:r w:rsidR="00DC13D5">
        <w:t>ACLines</w:t>
      </w:r>
      <w:proofErr w:type="spellEnd"/>
      <w:r w:rsidR="00AD77A3">
        <w:t xml:space="preserve"> from th</w:t>
      </w:r>
      <w:r w:rsidR="00D55761">
        <w:t>is</w:t>
      </w:r>
      <w:r w:rsidR="00AD77A3">
        <w:t xml:space="preserve"> Network Model</w:t>
      </w:r>
      <w:r w:rsidR="00DC13D5">
        <w:t xml:space="preserve">. </w:t>
      </w:r>
      <w:r w:rsidR="00D55761">
        <w:t xml:space="preserve">The Market Model provides prices and quantities at Pnodes. </w:t>
      </w:r>
    </w:p>
    <w:p w14:paraId="1E6F8300" w14:textId="5DBC9745" w:rsidR="00BD7A7C" w:rsidRDefault="00D55761" w:rsidP="00BD7A7C">
      <w:pPr>
        <w:pStyle w:val="BodyText"/>
        <w:ind w:hanging="697"/>
        <w:rPr>
          <w:lang w:eastAsia="en-GB"/>
        </w:rPr>
      </w:pPr>
      <w:r>
        <w:rPr>
          <w:noProof/>
        </w:rPr>
        <w:drawing>
          <wp:inline distT="0" distB="0" distL="0" distR="0" wp14:anchorId="27040B4F" wp14:editId="35C6EAEA">
            <wp:extent cx="5566410" cy="122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6410" cy="1220470"/>
                    </a:xfrm>
                    <a:prstGeom prst="rect">
                      <a:avLst/>
                    </a:prstGeom>
                  </pic:spPr>
                </pic:pic>
              </a:graphicData>
            </a:graphic>
          </wp:inline>
        </w:drawing>
      </w:r>
    </w:p>
    <w:p w14:paraId="50592F5C" w14:textId="055ED775" w:rsidR="00DC13D5" w:rsidRDefault="00DC13D5" w:rsidP="00DC13D5">
      <w:pPr>
        <w:pStyle w:val="Caption"/>
        <w:keepNext/>
        <w:jc w:val="both"/>
      </w:pPr>
      <w:bookmarkStart w:id="775" w:name="_Ref108781241"/>
      <w:r>
        <w:t xml:space="preserve">Figure </w:t>
      </w:r>
      <w:r>
        <w:fldChar w:fldCharType="begin"/>
      </w:r>
      <w:r>
        <w:instrText xml:space="preserve"> SEQ Figure \* ARABIC </w:instrText>
      </w:r>
      <w:r>
        <w:fldChar w:fldCharType="separate"/>
      </w:r>
      <w:r w:rsidR="009476C2">
        <w:rPr>
          <w:noProof/>
        </w:rPr>
        <w:t>3</w:t>
      </w:r>
      <w:r>
        <w:rPr>
          <w:noProof/>
        </w:rPr>
        <w:fldChar w:fldCharType="end"/>
      </w:r>
      <w:bookmarkEnd w:id="775"/>
      <w:r>
        <w:t>: Connectivity pre-processing combines the Market Model and the Network Model</w:t>
      </w:r>
    </w:p>
    <w:p w14:paraId="087ACF5C" w14:textId="770EB7A8" w:rsidR="00DC13D5" w:rsidRDefault="00B93D63" w:rsidP="004756FB">
      <w:pPr>
        <w:pStyle w:val="BodyText"/>
        <w:rPr>
          <w:lang w:eastAsia="en-GB"/>
        </w:rPr>
      </w:pPr>
      <w:r>
        <w:t>A</w:t>
      </w:r>
      <w:r>
        <w:rPr>
          <w:lang w:eastAsia="en-GB"/>
        </w:rPr>
        <w:t xml:space="preserve">s shown in </w:t>
      </w:r>
      <w:r>
        <w:rPr>
          <w:lang w:eastAsia="en-GB"/>
        </w:rPr>
        <w:fldChar w:fldCharType="begin"/>
      </w:r>
      <w:r>
        <w:rPr>
          <w:lang w:eastAsia="en-GB"/>
        </w:rPr>
        <w:instrText xml:space="preserve"> REF _Ref108781241 \h </w:instrText>
      </w:r>
      <w:r>
        <w:rPr>
          <w:lang w:eastAsia="en-GB"/>
        </w:rPr>
      </w:r>
      <w:r>
        <w:rPr>
          <w:lang w:eastAsia="en-GB"/>
        </w:rPr>
        <w:fldChar w:fldCharType="separate"/>
      </w:r>
      <w:r w:rsidR="009476C2">
        <w:t xml:space="preserve">Figure </w:t>
      </w:r>
      <w:r w:rsidR="009476C2">
        <w:rPr>
          <w:noProof/>
        </w:rPr>
        <w:t>3</w:t>
      </w:r>
      <w:r>
        <w:rPr>
          <w:lang w:eastAsia="en-GB"/>
        </w:rPr>
        <w:fldChar w:fldCharType="end"/>
      </w:r>
      <w:r>
        <w:rPr>
          <w:lang w:eastAsia="en-GB"/>
        </w:rPr>
        <w:t xml:space="preserve">, connectivity pre-processing combines inputs from the Network Model and the Market Model to create the LP Model. Within the LP Model the bid, offer and energy scarcity load quantities are mapped from Pnode to AC Node via </w:t>
      </w:r>
      <w:proofErr w:type="spellStart"/>
      <w:r w:rsidRPr="00B93D63">
        <w:rPr>
          <w:i/>
          <w:iCs/>
          <w:lang w:eastAsia="en-GB"/>
        </w:rPr>
        <w:t>PnodeEnodeWeights</w:t>
      </w:r>
      <w:proofErr w:type="spellEnd"/>
      <w:r>
        <w:rPr>
          <w:lang w:eastAsia="en-GB"/>
        </w:rPr>
        <w:t>, while Required Load is assigned directly to the AC Node.</w:t>
      </w:r>
    </w:p>
    <w:p w14:paraId="71AA4E7B" w14:textId="77777777" w:rsidR="00714039" w:rsidRDefault="00714039" w:rsidP="00C46AB9">
      <w:pPr>
        <w:pStyle w:val="Heading3"/>
      </w:pPr>
      <w:bookmarkStart w:id="776" w:name="_Toc189139615"/>
      <w:bookmarkStart w:id="777" w:name="_Toc131539270"/>
      <w:r w:rsidRPr="00F3305D">
        <w:t>Electrical</w:t>
      </w:r>
      <w:r>
        <w:t xml:space="preserve"> Islands</w:t>
      </w:r>
      <w:bookmarkEnd w:id="776"/>
      <w:bookmarkEnd w:id="777"/>
    </w:p>
    <w:p w14:paraId="59A42A81" w14:textId="66B4327D" w:rsidR="00E264D7" w:rsidRDefault="00C2392B" w:rsidP="002501B0">
      <w:pPr>
        <w:pStyle w:val="BodyText"/>
      </w:pPr>
      <w:r>
        <w:t>The external t</w:t>
      </w:r>
      <w:r w:rsidR="00714039" w:rsidRPr="002C69E8">
        <w:t xml:space="preserve">opology processing </w:t>
      </w:r>
      <w:r>
        <w:t xml:space="preserve">that creates the Network Model </w:t>
      </w:r>
      <w:r w:rsidR="00714039">
        <w:t xml:space="preserve">assigns an Electrical Island </w:t>
      </w:r>
      <w:r w:rsidR="00D02F55">
        <w:t xml:space="preserve">(represented by a </w:t>
      </w:r>
      <w:r w:rsidR="00714039">
        <w:t>number</w:t>
      </w:r>
      <w:r w:rsidR="00D02F55">
        <w:t>)</w:t>
      </w:r>
      <w:r w:rsidR="00714039">
        <w:t xml:space="preserve"> to every </w:t>
      </w:r>
      <w:proofErr w:type="spellStart"/>
      <w:r w:rsidR="00714039">
        <w:t>Enode</w:t>
      </w:r>
      <w:proofErr w:type="spellEnd"/>
      <w:r w:rsidR="00714039">
        <w:t xml:space="preserve"> and ACNode</w:t>
      </w:r>
      <w:r w:rsidR="004756FB">
        <w:t xml:space="preserve">. An </w:t>
      </w:r>
      <w:r w:rsidR="00714039" w:rsidRPr="002C69E8">
        <w:t xml:space="preserve">Electrical Island </w:t>
      </w:r>
      <w:r w:rsidR="00E264D7">
        <w:t xml:space="preserve">is </w:t>
      </w:r>
      <w:r w:rsidR="00714039" w:rsidRPr="002C69E8">
        <w:t xml:space="preserve">a group of </w:t>
      </w:r>
      <w:proofErr w:type="spellStart"/>
      <w:r w:rsidR="00714039" w:rsidRPr="002C69E8">
        <w:t>Enodes</w:t>
      </w:r>
      <w:proofErr w:type="spellEnd"/>
      <w:r w:rsidR="00714039" w:rsidRPr="002C69E8">
        <w:t xml:space="preserve"> that are electrically connected by the AC System</w:t>
      </w:r>
      <w:r w:rsidR="004756FB">
        <w:t xml:space="preserve">, see examples in </w:t>
      </w:r>
      <w:r w:rsidR="004756FB">
        <w:fldChar w:fldCharType="begin"/>
      </w:r>
      <w:r w:rsidR="004756FB">
        <w:instrText xml:space="preserve"> REF _Ref108781031 \h </w:instrText>
      </w:r>
      <w:r w:rsidR="004756FB">
        <w:fldChar w:fldCharType="separate"/>
      </w:r>
      <w:r w:rsidR="009476C2">
        <w:t xml:space="preserve">Figure </w:t>
      </w:r>
      <w:r w:rsidR="009476C2">
        <w:rPr>
          <w:noProof/>
        </w:rPr>
        <w:t>4</w:t>
      </w:r>
      <w:r w:rsidR="004756FB">
        <w:fldChar w:fldCharType="end"/>
      </w:r>
      <w:r w:rsidR="004756FB">
        <w:t>. A</w:t>
      </w:r>
      <w:r w:rsidR="00714039">
        <w:t>n ACNode is a group of</w:t>
      </w:r>
      <w:r w:rsidR="002501B0">
        <w:t xml:space="preserve"> </w:t>
      </w:r>
      <w:proofErr w:type="spellStart"/>
      <w:r w:rsidR="00714039">
        <w:t>Enodes</w:t>
      </w:r>
      <w:proofErr w:type="spellEnd"/>
      <w:r w:rsidR="004756FB">
        <w:t xml:space="preserve"> that are electrically connected </w:t>
      </w:r>
      <w:r w:rsidR="00932111">
        <w:t xml:space="preserve">at a substation, i.e., </w:t>
      </w:r>
      <w:r w:rsidR="00427D4F">
        <w:t xml:space="preserve">electrically connected but not </w:t>
      </w:r>
      <w:r w:rsidR="004756FB">
        <w:t>by an AC Line</w:t>
      </w:r>
      <w:r w:rsidR="002501B0">
        <w:t>.</w:t>
      </w:r>
      <w:r w:rsidR="00427D4F">
        <w:t xml:space="preserve"> </w:t>
      </w:r>
    </w:p>
    <w:p w14:paraId="186C4BC8" w14:textId="5ADF93C6" w:rsidR="00932111" w:rsidRDefault="00C2392B" w:rsidP="002501B0">
      <w:pPr>
        <w:pStyle w:val="BodyText"/>
      </w:pPr>
      <w:r>
        <w:t>The t</w:t>
      </w:r>
      <w:r w:rsidR="00B74393">
        <w:t>opology processing defines a</w:t>
      </w:r>
      <w:r w:rsidR="00E264D7">
        <w:t xml:space="preserve">n Electrical Island </w:t>
      </w:r>
      <w:r w:rsidR="00B74393">
        <w:t>a</w:t>
      </w:r>
      <w:r w:rsidR="00E264D7">
        <w:t xml:space="preserve">s </w:t>
      </w:r>
      <w:r w:rsidR="00B93D63">
        <w:t>"</w:t>
      </w:r>
      <w:r w:rsidR="00E264D7">
        <w:t>live</w:t>
      </w:r>
      <w:r w:rsidR="00B93D63">
        <w:t>"</w:t>
      </w:r>
      <w:r w:rsidR="00E264D7">
        <w:t xml:space="preserve"> if it contains at least </w:t>
      </w:r>
      <w:r w:rsidR="00B32C5B">
        <w:t xml:space="preserve">one generator </w:t>
      </w:r>
      <w:proofErr w:type="spellStart"/>
      <w:r w:rsidR="00B32C5B">
        <w:t>Enode</w:t>
      </w:r>
      <w:proofErr w:type="spellEnd"/>
      <w:r w:rsidR="00B32C5B">
        <w:t xml:space="preserve"> </w:t>
      </w:r>
      <w:r w:rsidR="00B74393">
        <w:t xml:space="preserve">and </w:t>
      </w:r>
      <w:r w:rsidR="00E264D7">
        <w:t xml:space="preserve">one load </w:t>
      </w:r>
      <w:proofErr w:type="spellStart"/>
      <w:r w:rsidR="00E264D7">
        <w:t>Enode</w:t>
      </w:r>
      <w:proofErr w:type="spellEnd"/>
      <w:r w:rsidR="00E264D7">
        <w:t xml:space="preserve">, thereby enabling the possibility of a result which has generation scheduled to meet </w:t>
      </w:r>
      <w:r w:rsidR="00D02F55">
        <w:t>load</w:t>
      </w:r>
      <w:r w:rsidR="00E264D7">
        <w:t xml:space="preserve">. </w:t>
      </w:r>
    </w:p>
    <w:p w14:paraId="4E350B6A" w14:textId="774EF7A6" w:rsidR="00427D4F" w:rsidRDefault="00427D4F" w:rsidP="002501B0">
      <w:pPr>
        <w:pStyle w:val="BodyText"/>
      </w:pPr>
      <w:r>
        <w:t>Live Electrical Island 1 is the NI and live Electrical Island 2 is the SI. There may be other live Electrical Islands, these will be numbered from 3 upwards (referred to as Electrical Islands &gt; 2).</w:t>
      </w:r>
    </w:p>
    <w:p w14:paraId="699FD14C" w14:textId="29BE5758" w:rsidR="002501B0" w:rsidRDefault="00E264D7" w:rsidP="002501B0">
      <w:pPr>
        <w:pStyle w:val="BodyText"/>
      </w:pPr>
      <w:r>
        <w:t xml:space="preserve">ACNodes </w:t>
      </w:r>
      <w:r w:rsidR="00932111">
        <w:t xml:space="preserve">and </w:t>
      </w:r>
      <w:proofErr w:type="spellStart"/>
      <w:r w:rsidR="00932111">
        <w:t>Enodes</w:t>
      </w:r>
      <w:proofErr w:type="spellEnd"/>
      <w:r w:rsidR="00932111">
        <w:t xml:space="preserve"> </w:t>
      </w:r>
      <w:r>
        <w:t xml:space="preserve">that are not in a live Electrical Island are assigned an island number of 0 and </w:t>
      </w:r>
      <w:r w:rsidR="00932111">
        <w:t xml:space="preserve">defined as dead. Dead AC Nodes are </w:t>
      </w:r>
      <w:r w:rsidR="00B32C5B">
        <w:t xml:space="preserve">included in </w:t>
      </w:r>
      <w:r>
        <w:t xml:space="preserve">the set </w:t>
      </w:r>
      <w:proofErr w:type="spellStart"/>
      <w:r w:rsidRPr="008A5B60">
        <w:rPr>
          <w:rFonts w:ascii="Times New Roman" w:hAnsi="Times New Roman"/>
          <w:i/>
          <w:iCs/>
        </w:rPr>
        <w:t>DeadACNodes</w:t>
      </w:r>
      <w:r w:rsidR="008A5B60" w:rsidRPr="008A5B60">
        <w:rPr>
          <w:rFonts w:ascii="Times New Roman" w:hAnsi="Times New Roman"/>
          <w:i/>
          <w:iCs/>
          <w:vertAlign w:val="subscript"/>
        </w:rPr>
        <w:t>n</w:t>
      </w:r>
      <w:proofErr w:type="spellEnd"/>
      <w:r>
        <w:t>.</w:t>
      </w:r>
      <w:r w:rsidR="00427D4F">
        <w:t xml:space="preserve"> A Pnode is defined as dead if </w:t>
      </w:r>
      <w:proofErr w:type="gramStart"/>
      <w:r w:rsidR="00427D4F">
        <w:t>all of</w:t>
      </w:r>
      <w:proofErr w:type="gramEnd"/>
      <w:r w:rsidR="00427D4F">
        <w:t xml:space="preserve"> the </w:t>
      </w:r>
      <w:proofErr w:type="spellStart"/>
      <w:r w:rsidR="00427D4F">
        <w:t>Enodes</w:t>
      </w:r>
      <w:proofErr w:type="spellEnd"/>
      <w:r w:rsidR="00427D4F">
        <w:t xml:space="preserve"> that it maps to are dead.</w:t>
      </w:r>
    </w:p>
    <w:p w14:paraId="70AFFF10" w14:textId="51A23624" w:rsidR="00714039" w:rsidRDefault="00663FAE" w:rsidP="00714039">
      <w:pPr>
        <w:pStyle w:val="BodyText"/>
        <w:ind w:hanging="839"/>
      </w:pPr>
      <w:r>
        <w:rPr>
          <w:noProof/>
        </w:rPr>
        <w:drawing>
          <wp:inline distT="0" distB="0" distL="0" distR="0" wp14:anchorId="3F5C33E4" wp14:editId="5ED57653">
            <wp:extent cx="4514850" cy="308046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0966" cy="3084634"/>
                    </a:xfrm>
                    <a:prstGeom prst="rect">
                      <a:avLst/>
                    </a:prstGeom>
                  </pic:spPr>
                </pic:pic>
              </a:graphicData>
            </a:graphic>
          </wp:inline>
        </w:drawing>
      </w:r>
    </w:p>
    <w:p w14:paraId="4A4A7486" w14:textId="2B076EFF" w:rsidR="004476A1" w:rsidRDefault="004476A1" w:rsidP="004476A1">
      <w:pPr>
        <w:pStyle w:val="Caption"/>
        <w:keepNext/>
        <w:jc w:val="both"/>
      </w:pPr>
      <w:bookmarkStart w:id="778" w:name="_Ref108781031"/>
      <w:r>
        <w:t xml:space="preserve">Figure </w:t>
      </w:r>
      <w:r>
        <w:fldChar w:fldCharType="begin"/>
      </w:r>
      <w:r>
        <w:instrText xml:space="preserve"> SEQ Figure \* ARABIC </w:instrText>
      </w:r>
      <w:r>
        <w:fldChar w:fldCharType="separate"/>
      </w:r>
      <w:r w:rsidR="009476C2">
        <w:rPr>
          <w:noProof/>
        </w:rPr>
        <w:t>4</w:t>
      </w:r>
      <w:r>
        <w:rPr>
          <w:noProof/>
        </w:rPr>
        <w:fldChar w:fldCharType="end"/>
      </w:r>
      <w:bookmarkEnd w:id="778"/>
      <w:r>
        <w:t>: Electrical Islands example</w:t>
      </w:r>
    </w:p>
    <w:p w14:paraId="0B9C7144" w14:textId="77777777" w:rsidR="006A7999" w:rsidRDefault="006A7999" w:rsidP="00C46AB9">
      <w:pPr>
        <w:pStyle w:val="Heading3"/>
      </w:pPr>
      <w:bookmarkStart w:id="779" w:name="_Toc189139616"/>
      <w:bookmarkStart w:id="780" w:name="_Toc131539271"/>
      <w:r>
        <w:t>Input Parameters</w:t>
      </w:r>
      <w:bookmarkEnd w:id="779"/>
      <w:bookmarkEnd w:id="780"/>
    </w:p>
    <w:tbl>
      <w:tblPr>
        <w:tblStyle w:val="SOReportTable"/>
        <w:tblW w:w="0" w:type="auto"/>
        <w:tblLook w:val="04A0" w:firstRow="1" w:lastRow="0" w:firstColumn="1" w:lastColumn="0" w:noHBand="0" w:noVBand="1"/>
      </w:tblPr>
      <w:tblGrid>
        <w:gridCol w:w="2415"/>
        <w:gridCol w:w="5383"/>
      </w:tblGrid>
      <w:tr w:rsidR="006A7999" w14:paraId="05A0008F" w14:textId="77777777" w:rsidTr="00D97F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7" w:type="dxa"/>
          </w:tcPr>
          <w:p w14:paraId="0BB1F647" w14:textId="77777777" w:rsidR="006A7999" w:rsidRDefault="006A7999" w:rsidP="00D97F33">
            <w:pPr>
              <w:pStyle w:val="BodyText"/>
              <w:ind w:left="0"/>
              <w:rPr>
                <w:lang w:eastAsia="en-GB"/>
              </w:rPr>
            </w:pPr>
            <w:r>
              <w:rPr>
                <w:lang w:eastAsia="en-GB"/>
              </w:rPr>
              <w:t>Parameter</w:t>
            </w:r>
          </w:p>
        </w:tc>
        <w:tc>
          <w:tcPr>
            <w:tcW w:w="5500" w:type="dxa"/>
          </w:tcPr>
          <w:p w14:paraId="4541BA97" w14:textId="77777777" w:rsidR="006A7999" w:rsidRDefault="006A7999" w:rsidP="00D97F3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6A7999" w14:paraId="34A3CA3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66422F49" w14:textId="77777777" w:rsidR="006A7999" w:rsidRPr="003231D4" w:rsidRDefault="006A7999" w:rsidP="00D97F33">
            <w:pPr>
              <w:pStyle w:val="BodyText"/>
              <w:ind w:left="0"/>
              <w:rPr>
                <w:rFonts w:ascii="Times New Roman" w:hAnsi="Times New Roman"/>
                <w:b/>
                <w:i/>
                <w:iCs/>
                <w:sz w:val="24"/>
                <w:szCs w:val="24"/>
                <w:vertAlign w:val="subscript"/>
              </w:rPr>
            </w:pPr>
            <w:proofErr w:type="spellStart"/>
            <w:r w:rsidRPr="003231D4">
              <w:rPr>
                <w:rFonts w:ascii="Times New Roman" w:hAnsi="Times New Roman"/>
                <w:i/>
                <w:iCs/>
                <w:sz w:val="24"/>
                <w:szCs w:val="24"/>
              </w:rPr>
              <w:t>PnodeEnodeFactor</w:t>
            </w:r>
            <w:r w:rsidRPr="003231D4">
              <w:rPr>
                <w:rFonts w:ascii="Times New Roman" w:hAnsi="Times New Roman"/>
                <w:i/>
                <w:iCs/>
                <w:sz w:val="24"/>
                <w:szCs w:val="24"/>
                <w:vertAlign w:val="subscript"/>
              </w:rPr>
              <w:t>pn,en</w:t>
            </w:r>
            <w:proofErr w:type="spellEnd"/>
          </w:p>
        </w:tc>
        <w:tc>
          <w:tcPr>
            <w:tcW w:w="5500" w:type="dxa"/>
          </w:tcPr>
          <w:p w14:paraId="141CEC59"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Market Model mapping between a Pnode and an </w:t>
            </w:r>
            <w:proofErr w:type="spellStart"/>
            <w:r>
              <w:t>Enode</w:t>
            </w:r>
            <w:proofErr w:type="spellEnd"/>
            <w:r w:rsidRPr="005471E0">
              <w:t xml:space="preserve">. </w:t>
            </w:r>
            <w:r>
              <w:t xml:space="preserve">The </w:t>
            </w:r>
            <w:r w:rsidRPr="005471E0">
              <w:t xml:space="preserve">factor represents the capacity of the </w:t>
            </w:r>
            <w:proofErr w:type="spellStart"/>
            <w:r>
              <w:t>E</w:t>
            </w:r>
            <w:r w:rsidRPr="005471E0">
              <w:t>node</w:t>
            </w:r>
            <w:proofErr w:type="spellEnd"/>
            <w:r w:rsidRPr="005471E0">
              <w:t xml:space="preserve"> relative to other </w:t>
            </w:r>
            <w:proofErr w:type="spellStart"/>
            <w:r>
              <w:t>E</w:t>
            </w:r>
            <w:r w:rsidRPr="005471E0">
              <w:t>nodes</w:t>
            </w:r>
            <w:proofErr w:type="spellEnd"/>
            <w:r w:rsidRPr="005471E0">
              <w:t xml:space="preserve"> that </w:t>
            </w:r>
            <w:r>
              <w:t xml:space="preserve">map to </w:t>
            </w:r>
            <w:r w:rsidRPr="005471E0">
              <w:t xml:space="preserve">the </w:t>
            </w:r>
            <w:r>
              <w:t>P</w:t>
            </w:r>
            <w:r w:rsidRPr="005471E0">
              <w:t xml:space="preserve">node. For example, a </w:t>
            </w:r>
            <w:r>
              <w:t>P</w:t>
            </w:r>
            <w:r w:rsidRPr="005471E0">
              <w:t xml:space="preserve">node that represents a location with 20MW and 30MW supply transformers would map to two </w:t>
            </w:r>
            <w:proofErr w:type="spellStart"/>
            <w:r>
              <w:t>E</w:t>
            </w:r>
            <w:r w:rsidRPr="005471E0">
              <w:t>nodes</w:t>
            </w:r>
            <w:proofErr w:type="spellEnd"/>
            <w:r w:rsidRPr="005471E0">
              <w:t>, with factors of 20 and 30</w:t>
            </w:r>
            <w:r>
              <w:t xml:space="preserve"> respectively (b</w:t>
            </w:r>
            <w:r w:rsidRPr="005471E0">
              <w:t>ecause the factors repr</w:t>
            </w:r>
            <w:r>
              <w:t xml:space="preserve">esent the relative size of the </w:t>
            </w:r>
            <w:proofErr w:type="spellStart"/>
            <w:r>
              <w:t>E</w:t>
            </w:r>
            <w:r w:rsidRPr="005471E0">
              <w:t>node</w:t>
            </w:r>
            <w:r>
              <w:t>s</w:t>
            </w:r>
            <w:proofErr w:type="spellEnd"/>
            <w:r w:rsidRPr="005471E0">
              <w:t xml:space="preserve">, </w:t>
            </w:r>
            <w:r>
              <w:t xml:space="preserve">these </w:t>
            </w:r>
            <w:proofErr w:type="spellStart"/>
            <w:r>
              <w:t>Enodes</w:t>
            </w:r>
            <w:proofErr w:type="spellEnd"/>
            <w:r>
              <w:t xml:space="preserve"> could also be represented by factors of 2 and 3)</w:t>
            </w:r>
            <w:r w:rsidRPr="005471E0">
              <w:t>.</w:t>
            </w:r>
          </w:p>
        </w:tc>
      </w:tr>
      <w:tr w:rsidR="006A7999" w14:paraId="501D4C9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0A92003F" w14:textId="77777777" w:rsidR="006A7999" w:rsidRPr="007C6A95" w:rsidRDefault="006A7999" w:rsidP="00D97F33">
            <w:pPr>
              <w:pStyle w:val="BodyText"/>
              <w:ind w:left="0"/>
              <w:rPr>
                <w:vertAlign w:val="subscript"/>
              </w:rPr>
            </w:pPr>
            <w:proofErr w:type="spellStart"/>
            <w:r w:rsidRPr="003231D4">
              <w:rPr>
                <w:rFonts w:ascii="Times New Roman" w:hAnsi="Times New Roman"/>
                <w:i/>
                <w:iCs/>
                <w:sz w:val="24"/>
                <w:szCs w:val="24"/>
              </w:rPr>
              <w:t>EnodeACNode</w:t>
            </w:r>
            <w:r w:rsidRPr="003231D4">
              <w:rPr>
                <w:rFonts w:ascii="Times New Roman" w:hAnsi="Times New Roman"/>
                <w:i/>
                <w:iCs/>
                <w:sz w:val="24"/>
                <w:szCs w:val="24"/>
                <w:vertAlign w:val="subscript"/>
              </w:rPr>
              <w:t>en,n</w:t>
            </w:r>
            <w:proofErr w:type="spellEnd"/>
          </w:p>
        </w:tc>
        <w:tc>
          <w:tcPr>
            <w:tcW w:w="5500" w:type="dxa"/>
          </w:tcPr>
          <w:p w14:paraId="1E2016F4"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 xml:space="preserve">Network Model mapping between an </w:t>
            </w:r>
            <w:proofErr w:type="spellStart"/>
            <w:r>
              <w:t>Enode</w:t>
            </w:r>
            <w:proofErr w:type="spellEnd"/>
            <w:r>
              <w:t xml:space="preserve"> and an ACNode.</w:t>
            </w:r>
          </w:p>
        </w:tc>
      </w:tr>
    </w:tbl>
    <w:p w14:paraId="0F10B878" w14:textId="77777777" w:rsidR="006A7999" w:rsidRDefault="006A7999" w:rsidP="00C46AB9">
      <w:pPr>
        <w:pStyle w:val="Heading3"/>
      </w:pPr>
      <w:bookmarkStart w:id="781" w:name="_Toc189139617"/>
      <w:bookmarkStart w:id="782" w:name="_Toc131539272"/>
      <w:r>
        <w:t>Calculated Parameters</w:t>
      </w:r>
      <w:bookmarkEnd w:id="781"/>
      <w:bookmarkEnd w:id="782"/>
    </w:p>
    <w:tbl>
      <w:tblPr>
        <w:tblStyle w:val="SOReportTable"/>
        <w:tblW w:w="0" w:type="auto"/>
        <w:tblLook w:val="04A0" w:firstRow="1" w:lastRow="0" w:firstColumn="1" w:lastColumn="0" w:noHBand="0" w:noVBand="1"/>
      </w:tblPr>
      <w:tblGrid>
        <w:gridCol w:w="2416"/>
        <w:gridCol w:w="5382"/>
      </w:tblGrid>
      <w:tr w:rsidR="006A7999" w14:paraId="108722DA" w14:textId="77777777" w:rsidTr="00D97F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7" w:type="dxa"/>
          </w:tcPr>
          <w:p w14:paraId="0F818520" w14:textId="77777777" w:rsidR="006A7999" w:rsidRDefault="006A7999" w:rsidP="00D97F33">
            <w:pPr>
              <w:pStyle w:val="BodyText"/>
              <w:ind w:left="0"/>
              <w:rPr>
                <w:lang w:eastAsia="en-GB"/>
              </w:rPr>
            </w:pPr>
            <w:r>
              <w:rPr>
                <w:lang w:eastAsia="en-GB"/>
              </w:rPr>
              <w:t>Parameter</w:t>
            </w:r>
          </w:p>
        </w:tc>
        <w:tc>
          <w:tcPr>
            <w:tcW w:w="5500" w:type="dxa"/>
          </w:tcPr>
          <w:p w14:paraId="76DCD292" w14:textId="77777777" w:rsidR="006A7999" w:rsidRDefault="006A7999" w:rsidP="00D97F3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6A7999" w14:paraId="4B96D6FE"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2B50C9C2" w14:textId="77777777" w:rsidR="006A7999" w:rsidRDefault="006A7999" w:rsidP="00D97F33">
            <w:pPr>
              <w:pStyle w:val="BodyText"/>
              <w:ind w:left="0"/>
            </w:pPr>
            <w:proofErr w:type="spellStart"/>
            <w:r w:rsidRPr="003231D4">
              <w:rPr>
                <w:rFonts w:ascii="Times New Roman" w:hAnsi="Times New Roman"/>
                <w:i/>
                <w:iCs/>
                <w:sz w:val="24"/>
                <w:szCs w:val="22"/>
              </w:rPr>
              <w:t>AdjustedFactor</w:t>
            </w:r>
            <w:r w:rsidRPr="003231D4">
              <w:rPr>
                <w:rFonts w:ascii="Times New Roman" w:hAnsi="Times New Roman"/>
                <w:i/>
                <w:iCs/>
                <w:sz w:val="24"/>
                <w:szCs w:val="22"/>
                <w:vertAlign w:val="subscript"/>
              </w:rPr>
              <w:t>pn,en</w:t>
            </w:r>
            <w:proofErr w:type="spellEnd"/>
          </w:p>
        </w:tc>
        <w:tc>
          <w:tcPr>
            <w:tcW w:w="5500" w:type="dxa"/>
          </w:tcPr>
          <w:p w14:paraId="5558D2AB"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Pnode-</w:t>
            </w:r>
            <w:proofErr w:type="spellStart"/>
            <w:r>
              <w:t>Enode</w:t>
            </w:r>
            <w:proofErr w:type="spellEnd"/>
            <w:r>
              <w:t xml:space="preserve"> Factors adjusted to account for the connectivity status of the </w:t>
            </w:r>
            <w:proofErr w:type="spellStart"/>
            <w:r>
              <w:t>Enode</w:t>
            </w:r>
            <w:proofErr w:type="spellEnd"/>
          </w:p>
        </w:tc>
      </w:tr>
      <w:tr w:rsidR="006A7999" w14:paraId="6AB0D2F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74C2A530" w14:textId="77777777" w:rsidR="006A7999" w:rsidRPr="003231D4" w:rsidRDefault="006A7999" w:rsidP="00D97F33">
            <w:pPr>
              <w:pStyle w:val="BodyText"/>
              <w:ind w:left="0"/>
              <w:rPr>
                <w:sz w:val="24"/>
                <w:szCs w:val="22"/>
                <w:vertAlign w:val="subscript"/>
              </w:rPr>
            </w:pPr>
            <w:proofErr w:type="spellStart"/>
            <w:r w:rsidRPr="003231D4">
              <w:rPr>
                <w:rFonts w:ascii="Times New Roman" w:hAnsi="Times New Roman"/>
                <w:i/>
                <w:iCs/>
                <w:sz w:val="24"/>
                <w:szCs w:val="22"/>
              </w:rPr>
              <w:t>PnodeEnodeWeight</w:t>
            </w:r>
            <w:r w:rsidRPr="003231D4">
              <w:rPr>
                <w:rFonts w:ascii="Times New Roman" w:hAnsi="Times New Roman"/>
                <w:i/>
                <w:iCs/>
                <w:sz w:val="24"/>
                <w:szCs w:val="22"/>
                <w:vertAlign w:val="subscript"/>
              </w:rPr>
              <w:t>pn,en</w:t>
            </w:r>
            <w:proofErr w:type="spellEnd"/>
          </w:p>
        </w:tc>
        <w:tc>
          <w:tcPr>
            <w:tcW w:w="5500" w:type="dxa"/>
          </w:tcPr>
          <w:p w14:paraId="6A481740"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Pnode-</w:t>
            </w:r>
            <w:proofErr w:type="spellStart"/>
            <w:r>
              <w:t>Enode</w:t>
            </w:r>
            <w:proofErr w:type="spellEnd"/>
            <w:r>
              <w:t xml:space="preserve"> Weights calculated from the adjusted Pnode-</w:t>
            </w:r>
            <w:proofErr w:type="spellStart"/>
            <w:r>
              <w:t>Enode</w:t>
            </w:r>
            <w:proofErr w:type="spellEnd"/>
            <w:r>
              <w:t xml:space="preserve"> Factors</w:t>
            </w:r>
          </w:p>
        </w:tc>
      </w:tr>
    </w:tbl>
    <w:p w14:paraId="5FB77CC5" w14:textId="27FAB6B2" w:rsidR="00714039" w:rsidRDefault="00714039" w:rsidP="00C46AB9">
      <w:pPr>
        <w:pStyle w:val="Heading3"/>
      </w:pPr>
      <w:bookmarkStart w:id="783" w:name="_Toc189139618"/>
      <w:bookmarkStart w:id="784" w:name="_Toc131539273"/>
      <w:r>
        <w:t>Pnode-</w:t>
      </w:r>
      <w:proofErr w:type="spellStart"/>
      <w:r w:rsidR="006A7999">
        <w:t>En</w:t>
      </w:r>
      <w:r w:rsidR="00800FCA">
        <w:t>ode</w:t>
      </w:r>
      <w:proofErr w:type="spellEnd"/>
      <w:r w:rsidR="006A7999">
        <w:t>-ACNode</w:t>
      </w:r>
      <w:r w:rsidR="00800FCA">
        <w:t xml:space="preserve"> Mapping</w:t>
      </w:r>
      <w:bookmarkEnd w:id="783"/>
      <w:bookmarkEnd w:id="784"/>
    </w:p>
    <w:p w14:paraId="1D3A779F" w14:textId="30E6156C" w:rsidR="00714039" w:rsidRPr="00F3305D" w:rsidRDefault="00714039" w:rsidP="00714039">
      <w:pPr>
        <w:pStyle w:val="BodyText"/>
        <w:rPr>
          <w:lang w:val="en-AU"/>
        </w:rPr>
      </w:pPr>
      <w:r>
        <w:rPr>
          <w:lang w:val="en-AU" w:eastAsia="en-GB"/>
        </w:rPr>
        <w:t xml:space="preserve">Pre-processing </w:t>
      </w:r>
      <w:r w:rsidR="004A0B7C">
        <w:rPr>
          <w:lang w:val="en-AU" w:eastAsia="en-GB"/>
        </w:rPr>
        <w:t>uses</w:t>
      </w:r>
      <w:r w:rsidR="00B6496D">
        <w:rPr>
          <w:lang w:val="en-AU" w:eastAsia="en-GB"/>
        </w:rPr>
        <w:t xml:space="preserve"> the</w:t>
      </w:r>
      <w:r w:rsidR="00D02144">
        <w:rPr>
          <w:lang w:val="en-AU" w:eastAsia="en-GB"/>
        </w:rPr>
        <w:t xml:space="preserve"> </w:t>
      </w:r>
      <w:proofErr w:type="spellStart"/>
      <w:proofErr w:type="gramStart"/>
      <w:r w:rsidR="004A0B7C" w:rsidRPr="003231D4">
        <w:rPr>
          <w:rFonts w:ascii="Times New Roman" w:hAnsi="Times New Roman"/>
          <w:i/>
          <w:iCs/>
          <w:sz w:val="24"/>
          <w:szCs w:val="24"/>
        </w:rPr>
        <w:t>PnodeEnodeFactor</w:t>
      </w:r>
      <w:r w:rsidR="004A0B7C" w:rsidRPr="003231D4">
        <w:rPr>
          <w:rFonts w:ascii="Times New Roman" w:hAnsi="Times New Roman"/>
          <w:i/>
          <w:iCs/>
          <w:sz w:val="24"/>
          <w:szCs w:val="24"/>
          <w:vertAlign w:val="subscript"/>
        </w:rPr>
        <w:t>pn,en</w:t>
      </w:r>
      <w:proofErr w:type="spellEnd"/>
      <w:proofErr w:type="gramEnd"/>
      <w:r w:rsidR="004A0B7C">
        <w:rPr>
          <w:lang w:val="en-AU" w:eastAsia="en-GB"/>
        </w:rPr>
        <w:t xml:space="preserve"> </w:t>
      </w:r>
      <w:r w:rsidR="00D02144">
        <w:rPr>
          <w:lang w:val="en-AU" w:eastAsia="en-GB"/>
        </w:rPr>
        <w:t>input</w:t>
      </w:r>
      <w:r w:rsidR="00BA6292">
        <w:rPr>
          <w:lang w:val="en-AU" w:eastAsia="en-GB"/>
        </w:rPr>
        <w:t>s from the Market Model</w:t>
      </w:r>
      <w:r w:rsidR="00D02144">
        <w:rPr>
          <w:lang w:val="en-AU" w:eastAsia="en-GB"/>
        </w:rPr>
        <w:t xml:space="preserve"> </w:t>
      </w:r>
      <w:r w:rsidR="004A0B7C">
        <w:rPr>
          <w:lang w:val="en-AU" w:eastAsia="en-GB"/>
        </w:rPr>
        <w:t xml:space="preserve">to </w:t>
      </w:r>
      <w:r>
        <w:rPr>
          <w:lang w:val="en-AU" w:eastAsia="en-GB"/>
        </w:rPr>
        <w:t>calculate</w:t>
      </w:r>
      <w:r w:rsidR="00A00D8D">
        <w:rPr>
          <w:lang w:val="en-AU" w:eastAsia="en-GB"/>
        </w:rPr>
        <w:t xml:space="preserve"> </w:t>
      </w:r>
      <w:proofErr w:type="spellStart"/>
      <w:r w:rsidRPr="00B74393">
        <w:rPr>
          <w:rFonts w:ascii="Times New Roman" w:hAnsi="Times New Roman"/>
          <w:i/>
          <w:iCs/>
          <w:lang w:val="en-AU" w:eastAsia="en-GB"/>
        </w:rPr>
        <w:t>PnodeEnodeWeight</w:t>
      </w:r>
      <w:r w:rsidR="00B74393" w:rsidRPr="00B74393">
        <w:rPr>
          <w:rFonts w:ascii="Times New Roman" w:hAnsi="Times New Roman"/>
          <w:i/>
          <w:iCs/>
          <w:vertAlign w:val="subscript"/>
          <w:lang w:val="en-AU" w:eastAsia="en-GB"/>
        </w:rPr>
        <w:t>pn</w:t>
      </w:r>
      <w:r w:rsidR="00B93D63">
        <w:rPr>
          <w:rFonts w:ascii="Times New Roman" w:hAnsi="Times New Roman"/>
          <w:i/>
          <w:iCs/>
          <w:vertAlign w:val="subscript"/>
          <w:lang w:val="en-AU" w:eastAsia="en-GB"/>
        </w:rPr>
        <w:t>,en</w:t>
      </w:r>
      <w:proofErr w:type="spellEnd"/>
      <w:r w:rsidRPr="001F6B4B">
        <w:rPr>
          <w:lang w:val="en-AU" w:eastAsia="en-GB"/>
        </w:rPr>
        <w:t xml:space="preserve"> </w:t>
      </w:r>
      <w:r w:rsidR="00B74393">
        <w:rPr>
          <w:lang w:val="en-AU" w:eastAsia="en-GB"/>
        </w:rPr>
        <w:t>parameters</w:t>
      </w:r>
      <w:r w:rsidR="004476A1">
        <w:rPr>
          <w:lang w:val="en-AU" w:eastAsia="en-GB"/>
        </w:rPr>
        <w:t xml:space="preserve"> which </w:t>
      </w:r>
      <w:r w:rsidR="00A00D8D">
        <w:rPr>
          <w:lang w:val="en-AU" w:eastAsia="en-GB"/>
        </w:rPr>
        <w:t>are</w:t>
      </w:r>
      <w:r w:rsidR="004476A1">
        <w:rPr>
          <w:lang w:val="en-AU" w:eastAsia="en-GB"/>
        </w:rPr>
        <w:t xml:space="preserve"> used to map Pnode</w:t>
      </w:r>
      <w:r w:rsidR="00D02144">
        <w:rPr>
          <w:lang w:val="en-AU" w:eastAsia="en-GB"/>
        </w:rPr>
        <w:t>s</w:t>
      </w:r>
      <w:r w:rsidR="004476A1">
        <w:rPr>
          <w:lang w:val="en-AU" w:eastAsia="en-GB"/>
        </w:rPr>
        <w:t xml:space="preserve"> to ACNode</w:t>
      </w:r>
      <w:r w:rsidR="00D02144">
        <w:rPr>
          <w:lang w:val="en-AU" w:eastAsia="en-GB"/>
        </w:rPr>
        <w:t>s</w:t>
      </w:r>
      <w:r w:rsidR="004476A1">
        <w:rPr>
          <w:lang w:val="en-AU" w:eastAsia="en-GB"/>
        </w:rPr>
        <w:t xml:space="preserve"> via </w:t>
      </w:r>
      <w:proofErr w:type="spellStart"/>
      <w:r w:rsidR="004476A1">
        <w:rPr>
          <w:lang w:val="en-AU" w:eastAsia="en-GB"/>
        </w:rPr>
        <w:t>Enode</w:t>
      </w:r>
      <w:r w:rsidR="00D02144">
        <w:rPr>
          <w:lang w:val="en-AU" w:eastAsia="en-GB"/>
        </w:rPr>
        <w:t>s</w:t>
      </w:r>
      <w:proofErr w:type="spellEnd"/>
      <w:r w:rsidR="004476A1">
        <w:rPr>
          <w:lang w:val="en-AU" w:eastAsia="en-GB"/>
        </w:rPr>
        <w:t>.</w:t>
      </w:r>
      <w:r w:rsidR="002501B0">
        <w:rPr>
          <w:lang w:val="en-AU" w:eastAsia="en-GB"/>
        </w:rPr>
        <w:t xml:space="preserve"> </w:t>
      </w:r>
      <w:r w:rsidR="00D02144">
        <w:rPr>
          <w:lang w:val="en-AU" w:eastAsia="en-GB"/>
        </w:rPr>
        <w:t>Before t</w:t>
      </w:r>
      <w:r w:rsidR="004476A1">
        <w:rPr>
          <w:lang w:val="en-AU" w:eastAsia="en-GB"/>
        </w:rPr>
        <w:t xml:space="preserve">he factors are </w:t>
      </w:r>
      <w:r w:rsidR="00D02144">
        <w:rPr>
          <w:lang w:val="en-AU" w:eastAsia="en-GB"/>
        </w:rPr>
        <w:t xml:space="preserve">used in the </w:t>
      </w:r>
      <w:r w:rsidR="004476A1">
        <w:rPr>
          <w:lang w:val="en-AU" w:eastAsia="en-GB"/>
        </w:rPr>
        <w:t>calculation</w:t>
      </w:r>
      <w:r w:rsidR="00D02144">
        <w:rPr>
          <w:lang w:val="en-AU" w:eastAsia="en-GB"/>
        </w:rPr>
        <w:t xml:space="preserve"> they are adjusted</w:t>
      </w:r>
      <w:r w:rsidR="004476A1">
        <w:rPr>
          <w:lang w:val="en-AU" w:eastAsia="en-GB"/>
        </w:rPr>
        <w:t xml:space="preserve"> </w:t>
      </w:r>
      <w:r w:rsidR="002501B0">
        <w:rPr>
          <w:lang w:val="en-AU" w:eastAsia="en-GB"/>
        </w:rPr>
        <w:t xml:space="preserve">based on the </w:t>
      </w:r>
      <w:r w:rsidR="00F67DDA">
        <w:rPr>
          <w:lang w:val="en-AU" w:eastAsia="en-GB"/>
        </w:rPr>
        <w:t xml:space="preserve">following </w:t>
      </w:r>
      <w:r w:rsidR="002501B0">
        <w:rPr>
          <w:lang w:val="en-AU" w:eastAsia="en-GB"/>
        </w:rPr>
        <w:t>rules</w:t>
      </w:r>
      <w:r w:rsidR="00A87498">
        <w:rPr>
          <w:lang w:val="en-AU" w:eastAsia="en-GB"/>
        </w:rPr>
        <w:t>.</w:t>
      </w:r>
    </w:p>
    <w:tbl>
      <w:tblPr>
        <w:tblStyle w:val="SOReportTable"/>
        <w:tblW w:w="0" w:type="auto"/>
        <w:tblLook w:val="04A0" w:firstRow="1" w:lastRow="0" w:firstColumn="1" w:lastColumn="0" w:noHBand="0" w:noVBand="1"/>
      </w:tblPr>
      <w:tblGrid>
        <w:gridCol w:w="3805"/>
        <w:gridCol w:w="3993"/>
      </w:tblGrid>
      <w:tr w:rsidR="00B6509F" w14:paraId="0C89A5B0" w14:textId="77777777" w:rsidTr="004476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70BD15F" w14:textId="1A87D9AF" w:rsidR="00714039" w:rsidRDefault="00714039" w:rsidP="00D872AD">
            <w:pPr>
              <w:pStyle w:val="BodyText"/>
              <w:ind w:left="0"/>
              <w:rPr>
                <w:lang w:eastAsia="en-GB"/>
              </w:rPr>
            </w:pPr>
            <w:r>
              <w:rPr>
                <w:lang w:eastAsia="en-GB"/>
              </w:rPr>
              <w:t>Rule</w:t>
            </w:r>
            <w:r w:rsidR="004476A1">
              <w:rPr>
                <w:lang w:eastAsia="en-GB"/>
              </w:rPr>
              <w:t xml:space="preserve"> for adjusting Pnode-</w:t>
            </w:r>
            <w:proofErr w:type="spellStart"/>
            <w:r w:rsidR="004476A1">
              <w:rPr>
                <w:lang w:eastAsia="en-GB"/>
              </w:rPr>
              <w:t>Enode</w:t>
            </w:r>
            <w:proofErr w:type="spellEnd"/>
            <w:r w:rsidR="004476A1">
              <w:rPr>
                <w:lang w:eastAsia="en-GB"/>
              </w:rPr>
              <w:t xml:space="preserve"> factor</w:t>
            </w:r>
          </w:p>
        </w:tc>
        <w:tc>
          <w:tcPr>
            <w:tcW w:w="0" w:type="auto"/>
          </w:tcPr>
          <w:p w14:paraId="4B6C15B5" w14:textId="54D8C0CE"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Reason</w:t>
            </w:r>
            <w:r w:rsidR="00220382">
              <w:rPr>
                <w:lang w:eastAsia="en-GB"/>
              </w:rPr>
              <w:t xml:space="preserve">ing (referring to examples in </w:t>
            </w:r>
            <w:r w:rsidR="00220382">
              <w:rPr>
                <w:lang w:eastAsia="en-GB"/>
              </w:rPr>
              <w:fldChar w:fldCharType="begin"/>
            </w:r>
            <w:r w:rsidR="00220382">
              <w:rPr>
                <w:lang w:eastAsia="en-GB"/>
              </w:rPr>
              <w:instrText xml:space="preserve"> REF _Ref108780579 \h </w:instrText>
            </w:r>
            <w:r w:rsidR="00220382">
              <w:rPr>
                <w:lang w:eastAsia="en-GB"/>
              </w:rPr>
            </w:r>
            <w:r w:rsidR="00220382">
              <w:rPr>
                <w:lang w:eastAsia="en-GB"/>
              </w:rPr>
              <w:fldChar w:fldCharType="separate"/>
            </w:r>
            <w:r w:rsidR="009476C2">
              <w:t xml:space="preserve">Figure </w:t>
            </w:r>
            <w:r w:rsidR="009476C2">
              <w:rPr>
                <w:noProof/>
              </w:rPr>
              <w:t>5</w:t>
            </w:r>
            <w:r w:rsidR="00220382">
              <w:rPr>
                <w:lang w:eastAsia="en-GB"/>
              </w:rPr>
              <w:fldChar w:fldCharType="end"/>
            </w:r>
            <w:r w:rsidR="00220382">
              <w:rPr>
                <w:lang w:eastAsia="en-GB"/>
              </w:rPr>
              <w:t xml:space="preserve"> and </w:t>
            </w:r>
            <w:r w:rsidR="00220382">
              <w:rPr>
                <w:lang w:eastAsia="en-GB"/>
              </w:rPr>
              <w:fldChar w:fldCharType="begin"/>
            </w:r>
            <w:r w:rsidR="00220382">
              <w:rPr>
                <w:lang w:eastAsia="en-GB"/>
              </w:rPr>
              <w:instrText xml:space="preserve"> REF _Ref111033113 \h </w:instrText>
            </w:r>
            <w:r w:rsidR="00220382">
              <w:rPr>
                <w:lang w:eastAsia="en-GB"/>
              </w:rPr>
            </w:r>
            <w:r w:rsidR="00220382">
              <w:rPr>
                <w:lang w:eastAsia="en-GB"/>
              </w:rPr>
              <w:fldChar w:fldCharType="separate"/>
            </w:r>
            <w:r w:rsidR="009476C2">
              <w:t xml:space="preserve">Figure </w:t>
            </w:r>
            <w:r w:rsidR="009476C2">
              <w:rPr>
                <w:noProof/>
              </w:rPr>
              <w:t>6</w:t>
            </w:r>
            <w:r w:rsidR="00220382">
              <w:rPr>
                <w:lang w:eastAsia="en-GB"/>
              </w:rPr>
              <w:fldChar w:fldCharType="end"/>
            </w:r>
            <w:r w:rsidR="00220382">
              <w:rPr>
                <w:lang w:eastAsia="en-GB"/>
              </w:rPr>
              <w:t>)</w:t>
            </w:r>
          </w:p>
        </w:tc>
      </w:tr>
      <w:tr w:rsidR="00B6509F" w14:paraId="6DDB2F67" w14:textId="77777777" w:rsidTr="004476A1">
        <w:trPr>
          <w:trHeight w:val="309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17A5F7C1" w14:textId="77777777" w:rsidR="00714039" w:rsidRDefault="00714039" w:rsidP="00D872AD">
            <w:pPr>
              <w:pStyle w:val="BodyText"/>
              <w:ind w:left="0"/>
            </w:pPr>
            <w:r w:rsidRPr="001F6B4B">
              <w:t xml:space="preserve">If a Pnode maps to some dead </w:t>
            </w:r>
            <w:proofErr w:type="spellStart"/>
            <w:r w:rsidRPr="001F6B4B">
              <w:t>Enodes</w:t>
            </w:r>
            <w:proofErr w:type="spellEnd"/>
            <w:r w:rsidRPr="001F6B4B">
              <w:t xml:space="preserve"> and some live </w:t>
            </w:r>
            <w:proofErr w:type="spellStart"/>
            <w:r w:rsidRPr="001F6B4B">
              <w:t>Enodes</w:t>
            </w:r>
            <w:proofErr w:type="spellEnd"/>
            <w:r w:rsidRPr="001F6B4B">
              <w:t>, then the Pnode-</w:t>
            </w:r>
            <w:proofErr w:type="spellStart"/>
            <w:r w:rsidRPr="001F6B4B">
              <w:t>Enode</w:t>
            </w:r>
            <w:proofErr w:type="spellEnd"/>
            <w:r w:rsidRPr="001F6B4B">
              <w:t xml:space="preserve"> Factor is set to zero for </w:t>
            </w:r>
            <w:r>
              <w:t>the</w:t>
            </w:r>
            <w:r w:rsidRPr="001F6B4B">
              <w:t xml:space="preserve"> dead </w:t>
            </w:r>
            <w:proofErr w:type="spellStart"/>
            <w:r w:rsidRPr="001F6B4B">
              <w:t>Enodes</w:t>
            </w:r>
            <w:proofErr w:type="spellEnd"/>
            <w:r w:rsidRPr="001F6B4B">
              <w:t>.</w:t>
            </w:r>
          </w:p>
        </w:tc>
        <w:tc>
          <w:tcPr>
            <w:tcW w:w="0" w:type="auto"/>
            <w:tcBorders>
              <w:bottom w:val="single" w:sz="4" w:space="0" w:color="auto"/>
            </w:tcBorders>
          </w:tcPr>
          <w:p w14:paraId="551E5E09" w14:textId="0E58EC14"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a Pnode has a mix of live and dead </w:t>
            </w:r>
            <w:proofErr w:type="spellStart"/>
            <w:r>
              <w:t>Enodes</w:t>
            </w:r>
            <w:proofErr w:type="spellEnd"/>
            <w:r>
              <w:t>, z</w:t>
            </w:r>
            <w:r w:rsidRPr="001F6B4B">
              <w:t xml:space="preserve">eroing the factors </w:t>
            </w:r>
            <w:r>
              <w:t>for the</w:t>
            </w:r>
            <w:r w:rsidRPr="001F6B4B">
              <w:t xml:space="preserve"> dead </w:t>
            </w:r>
            <w:proofErr w:type="spellStart"/>
            <w:r w:rsidRPr="001F6B4B">
              <w:t>Enodes</w:t>
            </w:r>
            <w:proofErr w:type="spellEnd"/>
            <w:r w:rsidRPr="001F6B4B">
              <w:t xml:space="preserve"> will result in </w:t>
            </w:r>
            <w:r w:rsidR="00BA4DE6">
              <w:t xml:space="preserve">the Pnode </w:t>
            </w:r>
            <w:r w:rsidRPr="001F6B4B">
              <w:t xml:space="preserve">quantities being </w:t>
            </w:r>
            <w:r>
              <w:t>apportioned</w:t>
            </w:r>
            <w:r w:rsidRPr="001F6B4B">
              <w:t xml:space="preserve"> among only the live </w:t>
            </w:r>
            <w:proofErr w:type="spellStart"/>
            <w:r w:rsidRPr="001F6B4B">
              <w:t>Enodes</w:t>
            </w:r>
            <w:proofErr w:type="spellEnd"/>
            <w:r w:rsidRPr="001F6B4B">
              <w:t>.</w:t>
            </w:r>
            <w:r>
              <w:t xml:space="preserve"> See Pnode F in the example.</w:t>
            </w:r>
          </w:p>
          <w:p w14:paraId="090A5E95" w14:textId="2BD9C43B"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I</w:t>
            </w:r>
            <w:r w:rsidRPr="001F6B4B">
              <w:t xml:space="preserve">f a Pnode </w:t>
            </w:r>
            <w:r>
              <w:t xml:space="preserve">has a non-zero load and all the </w:t>
            </w:r>
            <w:proofErr w:type="spellStart"/>
            <w:r>
              <w:t>Enodes</w:t>
            </w:r>
            <w:proofErr w:type="spellEnd"/>
            <w:r>
              <w:t xml:space="preserve"> that it </w:t>
            </w:r>
            <w:r w:rsidRPr="001F6B4B">
              <w:t xml:space="preserve">maps to </w:t>
            </w:r>
            <w:r>
              <w:t xml:space="preserve">are </w:t>
            </w:r>
            <w:r w:rsidRPr="001F6B4B">
              <w:t>dead then the</w:t>
            </w:r>
            <w:r>
              <w:t xml:space="preserve"> </w:t>
            </w:r>
            <w:proofErr w:type="spellStart"/>
            <w:r>
              <w:t>Enode</w:t>
            </w:r>
            <w:proofErr w:type="spellEnd"/>
            <w:r w:rsidRPr="001F6B4B">
              <w:t xml:space="preserve"> factors will not be zeroed. </w:t>
            </w:r>
            <w:r w:rsidR="00B6509F">
              <w:t xml:space="preserve">The resulting </w:t>
            </w:r>
            <w:r w:rsidRPr="001F6B4B">
              <w:t xml:space="preserve"> </w:t>
            </w:r>
            <w:r w:rsidR="00BA4DE6">
              <w:t>uncleared load</w:t>
            </w:r>
            <w:r w:rsidRPr="001F6B4B">
              <w:t xml:space="preserve"> </w:t>
            </w:r>
            <w:r w:rsidR="00B6509F">
              <w:t>will serve to indicate</w:t>
            </w:r>
            <w:r w:rsidR="00BA4DE6">
              <w:t xml:space="preserve"> </w:t>
            </w:r>
            <w:r w:rsidRPr="001F6B4B">
              <w:t>a discrepancy between load and connectivity.</w:t>
            </w:r>
            <w:r>
              <w:t xml:space="preserve"> See Pnode G in the example.</w:t>
            </w:r>
          </w:p>
        </w:tc>
      </w:tr>
      <w:tr w:rsidR="00B6509F" w14:paraId="61047C3C" w14:textId="77777777" w:rsidTr="004476A1">
        <w:trPr>
          <w:trHeight w:val="74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0CB661E1" w14:textId="77777777" w:rsidR="00714039" w:rsidRPr="001F6B4B" w:rsidRDefault="00714039" w:rsidP="00D872AD">
            <w:pPr>
              <w:pStyle w:val="BodyText"/>
              <w:ind w:left="0"/>
            </w:pPr>
            <w:r>
              <w:t xml:space="preserve">If a Pnode is dead and has no load then </w:t>
            </w:r>
            <w:proofErr w:type="gramStart"/>
            <w:r>
              <w:t>all of</w:t>
            </w:r>
            <w:proofErr w:type="gramEnd"/>
            <w:r>
              <w:t xml:space="preserve"> its factors will be zeroed.</w:t>
            </w:r>
          </w:p>
        </w:tc>
        <w:tc>
          <w:tcPr>
            <w:tcW w:w="0" w:type="auto"/>
            <w:tcBorders>
              <w:top w:val="single" w:sz="4" w:space="0" w:color="auto"/>
            </w:tcBorders>
          </w:tcPr>
          <w:p w14:paraId="4BD5B81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See Pnode K in the example.</w:t>
            </w:r>
          </w:p>
        </w:tc>
      </w:tr>
      <w:tr w:rsidR="00B6509F" w14:paraId="48031ED4" w14:textId="77777777" w:rsidTr="004476A1">
        <w:tc>
          <w:tcPr>
            <w:cnfStyle w:val="001000000000" w:firstRow="0" w:lastRow="0" w:firstColumn="1" w:lastColumn="0" w:oddVBand="0" w:evenVBand="0" w:oddHBand="0" w:evenHBand="0" w:firstRowFirstColumn="0" w:firstRowLastColumn="0" w:lastRowFirstColumn="0" w:lastRowLastColumn="0"/>
            <w:tcW w:w="0" w:type="auto"/>
          </w:tcPr>
          <w:p w14:paraId="041EEBE2" w14:textId="77777777" w:rsidR="00714039" w:rsidRDefault="00714039" w:rsidP="00D872AD">
            <w:pPr>
              <w:pStyle w:val="BodyText"/>
              <w:ind w:left="0"/>
            </w:pPr>
            <w:r w:rsidRPr="001F6B4B">
              <w:t xml:space="preserve">If a Pnode </w:t>
            </w:r>
            <w:r>
              <w:t xml:space="preserve">has a non-zero </w:t>
            </w:r>
            <w:r w:rsidRPr="001F6B4B">
              <w:t>map</w:t>
            </w:r>
            <w:r>
              <w:t>ping</w:t>
            </w:r>
            <w:r w:rsidRPr="001F6B4B">
              <w:t xml:space="preserve"> to one or more </w:t>
            </w:r>
            <w:proofErr w:type="spellStart"/>
            <w:r w:rsidRPr="001F6B4B">
              <w:t>Enodes</w:t>
            </w:r>
            <w:proofErr w:type="spellEnd"/>
            <w:r w:rsidRPr="001F6B4B">
              <w:t xml:space="preserve"> in </w:t>
            </w:r>
            <w:r>
              <w:t xml:space="preserve">Electrical </w:t>
            </w:r>
            <w:r w:rsidRPr="001F6B4B">
              <w:t xml:space="preserve">Island 1 or </w:t>
            </w:r>
            <w:r>
              <w:t xml:space="preserve">Electrical </w:t>
            </w:r>
            <w:r w:rsidRPr="001F6B4B">
              <w:t xml:space="preserve">Island 2 </w:t>
            </w:r>
            <w:proofErr w:type="gramStart"/>
            <w:r w:rsidRPr="001F6B4B">
              <w:t>and also</w:t>
            </w:r>
            <w:proofErr w:type="gramEnd"/>
            <w:r w:rsidRPr="001F6B4B">
              <w:t xml:space="preserve"> maps to one or more </w:t>
            </w:r>
            <w:proofErr w:type="spellStart"/>
            <w:r w:rsidRPr="001F6B4B">
              <w:t>Enodes</w:t>
            </w:r>
            <w:proofErr w:type="spellEnd"/>
            <w:r w:rsidRPr="001F6B4B">
              <w:t xml:space="preserve"> in </w:t>
            </w:r>
            <w:r>
              <w:t xml:space="preserve">Electrical </w:t>
            </w:r>
            <w:r w:rsidRPr="001F6B4B">
              <w:t>Island &gt; 2, then the Pnode-</w:t>
            </w:r>
            <w:proofErr w:type="spellStart"/>
            <w:r w:rsidRPr="001F6B4B">
              <w:t>Enode</w:t>
            </w:r>
            <w:proofErr w:type="spellEnd"/>
            <w:r w:rsidRPr="001F6B4B">
              <w:t xml:space="preserve"> Factor is set to zero for </w:t>
            </w:r>
            <w:r>
              <w:t>the</w:t>
            </w:r>
            <w:r w:rsidRPr="001F6B4B">
              <w:t xml:space="preserve"> </w:t>
            </w:r>
            <w:proofErr w:type="spellStart"/>
            <w:r w:rsidRPr="001F6B4B">
              <w:t>Enodes</w:t>
            </w:r>
            <w:proofErr w:type="spellEnd"/>
            <w:r w:rsidRPr="001F6B4B">
              <w:t xml:space="preserve"> in </w:t>
            </w:r>
            <w:r>
              <w:t xml:space="preserve">Electrical </w:t>
            </w:r>
            <w:r w:rsidRPr="001F6B4B">
              <w:t>Island &gt; 2.</w:t>
            </w:r>
          </w:p>
        </w:tc>
        <w:tc>
          <w:tcPr>
            <w:tcW w:w="0" w:type="auto"/>
          </w:tcPr>
          <w:p w14:paraId="314BE7A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F6B4B">
              <w:t xml:space="preserve">This is to prevent a Pnode from being split between two Electrical Islands, which would result in the Pnode price being set by the combination of unrelated prices </w:t>
            </w:r>
            <w:r>
              <w:t xml:space="preserve">from different </w:t>
            </w:r>
            <w:r w:rsidRPr="001F6B4B">
              <w:t>Electrical Islands.</w:t>
            </w:r>
            <w:r>
              <w:t xml:space="preserve"> See Pnode J in the example.</w:t>
            </w:r>
          </w:p>
        </w:tc>
      </w:tr>
    </w:tbl>
    <w:p w14:paraId="3AC27C17" w14:textId="00E634E5" w:rsidR="00714039" w:rsidRDefault="00714039" w:rsidP="00714039">
      <w:pPr>
        <w:pStyle w:val="BodyText"/>
      </w:pPr>
      <w:r w:rsidRPr="00EA2566">
        <w:t>After the</w:t>
      </w:r>
      <w:r w:rsidR="004476A1">
        <w:t xml:space="preserve"> above</w:t>
      </w:r>
      <w:r w:rsidRPr="00EA2566">
        <w:t xml:space="preserve"> rules are applied, the Pnode-</w:t>
      </w:r>
      <w:proofErr w:type="spellStart"/>
      <w:r w:rsidRPr="00EA2566">
        <w:t>Enode</w:t>
      </w:r>
      <w:proofErr w:type="spellEnd"/>
      <w:r w:rsidRPr="00EA2566">
        <w:t xml:space="preserve"> Weights are calculated as follows:</w:t>
      </w:r>
    </w:p>
    <w:p w14:paraId="521F465C" w14:textId="5904D91A" w:rsidR="00714039" w:rsidRPr="000220C7" w:rsidRDefault="00745764" w:rsidP="00714039">
      <w:pPr>
        <w:pStyle w:val="BodyText"/>
        <w:numPr>
          <w:ilvl w:val="3"/>
          <w:numId w:val="1"/>
        </w:numPr>
        <w:tabs>
          <w:tab w:val="clear" w:pos="2880"/>
          <w:tab w:val="num" w:pos="1418"/>
        </w:tabs>
        <w:ind w:left="709" w:hanging="709"/>
        <w:rPr>
          <w:lang w:val="en-AU" w:eastAsia="en-GB"/>
        </w:rPr>
      </w:pPr>
      <m:oMath>
        <m:r>
          <w:rPr>
            <w:rFonts w:ascii="Cambria Math" w:hAnsi="Cambria Math"/>
            <w:lang w:eastAsia="en-GB"/>
          </w:rPr>
          <m:t>PnodeEnodeWeigh</m:t>
        </m:r>
        <m:sSub>
          <m:sSubPr>
            <m:ctrlPr>
              <w:rPr>
                <w:rFonts w:ascii="Cambria Math" w:hAnsi="Cambria Math"/>
                <w:i/>
                <w:lang w:eastAsia="en-GB"/>
              </w:rPr>
            </m:ctrlPr>
          </m:sSubPr>
          <m:e>
            <m:r>
              <w:rPr>
                <w:rFonts w:ascii="Cambria Math" w:hAnsi="Cambria Math"/>
                <w:lang w:eastAsia="en-GB"/>
              </w:rPr>
              <m:t>t</m:t>
            </m:r>
          </m:e>
          <m:sub>
            <m:r>
              <w:rPr>
                <w:rFonts w:ascii="Cambria Math" w:hAnsi="Cambria Math"/>
              </w:rPr>
              <m:t>pn</m:t>
            </m:r>
            <m:r>
              <w:rPr>
                <w:rFonts w:ascii="Cambria Math" w:hAnsi="Cambria Math"/>
                <w:lang w:eastAsia="en-GB"/>
              </w:rPr>
              <m:t>,en</m:t>
            </m:r>
          </m:sub>
        </m:sSub>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AdjustedFacto</m:t>
            </m:r>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pn,en</m:t>
                </m:r>
              </m:sub>
            </m:sSub>
          </m:num>
          <m:den>
            <m:nary>
              <m:naryPr>
                <m:chr m:val="∑"/>
                <m:limLoc m:val="undOvr"/>
                <m:supHide m:val="1"/>
                <m:ctrlPr>
                  <w:rPr>
                    <w:rFonts w:ascii="Cambria Math" w:hAnsi="Cambria Math"/>
                    <w:i/>
                    <w:lang w:eastAsia="en-GB"/>
                  </w:rPr>
                </m:ctrlPr>
              </m:naryPr>
              <m:sub>
                <m:r>
                  <w:rPr>
                    <w:rFonts w:ascii="Cambria Math" w:hAnsi="Cambria Math"/>
                    <w:lang w:eastAsia="en-GB"/>
                  </w:rPr>
                  <m:t>pn,en</m:t>
                </m:r>
              </m:sub>
              <m:sup/>
              <m:e>
                <m:r>
                  <w:rPr>
                    <w:rFonts w:ascii="Cambria Math" w:hAnsi="Cambria Math"/>
                    <w:lang w:eastAsia="en-GB"/>
                  </w:rPr>
                  <m:t>AdjustedFacto</m:t>
                </m:r>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pn,en</m:t>
                    </m:r>
                  </m:sub>
                </m:sSub>
              </m:e>
            </m:nary>
          </m:den>
        </m:f>
      </m:oMath>
    </w:p>
    <w:p w14:paraId="14DB269E" w14:textId="6743E0F8" w:rsidR="00714039" w:rsidRPr="00745764" w:rsidRDefault="00714039" w:rsidP="00714039">
      <w:pPr>
        <w:pStyle w:val="BodyText"/>
        <w:ind w:left="1080"/>
        <w:rPr>
          <w:lang w:eastAsia="en-GB"/>
        </w:rPr>
      </w:pPr>
      <m:oMathPara>
        <m:oMathParaPr>
          <m:jc m:val="center"/>
        </m:oMathParaPr>
        <m:oMath>
          <m:r>
            <w:rPr>
              <w:rFonts w:ascii="Cambria Math" w:hAnsi="Cambria Math"/>
              <w:lang w:val="en-AU" w:eastAsia="en-GB"/>
            </w:rPr>
            <m:t>∀pn∈Pnodes, ∀en∈</m:t>
          </m:r>
          <m:r>
            <w:rPr>
              <w:rFonts w:ascii="Cambria Math" w:hAnsi="Cambria Math"/>
            </w:rPr>
            <m:t>Enodes</m:t>
          </m:r>
        </m:oMath>
      </m:oMathPara>
    </w:p>
    <w:p w14:paraId="30AD122D" w14:textId="04A21DCF" w:rsidR="00F67DDA" w:rsidRDefault="00F67DDA" w:rsidP="00F67DDA">
      <w:pPr>
        <w:pStyle w:val="BodyText"/>
      </w:pPr>
    </w:p>
    <w:p w14:paraId="2C382682" w14:textId="7116DA0C" w:rsidR="00F67DDA" w:rsidRDefault="00E62737" w:rsidP="00E62737">
      <w:pPr>
        <w:pStyle w:val="Caption"/>
        <w:keepNext/>
        <w:spacing w:after="0"/>
        <w:jc w:val="left"/>
      </w:pPr>
      <w:r>
        <w:rPr>
          <w:noProof/>
        </w:rPr>
        <w:drawing>
          <wp:inline distT="0" distB="0" distL="0" distR="0" wp14:anchorId="7FDC9DAE" wp14:editId="72E67AEE">
            <wp:extent cx="5566410" cy="4151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6410" cy="4151630"/>
                    </a:xfrm>
                    <a:prstGeom prst="rect">
                      <a:avLst/>
                    </a:prstGeom>
                  </pic:spPr>
                </pic:pic>
              </a:graphicData>
            </a:graphic>
          </wp:inline>
        </w:drawing>
      </w:r>
    </w:p>
    <w:p w14:paraId="64323F4E" w14:textId="48A4E075" w:rsidR="00E62737" w:rsidRDefault="00E62737" w:rsidP="00E62737">
      <w:pPr>
        <w:pStyle w:val="Caption"/>
        <w:keepNext/>
        <w:spacing w:before="0" w:after="360"/>
        <w:jc w:val="left"/>
      </w:pPr>
      <w:bookmarkStart w:id="785" w:name="_Ref108780579"/>
      <w:bookmarkStart w:id="786" w:name="_Ref108780583"/>
      <w:r>
        <w:t xml:space="preserve">Figure </w:t>
      </w:r>
      <w:r>
        <w:fldChar w:fldCharType="begin"/>
      </w:r>
      <w:r>
        <w:instrText xml:space="preserve"> SEQ Figure \* ARABIC </w:instrText>
      </w:r>
      <w:r>
        <w:fldChar w:fldCharType="separate"/>
      </w:r>
      <w:r w:rsidR="009476C2">
        <w:rPr>
          <w:noProof/>
        </w:rPr>
        <w:t>5</w:t>
      </w:r>
      <w:r>
        <w:rPr>
          <w:noProof/>
        </w:rPr>
        <w:fldChar w:fldCharType="end"/>
      </w:r>
      <w:bookmarkEnd w:id="785"/>
      <w:r>
        <w:t>: Example of SPD i</w:t>
      </w:r>
      <w:r w:rsidRPr="000E0A1A">
        <w:t>nput</w:t>
      </w:r>
      <w:r>
        <w:t>s</w:t>
      </w:r>
    </w:p>
    <w:bookmarkEnd w:id="786"/>
    <w:p w14:paraId="5A5E5155" w14:textId="2B120320" w:rsidR="00F67DDA" w:rsidRDefault="006F10A8" w:rsidP="00E62737">
      <w:pPr>
        <w:pStyle w:val="Caption"/>
        <w:keepNext/>
        <w:spacing w:after="0"/>
        <w:jc w:val="left"/>
      </w:pPr>
      <w:r>
        <w:rPr>
          <w:noProof/>
        </w:rPr>
        <w:drawing>
          <wp:inline distT="0" distB="0" distL="0" distR="0" wp14:anchorId="6D0EB4D2" wp14:editId="3E537DF4">
            <wp:extent cx="5566410" cy="3967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6410" cy="3967480"/>
                    </a:xfrm>
                    <a:prstGeom prst="rect">
                      <a:avLst/>
                    </a:prstGeom>
                  </pic:spPr>
                </pic:pic>
              </a:graphicData>
            </a:graphic>
          </wp:inline>
        </w:drawing>
      </w:r>
    </w:p>
    <w:p w14:paraId="5CF4810C" w14:textId="3FFC904B" w:rsidR="00E62737" w:rsidRPr="00E62737" w:rsidRDefault="00E62737" w:rsidP="00E62737">
      <w:pPr>
        <w:pStyle w:val="Caption"/>
        <w:keepNext/>
        <w:spacing w:before="0" w:after="360"/>
        <w:jc w:val="left"/>
      </w:pPr>
      <w:bookmarkStart w:id="787" w:name="_Ref111033113"/>
      <w:r>
        <w:t xml:space="preserve">Figure </w:t>
      </w:r>
      <w:r>
        <w:fldChar w:fldCharType="begin"/>
      </w:r>
      <w:r>
        <w:instrText xml:space="preserve"> SEQ Figure \* ARABIC </w:instrText>
      </w:r>
      <w:r>
        <w:fldChar w:fldCharType="separate"/>
      </w:r>
      <w:r w:rsidR="009476C2">
        <w:rPr>
          <w:noProof/>
        </w:rPr>
        <w:t>6</w:t>
      </w:r>
      <w:r>
        <w:rPr>
          <w:noProof/>
        </w:rPr>
        <w:fldChar w:fldCharType="end"/>
      </w:r>
      <w:bookmarkEnd w:id="787"/>
      <w:r>
        <w:t xml:space="preserve">:Example of LP Model </w:t>
      </w:r>
      <w:r w:rsidR="00220382">
        <w:t>data</w:t>
      </w:r>
      <w:r>
        <w:t xml:space="preserve"> prepared by connectivity pre-processing</w:t>
      </w:r>
    </w:p>
    <w:p w14:paraId="259F0485" w14:textId="77777777" w:rsidR="00E62737" w:rsidRPr="00E62737" w:rsidRDefault="00E62737" w:rsidP="00E62737"/>
    <w:p w14:paraId="4FF0052E" w14:textId="713B16F3" w:rsidR="00800FCA" w:rsidRDefault="00800FCA" w:rsidP="00654E13">
      <w:pPr>
        <w:pStyle w:val="Heading2"/>
        <w:tabs>
          <w:tab w:val="clear" w:pos="1440"/>
        </w:tabs>
        <w:ind w:left="851" w:hanging="851"/>
        <w:jc w:val="left"/>
      </w:pPr>
      <w:bookmarkStart w:id="788" w:name="_Toc189139619"/>
      <w:bookmarkStart w:id="789" w:name="_Toc131539274"/>
      <w:r>
        <w:t xml:space="preserve">Dead </w:t>
      </w:r>
      <w:r w:rsidR="004711E1">
        <w:t>Node Pre-Processing</w:t>
      </w:r>
      <w:bookmarkEnd w:id="788"/>
      <w:bookmarkEnd w:id="789"/>
    </w:p>
    <w:p w14:paraId="24D20F12" w14:textId="14C75CD9" w:rsidR="00714039" w:rsidRPr="00D177BD" w:rsidRDefault="00714039" w:rsidP="00C46AB9">
      <w:pPr>
        <w:pStyle w:val="Heading3"/>
      </w:pPr>
      <w:bookmarkStart w:id="790" w:name="_Toc189139620"/>
      <w:bookmarkStart w:id="791" w:name="_Toc131539275"/>
      <w:r w:rsidRPr="00900A26">
        <w:t>Zero cleared quantities</w:t>
      </w:r>
      <w:bookmarkEnd w:id="790"/>
      <w:bookmarkEnd w:id="791"/>
    </w:p>
    <w:p w14:paraId="2998E29B" w14:textId="6C6FB4C9" w:rsidR="00714039" w:rsidRDefault="00712EEA" w:rsidP="00714039">
      <w:pPr>
        <w:pStyle w:val="BodyText"/>
      </w:pPr>
      <w:r>
        <w:t xml:space="preserve">For each </w:t>
      </w:r>
      <w:r w:rsidR="00774822">
        <w:t xml:space="preserve">dead </w:t>
      </w:r>
      <w:r>
        <w:t xml:space="preserve">Pnode </w:t>
      </w:r>
      <w:r w:rsidR="00714039" w:rsidRPr="00900A26">
        <w:t xml:space="preserve">the cleared </w:t>
      </w:r>
      <w:r w:rsidR="00714039">
        <w:t>b</w:t>
      </w:r>
      <w:r w:rsidR="00714039" w:rsidRPr="00900A26">
        <w:t xml:space="preserve">id and </w:t>
      </w:r>
      <w:r w:rsidR="00714039">
        <w:t>cleared o</w:t>
      </w:r>
      <w:r w:rsidR="00714039" w:rsidRPr="00900A26">
        <w:t xml:space="preserve">ffer quantities are </w:t>
      </w:r>
      <w:r w:rsidR="009D0008">
        <w:t>fixed at zero thus preventing a non-zero cleared bid or offer quantity at the dead Pnode</w:t>
      </w:r>
      <w:r w:rsidR="00714039" w:rsidRPr="00900A26">
        <w:t>.</w:t>
      </w:r>
    </w:p>
    <w:p w14:paraId="693A2F92" w14:textId="3F419CD1" w:rsidR="00714039" w:rsidRDefault="00714039" w:rsidP="00C46AB9">
      <w:pPr>
        <w:pStyle w:val="Heading3"/>
      </w:pPr>
      <w:bookmarkStart w:id="792" w:name="_Toc189139621"/>
      <w:bookmarkStart w:id="793" w:name="_Toc131539276"/>
      <w:r w:rsidRPr="00900A26">
        <w:t>Remov</w:t>
      </w:r>
      <w:r w:rsidR="00654E13">
        <w:t>e</w:t>
      </w:r>
      <w:r>
        <w:t xml:space="preserve"> </w:t>
      </w:r>
      <w:proofErr w:type="spellStart"/>
      <w:r w:rsidRPr="00900A26">
        <w:t>ACLines</w:t>
      </w:r>
      <w:bookmarkEnd w:id="792"/>
      <w:bookmarkEnd w:id="793"/>
      <w:proofErr w:type="spellEnd"/>
    </w:p>
    <w:p w14:paraId="783FD704" w14:textId="17B51FFA" w:rsidR="00714039" w:rsidRDefault="00714039" w:rsidP="00714039">
      <w:pPr>
        <w:pStyle w:val="BodyText"/>
      </w:pPr>
      <w:r w:rsidRPr="00900A26">
        <w:rPr>
          <w:lang w:eastAsia="en-GB"/>
        </w:rPr>
        <w:t xml:space="preserve">If either end of an ACLine connects to a dead ACNode then the ACLine is excluded from the LP Model. Hence a dead ACNode will not </w:t>
      </w:r>
      <w:r w:rsidR="00144BA9">
        <w:rPr>
          <w:lang w:eastAsia="en-GB"/>
        </w:rPr>
        <w:t xml:space="preserve">have </w:t>
      </w:r>
      <w:r w:rsidR="009D0008">
        <w:rPr>
          <w:lang w:eastAsia="en-GB"/>
        </w:rPr>
        <w:t xml:space="preserve">electrical </w:t>
      </w:r>
      <w:r w:rsidRPr="00900A26">
        <w:rPr>
          <w:lang w:eastAsia="en-GB"/>
        </w:rPr>
        <w:t>connect</w:t>
      </w:r>
      <w:r w:rsidR="00144BA9">
        <w:rPr>
          <w:lang w:eastAsia="en-GB"/>
        </w:rPr>
        <w:t>ivity</w:t>
      </w:r>
      <w:r w:rsidRPr="00900A26">
        <w:rPr>
          <w:lang w:eastAsia="en-GB"/>
        </w:rPr>
        <w:t xml:space="preserve"> to any other ACNode.</w:t>
      </w:r>
    </w:p>
    <w:p w14:paraId="4428B2A2" w14:textId="6F4B367F" w:rsidR="00714039" w:rsidRPr="00511198" w:rsidRDefault="00714039" w:rsidP="00714039">
      <w:pPr>
        <w:pStyle w:val="Heading2"/>
        <w:tabs>
          <w:tab w:val="clear" w:pos="1440"/>
        </w:tabs>
        <w:ind w:left="851" w:hanging="851"/>
        <w:jc w:val="left"/>
      </w:pPr>
      <w:bookmarkStart w:id="794" w:name="_Toc189139622"/>
      <w:bookmarkStart w:id="795" w:name="_Toc131539277"/>
      <w:r w:rsidRPr="00511198">
        <w:t>HVDC Pre-Processing</w:t>
      </w:r>
      <w:bookmarkEnd w:id="794"/>
      <w:bookmarkEnd w:id="795"/>
    </w:p>
    <w:p w14:paraId="571541BB" w14:textId="77777777" w:rsidR="00714039" w:rsidRDefault="00714039" w:rsidP="00C46AB9">
      <w:pPr>
        <w:pStyle w:val="Heading3"/>
      </w:pPr>
      <w:bookmarkStart w:id="796" w:name="_Toc189139623"/>
      <w:bookmarkStart w:id="797" w:name="_Toc131539278"/>
      <w:r>
        <w:t>Both poles operating</w:t>
      </w:r>
      <w:bookmarkEnd w:id="796"/>
      <w:bookmarkEnd w:id="797"/>
    </w:p>
    <w:p w14:paraId="65878D68" w14:textId="77777777" w:rsidR="00714039" w:rsidRDefault="00714039" w:rsidP="00714039">
      <w:pPr>
        <w:pStyle w:val="BodyText"/>
      </w:pPr>
      <w:r>
        <w:t>This is considered the normal situation.</w:t>
      </w:r>
    </w:p>
    <w:p w14:paraId="1C48ACE5" w14:textId="77777777" w:rsidR="00714039" w:rsidRDefault="00714039" w:rsidP="00C46AB9">
      <w:pPr>
        <w:pStyle w:val="Heading3"/>
      </w:pPr>
      <w:bookmarkStart w:id="798" w:name="_Toc189139624"/>
      <w:bookmarkStart w:id="799" w:name="_Toc131539279"/>
      <w:r>
        <w:t>One or more poles not operating</w:t>
      </w:r>
      <w:bookmarkEnd w:id="798"/>
      <w:bookmarkEnd w:id="799"/>
    </w:p>
    <w:p w14:paraId="2B1D8610" w14:textId="77777777" w:rsidR="00714039" w:rsidRPr="00F3305D" w:rsidRDefault="00BC542B" w:rsidP="00714039">
      <w:pPr>
        <w:pStyle w:val="BodyText"/>
        <w:numPr>
          <w:ilvl w:val="3"/>
          <w:numId w:val="1"/>
        </w:numPr>
        <w:tabs>
          <w:tab w:val="clear" w:pos="2880"/>
          <w:tab w:val="num" w:pos="1418"/>
        </w:tabs>
        <w:ind w:left="709" w:hanging="709"/>
      </w:pPr>
      <m:oMath>
        <m:sSub>
          <m:sSubPr>
            <m:ctrlPr>
              <w:rPr>
                <w:rFonts w:ascii="Cambria Math" w:hAnsi="Cambria Math"/>
              </w:rPr>
            </m:ctrlPr>
          </m:sSubPr>
          <m:e>
            <m:r>
              <w:rPr>
                <w:rFonts w:ascii="Cambria Math" w:hAnsi="Cambria Math"/>
                <w:lang w:eastAsia="en-GB"/>
              </w:rPr>
              <m:t>HVDCLinkCapacity</m:t>
            </m:r>
            <m:ctrlPr>
              <w:rPr>
                <w:rFonts w:ascii="Cambria Math" w:hAnsi="Cambria Math"/>
                <w:i/>
                <w:lang w:eastAsia="en-GB"/>
              </w:rPr>
            </m:ctrlPr>
          </m:e>
          <m:sub>
            <m:r>
              <w:rPr>
                <w:rFonts w:ascii="Cambria Math" w:hAnsi="Cambria Math"/>
              </w:rPr>
              <m:t>l</m:t>
            </m:r>
          </m:sub>
        </m:sSub>
        <m:r>
          <m:rPr>
            <m:sty m:val="p"/>
          </m:rPr>
          <w:rPr>
            <w:rFonts w:ascii="Cambria Math" w:hAnsi="Cambria Math"/>
          </w:rPr>
          <m:t>=0</m:t>
        </m:r>
      </m:oMath>
    </w:p>
    <w:p w14:paraId="26ACE87C" w14:textId="77777777" w:rsidR="00714039" w:rsidRDefault="00714039" w:rsidP="00714039">
      <w:pPr>
        <w:pStyle w:val="BodyText"/>
        <w:jc w:val="center"/>
      </w:pPr>
      <m:oMath>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r>
              <w:rPr>
                <w:rFonts w:ascii="Cambria Math" w:hAnsi="Cambria Math"/>
              </w:rPr>
              <m:t>POLEOUT</m:t>
            </m:r>
          </m:sub>
        </m:sSub>
      </m:oMath>
      <w:r w:rsidRPr="00F3305D">
        <w:t xml:space="preserve"> where </w:t>
      </w:r>
      <m:oMath>
        <m:r>
          <w:rPr>
            <w:rFonts w:ascii="Cambria Math" w:hAnsi="Cambria Math"/>
          </w:rPr>
          <m:t>POLESOUT</m:t>
        </m:r>
      </m:oMath>
      <w:r w:rsidRPr="00F3305D">
        <w:t xml:space="preserve"> is</w:t>
      </w:r>
      <w:r>
        <w:t xml:space="preserve"> the set of poles not operating</w:t>
      </w:r>
    </w:p>
    <w:p w14:paraId="525F9A43" w14:textId="77777777" w:rsidR="00714039" w:rsidRPr="00F3305D" w:rsidRDefault="00714039" w:rsidP="00714039">
      <w:pPr>
        <w:pStyle w:val="BodyText"/>
        <w:jc w:val="center"/>
      </w:pPr>
    </w:p>
    <w:p w14:paraId="38ADE58A" w14:textId="77777777" w:rsidR="00714039" w:rsidRPr="00113B23" w:rsidRDefault="00BC542B" w:rsidP="00714039">
      <w:pPr>
        <w:pStyle w:val="BodyText"/>
        <w:numPr>
          <w:ilvl w:val="3"/>
          <w:numId w:val="1"/>
        </w:numPr>
        <w:tabs>
          <w:tab w:val="clear" w:pos="2880"/>
          <w:tab w:val="num" w:pos="1418"/>
        </w:tabs>
        <w:ind w:left="709" w:hanging="709"/>
      </w:pPr>
      <m:oMath>
        <m:sSub>
          <m:sSubPr>
            <m:ctrlPr>
              <w:rPr>
                <w:rFonts w:ascii="Cambria Math" w:hAnsi="Cambria Math"/>
              </w:rPr>
            </m:ctrlPr>
          </m:sSubPr>
          <m:e>
            <m:r>
              <w:rPr>
                <w:rFonts w:ascii="Cambria Math" w:hAnsi="Cambria Math"/>
                <w:lang w:eastAsia="en-GB"/>
              </w:rPr>
              <m:t>HVDCLinkFixedLosses</m:t>
            </m:r>
            <m:ctrlPr>
              <w:rPr>
                <w:rFonts w:ascii="Cambria Math" w:hAnsi="Cambria Math"/>
                <w:i/>
                <w:lang w:eastAsia="en-GB"/>
              </w:rPr>
            </m:ctrlPr>
          </m:e>
          <m:sub>
            <m:r>
              <w:rPr>
                <w:rFonts w:ascii="Cambria Math" w:hAnsi="Cambria Math"/>
              </w:rPr>
              <m:t>l</m:t>
            </m:r>
          </m:sub>
        </m:sSub>
        <m:r>
          <m:rPr>
            <m:sty m:val="p"/>
          </m:rPr>
          <w:rPr>
            <w:rFonts w:ascii="Cambria Math" w:hAnsi="Cambria Math"/>
          </w:rPr>
          <m:t>=0</m:t>
        </m:r>
      </m:oMath>
    </w:p>
    <w:p w14:paraId="024BB9E0" w14:textId="77777777" w:rsidR="00714039" w:rsidRDefault="00714039" w:rsidP="00714039">
      <w:pPr>
        <w:pStyle w:val="BodyText"/>
        <w:jc w:val="center"/>
      </w:pPr>
      <m:oMathPara>
        <m:oMath>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r>
                <w:rPr>
                  <w:rFonts w:ascii="Cambria Math" w:hAnsi="Cambria Math"/>
                </w:rPr>
                <m:t>POLEOUT</m:t>
              </m:r>
            </m:sub>
          </m:sSub>
        </m:oMath>
      </m:oMathPara>
    </w:p>
    <w:p w14:paraId="649BA038" w14:textId="07D16DB6" w:rsidR="00714039" w:rsidRPr="00511198" w:rsidRDefault="00714039" w:rsidP="00714039">
      <w:pPr>
        <w:pStyle w:val="Heading2"/>
        <w:tabs>
          <w:tab w:val="clear" w:pos="1440"/>
        </w:tabs>
        <w:ind w:left="851" w:hanging="851"/>
        <w:jc w:val="left"/>
      </w:pPr>
      <w:bookmarkStart w:id="800" w:name="_Toc189139625"/>
      <w:bookmarkStart w:id="801" w:name="_Toc131539280"/>
      <w:r w:rsidRPr="00511198">
        <w:t>Reserve Sharing Pre-</w:t>
      </w:r>
      <w:r w:rsidR="00B754A4">
        <w:t>P</w:t>
      </w:r>
      <w:r w:rsidRPr="00511198">
        <w:t>rocessing</w:t>
      </w:r>
      <w:bookmarkEnd w:id="800"/>
      <w:bookmarkEnd w:id="801"/>
    </w:p>
    <w:p w14:paraId="415E6022" w14:textId="77777777" w:rsidR="00714039" w:rsidRPr="00FB5177" w:rsidRDefault="00714039" w:rsidP="00C46AB9">
      <w:pPr>
        <w:pStyle w:val="Heading3"/>
      </w:pPr>
      <w:bookmarkStart w:id="802" w:name="_Toc189139626"/>
      <w:bookmarkStart w:id="803" w:name="_Toc131539281"/>
      <w:r>
        <w:t>Parameters</w:t>
      </w:r>
      <w:bookmarkEnd w:id="802"/>
      <w:bookmarkEnd w:id="803"/>
    </w:p>
    <w:tbl>
      <w:tblPr>
        <w:tblStyle w:val="SOReportTable"/>
        <w:tblW w:w="0" w:type="auto"/>
        <w:tblLook w:val="04A0" w:firstRow="1" w:lastRow="0" w:firstColumn="1" w:lastColumn="0" w:noHBand="0" w:noVBand="1"/>
      </w:tblPr>
      <w:tblGrid>
        <w:gridCol w:w="3377"/>
        <w:gridCol w:w="4421"/>
      </w:tblGrid>
      <w:tr w:rsidR="00714039" w14:paraId="35E65ACC"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9" w:type="dxa"/>
          </w:tcPr>
          <w:p w14:paraId="5C9ACDC5" w14:textId="77777777" w:rsidR="00714039" w:rsidRDefault="00714039" w:rsidP="00D872AD">
            <w:pPr>
              <w:pStyle w:val="BodyText"/>
              <w:ind w:left="0"/>
              <w:rPr>
                <w:lang w:eastAsia="en-GB"/>
              </w:rPr>
            </w:pPr>
            <w:r>
              <w:rPr>
                <w:lang w:eastAsia="en-GB"/>
              </w:rPr>
              <w:t>Item</w:t>
            </w:r>
          </w:p>
        </w:tc>
        <w:tc>
          <w:tcPr>
            <w:tcW w:w="4508" w:type="dxa"/>
          </w:tcPr>
          <w:p w14:paraId="39D4DB1B"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69C91CE3"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61362298" w14:textId="77777777" w:rsidR="00714039" w:rsidRDefault="00714039" w:rsidP="00D872AD">
            <w:pPr>
              <w:pStyle w:val="Equation"/>
            </w:pPr>
            <w:proofErr w:type="spellStart"/>
            <w:r>
              <w:t>SharedNFRMax</w:t>
            </w:r>
            <w:r w:rsidRPr="00001E74">
              <w:rPr>
                <w:vertAlign w:val="subscript"/>
              </w:rPr>
              <w:t>i,c</w:t>
            </w:r>
            <w:proofErr w:type="spellEnd"/>
          </w:p>
        </w:tc>
        <w:tc>
          <w:tcPr>
            <w:tcW w:w="4508" w:type="dxa"/>
          </w:tcPr>
          <w:p w14:paraId="74D9FCE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maximum net free reserve provided by load damping in the non-risk island </w:t>
            </w:r>
            <w:r w:rsidRPr="00001E74">
              <w:rPr>
                <w:i/>
              </w:rPr>
              <w:t>i</w:t>
            </w:r>
            <w:r>
              <w:t xml:space="preserve"> that could be shared across the HVDC for reserve class </w:t>
            </w:r>
            <w:r w:rsidRPr="00001E74">
              <w:rPr>
                <w:i/>
              </w:rPr>
              <w:t>c</w:t>
            </w:r>
            <w:r>
              <w:t xml:space="preserve">. A non-zero value is only applicable for reserve class </w:t>
            </w:r>
            <m:oMath>
              <m:r>
                <w:rPr>
                  <w:rFonts w:ascii="Cambria Math" w:hAnsi="Cambria Math"/>
                </w:rPr>
                <m:t>c∈</m:t>
              </m:r>
              <m:d>
                <m:dPr>
                  <m:begChr m:val="{"/>
                  <m:endChr m:val="}"/>
                  <m:ctrlPr>
                    <w:rPr>
                      <w:rFonts w:ascii="Cambria Math" w:hAnsi="Cambria Math"/>
                      <w:i/>
                    </w:rPr>
                  </m:ctrlPr>
                </m:dPr>
                <m:e>
                  <m:r>
                    <w:rPr>
                      <w:rFonts w:ascii="Cambria Math" w:hAnsi="Cambria Math"/>
                    </w:rPr>
                    <m:t>Fast</m:t>
                  </m:r>
                </m:e>
              </m:d>
            </m:oMath>
            <w:r w:rsidRPr="00001E74">
              <w:rPr>
                <w:i/>
              </w:rPr>
              <w:t>.</w:t>
            </w:r>
          </w:p>
        </w:tc>
      </w:tr>
      <w:tr w:rsidR="00714039" w14:paraId="1FA8C110"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636615FE" w14:textId="77777777" w:rsidR="00714039" w:rsidRDefault="00714039" w:rsidP="00D872AD">
            <w:pPr>
              <w:pStyle w:val="Equation"/>
            </w:pPr>
            <w:proofErr w:type="spellStart"/>
            <w:r>
              <w:t>ResShareMaxLessMR</w:t>
            </w:r>
            <w:r>
              <w:rPr>
                <w:vertAlign w:val="subscript"/>
              </w:rPr>
              <w:t>i,r</w:t>
            </w:r>
            <w:r w:rsidRPr="00B858BF">
              <w:rPr>
                <w:vertAlign w:val="subscript"/>
              </w:rPr>
              <w:t>d</w:t>
            </w:r>
            <w:proofErr w:type="spellEnd"/>
          </w:p>
        </w:tc>
        <w:tc>
          <w:tcPr>
            <w:tcW w:w="4508" w:type="dxa"/>
          </w:tcPr>
          <w:p w14:paraId="5E668FD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Maximum reserve sharing at island </w:t>
            </w:r>
            <w:r w:rsidRPr="00001E74">
              <w:rPr>
                <w:i/>
              </w:rPr>
              <w:t>i</w:t>
            </w:r>
            <w:r>
              <w:t xml:space="preserve"> in reserve direction </w:t>
            </w:r>
            <w:proofErr w:type="spellStart"/>
            <w:r w:rsidRPr="00001E74">
              <w:rPr>
                <w:i/>
              </w:rPr>
              <w:t>rd</w:t>
            </w:r>
            <w:proofErr w:type="spellEnd"/>
            <w:r w:rsidRPr="00001E74">
              <w:t xml:space="preserve"> </w:t>
            </w:r>
            <w:r>
              <w:t xml:space="preserve">due to the HVDC modulation limit </w:t>
            </w:r>
            <w:r w:rsidRPr="00001E74">
              <w:t>less the modulation risk.</w:t>
            </w:r>
          </w:p>
        </w:tc>
      </w:tr>
      <w:tr w:rsidR="00714039" w14:paraId="3FB98C9F"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28033EC2" w14:textId="77777777" w:rsidR="00714039" w:rsidRDefault="00714039" w:rsidP="00D872AD">
            <w:pPr>
              <w:pStyle w:val="Equation"/>
            </w:pPr>
            <w:proofErr w:type="spellStart"/>
            <w:r>
              <w:t>HVDCMaxLessMR</w:t>
            </w:r>
            <w:r w:rsidRPr="007D7775">
              <w:rPr>
                <w:vertAlign w:val="subscript"/>
              </w:rPr>
              <w:t>i</w:t>
            </w:r>
            <w:proofErr w:type="spellEnd"/>
          </w:p>
        </w:tc>
        <w:tc>
          <w:tcPr>
            <w:tcW w:w="4508" w:type="dxa"/>
          </w:tcPr>
          <w:p w14:paraId="1F8B57F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HVDC transfer capability from island </w:t>
            </w:r>
            <w:r w:rsidRPr="007D7775">
              <w:rPr>
                <w:i/>
              </w:rPr>
              <w:t>i</w:t>
            </w:r>
            <w:r>
              <w:t xml:space="preserve"> less the modulation risk.</w:t>
            </w:r>
          </w:p>
        </w:tc>
      </w:tr>
      <w:tr w:rsidR="00714039" w14:paraId="69A317F0"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4C5481F5" w14:textId="77777777" w:rsidR="00714039" w:rsidRDefault="00714039" w:rsidP="00D872AD">
            <w:pPr>
              <w:pStyle w:val="Equation"/>
            </w:pPr>
            <w:proofErr w:type="spellStart"/>
            <w:r>
              <w:t>MonopoleMinPlusMR</w:t>
            </w:r>
            <w:proofErr w:type="spellEnd"/>
          </w:p>
        </w:tc>
        <w:tc>
          <w:tcPr>
            <w:tcW w:w="4508" w:type="dxa"/>
          </w:tcPr>
          <w:p w14:paraId="610A77C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HVDC minimum monopole transfer increased by the modulation risk.</w:t>
            </w:r>
          </w:p>
        </w:tc>
      </w:tr>
    </w:tbl>
    <w:p w14:paraId="30DA46ED" w14:textId="77777777" w:rsidR="00714039" w:rsidRPr="00F3305D" w:rsidRDefault="00714039" w:rsidP="00C46AB9">
      <w:pPr>
        <w:pStyle w:val="Heading3"/>
      </w:pPr>
      <w:bookmarkStart w:id="804" w:name="_Toc189139627"/>
      <w:bookmarkStart w:id="805" w:name="_Toc131539282"/>
      <w:r>
        <w:t>Calculations</w:t>
      </w:r>
      <w:bookmarkEnd w:id="804"/>
      <w:bookmarkEnd w:id="805"/>
    </w:p>
    <w:p w14:paraId="40DFCBC9" w14:textId="77777777" w:rsidR="00714039" w:rsidRDefault="00BC542B"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S</m:t>
            </m:r>
            <m:r>
              <w:rPr>
                <w:rFonts w:ascii="Cambria Math" w:hAnsi="Cambria Math"/>
                <w:lang w:eastAsia="en-GB"/>
              </w:rPr>
              <m:t>h</m:t>
            </m:r>
            <m:r>
              <w:rPr>
                <w:rFonts w:ascii="Cambria Math" w:hAnsi="Cambria Math"/>
                <w:lang w:eastAsia="en-GB"/>
              </w:rPr>
              <m:t>aredNFRMax</m:t>
            </m:r>
          </m:e>
          <m:sub>
            <m:r>
              <w:rPr>
                <w:rFonts w:ascii="Cambria Math" w:hAnsi="Cambria Math"/>
                <w:lang w:eastAsia="en-GB"/>
              </w:rPr>
              <m:t>i</m:t>
            </m:r>
            <m:r>
              <w:rPr>
                <w:rFonts w:ascii="Cambria Math" w:hAnsi="Cambria Math"/>
                <w:lang w:eastAsia="en-GB"/>
              </w:rPr>
              <m:t>,</m:t>
            </m:r>
            <m:r>
              <w:rPr>
                <w:rFonts w:ascii="Cambria Math" w:hAnsi="Cambria Math"/>
                <w:lang w:eastAsia="en-GB"/>
              </w:rPr>
              <m:t>c</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min</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S</m:t>
                    </m:r>
                    <m:r>
                      <w:rPr>
                        <w:rFonts w:ascii="Cambria Math" w:hAnsi="Cambria Math"/>
                        <w:lang w:eastAsia="en-GB"/>
                      </w:rPr>
                      <m:t>h</m:t>
                    </m:r>
                    <m:r>
                      <w:rPr>
                        <w:rFonts w:ascii="Cambria Math" w:hAnsi="Cambria Math"/>
                        <w:lang w:eastAsia="en-GB"/>
                      </w:rPr>
                      <m:t>aredNFRMaxLimit</m:t>
                    </m:r>
                  </m:e>
                  <m:sub>
                    <m:r>
                      <w:rPr>
                        <w:rFonts w:ascii="Cambria Math" w:hAnsi="Cambria Math"/>
                        <w:lang w:eastAsia="en-GB"/>
                      </w:rPr>
                      <m:t>i</m:t>
                    </m:r>
                    <m:r>
                      <w:rPr>
                        <w:rFonts w:ascii="Cambria Math" w:hAnsi="Cambria Math"/>
                        <w:lang w:eastAsia="en-GB"/>
                      </w:rPr>
                      <m:t>,</m:t>
                    </m:r>
                    <m:r>
                      <w:rPr>
                        <w:rFonts w:ascii="Cambria Math" w:hAnsi="Cambria Math"/>
                        <w:lang w:eastAsia="en-GB"/>
                      </w:rPr>
                      <m:t>c</m:t>
                    </m:r>
                  </m:sub>
                </m:sSub>
                <m:r>
                  <w:rPr>
                    <w:rFonts w:ascii="Cambria Math" w:hAnsi="Cambria Math"/>
                    <w:lang w:eastAsia="en-GB"/>
                  </w:rPr>
                  <m:t>,</m:t>
                </m:r>
                <m:r>
                  <w:rPr>
                    <w:rFonts w:ascii="Cambria Math" w:hAnsi="Cambria Math"/>
                    <w:lang w:eastAsia="en-GB"/>
                  </w:rPr>
                  <m:t>S</m:t>
                </m:r>
                <m:r>
                  <w:rPr>
                    <w:rFonts w:ascii="Cambria Math" w:hAnsi="Cambria Math"/>
                    <w:lang w:eastAsia="en-GB"/>
                  </w:rPr>
                  <m:t>h</m:t>
                </m:r>
                <m:r>
                  <w:rPr>
                    <w:rFonts w:ascii="Cambria Math" w:hAnsi="Cambria Math"/>
                    <w:lang w:eastAsia="en-GB"/>
                  </w:rPr>
                  <m:t>aredNFRFactor</m:t>
                </m:r>
                <m:r>
                  <w:rPr>
                    <w:rFonts w:ascii="Cambria Math" w:hAnsi="Cambria Math"/>
                    <w:lang w:eastAsia="en-GB"/>
                  </w:rPr>
                  <m:t>×</m:t>
                </m:r>
                <m:d>
                  <m:dPr>
                    <m:ctrlPr>
                      <w:rPr>
                        <w:rFonts w:ascii="Cambria Math" w:hAnsi="Cambria Math"/>
                        <w:i/>
                        <w:lang w:eastAsia="en-GB"/>
                      </w:rPr>
                    </m:ctrlPr>
                  </m:dPr>
                  <m:e>
                    <m:nary>
                      <m:naryPr>
                        <m:chr m:val="∑"/>
                        <m:limLoc m:val="subSup"/>
                        <m:supHide m:val="1"/>
                        <m:ctrlPr>
                          <w:rPr>
                            <w:rFonts w:ascii="Cambria Math" w:hAnsi="Cambria Math"/>
                            <w:i/>
                            <w:lang w:eastAsia="en-GB"/>
                          </w:rPr>
                        </m:ctrlPr>
                      </m:naryPr>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up/>
                      <m:e>
                        <m:sSub>
                          <m:sSubPr>
                            <m:ctrlPr>
                              <w:rPr>
                                <w:rFonts w:ascii="Cambria Math" w:hAnsi="Cambria Math"/>
                                <w:i/>
                                <w:lang w:eastAsia="en-GB"/>
                              </w:rPr>
                            </m:ctrlPr>
                          </m:sSubPr>
                          <m:e>
                            <m:r>
                              <w:rPr>
                                <w:rFonts w:ascii="Cambria Math" w:hAnsi="Cambria Math"/>
                                <w:lang w:eastAsia="en-GB"/>
                              </w:rPr>
                              <m:t>LoadForecast</m:t>
                            </m:r>
                          </m:e>
                          <m:sub>
                            <m:r>
                              <w:rPr>
                                <w:rFonts w:ascii="Cambria Math" w:hAnsi="Cambria Math"/>
                                <w:lang w:eastAsia="en-GB"/>
                              </w:rPr>
                              <m:t>n</m:t>
                            </m:r>
                          </m:sub>
                        </m:sSub>
                      </m:e>
                    </m:nary>
                    <m:r>
                      <w:rPr>
                        <w:rFonts w:ascii="Cambria Math" w:hAnsi="Cambria Math"/>
                        <w:lang w:eastAsia="en-GB"/>
                      </w:rPr>
                      <m:t>+</m:t>
                    </m:r>
                    <m:nary>
                      <m:naryPr>
                        <m:chr m:val="∑"/>
                        <m:limLoc m:val="subSup"/>
                        <m:supHide m:val="1"/>
                        <m:ctrlPr>
                          <w:rPr>
                            <w:rFonts w:ascii="Cambria Math" w:hAnsi="Cambria Math"/>
                            <w:i/>
                            <w:lang w:eastAsia="en-GB"/>
                          </w:rPr>
                        </m:ctrlPr>
                      </m:naryPr>
                      <m:sub>
                        <m:r>
                          <w:rPr>
                            <w:rFonts w:ascii="Cambria Math" w:hAnsi="Cambria Math"/>
                            <w:lang w:eastAsia="en-GB"/>
                          </w:rPr>
                          <m:t>p</m:t>
                        </m:r>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NOMINATEDBIDS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nary>
                          <m:naryPr>
                            <m:chr m:val="∑"/>
                            <m:limLoc m:val="subSup"/>
                            <m:ctrlPr>
                              <w:rPr>
                                <w:rFonts w:ascii="Cambria Math" w:hAnsi="Cambria Math"/>
                                <w:i/>
                                <w:lang w:eastAsia="en-GB"/>
                              </w:rPr>
                            </m:ctrlPr>
                          </m:naryPr>
                          <m:sub>
                            <m:r>
                              <w:rPr>
                                <w:rFonts w:ascii="Cambria Math" w:hAnsi="Cambria Math"/>
                                <w:lang w:eastAsia="en-GB"/>
                              </w:rPr>
                              <m:t>j</m:t>
                            </m:r>
                            <m:r>
                              <w:rPr>
                                <w:rFonts w:ascii="Cambria Math" w:hAnsi="Cambria Math"/>
                                <w:lang w:eastAsia="en-GB"/>
                              </w:rPr>
                              <m:t>=1</m:t>
                            </m:r>
                          </m:sub>
                          <m:sup>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p</m:t>
                                </m:r>
                              </m:sub>
                            </m:sSub>
                          </m:sup>
                          <m:e>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p</m:t>
                                </m:r>
                                <m:r>
                                  <w:rPr>
                                    <w:rFonts w:ascii="Cambria Math" w:hAnsi="Cambria Math"/>
                                    <w:lang w:eastAsia="en-GB"/>
                                  </w:rPr>
                                  <m:t>,</m:t>
                                </m:r>
                                <m:r>
                                  <w:rPr>
                                    <w:rFonts w:ascii="Cambria Math" w:hAnsi="Cambria Math"/>
                                    <w:lang w:eastAsia="en-GB"/>
                                  </w:rPr>
                                  <m:t>j</m:t>
                                </m:r>
                              </m:sub>
                            </m:sSub>
                          </m:e>
                        </m:nary>
                      </m:e>
                    </m:nary>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S</m:t>
                        </m:r>
                        <m:r>
                          <w:rPr>
                            <w:rFonts w:ascii="Cambria Math" w:hAnsi="Cambria Math"/>
                            <w:lang w:eastAsia="en-GB"/>
                          </w:rPr>
                          <m:t>h</m:t>
                        </m:r>
                        <m:r>
                          <w:rPr>
                            <w:rFonts w:ascii="Cambria Math" w:hAnsi="Cambria Math"/>
                            <w:lang w:eastAsia="en-GB"/>
                          </w:rPr>
                          <m:t>aredNFRLoadOffset</m:t>
                        </m:r>
                      </m:e>
                      <m:sub>
                        <m:r>
                          <w:rPr>
                            <w:rFonts w:ascii="Cambria Math" w:hAnsi="Cambria Math"/>
                            <w:lang w:eastAsia="en-GB"/>
                          </w:rPr>
                          <m:t>i</m:t>
                        </m:r>
                      </m:sub>
                    </m:sSub>
                  </m:e>
                </m:d>
              </m:e>
            </m:d>
          </m:e>
        </m:func>
      </m:oMath>
    </w:p>
    <w:p w14:paraId="6499C81E" w14:textId="77777777" w:rsidR="00714039" w:rsidRPr="00BE2833" w:rsidRDefault="00714039" w:rsidP="00714039">
      <w:pPr>
        <w:pStyle w:val="BodyText"/>
        <w:spacing w:after="360"/>
        <w:jc w:val="center"/>
        <w:rPr>
          <w:lang w:eastAsia="en-GB"/>
        </w:rPr>
      </w:pPr>
      <m:oMathPara>
        <m:oMath>
          <m:r>
            <w:rPr>
              <w:rFonts w:ascii="Cambria Math" w:hAnsi="Cambria Math"/>
              <w:lang w:eastAsia="en-GB"/>
            </w:rPr>
            <m:t>∀i∈ISLANDS   ∀c∈</m:t>
          </m:r>
          <m:d>
            <m:dPr>
              <m:begChr m:val="{"/>
              <m:endChr m:val="}"/>
              <m:ctrlPr>
                <w:rPr>
                  <w:rFonts w:ascii="Cambria Math" w:hAnsi="Cambria Math"/>
                  <w:i/>
                  <w:lang w:eastAsia="en-GB"/>
                </w:rPr>
              </m:ctrlPr>
            </m:dPr>
            <m:e>
              <m:r>
                <w:rPr>
                  <w:rFonts w:ascii="Cambria Math" w:hAnsi="Cambria Math"/>
                  <w:lang w:eastAsia="en-GB"/>
                </w:rPr>
                <m:t>Fast</m:t>
              </m:r>
            </m:e>
          </m:d>
        </m:oMath>
      </m:oMathPara>
    </w:p>
    <w:p w14:paraId="7A9F0887" w14:textId="77777777" w:rsidR="00714039" w:rsidRDefault="00BC542B"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S</m:t>
            </m:r>
            <m:r>
              <w:rPr>
                <w:rFonts w:ascii="Cambria Math" w:hAnsi="Cambria Math"/>
                <w:lang w:eastAsia="en-GB"/>
              </w:rPr>
              <m:t>h</m:t>
            </m:r>
            <m:r>
              <w:rPr>
                <w:rFonts w:ascii="Cambria Math" w:hAnsi="Cambria Math"/>
                <w:lang w:eastAsia="en-GB"/>
              </w:rPr>
              <m:t>aredNFRMax</m:t>
            </m:r>
          </m:e>
          <m:sub>
            <m:r>
              <w:rPr>
                <w:rFonts w:ascii="Cambria Math" w:hAnsi="Cambria Math"/>
                <w:lang w:eastAsia="en-GB"/>
              </w:rPr>
              <m:t>i</m:t>
            </m:r>
            <m:r>
              <w:rPr>
                <w:rFonts w:ascii="Cambria Math" w:hAnsi="Cambria Math"/>
                <w:lang w:eastAsia="en-GB"/>
              </w:rPr>
              <m:t>,</m:t>
            </m:r>
            <m:r>
              <w:rPr>
                <w:rFonts w:ascii="Cambria Math" w:hAnsi="Cambria Math"/>
                <w:lang w:eastAsia="en-GB"/>
              </w:rPr>
              <m:t>c</m:t>
            </m:r>
          </m:sub>
        </m:sSub>
        <m:r>
          <w:rPr>
            <w:rFonts w:ascii="Cambria Math" w:hAnsi="Cambria Math"/>
            <w:lang w:eastAsia="en-GB"/>
          </w:rPr>
          <m:t>=0</m:t>
        </m:r>
      </m:oMath>
    </w:p>
    <w:p w14:paraId="421716E2" w14:textId="77777777" w:rsidR="00714039" w:rsidRDefault="00714039" w:rsidP="00714039">
      <w:pPr>
        <w:pStyle w:val="BodyText"/>
        <w:jc w:val="center"/>
        <w:rPr>
          <w:lang w:eastAsia="en-GB"/>
        </w:rPr>
      </w:pPr>
      <m:oMathPara>
        <m:oMath>
          <m:r>
            <w:rPr>
              <w:rFonts w:ascii="Cambria Math" w:hAnsi="Cambria Math"/>
              <w:lang w:eastAsia="en-GB"/>
            </w:rPr>
            <m:t>∀i∈ISLANDS   ∀c∈</m:t>
          </m:r>
          <m:d>
            <m:dPr>
              <m:begChr m:val="{"/>
              <m:endChr m:val="}"/>
              <m:ctrlPr>
                <w:rPr>
                  <w:rFonts w:ascii="Cambria Math" w:hAnsi="Cambria Math"/>
                  <w:i/>
                  <w:lang w:eastAsia="en-GB"/>
                </w:rPr>
              </m:ctrlPr>
            </m:dPr>
            <m:e>
              <m:r>
                <w:rPr>
                  <w:rFonts w:ascii="Cambria Math" w:hAnsi="Cambria Math"/>
                  <w:lang w:eastAsia="en-GB"/>
                </w:rPr>
                <m:t>Sustained</m:t>
              </m:r>
            </m:e>
          </m:d>
        </m:oMath>
      </m:oMathPara>
    </w:p>
    <w:p w14:paraId="0AD5AF0D" w14:textId="77777777" w:rsidR="00714039" w:rsidRDefault="00714039" w:rsidP="00714039">
      <w:pPr>
        <w:pStyle w:val="BodyText"/>
      </w:pPr>
    </w:p>
    <w:p w14:paraId="42A93C1F" w14:textId="77777777" w:rsidR="00714039" w:rsidRDefault="00BC542B"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RiskOffsetParameter</m:t>
            </m:r>
          </m:e>
          <m:sub>
            <m:r>
              <w:rPr>
                <w:rFonts w:ascii="Cambria Math" w:hAnsi="Cambria Math"/>
                <w:lang w:eastAsia="en-GB"/>
              </w:rPr>
              <m:t>i</m:t>
            </m:r>
            <m:r>
              <w:rPr>
                <w:rFonts w:ascii="Cambria Math" w:hAnsi="Cambria Math"/>
                <w:lang w:eastAsia="en-GB"/>
              </w:rPr>
              <m:t>,</m:t>
            </m:r>
            <m:r>
              <w:rPr>
                <w:rFonts w:ascii="Cambria Math" w:hAnsi="Cambria Math"/>
                <w:lang w:eastAsia="en-GB"/>
              </w:rPr>
              <m:t>c</m:t>
            </m:r>
            <m:r>
              <w:rPr>
                <w:rFonts w:ascii="Cambria Math" w:hAnsi="Cambria Math"/>
                <w:lang w:eastAsia="en-GB"/>
              </w:rPr>
              <m:t>,</m:t>
            </m:r>
            <m:r>
              <w:rPr>
                <w:rFonts w:ascii="Cambria Math" w:hAnsi="Cambria Math"/>
                <w:lang w:eastAsia="en-GB"/>
              </w:rPr>
              <m:t>rc</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RiskOffsetParameter</m:t>
            </m:r>
          </m:e>
          <m:sub>
            <m:r>
              <w:rPr>
                <w:rFonts w:ascii="Cambria Math" w:hAnsi="Cambria Math"/>
                <w:lang w:eastAsia="en-GB"/>
              </w:rPr>
              <m:t>i</m:t>
            </m:r>
            <m:r>
              <w:rPr>
                <w:rFonts w:ascii="Cambria Math" w:hAnsi="Cambria Math"/>
                <w:lang w:eastAsia="en-GB"/>
              </w:rPr>
              <m:t>,</m:t>
            </m:r>
            <m:r>
              <w:rPr>
                <w:rFonts w:ascii="Cambria Math" w:hAnsi="Cambria Math"/>
                <w:lang w:eastAsia="en-GB"/>
              </w:rPr>
              <m:t>c</m:t>
            </m:r>
            <m:r>
              <w:rPr>
                <w:rFonts w:ascii="Cambria Math" w:hAnsi="Cambria Math"/>
                <w:lang w:eastAsia="en-GB"/>
              </w:rPr>
              <m:t>,</m:t>
            </m:r>
            <m:r>
              <w:rPr>
                <w:rFonts w:ascii="Cambria Math" w:hAnsi="Cambria Math"/>
                <w:lang w:eastAsia="en-GB"/>
              </w:rPr>
              <m:t>rc</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S</m:t>
            </m:r>
            <m:r>
              <w:rPr>
                <w:rFonts w:ascii="Cambria Math" w:hAnsi="Cambria Math"/>
                <w:lang w:eastAsia="en-GB"/>
              </w:rPr>
              <m:t>h</m:t>
            </m:r>
            <m:r>
              <w:rPr>
                <w:rFonts w:ascii="Cambria Math" w:hAnsi="Cambria Math"/>
                <w:lang w:eastAsia="en-GB"/>
              </w:rPr>
              <m:t>aredNFRMax</m:t>
            </m:r>
          </m:e>
          <m:sub>
            <m:r>
              <w:rPr>
                <w:rFonts w:ascii="Cambria Math" w:hAnsi="Cambria Math"/>
                <w:lang w:eastAsia="en-GB"/>
              </w:rPr>
              <m:t>j</m:t>
            </m:r>
            <m:r>
              <w:rPr>
                <w:rFonts w:ascii="Cambria Math" w:hAnsi="Cambria Math"/>
                <w:lang w:eastAsia="en-GB"/>
              </w:rPr>
              <m:t>,</m:t>
            </m:r>
            <m:r>
              <w:rPr>
                <w:rFonts w:ascii="Cambria Math" w:hAnsi="Cambria Math"/>
                <w:lang w:eastAsia="en-GB"/>
              </w:rPr>
              <m:t>c</m:t>
            </m:r>
          </m:sub>
        </m:sSub>
      </m:oMath>
    </w:p>
    <w:p w14:paraId="71744627" w14:textId="77777777" w:rsidR="00714039" w:rsidRPr="00BC3625" w:rsidRDefault="00714039" w:rsidP="00714039">
      <w:pPr>
        <w:pStyle w:val="BodyText"/>
        <w:jc w:val="center"/>
        <w:rPr>
          <w:lang w:eastAsia="en-GB"/>
        </w:rPr>
      </w:pPr>
      <m:oMathPara>
        <m:oMath>
          <m:r>
            <w:rPr>
              <w:rFonts w:ascii="Cambria Math" w:hAnsi="Cambria Math"/>
              <w:lang w:eastAsia="en-GB"/>
            </w:rPr>
            <m:t>∀i,j∈ISLANDS and i≠j,  ∀c∈</m:t>
          </m:r>
          <m:d>
            <m:dPr>
              <m:begChr m:val="{"/>
              <m:endChr m:val="}"/>
              <m:ctrlPr>
                <w:rPr>
                  <w:rFonts w:ascii="Cambria Math" w:hAnsi="Cambria Math"/>
                  <w:i/>
                  <w:lang w:eastAsia="en-GB"/>
                </w:rPr>
              </m:ctrlPr>
            </m:dPr>
            <m:e>
              <m:r>
                <w:rPr>
                  <w:rFonts w:ascii="Cambria Math" w:hAnsi="Cambria Math"/>
                  <w:lang w:eastAsia="en-GB"/>
                </w:rPr>
                <m:t>Fast</m:t>
              </m:r>
            </m:e>
          </m:d>
        </m:oMath>
      </m:oMathPara>
    </w:p>
    <w:p w14:paraId="14B43EA8" w14:textId="77777777" w:rsidR="00714039" w:rsidRPr="00CF04E3" w:rsidRDefault="00714039" w:rsidP="00714039">
      <w:pPr>
        <w:pStyle w:val="BodyText"/>
        <w:ind w:left="0"/>
        <w:rPr>
          <w:sz w:val="24"/>
          <w:lang w:val="en-AU" w:eastAsia="en-GB"/>
        </w:rPr>
      </w:pPr>
      <m:oMathPara>
        <m:oMathParaPr>
          <m:jc m:val="center"/>
        </m:oMathParaPr>
        <m:oMath>
          <m:r>
            <w:rPr>
              <w:rFonts w:ascii="Cambria Math" w:hAnsi="Cambria Math"/>
              <w:lang w:val="en-AU" w:eastAsia="en-GB"/>
            </w:rPr>
            <m:t>∀rc∈</m:t>
          </m:r>
          <m:d>
            <m:dPr>
              <m:begChr m:val="{"/>
              <m:endChr m:val="}"/>
              <m:ctrlPr>
                <w:rPr>
                  <w:rFonts w:ascii="Cambria Math" w:hAnsi="Cambria Math"/>
                  <w:i/>
                  <w:color w:val="2E454D" w:themeColor="background1" w:themeShade="40"/>
                  <w:szCs w:val="22"/>
                  <w:lang w:eastAsia="en-GB"/>
                </w:rPr>
              </m:ctrlPr>
            </m:dPr>
            <m:e>
              <m:f>
                <m:fPr>
                  <m:type m:val="noBar"/>
                  <m:ctrlPr>
                    <w:rPr>
                      <w:rFonts w:ascii="Cambria Math" w:hAnsi="Cambria Math"/>
                      <w:i/>
                      <w:color w:val="2E454D" w:themeColor="background1" w:themeShade="40"/>
                      <w:szCs w:val="22"/>
                      <w:lang w:eastAsia="en-GB"/>
                    </w:rPr>
                  </m:ctrlPr>
                </m:fPr>
                <m:num>
                  <m:sSub>
                    <m:sSubPr>
                      <m:ctrlPr>
                        <w:rPr>
                          <w:rFonts w:ascii="Cambria Math" w:hAnsi="Cambria Math"/>
                          <w:i/>
                          <w:color w:val="2E454D" w:themeColor="background1" w:themeShade="40"/>
                          <w:szCs w:val="22"/>
                          <w:lang w:eastAsia="en-GB"/>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ManualCE</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ManualECE</m:t>
                      </m:r>
                      <m:ctrlPr>
                        <w:rPr>
                          <w:rFonts w:ascii="Cambria Math" w:hAnsi="Cambria Math"/>
                          <w:i/>
                        </w:rPr>
                      </m:ctrlPr>
                    </m:e>
                    <m:sub>
                      <m:r>
                        <w:rPr>
                          <w:rFonts w:ascii="Cambria Math" w:hAnsi="Cambria Math"/>
                        </w:rPr>
                        <m:t>i</m:t>
                      </m:r>
                    </m:sub>
                  </m:sSub>
                </m:num>
                <m:den>
                  <m:sSub>
                    <m:sSubPr>
                      <m:ctrlPr>
                        <w:rPr>
                          <w:rFonts w:ascii="Cambria Math" w:hAnsi="Cambria Math"/>
                          <w:i/>
                          <w:color w:val="2E454D" w:themeColor="background1" w:themeShade="40"/>
                          <w:szCs w:val="22"/>
                          <w:lang w:eastAsia="en-GB"/>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ACECERISKGROUPS</m:t>
                      </m:r>
                      <m:ctrlPr>
                        <w:rPr>
                          <w:rFonts w:ascii="Cambria Math" w:hAnsi="Cambria Math"/>
                          <w:i/>
                        </w:rPr>
                      </m:ctrlPr>
                    </m:e>
                    <m:sub>
                      <m:r>
                        <w:rPr>
                          <w:rFonts w:ascii="Cambria Math" w:hAnsi="Cambria Math"/>
                        </w:rPr>
                        <m:t>i</m:t>
                      </m:r>
                    </m:sub>
                  </m:sSub>
                </m:den>
              </m:f>
            </m:e>
          </m:d>
        </m:oMath>
      </m:oMathPara>
    </w:p>
    <w:p w14:paraId="61D46981" w14:textId="77777777" w:rsidR="00714039" w:rsidRDefault="00714039" w:rsidP="00714039">
      <w:pPr>
        <w:pStyle w:val="BodyText"/>
      </w:pPr>
    </w:p>
    <w:p w14:paraId="2CE055BA" w14:textId="77777777" w:rsidR="00714039" w:rsidRDefault="00BC542B"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HVDCMaxLessMR</m:t>
            </m:r>
          </m:e>
          <m:sub>
            <m:r>
              <w:rPr>
                <w:rFonts w:ascii="Cambria Math" w:hAnsi="Cambria Math"/>
                <w:lang w:eastAsia="en-GB"/>
              </w:rPr>
              <m:t>i</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r>
                  <w:rPr>
                    <w:rFonts w:ascii="Cambria Math" w:hAnsi="Cambria Math"/>
                    <w:lang w:eastAsia="en-GB"/>
                  </w:rPr>
                  <m:t>0,</m:t>
                </m:r>
                <m:sSub>
                  <m:sSubPr>
                    <m:ctrlPr>
                      <w:rPr>
                        <w:rFonts w:ascii="Cambria Math" w:hAnsi="Cambria Math"/>
                        <w:i/>
                        <w:lang w:eastAsia="en-GB"/>
                      </w:rPr>
                    </m:ctrlPr>
                  </m:sSubPr>
                  <m:e>
                    <m:r>
                      <w:rPr>
                        <w:rFonts w:ascii="Cambria Math" w:hAnsi="Cambria Math"/>
                        <w:lang w:eastAsia="en-GB"/>
                      </w:rPr>
                      <m:t>HVDCMax</m:t>
                    </m:r>
                  </m:e>
                  <m:sub>
                    <m:r>
                      <w:rPr>
                        <w:rFonts w:ascii="Cambria Math" w:hAnsi="Cambria Math"/>
                        <w:lang w:eastAsia="en-GB"/>
                      </w:rPr>
                      <m:t>i</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DCCE</m:t>
                                </m:r>
                              </m:e>
                              <m:sub>
                                <m:r>
                                  <w:rPr>
                                    <w:rFonts w:ascii="Cambria Math" w:hAnsi="Cambria Math"/>
                                    <w:lang w:eastAsia="en-GB"/>
                                  </w:rPr>
                                  <m:t>i</m:t>
                                </m:r>
                              </m:sub>
                            </m:sSub>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DCECE</m:t>
                                </m:r>
                              </m:e>
                              <m:sub>
                                <m:r>
                                  <w:rPr>
                                    <w:rFonts w:ascii="Cambria Math" w:hAnsi="Cambria Math"/>
                                    <w:lang w:eastAsia="en-GB"/>
                                  </w:rPr>
                                  <m:t>i</m:t>
                                </m:r>
                              </m:sub>
                            </m:sSub>
                          </m:sub>
                        </m:sSub>
                      </m:e>
                    </m:d>
                  </m:e>
                </m:func>
              </m:e>
            </m:d>
          </m:e>
        </m:func>
      </m:oMath>
    </w:p>
    <w:p w14:paraId="35458E92" w14:textId="77777777" w:rsidR="00714039" w:rsidRPr="00BC3625" w:rsidRDefault="00714039" w:rsidP="00714039">
      <w:pPr>
        <w:pStyle w:val="BodyText"/>
        <w:spacing w:after="360"/>
        <w:jc w:val="center"/>
        <w:rPr>
          <w:lang w:eastAsia="en-GB"/>
        </w:rPr>
      </w:pPr>
      <m:oMathPara>
        <m:oMath>
          <m:r>
            <w:rPr>
              <w:rFonts w:ascii="Cambria Math" w:hAnsi="Cambria Math"/>
              <w:lang w:eastAsia="en-GB"/>
            </w:rPr>
            <m:t>∀i∈ISLANDS</m:t>
          </m:r>
        </m:oMath>
      </m:oMathPara>
    </w:p>
    <w:p w14:paraId="487B5440" w14:textId="77777777" w:rsidR="00714039" w:rsidRDefault="00BC542B"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ResS</m:t>
            </m:r>
            <m:r>
              <w:rPr>
                <w:rFonts w:ascii="Cambria Math" w:hAnsi="Cambria Math"/>
                <w:lang w:eastAsia="en-GB"/>
              </w:rPr>
              <m:t>h</m:t>
            </m:r>
            <m:r>
              <w:rPr>
                <w:rFonts w:ascii="Cambria Math" w:hAnsi="Cambria Math"/>
                <w:lang w:eastAsia="en-GB"/>
              </w:rPr>
              <m:t>areMaxLessMR</m:t>
            </m:r>
          </m:e>
          <m:sub>
            <m:r>
              <w:rPr>
                <w:rFonts w:ascii="Cambria Math" w:hAnsi="Cambria Math"/>
                <w:lang w:eastAsia="en-GB"/>
              </w:rPr>
              <m:t>i</m:t>
            </m:r>
            <m:r>
              <w:rPr>
                <w:rFonts w:ascii="Cambria Math" w:hAnsi="Cambria Math"/>
                <w:lang w:eastAsia="en-GB"/>
              </w:rPr>
              <m:t>,</m:t>
            </m:r>
            <m:r>
              <w:rPr>
                <w:rFonts w:ascii="Cambria Math" w:hAnsi="Cambria Math"/>
                <w:lang w:eastAsia="en-GB"/>
              </w:rPr>
              <m:t>rd</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r>
                  <w:rPr>
                    <w:rFonts w:ascii="Cambria Math" w:hAnsi="Cambria Math"/>
                    <w:lang w:eastAsia="en-GB"/>
                  </w:rPr>
                  <m:t>0,</m:t>
                </m:r>
                <m:sSub>
                  <m:sSubPr>
                    <m:ctrlPr>
                      <w:rPr>
                        <w:rFonts w:ascii="Cambria Math" w:hAnsi="Cambria Math"/>
                        <w:i/>
                        <w:lang w:eastAsia="en-GB"/>
                      </w:rPr>
                    </m:ctrlPr>
                  </m:sSubPr>
                  <m:e>
                    <m:r>
                      <w:rPr>
                        <w:rFonts w:ascii="Cambria Math" w:hAnsi="Cambria Math"/>
                        <w:lang w:eastAsia="en-GB"/>
                      </w:rPr>
                      <m:t>ResS</m:t>
                    </m:r>
                    <m:r>
                      <w:rPr>
                        <w:rFonts w:ascii="Cambria Math" w:hAnsi="Cambria Math"/>
                        <w:lang w:eastAsia="en-GB"/>
                      </w:rPr>
                      <m:t>h</m:t>
                    </m:r>
                    <m:r>
                      <w:rPr>
                        <w:rFonts w:ascii="Cambria Math" w:hAnsi="Cambria Math"/>
                        <w:lang w:eastAsia="en-GB"/>
                      </w:rPr>
                      <m:t>areControlBand</m:t>
                    </m:r>
                  </m:e>
                  <m:sub>
                    <m:r>
                      <w:rPr>
                        <w:rFonts w:ascii="Cambria Math" w:hAnsi="Cambria Math"/>
                        <w:lang w:eastAsia="en-GB"/>
                      </w:rPr>
                      <m:t>rd</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DCCE</m:t>
                                </m:r>
                              </m:e>
                              <m:sub>
                                <m:r>
                                  <w:rPr>
                                    <w:rFonts w:ascii="Cambria Math" w:hAnsi="Cambria Math"/>
                                    <w:lang w:eastAsia="en-GB"/>
                                  </w:rPr>
                                  <m:t>i</m:t>
                                </m:r>
                              </m:sub>
                            </m:sSub>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DCECE</m:t>
                                </m:r>
                              </m:e>
                              <m:sub>
                                <m:r>
                                  <w:rPr>
                                    <w:rFonts w:ascii="Cambria Math" w:hAnsi="Cambria Math"/>
                                    <w:lang w:eastAsia="en-GB"/>
                                  </w:rPr>
                                  <m:t>i</m:t>
                                </m:r>
                              </m:sub>
                            </m:sSub>
                          </m:sub>
                        </m:sSub>
                      </m:e>
                    </m:d>
                  </m:e>
                </m:func>
              </m:e>
            </m:d>
          </m:e>
        </m:func>
      </m:oMath>
    </w:p>
    <w:p w14:paraId="3E5BF397" w14:textId="77777777" w:rsidR="00714039" w:rsidRPr="00710A53" w:rsidRDefault="00714039" w:rsidP="00714039">
      <w:pPr>
        <w:pStyle w:val="BodyText"/>
        <w:jc w:val="center"/>
        <w:rPr>
          <w:lang w:eastAsia="en-GB"/>
        </w:rPr>
      </w:pPr>
      <m:oMathPara>
        <m:oMath>
          <m:r>
            <w:rPr>
              <w:rFonts w:ascii="Cambria Math" w:hAnsi="Cambria Math"/>
              <w:lang w:eastAsia="en-GB"/>
            </w:rPr>
            <m:t>∀i∈ISLANDS,  ∀rd∈RESERVEDIRECTIONS</m:t>
          </m:r>
        </m:oMath>
      </m:oMathPara>
    </w:p>
    <w:p w14:paraId="689CC79D" w14:textId="77777777" w:rsidR="00714039" w:rsidRPr="00BC3625" w:rsidRDefault="00714039" w:rsidP="00714039">
      <w:pPr>
        <w:pStyle w:val="BodyText"/>
        <w:jc w:val="center"/>
        <w:rPr>
          <w:lang w:eastAsia="en-GB"/>
        </w:rPr>
      </w:pPr>
    </w:p>
    <w:p w14:paraId="61A2B11E" w14:textId="77777777" w:rsidR="00714039" w:rsidRPr="008655C6" w:rsidRDefault="00714039" w:rsidP="00714039">
      <w:pPr>
        <w:pStyle w:val="BodyText"/>
        <w:numPr>
          <w:ilvl w:val="3"/>
          <w:numId w:val="1"/>
        </w:numPr>
        <w:tabs>
          <w:tab w:val="clear" w:pos="2880"/>
          <w:tab w:val="num" w:pos="1418"/>
        </w:tabs>
        <w:ind w:left="709" w:hanging="709"/>
        <w:rPr>
          <w:rFonts w:ascii="Cambria Math" w:hAnsi="Cambria Math"/>
          <w:i/>
          <w:lang w:eastAsia="en-GB"/>
        </w:rPr>
      </w:pPr>
      <m:oMath>
        <m:r>
          <w:rPr>
            <w:rFonts w:ascii="Cambria Math" w:hAnsi="Cambria Math" w:cstheme="majorHAnsi"/>
            <w:lang w:eastAsia="en-GB"/>
          </w:rPr>
          <m:t xml:space="preserve">MonopoleMinPlusMR=MonopoleMin+ </m:t>
        </m:r>
        <m:sSub>
          <m:sSubPr>
            <m:ctrlPr>
              <w:rPr>
                <w:rFonts w:ascii="Cambria Math" w:hAnsi="Cambria Math" w:cstheme="majorHAnsi"/>
                <w:i/>
                <w:lang w:eastAsia="en-GB"/>
              </w:rPr>
            </m:ctrlPr>
          </m:sSubPr>
          <m:e>
            <m:r>
              <w:rPr>
                <w:rFonts w:ascii="Cambria Math" w:hAnsi="Cambria Math" w:cstheme="majorHAnsi"/>
                <w:lang w:eastAsia="en-GB"/>
              </w:rPr>
              <m:t>max</m:t>
            </m:r>
          </m:e>
          <m:sub>
            <m:r>
              <w:rPr>
                <w:rFonts w:ascii="Cambria Math" w:hAnsi="Cambria Math" w:cstheme="majorHAnsi"/>
                <w:lang w:eastAsia="en-GB"/>
              </w:rPr>
              <m:t>i</m:t>
            </m:r>
          </m:sub>
        </m:sSub>
        <m:d>
          <m:dPr>
            <m:ctrlPr>
              <w:rPr>
                <w:rFonts w:ascii="Cambria Math" w:hAnsi="Cambria Math" w:cstheme="majorHAnsi"/>
                <w:i/>
                <w:lang w:eastAsia="en-GB"/>
              </w:rPr>
            </m:ctrlPr>
          </m:dPr>
          <m:e>
            <m:sSub>
              <m:sSubPr>
                <m:ctrlPr>
                  <w:rPr>
                    <w:rFonts w:ascii="Cambria Math" w:hAnsi="Cambria Math" w:cstheme="majorHAnsi"/>
                    <w:i/>
                    <w:lang w:eastAsia="en-GB"/>
                  </w:rPr>
                </m:ctrlPr>
              </m:sSubPr>
              <m:e>
                <m:r>
                  <w:rPr>
                    <w:rFonts w:ascii="Cambria Math" w:hAnsi="Cambria Math" w:cstheme="majorHAnsi"/>
                    <w:lang w:eastAsia="en-GB"/>
                  </w:rPr>
                  <m:t>ModulationRisk</m:t>
                </m:r>
              </m:e>
              <m:sub>
                <m:r>
                  <w:rPr>
                    <w:rFonts w:ascii="Cambria Math" w:hAnsi="Cambria Math" w:cstheme="majorHAnsi"/>
                    <w:lang w:eastAsia="en-GB"/>
                  </w:rPr>
                  <m:t>i,</m:t>
                </m:r>
                <m:sSub>
                  <m:sSubPr>
                    <m:ctrlPr>
                      <w:rPr>
                        <w:rFonts w:ascii="Cambria Math" w:hAnsi="Cambria Math" w:cstheme="majorHAnsi"/>
                        <w:i/>
                        <w:lang w:eastAsia="en-GB"/>
                      </w:rPr>
                    </m:ctrlPr>
                  </m:sSubPr>
                  <m:e>
                    <m:r>
                      <w:rPr>
                        <w:rFonts w:ascii="Cambria Math" w:hAnsi="Cambria Math" w:cstheme="majorHAnsi"/>
                        <w:lang w:eastAsia="en-GB"/>
                      </w:rPr>
                      <m:t>DCCE</m:t>
                    </m:r>
                  </m:e>
                  <m:sub>
                    <m:r>
                      <w:rPr>
                        <w:rFonts w:ascii="Cambria Math" w:hAnsi="Cambria Math" w:cstheme="majorHAnsi"/>
                        <w:lang w:eastAsia="en-GB"/>
                      </w:rPr>
                      <m:t>i</m:t>
                    </m:r>
                  </m:sub>
                </m:sSub>
              </m:sub>
            </m:sSub>
            <m:r>
              <w:rPr>
                <w:rFonts w:ascii="Cambria Math" w:hAnsi="Cambria Math" w:cstheme="majorHAnsi"/>
                <w:lang w:eastAsia="en-GB"/>
              </w:rPr>
              <m:t>,</m:t>
            </m:r>
            <m:sSub>
              <m:sSubPr>
                <m:ctrlPr>
                  <w:rPr>
                    <w:rFonts w:ascii="Cambria Math" w:hAnsi="Cambria Math" w:cstheme="majorHAnsi"/>
                    <w:i/>
                    <w:lang w:eastAsia="en-GB"/>
                  </w:rPr>
                </m:ctrlPr>
              </m:sSubPr>
              <m:e>
                <m:r>
                  <w:rPr>
                    <w:rFonts w:ascii="Cambria Math" w:hAnsi="Cambria Math" w:cstheme="majorHAnsi"/>
                    <w:lang w:eastAsia="en-GB"/>
                  </w:rPr>
                  <m:t>ModulationRisk</m:t>
                </m:r>
              </m:e>
              <m:sub>
                <m:r>
                  <w:rPr>
                    <w:rFonts w:ascii="Cambria Math" w:hAnsi="Cambria Math" w:cstheme="majorHAnsi"/>
                    <w:lang w:eastAsia="en-GB"/>
                  </w:rPr>
                  <m:t>i,</m:t>
                </m:r>
                <m:sSub>
                  <m:sSubPr>
                    <m:ctrlPr>
                      <w:rPr>
                        <w:rFonts w:ascii="Cambria Math" w:hAnsi="Cambria Math" w:cstheme="majorHAnsi"/>
                        <w:i/>
                        <w:lang w:eastAsia="en-GB"/>
                      </w:rPr>
                    </m:ctrlPr>
                  </m:sSubPr>
                  <m:e>
                    <m:r>
                      <w:rPr>
                        <w:rFonts w:ascii="Cambria Math" w:hAnsi="Cambria Math" w:cstheme="majorHAnsi"/>
                        <w:lang w:eastAsia="en-GB"/>
                      </w:rPr>
                      <m:t>DCECE</m:t>
                    </m:r>
                  </m:e>
                  <m:sub>
                    <m:r>
                      <w:rPr>
                        <w:rFonts w:ascii="Cambria Math" w:hAnsi="Cambria Math" w:cstheme="majorHAnsi"/>
                        <w:lang w:eastAsia="en-GB"/>
                      </w:rPr>
                      <m:t>i</m:t>
                    </m:r>
                  </m:sub>
                </m:sSub>
              </m:sub>
            </m:sSub>
          </m:e>
        </m:d>
      </m:oMath>
    </w:p>
    <w:p w14:paraId="43A29391" w14:textId="7EF93D95" w:rsidR="00C30E8D" w:rsidRDefault="00C30E8D" w:rsidP="003A6ACD">
      <w:pPr>
        <w:pStyle w:val="Heading2"/>
        <w:tabs>
          <w:tab w:val="clear" w:pos="1440"/>
        </w:tabs>
        <w:ind w:left="851" w:hanging="851"/>
        <w:jc w:val="left"/>
        <w:rPr>
          <w:ins w:id="806" w:author="David Bullen" w:date="2025-01-30T14:32:00Z" w16du:dateUtc="2025-01-30T01:32:00Z"/>
        </w:rPr>
      </w:pPr>
      <w:bookmarkStart w:id="807" w:name="_Toc189139628"/>
      <w:bookmarkStart w:id="808" w:name="_Hlk188532703"/>
      <w:ins w:id="809" w:author="David Bullen" w:date="2025-01-30T14:32:00Z" w16du:dateUtc="2025-01-30T01:32:00Z">
        <w:r>
          <w:t>Secondary Risk Pre-Processing</w:t>
        </w:r>
        <w:bookmarkEnd w:id="807"/>
      </w:ins>
    </w:p>
    <w:p w14:paraId="5D94ADF5" w14:textId="5B12E1E9" w:rsidR="001C2A33" w:rsidRPr="00C30E8D" w:rsidRDefault="000A2A46" w:rsidP="000A2A46">
      <w:pPr>
        <w:pStyle w:val="BodyText"/>
        <w:rPr>
          <w:ins w:id="810" w:author="David Bullen" w:date="2025-01-30T14:32:00Z" w16du:dateUtc="2025-01-30T01:32:00Z"/>
          <w:lang w:eastAsia="en-GB"/>
        </w:rPr>
      </w:pPr>
      <w:bookmarkStart w:id="811" w:name="_Hlk188964200"/>
      <w:ins w:id="812" w:author="David Bullen" w:date="2025-01-30T14:32:00Z" w16du:dateUtc="2025-01-30T01:32:00Z">
        <w:r w:rsidRPr="000A2A46">
          <w:rPr>
            <w:lang w:eastAsia="en-GB"/>
          </w:rPr>
          <w:t xml:space="preserve">To cover the possibility of reserve inadvertently offered on a secondary risk the </w:t>
        </w:r>
        <w:r w:rsidR="00D00A3C">
          <w:rPr>
            <w:lang w:eastAsia="en-GB"/>
          </w:rPr>
          <w:t>reserve offers are set to zero for a</w:t>
        </w:r>
        <w:r w:rsidRPr="000A2A46">
          <w:rPr>
            <w:lang w:eastAsia="en-GB"/>
          </w:rPr>
          <w:t xml:space="preserve">ny generator that has </w:t>
        </w:r>
        <w:proofErr w:type="gramStart"/>
        <w:r w:rsidR="00D00A3C" w:rsidRPr="000A2A46">
          <w:rPr>
            <w:lang w:eastAsia="en-GB"/>
          </w:rPr>
          <w:t>all</w:t>
        </w:r>
        <w:r w:rsidRPr="000A2A46">
          <w:rPr>
            <w:lang w:eastAsia="en-GB"/>
          </w:rPr>
          <w:t xml:space="preserve"> </w:t>
        </w:r>
        <w:r w:rsidR="00D00A3C">
          <w:rPr>
            <w:lang w:eastAsia="en-GB"/>
          </w:rPr>
          <w:t>of</w:t>
        </w:r>
        <w:proofErr w:type="gramEnd"/>
        <w:r w:rsidR="00D00A3C">
          <w:rPr>
            <w:lang w:eastAsia="en-GB"/>
          </w:rPr>
          <w:t xml:space="preserve"> </w:t>
        </w:r>
        <w:r w:rsidRPr="000A2A46">
          <w:rPr>
            <w:lang w:eastAsia="en-GB"/>
          </w:rPr>
          <w:t>its capacity modelled as a secondary risk.</w:t>
        </w:r>
      </w:ins>
    </w:p>
    <w:p w14:paraId="24CC1269" w14:textId="3F4E8DCC" w:rsidR="003A6ACD" w:rsidRPr="00511198" w:rsidRDefault="003A6ACD" w:rsidP="003A6ACD">
      <w:pPr>
        <w:pStyle w:val="Heading2"/>
        <w:tabs>
          <w:tab w:val="clear" w:pos="1440"/>
        </w:tabs>
        <w:ind w:left="851" w:hanging="851"/>
        <w:jc w:val="left"/>
      </w:pPr>
      <w:bookmarkStart w:id="813" w:name="_Toc189139629"/>
      <w:bookmarkStart w:id="814" w:name="_Toc131539283"/>
      <w:bookmarkEnd w:id="811"/>
      <w:r w:rsidRPr="00511198">
        <w:t>Generat</w:t>
      </w:r>
      <w:r w:rsidR="00522B21">
        <w:t>or</w:t>
      </w:r>
      <w:r w:rsidRPr="00511198">
        <w:t xml:space="preserve"> Pre-</w:t>
      </w:r>
      <w:r>
        <w:t>P</w:t>
      </w:r>
      <w:r w:rsidRPr="00511198">
        <w:t>rocessing</w:t>
      </w:r>
      <w:bookmarkEnd w:id="813"/>
      <w:bookmarkEnd w:id="814"/>
    </w:p>
    <w:p w14:paraId="43EB1D49" w14:textId="77777777" w:rsidR="003A6ACD" w:rsidRDefault="003A6ACD" w:rsidP="00C46AB9">
      <w:pPr>
        <w:pStyle w:val="Heading3"/>
      </w:pPr>
      <w:bookmarkStart w:id="815" w:name="_Toc189139630"/>
      <w:bookmarkStart w:id="816" w:name="_Toc131539284"/>
      <w:bookmarkEnd w:id="808"/>
      <w:r>
        <w:t>Parameters</w:t>
      </w:r>
      <w:bookmarkEnd w:id="815"/>
      <w:bookmarkEnd w:id="816"/>
    </w:p>
    <w:tbl>
      <w:tblPr>
        <w:tblStyle w:val="SOReportTable"/>
        <w:tblW w:w="0" w:type="auto"/>
        <w:tblLook w:val="04A0" w:firstRow="1" w:lastRow="0" w:firstColumn="1" w:lastColumn="0" w:noHBand="0" w:noVBand="1"/>
      </w:tblPr>
      <w:tblGrid>
        <w:gridCol w:w="3098"/>
        <w:gridCol w:w="4700"/>
      </w:tblGrid>
      <w:tr w:rsidR="003A6ACD" w14:paraId="10BA743A" w14:textId="77777777" w:rsidTr="00782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2DCF5CE0" w14:textId="77777777" w:rsidR="003A6ACD" w:rsidRDefault="003A6ACD" w:rsidP="00170222">
            <w:pPr>
              <w:pStyle w:val="BodyText"/>
              <w:ind w:left="0"/>
              <w:rPr>
                <w:lang w:eastAsia="en-GB"/>
              </w:rPr>
            </w:pPr>
            <w:r>
              <w:rPr>
                <w:lang w:eastAsia="en-GB"/>
              </w:rPr>
              <w:t>Item</w:t>
            </w:r>
          </w:p>
        </w:tc>
        <w:tc>
          <w:tcPr>
            <w:tcW w:w="4726" w:type="dxa"/>
          </w:tcPr>
          <w:p w14:paraId="072AD1AC" w14:textId="77777777" w:rsidR="003A6ACD" w:rsidRDefault="003A6ACD" w:rsidP="00170222">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3A6ACD" w14:paraId="76C6E24B" w14:textId="77777777" w:rsidTr="00782C7C">
        <w:tc>
          <w:tcPr>
            <w:cnfStyle w:val="001000000000" w:firstRow="0" w:lastRow="0" w:firstColumn="1" w:lastColumn="0" w:oddVBand="0" w:evenVBand="0" w:oddHBand="0" w:evenHBand="0" w:firstRowFirstColumn="0" w:firstRowLastColumn="0" w:lastRowFirstColumn="0" w:lastRowLastColumn="0"/>
            <w:tcW w:w="3118" w:type="dxa"/>
          </w:tcPr>
          <w:p w14:paraId="5C098626" w14:textId="77777777" w:rsidR="003A6ACD" w:rsidRDefault="003A6ACD" w:rsidP="00170222">
            <w:pPr>
              <w:pStyle w:val="Equation"/>
            </w:pPr>
            <w:r>
              <w:t>PotentialMW</w:t>
            </w:r>
            <w:r>
              <w:rPr>
                <w:vertAlign w:val="subscript"/>
              </w:rPr>
              <w:t>g</w:t>
            </w:r>
          </w:p>
        </w:tc>
        <w:tc>
          <w:tcPr>
            <w:tcW w:w="4726" w:type="dxa"/>
          </w:tcPr>
          <w:p w14:paraId="746C38AB" w14:textId="77777777" w:rsidR="003A6ACD" w:rsidRDefault="003A6ACD" w:rsidP="00170222">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maximum output capability for generators in the </w:t>
            </w:r>
            <w:r w:rsidRPr="003F7EB9">
              <w:t xml:space="preserve">PRICERESPONSIVEIG </w:t>
            </w:r>
            <w:r>
              <w:t>subset</w:t>
            </w:r>
          </w:p>
        </w:tc>
      </w:tr>
    </w:tbl>
    <w:p w14:paraId="7769D311" w14:textId="77777777" w:rsidR="003A6ACD" w:rsidRPr="00F3305D" w:rsidRDefault="003A6ACD" w:rsidP="00C46AB9">
      <w:pPr>
        <w:pStyle w:val="Heading3"/>
      </w:pPr>
      <w:bookmarkStart w:id="817" w:name="_Toc189139631"/>
      <w:bookmarkStart w:id="818" w:name="_Toc131539285"/>
      <w:r>
        <w:t>Calculations</w:t>
      </w:r>
      <w:bookmarkEnd w:id="817"/>
      <w:bookmarkEnd w:id="818"/>
    </w:p>
    <w:p w14:paraId="31D31EED" w14:textId="2A885D44" w:rsidR="003A6ACD" w:rsidRDefault="003A6ACD" w:rsidP="003A6ACD">
      <w:pPr>
        <w:pStyle w:val="BodyText"/>
        <w:numPr>
          <w:ilvl w:val="3"/>
          <w:numId w:val="1"/>
        </w:numPr>
        <w:tabs>
          <w:tab w:val="clear" w:pos="2880"/>
          <w:tab w:val="num" w:pos="1418"/>
        </w:tabs>
        <w:ind w:left="709" w:hanging="709"/>
        <w:rPr>
          <w:lang w:eastAsia="en-GB"/>
        </w:rPr>
      </w:pPr>
      <w:r>
        <w:t xml:space="preserve">For generators in the </w:t>
      </w:r>
      <w:r w:rsidRPr="00A84BD2">
        <w:rPr>
          <w:rFonts w:ascii="Cambria Math" w:hAnsi="Cambria Math"/>
          <w:i/>
          <w:iCs/>
        </w:rPr>
        <w:t>PRICERESPONSIVEIG</w:t>
      </w:r>
      <w:r w:rsidRPr="00EF3450">
        <w:t xml:space="preserve"> subset</w:t>
      </w:r>
      <w:r>
        <w:t xml:space="preserve">, if the </w:t>
      </w:r>
      <w:r w:rsidRPr="00A84BD2">
        <w:rPr>
          <w:rFonts w:ascii="Cambria Math" w:hAnsi="Cambria Math"/>
          <w:i/>
        </w:rPr>
        <w:t>PotentialMW</w:t>
      </w:r>
      <w:r w:rsidRPr="00A84BD2">
        <w:rPr>
          <w:rFonts w:ascii="Cambria Math" w:hAnsi="Cambria Math"/>
          <w:i/>
          <w:vertAlign w:val="subscript"/>
        </w:rPr>
        <w:t>g</w:t>
      </w:r>
      <w:r w:rsidRPr="00A84BD2">
        <w:rPr>
          <w:rFonts w:ascii="Cambria Math" w:hAnsi="Cambria Math"/>
        </w:rPr>
        <w:t xml:space="preserve"> </w:t>
      </w:r>
      <w:r>
        <w:t xml:space="preserve">value is less than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rsidRPr="00A84BD2">
        <w:rPr>
          <w:rFonts w:ascii="Cambria Math" w:hAnsi="Cambria Math"/>
        </w:rPr>
        <w:t xml:space="preserve"> </w:t>
      </w:r>
      <w:r>
        <w:t xml:space="preserve">then pre-processing sets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rsidR="00A84BD2">
        <w:t xml:space="preserve"> p</w:t>
      </w:r>
      <w:r>
        <w:t xml:space="preserve">arameter to the </w:t>
      </w:r>
      <w:r w:rsidRPr="00A84BD2">
        <w:rPr>
          <w:rFonts w:ascii="Cambria Math" w:hAnsi="Cambria Math"/>
          <w:i/>
        </w:rPr>
        <w:t>PotentialMW</w:t>
      </w:r>
      <w:r w:rsidRPr="00A84BD2">
        <w:rPr>
          <w:rFonts w:ascii="Cambria Math" w:hAnsi="Cambria Math"/>
          <w:i/>
          <w:vertAlign w:val="subscript"/>
        </w:rPr>
        <w:t>g</w:t>
      </w:r>
      <w:r>
        <w:t xml:space="preserve"> value, otherwise if the </w:t>
      </w:r>
      <w:r w:rsidRPr="00A84BD2">
        <w:rPr>
          <w:rFonts w:ascii="Cambria Math" w:hAnsi="Cambria Math"/>
          <w:i/>
        </w:rPr>
        <w:t>PotentialMW</w:t>
      </w:r>
      <w:r w:rsidRPr="00A84BD2">
        <w:rPr>
          <w:rFonts w:ascii="Cambria Math" w:hAnsi="Cambria Math"/>
          <w:i/>
          <w:vertAlign w:val="subscript"/>
        </w:rPr>
        <w:t>g</w:t>
      </w:r>
      <w:r>
        <w:t xml:space="preserve"> value is greater than or equal to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t xml:space="preserve">  then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t xml:space="preserve">  value is unchanged.</w:t>
      </w:r>
    </w:p>
    <w:p w14:paraId="3971B8FF" w14:textId="67492BB6" w:rsidR="00714039" w:rsidRPr="00511198" w:rsidRDefault="003A6ACD" w:rsidP="00714039">
      <w:pPr>
        <w:pStyle w:val="Heading2"/>
        <w:tabs>
          <w:tab w:val="clear" w:pos="1440"/>
        </w:tabs>
        <w:ind w:left="851" w:hanging="851"/>
        <w:jc w:val="left"/>
      </w:pPr>
      <w:bookmarkStart w:id="819" w:name="_Toc189139632"/>
      <w:bookmarkStart w:id="820" w:name="_Toc131539286"/>
      <w:r>
        <w:t xml:space="preserve">Generation </w:t>
      </w:r>
      <w:r w:rsidR="00714039" w:rsidRPr="00511198">
        <w:t>Ramp Pre-Processing</w:t>
      </w:r>
      <w:bookmarkEnd w:id="819"/>
      <w:bookmarkEnd w:id="820"/>
    </w:p>
    <w:p w14:paraId="5AD2D418" w14:textId="77777777" w:rsidR="00714039" w:rsidRDefault="00714039" w:rsidP="00714039">
      <w:pPr>
        <w:pStyle w:val="BodyText"/>
      </w:pPr>
      <w:r>
        <w:t xml:space="preserve">A generator has limits on its ability to move from one level of generation to another. SPD uses a MW-based ramping model, </w:t>
      </w:r>
      <w:proofErr w:type="gramStart"/>
      <w:r>
        <w:t>assuming that</w:t>
      </w:r>
      <w:proofErr w:type="gramEnd"/>
      <w:r>
        <w:t xml:space="preserve"> generators ramp instantaneously. In the case of jointly owned units the ramp rate of the primary market node unit is applied to the total generation output of the primary and secondary node units. In the case of price responsive Intermittent Generation (IG) such as wind generation, in the interests of system security a cap is applied to the ramp rate </w:t>
      </w:r>
      <w:proofErr w:type="gramStart"/>
      <w:r>
        <w:t>in order to</w:t>
      </w:r>
      <w:proofErr w:type="gramEnd"/>
      <w:r>
        <w:t xml:space="preserve"> limit the maximum increase within a 5-minute interval.</w:t>
      </w:r>
    </w:p>
    <w:p w14:paraId="651F852B" w14:textId="77777777" w:rsidR="00714039" w:rsidRDefault="00714039" w:rsidP="00C46AB9">
      <w:pPr>
        <w:pStyle w:val="Heading3"/>
      </w:pPr>
      <w:bookmarkStart w:id="821" w:name="_Toc189139633"/>
      <w:bookmarkStart w:id="822" w:name="_Toc131539287"/>
      <w:r>
        <w:t>Parameters</w:t>
      </w:r>
      <w:bookmarkEnd w:id="821"/>
      <w:bookmarkEnd w:id="822"/>
    </w:p>
    <w:tbl>
      <w:tblPr>
        <w:tblStyle w:val="SOReportTable"/>
        <w:tblW w:w="0" w:type="auto"/>
        <w:tblLook w:val="04A0" w:firstRow="1" w:lastRow="0" w:firstColumn="1" w:lastColumn="0" w:noHBand="0" w:noVBand="1"/>
      </w:tblPr>
      <w:tblGrid>
        <w:gridCol w:w="2829"/>
        <w:gridCol w:w="4969"/>
      </w:tblGrid>
      <w:tr w:rsidR="00714039" w14:paraId="53685BEF"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544A468" w14:textId="77777777" w:rsidR="00714039" w:rsidRDefault="00714039" w:rsidP="00D872AD">
            <w:pPr>
              <w:pStyle w:val="BodyText"/>
              <w:ind w:left="0"/>
              <w:rPr>
                <w:lang w:eastAsia="en-GB"/>
              </w:rPr>
            </w:pPr>
            <w:r>
              <w:rPr>
                <w:lang w:eastAsia="en-GB"/>
              </w:rPr>
              <w:t>Item</w:t>
            </w:r>
          </w:p>
        </w:tc>
        <w:tc>
          <w:tcPr>
            <w:tcW w:w="5075" w:type="dxa"/>
          </w:tcPr>
          <w:p w14:paraId="3563DED5"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69532A54"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659BAF65" w14:textId="2C72C6FB" w:rsidR="00714039" w:rsidRPr="00BA6292" w:rsidRDefault="00BA6292" w:rsidP="00D872AD">
            <w:pPr>
              <w:pStyle w:val="BodyText"/>
              <w:ind w:left="0"/>
              <w:rPr>
                <w:rFonts w:ascii="Times New Roman" w:hAnsi="Times New Roman"/>
                <w:i/>
                <w:iCs/>
                <w:sz w:val="24"/>
                <w:szCs w:val="24"/>
                <w:lang w:eastAsia="en-GB"/>
              </w:rPr>
            </w:pPr>
            <w:proofErr w:type="spellStart"/>
            <w:r w:rsidRPr="00BA6292">
              <w:rPr>
                <w:rFonts w:ascii="Times New Roman" w:hAnsi="Times New Roman"/>
                <w:i/>
                <w:iCs/>
                <w:sz w:val="24"/>
                <w:szCs w:val="24"/>
                <w:lang w:eastAsia="en-GB"/>
              </w:rPr>
              <w:t>SolutionIntervalLength</w:t>
            </w:r>
            <w:proofErr w:type="spellEnd"/>
          </w:p>
        </w:tc>
        <w:tc>
          <w:tcPr>
            <w:tcW w:w="5075" w:type="dxa"/>
          </w:tcPr>
          <w:p w14:paraId="20A4B22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The length, in minutes, of the interval covered by the LP Model</w:t>
            </w:r>
          </w:p>
        </w:tc>
      </w:tr>
      <w:tr w:rsidR="00714039" w14:paraId="67B1E134"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368BC024" w14:textId="0F55F6C9" w:rsidR="00714039" w:rsidRDefault="00BA6292" w:rsidP="00D872AD">
            <w:pPr>
              <w:pStyle w:val="BodyText"/>
              <w:ind w:left="0"/>
              <w:rPr>
                <w:lang w:eastAsia="en-GB"/>
              </w:rPr>
            </w:pPr>
            <w:proofErr w:type="spellStart"/>
            <w:r w:rsidRPr="00BA6292">
              <w:rPr>
                <w:rFonts w:ascii="Times New Roman" w:hAnsi="Times New Roman"/>
                <w:i/>
                <w:iCs/>
                <w:sz w:val="24"/>
                <w:szCs w:val="24"/>
                <w:lang w:eastAsia="en-GB"/>
              </w:rPr>
              <w:t>CoefficientForRampRate</w:t>
            </w:r>
            <w:proofErr w:type="spellEnd"/>
          </w:p>
        </w:tc>
        <w:tc>
          <w:tcPr>
            <w:tcW w:w="5075" w:type="dxa"/>
          </w:tcPr>
          <w:p w14:paraId="2A5706F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A coefficient that is used in the ramp rate constraints to convert the time frame of the ramp rate constrained quantity from </w:t>
            </w:r>
            <m:oMath>
              <m:r>
                <w:rPr>
                  <w:rFonts w:ascii="Cambria Math" w:hAnsi="Cambria Math"/>
                  <w:lang w:eastAsia="en-GB"/>
                </w:rPr>
                <m:t>SolutionIntervalLength</m:t>
              </m:r>
            </m:oMath>
            <w:r>
              <w:rPr>
                <w:lang w:eastAsia="en-GB"/>
              </w:rPr>
              <w:t xml:space="preserve"> to the 60-minute time fame associated with the offered ramp rate</w:t>
            </w:r>
            <w:r>
              <w:t>. Calculated by Pre-Processing.</w:t>
            </w:r>
          </w:p>
        </w:tc>
      </w:tr>
      <w:tr w:rsidR="00714039" w14:paraId="5204FE09"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2E1974B0" w14:textId="7DC07FD2" w:rsidR="00714039" w:rsidRDefault="00BA6292" w:rsidP="00D872AD">
            <w:pPr>
              <w:pStyle w:val="BodyText"/>
              <w:ind w:left="0"/>
              <w:rPr>
                <w:lang w:eastAsia="en-GB"/>
              </w:rPr>
            </w:pPr>
            <w:r w:rsidRPr="00BA6292">
              <w:rPr>
                <w:rFonts w:ascii="Times New Roman" w:hAnsi="Times New Roman"/>
                <w:i/>
                <w:iCs/>
                <w:sz w:val="24"/>
                <w:szCs w:val="24"/>
                <w:lang w:eastAsia="en-GB"/>
              </w:rPr>
              <w:t>IGIncreaseLimitForRTD</w:t>
            </w:r>
          </w:p>
        </w:tc>
        <w:tc>
          <w:tcPr>
            <w:tcW w:w="5075" w:type="dxa"/>
          </w:tcPr>
          <w:p w14:paraId="219E53E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For price responsive Intermittent Generation (IG) the 5-minute ramp-up is capped using the IGIncreaseLimitForRTD parameter which represents the maximum MW increase over 5-minutes</w:t>
            </w:r>
          </w:p>
        </w:tc>
      </w:tr>
    </w:tbl>
    <w:p w14:paraId="24927F8E" w14:textId="77777777" w:rsidR="00714039" w:rsidRDefault="00714039" w:rsidP="00C46AB9">
      <w:pPr>
        <w:pStyle w:val="Heading3"/>
      </w:pPr>
      <w:bookmarkStart w:id="823" w:name="_Toc189139634"/>
      <w:bookmarkStart w:id="824" w:name="_Toc131539288"/>
      <w:r w:rsidRPr="00C46AB9">
        <w:t>Calculations</w:t>
      </w:r>
      <w:bookmarkEnd w:id="823"/>
      <w:bookmarkEnd w:id="824"/>
    </w:p>
    <w:p w14:paraId="23342DB9" w14:textId="77777777" w:rsidR="00714039" w:rsidRDefault="00714039" w:rsidP="00714039">
      <w:pPr>
        <w:pStyle w:val="BodyText"/>
        <w:numPr>
          <w:ilvl w:val="3"/>
          <w:numId w:val="1"/>
        </w:numPr>
        <w:tabs>
          <w:tab w:val="clear" w:pos="2880"/>
          <w:tab w:val="num" w:pos="1418"/>
        </w:tabs>
        <w:spacing w:before="240"/>
        <w:ind w:left="709" w:hanging="709"/>
      </w:pPr>
      <m:oMath>
        <m:r>
          <w:rPr>
            <w:rFonts w:ascii="Cambria Math" w:hAnsi="Cambria Math"/>
            <w:lang w:eastAsia="en-GB"/>
          </w:rPr>
          <m:t>CoefficientForRampRate=</m:t>
        </m:r>
        <m:f>
          <m:fPr>
            <m:ctrlPr>
              <w:rPr>
                <w:rFonts w:ascii="Cambria Math" w:hAnsi="Cambria Math"/>
                <w:i/>
                <w:lang w:eastAsia="en-GB"/>
              </w:rPr>
            </m:ctrlPr>
          </m:fPr>
          <m:num>
            <m:r>
              <w:rPr>
                <w:rFonts w:ascii="Cambria Math" w:hAnsi="Cambria Math"/>
                <w:lang w:eastAsia="en-GB"/>
              </w:rPr>
              <m:t>60</m:t>
            </m:r>
          </m:num>
          <m:den>
            <m:r>
              <w:rPr>
                <w:rFonts w:ascii="Cambria Math" w:hAnsi="Cambria Math"/>
                <w:lang w:eastAsia="en-GB"/>
              </w:rPr>
              <m:t>SolutionIntervalLength</m:t>
            </m:r>
          </m:den>
        </m:f>
      </m:oMath>
    </w:p>
    <w:p w14:paraId="23CAE275" w14:textId="77777777" w:rsidR="00714039" w:rsidRDefault="00714039" w:rsidP="00714039">
      <w:pPr>
        <w:pStyle w:val="BodyText"/>
        <w:rPr>
          <w:lang w:eastAsia="en-GB"/>
        </w:rPr>
      </w:pPr>
    </w:p>
    <w:p w14:paraId="395E6A96" w14:textId="77777777" w:rsidR="00714039" w:rsidRDefault="00714039" w:rsidP="00714039">
      <w:pPr>
        <w:pStyle w:val="BodyText"/>
        <w:numPr>
          <w:ilvl w:val="3"/>
          <w:numId w:val="1"/>
        </w:numPr>
        <w:tabs>
          <w:tab w:val="clear" w:pos="2880"/>
          <w:tab w:val="num" w:pos="709"/>
        </w:tabs>
        <w:ind w:left="709" w:hanging="709"/>
      </w:pPr>
      <w:r>
        <w:t xml:space="preserve">For generators in the </w:t>
      </w:r>
      <w:r w:rsidRPr="008A6614">
        <w:rPr>
          <w:i/>
        </w:rPr>
        <w:t>PRICERESPONSIVEIG</w:t>
      </w:r>
      <w:r w:rsidRPr="00EF3450">
        <w:t xml:space="preserve"> subset</w:t>
      </w:r>
      <w:r>
        <w:t>, when</w:t>
      </w:r>
      <w:r>
        <w:rPr>
          <w:lang w:eastAsia="en-GB"/>
        </w:rPr>
        <w:t xml:space="preserve"> </w:t>
      </w:r>
      <w:proofErr w:type="spellStart"/>
      <w:r w:rsidRPr="00C22114">
        <w:rPr>
          <w:i/>
          <w:iCs/>
          <w:lang w:eastAsia="en-GB"/>
        </w:rPr>
        <w:t>SolutionIntervalLength</w:t>
      </w:r>
      <w:proofErr w:type="spellEnd"/>
      <w:r>
        <w:rPr>
          <w:lang w:eastAsia="en-GB"/>
        </w:rPr>
        <w:t xml:space="preserve"> is five minutes then </w:t>
      </w:r>
      <w:proofErr w:type="spellStart"/>
      <w:r w:rsidRPr="008655C6">
        <w:rPr>
          <w:i/>
          <w:iCs/>
        </w:rPr>
        <w:t>RampRateUp</w:t>
      </w:r>
      <w:r w:rsidRPr="008655C6">
        <w:rPr>
          <w:i/>
          <w:iCs/>
          <w:vertAlign w:val="subscript"/>
        </w:rPr>
        <w:t>g</w:t>
      </w:r>
      <w:proofErr w:type="spellEnd"/>
      <w:r w:rsidRPr="008655C6">
        <w:rPr>
          <w:i/>
          <w:iCs/>
          <w:lang w:eastAsia="en-GB"/>
        </w:rPr>
        <w:t xml:space="preserve"> </w:t>
      </w:r>
      <w:r>
        <w:rPr>
          <w:lang w:eastAsia="en-GB"/>
        </w:rPr>
        <w:t>is capped:</w:t>
      </w:r>
    </w:p>
    <w:p w14:paraId="762BCC4A" w14:textId="2FE7B8DE" w:rsidR="00714039" w:rsidRPr="008655C6" w:rsidRDefault="00CD5A7C" w:rsidP="00714039">
      <w:pPr>
        <w:pStyle w:val="BodyText"/>
        <w:ind w:left="-426" w:firstLine="1135"/>
      </w:pPr>
      <m:oMathPara>
        <m:oMath>
          <m:r>
            <w:rPr>
              <w:rFonts w:ascii="Cambria Math" w:hAnsi="Cambria Math"/>
            </w:rPr>
            <m:t>RampRateU</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=MIN</m:t>
          </m:r>
          <m:d>
            <m:dPr>
              <m:ctrlPr>
                <w:rPr>
                  <w:rFonts w:ascii="Cambria Math" w:hAnsi="Cambria Math"/>
                  <w:i/>
                </w:rPr>
              </m:ctrlPr>
            </m:dPr>
            <m:e>
              <m:r>
                <w:rPr>
                  <w:rFonts w:ascii="Cambria Math" w:hAnsi="Cambria Math"/>
                </w:rPr>
                <m:t>RampRateU</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,IGIncreaseLimitForRTD×</m:t>
              </m:r>
              <m:f>
                <m:fPr>
                  <m:ctrlPr>
                    <w:rPr>
                      <w:rFonts w:ascii="Cambria Math" w:hAnsi="Cambria Math"/>
                      <w:i/>
                    </w:rPr>
                  </m:ctrlPr>
                </m:fPr>
                <m:num>
                  <m:r>
                    <w:rPr>
                      <w:rFonts w:ascii="Cambria Math" w:hAnsi="Cambria Math"/>
                    </w:rPr>
                    <m:t>60</m:t>
                  </m:r>
                </m:num>
                <m:den>
                  <m:r>
                    <w:rPr>
                      <w:rFonts w:ascii="Cambria Math" w:hAnsi="Cambria Math"/>
                    </w:rPr>
                    <m:t>SolutionIntervalLength</m:t>
                  </m:r>
                </m:den>
              </m:f>
            </m:e>
          </m:d>
        </m:oMath>
      </m:oMathPara>
    </w:p>
    <w:p w14:paraId="09491DE2" w14:textId="77777777" w:rsidR="00714039" w:rsidRPr="008655C6" w:rsidRDefault="00714039" w:rsidP="00714039">
      <w:pPr>
        <w:pStyle w:val="BodyText"/>
        <w:ind w:left="709"/>
      </w:pPr>
      <m:oMathPara>
        <m:oMath>
          <m:r>
            <m:rPr>
              <m:sty m:val="b"/>
            </m:rPr>
            <w:rPr>
              <w:rFonts w:ascii="Cambria Math" w:hAnsi="Cambria Math"/>
            </w:rPr>
            <m:t xml:space="preserve">where: </m:t>
          </m:r>
          <m:r>
            <w:rPr>
              <w:rFonts w:ascii="Cambria Math" w:hAnsi="Cambria Math"/>
            </w:rPr>
            <m:t>SolutionIntervalLength=</m:t>
          </m:r>
          <m:r>
            <w:rPr>
              <w:rFonts w:ascii="Cambria Math" w:hAnsi="Cambria Math"/>
            </w:rPr>
            <m:t xml:space="preserve">5 </m:t>
          </m:r>
        </m:oMath>
      </m:oMathPara>
    </w:p>
    <w:p w14:paraId="550C2943" w14:textId="77777777" w:rsidR="00714039" w:rsidRPr="008655C6" w:rsidRDefault="00714039" w:rsidP="00714039">
      <w:pPr>
        <w:pStyle w:val="BodyText"/>
        <w:ind w:left="709"/>
      </w:pPr>
      <m:oMathPara>
        <m:oMath>
          <m:r>
            <w:rPr>
              <w:rFonts w:ascii="Cambria Math" w:hAnsi="Cambria Math"/>
            </w:rPr>
            <m:t>∀g∈PRICERESPONSIVEIG</m:t>
          </m:r>
        </m:oMath>
      </m:oMathPara>
    </w:p>
    <w:p w14:paraId="4E97D817" w14:textId="77777777" w:rsidR="00714039" w:rsidRPr="00511198" w:rsidRDefault="00714039" w:rsidP="00714039">
      <w:pPr>
        <w:pStyle w:val="Heading2"/>
        <w:tabs>
          <w:tab w:val="clear" w:pos="1440"/>
        </w:tabs>
        <w:ind w:left="851" w:hanging="851"/>
        <w:jc w:val="left"/>
      </w:pPr>
      <w:bookmarkStart w:id="825" w:name="_Toc189139635"/>
      <w:bookmarkStart w:id="826" w:name="_Toc131539289"/>
      <w:r w:rsidRPr="00511198">
        <w:t>Line Loss Pre-Processing</w:t>
      </w:r>
      <w:bookmarkEnd w:id="825"/>
      <w:bookmarkEnd w:id="826"/>
    </w:p>
    <w:p w14:paraId="3249C1A6" w14:textId="77777777" w:rsidR="00714039" w:rsidRPr="00DE61EB" w:rsidRDefault="00714039" w:rsidP="00C46AB9">
      <w:pPr>
        <w:pStyle w:val="Heading3"/>
      </w:pPr>
      <w:bookmarkStart w:id="827" w:name="_Toc189139636"/>
      <w:bookmarkStart w:id="828" w:name="_Toc131539290"/>
      <w:r>
        <w:t>Fixed and Variable Losses</w:t>
      </w:r>
      <w:bookmarkEnd w:id="827"/>
      <w:bookmarkEnd w:id="828"/>
    </w:p>
    <w:p w14:paraId="5296C83B" w14:textId="4FBFFA55" w:rsidR="00714039" w:rsidRDefault="00714039" w:rsidP="00714039">
      <w:pPr>
        <w:pStyle w:val="BodyText"/>
      </w:pPr>
      <w:r>
        <w:t>For each AC line and HVDC link, the variable loss part of the loss curve is approximated by a piecewise linear curve with a pre-determined number of segments.  The approximation does not include the fixed losses, which are handled separately.</w:t>
      </w:r>
    </w:p>
    <w:p w14:paraId="7D8C71D8" w14:textId="77777777" w:rsidR="00714039" w:rsidRDefault="00714039" w:rsidP="00C46AB9">
      <w:pPr>
        <w:pStyle w:val="Heading3"/>
      </w:pPr>
      <w:bookmarkStart w:id="829" w:name="_Toc189139637"/>
      <w:bookmarkStart w:id="830" w:name="_Toc131539291"/>
      <w:r>
        <w:t>Loss Approximation</w:t>
      </w:r>
      <w:bookmarkEnd w:id="829"/>
      <w:bookmarkEnd w:id="830"/>
    </w:p>
    <w:p w14:paraId="0FF879B0" w14:textId="77777777" w:rsidR="00714039" w:rsidRDefault="00714039" w:rsidP="00714039">
      <w:pPr>
        <w:pStyle w:val="BodyText"/>
      </w:pPr>
      <w:r>
        <w:t xml:space="preserve">For an AC line or HVDC link the variable losses are approximated by the calculation </w:t>
      </w:r>
      <m:oMath>
        <m:r>
          <w:rPr>
            <w:rFonts w:ascii="Cambria Math" w:hAnsi="Cambria Math"/>
          </w:rPr>
          <m:t>R×</m:t>
        </m:r>
        <m:sSup>
          <m:sSupPr>
            <m:ctrlPr>
              <w:rPr>
                <w:rFonts w:ascii="Cambria Math" w:hAnsi="Cambria Math"/>
                <w:i/>
                <w:szCs w:val="22"/>
                <w:lang w:eastAsia="en-GB"/>
              </w:rPr>
            </m:ctrlPr>
          </m:sSupPr>
          <m:e>
            <m:r>
              <w:rPr>
                <w:rFonts w:ascii="Cambria Math" w:hAnsi="Cambria Math"/>
              </w:rPr>
              <m:t>F</m:t>
            </m:r>
            <m:ctrlPr>
              <w:rPr>
                <w:rFonts w:ascii="Cambria Math" w:hAnsi="Cambria Math"/>
                <w:i/>
              </w:rPr>
            </m:ctrlPr>
          </m:e>
          <m:sup>
            <m:r>
              <w:rPr>
                <w:rFonts w:ascii="Cambria Math" w:hAnsi="Cambria Math"/>
              </w:rPr>
              <m:t>2</m:t>
            </m:r>
          </m:sup>
        </m:sSup>
      </m:oMath>
      <w:r>
        <w:t xml:space="preserve"> where </w:t>
      </w:r>
      <w:r>
        <w:rPr>
          <w:i/>
        </w:rPr>
        <w:t>R</w:t>
      </w:r>
      <w:r>
        <w:t xml:space="preserve"> is the resistance per unit for an AC line, or the HVDC link resistance scaled to allow for using MW instead of current (assuming a constant voltage) and </w:t>
      </w:r>
      <w:r>
        <w:rPr>
          <w:i/>
        </w:rPr>
        <w:t>F</w:t>
      </w:r>
      <w:r>
        <w:t xml:space="preserve"> is the MW flow in the line.</w:t>
      </w:r>
    </w:p>
    <w:p w14:paraId="4A60FF1F" w14:textId="77777777" w:rsidR="00714039" w:rsidRDefault="00714039" w:rsidP="00714039">
      <w:pPr>
        <w:pStyle w:val="BodyText"/>
      </w:pPr>
      <w:r>
        <w:t>For the HVDC link the loss approximation calculation uses an amalgamated representation based on the in-service HVDC components.</w:t>
      </w:r>
    </w:p>
    <w:p w14:paraId="06282C38" w14:textId="77777777" w:rsidR="00714039" w:rsidRDefault="00714039" w:rsidP="00C46AB9">
      <w:pPr>
        <w:pStyle w:val="Heading3"/>
      </w:pPr>
      <w:bookmarkStart w:id="831" w:name="_Toc189139638"/>
      <w:bookmarkStart w:id="832" w:name="_Toc131539292"/>
      <w:r>
        <w:t>Parabola Approximation</w:t>
      </w:r>
      <w:bookmarkEnd w:id="831"/>
      <w:bookmarkEnd w:id="832"/>
    </w:p>
    <w:p w14:paraId="4E351FA8" w14:textId="77777777" w:rsidR="00714039" w:rsidRDefault="00714039" w:rsidP="00714039">
      <w:pPr>
        <w:pStyle w:val="BodyText"/>
      </w:pPr>
      <w:r>
        <w:rPr>
          <w:lang w:val="en-AU" w:eastAsia="en-GB"/>
        </w:rPr>
        <w:t xml:space="preserve">The variable loss approximation calculation represents a parabola. </w:t>
      </w:r>
      <w:proofErr w:type="gramStart"/>
      <w:r>
        <w:rPr>
          <w:lang w:val="en-AU" w:eastAsia="en-GB"/>
        </w:rPr>
        <w:t>In order to</w:t>
      </w:r>
      <w:proofErr w:type="gramEnd"/>
      <w:r>
        <w:rPr>
          <w:lang w:val="en-AU" w:eastAsia="en-GB"/>
        </w:rPr>
        <w:t xml:space="preserve"> be included in the linear model the parabola is approximated as </w:t>
      </w:r>
      <w:r>
        <w:t>a sequence of “breakpoints”, consisting of MW-loss pairs. These breakpoints are used to create loss-segments for the AC lines and lambda-loss blocks for the HVDC links.</w:t>
      </w:r>
    </w:p>
    <w:p w14:paraId="670C5C86" w14:textId="77777777" w:rsidR="00714039" w:rsidRPr="004D260D" w:rsidRDefault="00714039" w:rsidP="00714039">
      <w:pPr>
        <w:pStyle w:val="Heading2"/>
        <w:tabs>
          <w:tab w:val="clear" w:pos="1440"/>
        </w:tabs>
        <w:ind w:left="851" w:hanging="851"/>
        <w:jc w:val="left"/>
      </w:pPr>
      <w:bookmarkStart w:id="833" w:name="_Ref87952790"/>
      <w:bookmarkStart w:id="834" w:name="_Toc189139639"/>
      <w:bookmarkStart w:id="835" w:name="_Toc131539293"/>
      <w:r w:rsidRPr="00511198">
        <w:t>Required Load Pre-Processing</w:t>
      </w:r>
      <w:bookmarkEnd w:id="833"/>
      <w:bookmarkEnd w:id="834"/>
      <w:bookmarkEnd w:id="835"/>
    </w:p>
    <w:p w14:paraId="7CFBE554" w14:textId="77777777" w:rsidR="00714039" w:rsidRPr="00F3305D" w:rsidRDefault="00714039" w:rsidP="00C46AB9">
      <w:pPr>
        <w:pStyle w:val="Heading3"/>
      </w:pPr>
      <w:bookmarkStart w:id="836" w:name="_Toc189139640"/>
      <w:bookmarkStart w:id="837" w:name="_Toc131539294"/>
      <w:r>
        <w:t>Schedule Type</w:t>
      </w:r>
      <w:bookmarkEnd w:id="836"/>
      <w:bookmarkEnd w:id="837"/>
    </w:p>
    <w:p w14:paraId="6699B0F0" w14:textId="77777777" w:rsidR="00714039" w:rsidRDefault="00714039" w:rsidP="00714039">
      <w:pPr>
        <w:pStyle w:val="BodyText"/>
      </w:pPr>
      <w:r>
        <w:rPr>
          <w:lang w:eastAsia="en-GB"/>
        </w:rPr>
        <w:t>The different schedule types are modelled as follows</w:t>
      </w:r>
      <w:r w:rsidRPr="008F3F7F">
        <w:rPr>
          <w:lang w:eastAsia="en-GB"/>
        </w:rPr>
        <w:t>:</w:t>
      </w:r>
    </w:p>
    <w:tbl>
      <w:tblPr>
        <w:tblStyle w:val="SOReportTable"/>
        <w:tblW w:w="7945" w:type="dxa"/>
        <w:tblLook w:val="04A0" w:firstRow="1" w:lastRow="0" w:firstColumn="1" w:lastColumn="0" w:noHBand="0" w:noVBand="1"/>
      </w:tblPr>
      <w:tblGrid>
        <w:gridCol w:w="2133"/>
        <w:gridCol w:w="1276"/>
        <w:gridCol w:w="4536"/>
      </w:tblGrid>
      <w:tr w:rsidR="00714039" w14:paraId="7A87F3F1"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33" w:type="dxa"/>
          </w:tcPr>
          <w:p w14:paraId="3125D6E8" w14:textId="77777777" w:rsidR="00714039" w:rsidRDefault="00714039" w:rsidP="00D872AD">
            <w:pPr>
              <w:pStyle w:val="BodyText"/>
              <w:ind w:left="0"/>
              <w:rPr>
                <w:lang w:eastAsia="en-GB"/>
              </w:rPr>
            </w:pPr>
            <w:r w:rsidRPr="008F3F7F">
              <w:rPr>
                <w:lang w:eastAsia="en-GB"/>
              </w:rPr>
              <w:t xml:space="preserve">Schedule </w:t>
            </w:r>
            <w:r>
              <w:rPr>
                <w:lang w:eastAsia="en-GB"/>
              </w:rPr>
              <w:t>T</w:t>
            </w:r>
            <w:r w:rsidRPr="008F3F7F">
              <w:rPr>
                <w:lang w:eastAsia="en-GB"/>
              </w:rPr>
              <w:t>ype</w:t>
            </w:r>
          </w:p>
        </w:tc>
        <w:tc>
          <w:tcPr>
            <w:tcW w:w="1276" w:type="dxa"/>
          </w:tcPr>
          <w:p w14:paraId="13B25574" w14:textId="77777777" w:rsidR="00714039" w:rsidRPr="008F3F7F" w:rsidRDefault="00714039" w:rsidP="00D872AD">
            <w:pPr>
              <w:pStyle w:val="BodyText"/>
              <w:ind w:left="0"/>
              <w:jc w:val="center"/>
              <w:cnfStyle w:val="100000000000" w:firstRow="1" w:lastRow="0" w:firstColumn="0" w:lastColumn="0" w:oddVBand="0" w:evenVBand="0" w:oddHBand="0" w:evenHBand="0" w:firstRowFirstColumn="0" w:firstRowLastColumn="0" w:lastRowFirstColumn="0" w:lastRowLastColumn="0"/>
              <w:rPr>
                <w:lang w:eastAsia="en-GB"/>
              </w:rPr>
            </w:pPr>
            <w:r>
              <w:rPr>
                <w:lang w:eastAsia="en-GB"/>
              </w:rPr>
              <w:t>Solution Interval Length (minutes)</w:t>
            </w:r>
          </w:p>
        </w:tc>
        <w:tc>
          <w:tcPr>
            <w:tcW w:w="4536" w:type="dxa"/>
          </w:tcPr>
          <w:p w14:paraId="3B850E7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 xml:space="preserve">Source of </w:t>
            </w:r>
            <w:r w:rsidRPr="008655C6">
              <w:rPr>
                <w:i/>
                <w:iCs/>
                <w:lang w:eastAsia="en-GB"/>
              </w:rPr>
              <w:t>PnodeRequiredLoad</w:t>
            </w:r>
          </w:p>
        </w:tc>
      </w:tr>
      <w:tr w:rsidR="00714039" w14:paraId="73365888"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4733128F" w14:textId="77777777" w:rsidR="00714039" w:rsidRDefault="00714039" w:rsidP="00D872AD">
            <w:pPr>
              <w:pStyle w:val="BodyText"/>
              <w:ind w:left="0"/>
            </w:pPr>
            <w:r w:rsidRPr="001E04FB">
              <w:t>Price</w:t>
            </w:r>
            <w:r>
              <w:t>-Responsive</w:t>
            </w:r>
          </w:p>
        </w:tc>
        <w:tc>
          <w:tcPr>
            <w:tcW w:w="1276" w:type="dxa"/>
          </w:tcPr>
          <w:p w14:paraId="0D5BCAE6" w14:textId="77777777" w:rsidR="00714039" w:rsidRPr="001E04FB"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30</w:t>
            </w:r>
          </w:p>
        </w:tc>
        <w:tc>
          <w:tcPr>
            <w:tcW w:w="4536" w:type="dxa"/>
          </w:tcPr>
          <w:p w14:paraId="15838FF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E04FB">
              <w:t>Load forecast</w:t>
            </w:r>
          </w:p>
        </w:tc>
      </w:tr>
      <w:tr w:rsidR="00714039" w14:paraId="4EBB96C3"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06EF51E5" w14:textId="77777777" w:rsidR="00714039" w:rsidRDefault="00714039" w:rsidP="00D872AD">
            <w:pPr>
              <w:pStyle w:val="BodyText"/>
              <w:ind w:left="0"/>
            </w:pPr>
            <w:r w:rsidRPr="001E04FB">
              <w:t>Non</w:t>
            </w:r>
            <w:r>
              <w:t>-</w:t>
            </w:r>
            <w:r w:rsidRPr="001E04FB">
              <w:t>Response</w:t>
            </w:r>
          </w:p>
        </w:tc>
        <w:tc>
          <w:tcPr>
            <w:tcW w:w="1276" w:type="dxa"/>
          </w:tcPr>
          <w:p w14:paraId="262574AB" w14:textId="77777777" w:rsidR="00714039" w:rsidRPr="001E04FB"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30</w:t>
            </w:r>
          </w:p>
        </w:tc>
        <w:tc>
          <w:tcPr>
            <w:tcW w:w="4536" w:type="dxa"/>
          </w:tcPr>
          <w:p w14:paraId="05F979A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E04FB">
              <w:t>Load forecast</w:t>
            </w:r>
          </w:p>
        </w:tc>
      </w:tr>
      <w:tr w:rsidR="00714039" w14:paraId="5EEB1845"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0D93940E" w14:textId="18FB9F28" w:rsidR="00714039" w:rsidRPr="001E04FB" w:rsidRDefault="00714039" w:rsidP="00D872AD">
            <w:pPr>
              <w:pStyle w:val="BodyText"/>
              <w:ind w:left="0"/>
            </w:pPr>
            <w:r>
              <w:t>Real Time Dispatch (RTD</w:t>
            </w:r>
            <w:r w:rsidR="00385DA9">
              <w:t xml:space="preserve"> and RTDP</w:t>
            </w:r>
            <w:r>
              <w:t>)</w:t>
            </w:r>
          </w:p>
        </w:tc>
        <w:tc>
          <w:tcPr>
            <w:tcW w:w="1276" w:type="dxa"/>
          </w:tcPr>
          <w:p w14:paraId="71A38F0F" w14:textId="77777777" w:rsidR="00714039"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5</w:t>
            </w:r>
          </w:p>
        </w:tc>
        <w:tc>
          <w:tcPr>
            <w:tcW w:w="4536" w:type="dxa"/>
          </w:tcPr>
          <w:p w14:paraId="2AB43893" w14:textId="32517368" w:rsidR="00714039" w:rsidRPr="001E04FB"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Calculated by SPD pre-processing as described below</w:t>
            </w:r>
          </w:p>
        </w:tc>
      </w:tr>
    </w:tbl>
    <w:p w14:paraId="10536CA6" w14:textId="6C251998" w:rsidR="00800FCA" w:rsidRDefault="00800FCA" w:rsidP="00C46AB9">
      <w:pPr>
        <w:pStyle w:val="Heading3"/>
      </w:pPr>
      <w:bookmarkStart w:id="838" w:name="_Toc189139641"/>
      <w:bookmarkStart w:id="839" w:name="_Hlk108190377"/>
      <w:bookmarkStart w:id="840" w:name="_Toc131539295"/>
      <w:r>
        <w:t>Dispatchable Pnodes</w:t>
      </w:r>
      <w:bookmarkEnd w:id="838"/>
      <w:bookmarkEnd w:id="840"/>
    </w:p>
    <w:p w14:paraId="6B7BD865" w14:textId="3574239C" w:rsidR="00800FCA" w:rsidRPr="00F07E88" w:rsidRDefault="00800FCA" w:rsidP="00800FCA">
      <w:pPr>
        <w:pStyle w:val="BodyText"/>
        <w:rPr>
          <w:lang w:val="en-AU" w:eastAsia="en-GB"/>
        </w:rPr>
      </w:pPr>
      <w:r w:rsidRPr="00F07E88">
        <w:rPr>
          <w:lang w:val="en-AU" w:eastAsia="en-GB"/>
        </w:rPr>
        <w:t xml:space="preserve">If the Pnode associated with a Dispatchable Demand Bid is </w:t>
      </w:r>
      <w:r w:rsidRPr="008655C6">
        <w:rPr>
          <w:iCs/>
          <w:lang w:val="en-AU" w:eastAsia="en-GB"/>
        </w:rPr>
        <w:t>not</w:t>
      </w:r>
      <w:r w:rsidRPr="00F07E88">
        <w:rPr>
          <w:lang w:val="en-AU" w:eastAsia="en-GB"/>
        </w:rPr>
        <w:t xml:space="preserve"> a dead Pnode then </w:t>
      </w:r>
      <w:proofErr w:type="spellStart"/>
      <w:r w:rsidR="00385DA9" w:rsidRPr="00385DA9">
        <w:rPr>
          <w:i/>
          <w:iCs/>
          <w:lang w:val="en-AU" w:eastAsia="en-GB"/>
        </w:rPr>
        <w:t>PnodeRequiredLoad</w:t>
      </w:r>
      <w:r w:rsidR="00385DA9" w:rsidRPr="00385DA9">
        <w:rPr>
          <w:i/>
          <w:iCs/>
          <w:vertAlign w:val="subscript"/>
          <w:lang w:val="en-AU" w:eastAsia="en-GB"/>
        </w:rPr>
        <w:t>pn</w:t>
      </w:r>
      <w:proofErr w:type="spellEnd"/>
      <w:r w:rsidR="00385DA9" w:rsidRPr="00F07E88">
        <w:rPr>
          <w:lang w:val="en-AU" w:eastAsia="en-GB"/>
        </w:rPr>
        <w:t xml:space="preserve"> </w:t>
      </w:r>
      <w:r w:rsidRPr="00F07E88">
        <w:rPr>
          <w:lang w:val="en-AU" w:eastAsia="en-GB"/>
        </w:rPr>
        <w:t xml:space="preserve">is set to zero. The </w:t>
      </w:r>
      <w:r>
        <w:rPr>
          <w:lang w:val="en-AU" w:eastAsia="en-GB"/>
        </w:rPr>
        <w:t xml:space="preserve">Pnode </w:t>
      </w:r>
      <w:r w:rsidRPr="00F07E88">
        <w:rPr>
          <w:lang w:val="en-AU" w:eastAsia="en-GB"/>
        </w:rPr>
        <w:t xml:space="preserve">load will be determined by clearing </w:t>
      </w:r>
      <w:r>
        <w:rPr>
          <w:lang w:val="en-AU" w:eastAsia="en-GB"/>
        </w:rPr>
        <w:t xml:space="preserve">the </w:t>
      </w:r>
      <w:proofErr w:type="spellStart"/>
      <w:r>
        <w:rPr>
          <w:lang w:val="en-AU" w:eastAsia="en-GB"/>
        </w:rPr>
        <w:t>Pnode's</w:t>
      </w:r>
      <w:proofErr w:type="spellEnd"/>
      <w:r>
        <w:rPr>
          <w:lang w:val="en-AU" w:eastAsia="en-GB"/>
        </w:rPr>
        <w:t xml:space="preserve"> </w:t>
      </w:r>
      <w:r w:rsidRPr="00F07E88">
        <w:rPr>
          <w:lang w:val="en-AU" w:eastAsia="en-GB"/>
        </w:rPr>
        <w:t>Dispatchable Demand Bid when the LP Model is solved.</w:t>
      </w:r>
    </w:p>
    <w:p w14:paraId="09298E76" w14:textId="03CF2243" w:rsidR="00800FCA" w:rsidRDefault="00800FCA" w:rsidP="00800FCA">
      <w:pPr>
        <w:pStyle w:val="BodyText"/>
        <w:rPr>
          <w:lang w:val="en-AU" w:eastAsia="en-GB"/>
        </w:rPr>
      </w:pPr>
      <w:r w:rsidRPr="00F07E88">
        <w:rPr>
          <w:lang w:val="en-AU" w:eastAsia="en-GB"/>
        </w:rPr>
        <w:t xml:space="preserve">If the Pnode associated with a Dispatchable Demand Bid is a dead Pnode then </w:t>
      </w:r>
      <w:proofErr w:type="spellStart"/>
      <w:r w:rsidR="00385DA9" w:rsidRPr="00385DA9">
        <w:rPr>
          <w:i/>
          <w:iCs/>
          <w:lang w:val="en-AU" w:eastAsia="en-GB"/>
        </w:rPr>
        <w:t>PnodeRequiredLoad</w:t>
      </w:r>
      <w:r w:rsidR="00385DA9" w:rsidRPr="00385DA9">
        <w:rPr>
          <w:i/>
          <w:iCs/>
          <w:vertAlign w:val="subscript"/>
          <w:lang w:val="en-AU" w:eastAsia="en-GB"/>
        </w:rPr>
        <w:t>pn</w:t>
      </w:r>
      <w:proofErr w:type="spellEnd"/>
      <w:r w:rsidRPr="00F07E88">
        <w:rPr>
          <w:lang w:val="en-AU" w:eastAsia="en-GB"/>
        </w:rPr>
        <w:t xml:space="preserve"> is </w:t>
      </w:r>
      <w:r w:rsidRPr="008655C6">
        <w:rPr>
          <w:iCs/>
          <w:lang w:val="en-AU" w:eastAsia="en-GB"/>
        </w:rPr>
        <w:t>not</w:t>
      </w:r>
      <w:r w:rsidRPr="00F07E88">
        <w:rPr>
          <w:lang w:val="en-AU" w:eastAsia="en-GB"/>
        </w:rPr>
        <w:t xml:space="preserve"> set to zero. </w:t>
      </w:r>
      <w:r w:rsidR="00257FE0">
        <w:rPr>
          <w:lang w:val="en-AU" w:eastAsia="en-GB"/>
        </w:rPr>
        <w:t xml:space="preserve">If the load is not </w:t>
      </w:r>
      <w:proofErr w:type="gramStart"/>
      <w:r w:rsidR="00257FE0">
        <w:rPr>
          <w:lang w:val="en-AU" w:eastAsia="en-GB"/>
        </w:rPr>
        <w:t>zero</w:t>
      </w:r>
      <w:proofErr w:type="gramEnd"/>
      <w:r w:rsidR="00257FE0">
        <w:rPr>
          <w:lang w:val="en-AU" w:eastAsia="en-GB"/>
        </w:rPr>
        <w:t xml:space="preserve"> then </w:t>
      </w:r>
      <w:r w:rsidR="00BB4969">
        <w:rPr>
          <w:lang w:val="en-AU" w:eastAsia="en-GB"/>
        </w:rPr>
        <w:t xml:space="preserve">post-processing </w:t>
      </w:r>
      <w:r w:rsidR="00257FE0">
        <w:rPr>
          <w:lang w:val="en-AU" w:eastAsia="en-GB"/>
        </w:rPr>
        <w:t xml:space="preserve">will </w:t>
      </w:r>
      <w:r w:rsidR="00BB4969">
        <w:rPr>
          <w:lang w:val="en-AU" w:eastAsia="en-GB"/>
        </w:rPr>
        <w:t xml:space="preserve">set the </w:t>
      </w:r>
      <w:proofErr w:type="spellStart"/>
      <w:r w:rsidR="00BB4969" w:rsidRPr="00BB4969">
        <w:rPr>
          <w:i/>
          <w:iCs/>
          <w:lang w:val="en-AU" w:eastAsia="en-GB"/>
        </w:rPr>
        <w:t>DeadWithLoad</w:t>
      </w:r>
      <w:r w:rsidR="00BB4969" w:rsidRPr="00BB4969">
        <w:rPr>
          <w:i/>
          <w:iCs/>
          <w:vertAlign w:val="subscript"/>
          <w:lang w:val="en-AU" w:eastAsia="en-GB"/>
        </w:rPr>
        <w:t>pn</w:t>
      </w:r>
      <w:proofErr w:type="spellEnd"/>
      <w:r>
        <w:rPr>
          <w:lang w:val="en-AU" w:eastAsia="en-GB"/>
        </w:rPr>
        <w:t xml:space="preserve"> </w:t>
      </w:r>
      <w:r w:rsidR="00BB4969">
        <w:rPr>
          <w:lang w:val="en-AU" w:eastAsia="en-GB"/>
        </w:rPr>
        <w:t xml:space="preserve">parameter to True which </w:t>
      </w:r>
      <w:r w:rsidRPr="00F07E88">
        <w:rPr>
          <w:lang w:val="en-AU" w:eastAsia="en-GB"/>
        </w:rPr>
        <w:t>indicat</w:t>
      </w:r>
      <w:r>
        <w:rPr>
          <w:lang w:val="en-AU" w:eastAsia="en-GB"/>
        </w:rPr>
        <w:t>e</w:t>
      </w:r>
      <w:r w:rsidR="00BB4969">
        <w:rPr>
          <w:lang w:val="en-AU" w:eastAsia="en-GB"/>
        </w:rPr>
        <w:t>s</w:t>
      </w:r>
      <w:r w:rsidRPr="00F07E88">
        <w:rPr>
          <w:lang w:val="en-AU" w:eastAsia="en-GB"/>
        </w:rPr>
        <w:t xml:space="preserve"> a discrepancy between load and connectivity.</w:t>
      </w:r>
    </w:p>
    <w:p w14:paraId="1A4AEA69" w14:textId="3E0CD9FD" w:rsidR="00800FCA" w:rsidRPr="00D177BD" w:rsidRDefault="00800FCA" w:rsidP="00C46AB9">
      <w:pPr>
        <w:pStyle w:val="Heading3"/>
      </w:pPr>
      <w:bookmarkStart w:id="841" w:name="_Toc189139642"/>
      <w:bookmarkStart w:id="842" w:name="_Toc131539296"/>
      <w:r>
        <w:t>Assigning Required Load</w:t>
      </w:r>
      <w:bookmarkEnd w:id="841"/>
      <w:bookmarkEnd w:id="842"/>
    </w:p>
    <w:p w14:paraId="3A43056D" w14:textId="16F8B354" w:rsidR="00FA7420" w:rsidRDefault="002E137F" w:rsidP="00800FCA">
      <w:pPr>
        <w:pStyle w:val="BodyText"/>
        <w:spacing w:after="240"/>
      </w:pPr>
      <w:r>
        <w:t>N</w:t>
      </w:r>
      <w:r w:rsidR="00FA7420">
        <w:t xml:space="preserve">on-negative </w:t>
      </w:r>
      <w:r w:rsidR="00385DA9" w:rsidRPr="00634188">
        <w:rPr>
          <w:i/>
          <w:iCs/>
        </w:rPr>
        <w:t>Pnode</w:t>
      </w:r>
      <w:r w:rsidR="00C636B5" w:rsidRPr="00634188">
        <w:rPr>
          <w:i/>
          <w:iCs/>
        </w:rPr>
        <w:t>RequiredLoad</w:t>
      </w:r>
      <w:r w:rsidR="00C636B5">
        <w:t xml:space="preserve"> is </w:t>
      </w:r>
      <w:r w:rsidR="00FA7420">
        <w:t xml:space="preserve">not assigned to ACNodes, instead it is </w:t>
      </w:r>
      <w:r w:rsidR="00C636B5">
        <w:t>converted to price-</w:t>
      </w:r>
      <w:r w:rsidR="000F1E4E">
        <w:t>sensitive</w:t>
      </w:r>
      <w:r w:rsidR="00C636B5">
        <w:t xml:space="preserve"> Energy Scarcity Blocks</w:t>
      </w:r>
      <w:r w:rsidR="00634188">
        <w:t xml:space="preserve">, </w:t>
      </w:r>
      <w:r w:rsidR="00654E13">
        <w:t xml:space="preserve">as described in </w:t>
      </w:r>
      <w:r w:rsidR="00C636B5">
        <w:t>Energy Scarcity Pre-</w:t>
      </w:r>
      <w:r w:rsidR="00654E13">
        <w:t>P</w:t>
      </w:r>
      <w:r w:rsidR="00C636B5">
        <w:t>rocessing</w:t>
      </w:r>
      <w:r w:rsidR="00634188">
        <w:t xml:space="preserve"> section.</w:t>
      </w:r>
    </w:p>
    <w:p w14:paraId="470F71B2" w14:textId="16472FE0" w:rsidR="00800FCA" w:rsidRPr="00B62AAE" w:rsidRDefault="00C46AB9" w:rsidP="00800FCA">
      <w:pPr>
        <w:pStyle w:val="BodyText"/>
        <w:spacing w:after="240"/>
      </w:pPr>
      <w:r>
        <w:t>A</w:t>
      </w:r>
      <w:r w:rsidR="00FA7420">
        <w:t xml:space="preserve">ny </w:t>
      </w:r>
      <w:r w:rsidR="00634188" w:rsidRPr="00634188">
        <w:rPr>
          <w:i/>
          <w:iCs/>
        </w:rPr>
        <w:t>PnodeRequiredLoad</w:t>
      </w:r>
      <w:r w:rsidR="00634188">
        <w:t xml:space="preserve"> </w:t>
      </w:r>
      <w:r w:rsidR="00FA7420">
        <w:t xml:space="preserve">that </w:t>
      </w:r>
      <w:r w:rsidR="00634188">
        <w:t xml:space="preserve">is </w:t>
      </w:r>
      <w:r w:rsidR="00FA7420">
        <w:t xml:space="preserve">negative </w:t>
      </w:r>
      <w:r w:rsidR="00BA6292">
        <w:t>is</w:t>
      </w:r>
      <w:r w:rsidR="00C636B5">
        <w:t xml:space="preserve"> assigned </w:t>
      </w:r>
      <w:r w:rsidR="00800FCA">
        <w:t xml:space="preserve">to ACNodes </w:t>
      </w:r>
      <w:r w:rsidR="00C636B5">
        <w:t>as follows</w:t>
      </w:r>
      <w:r w:rsidR="00800FCA">
        <w:t>:</w:t>
      </w:r>
    </w:p>
    <w:p w14:paraId="3689924E" w14:textId="6E53F198" w:rsidR="00800FCA" w:rsidRPr="000220C7" w:rsidRDefault="00BC542B" w:rsidP="00800FCA">
      <w:pPr>
        <w:pStyle w:val="BodyText"/>
        <w:numPr>
          <w:ilvl w:val="3"/>
          <w:numId w:val="1"/>
        </w:numPr>
        <w:tabs>
          <w:tab w:val="clear" w:pos="2880"/>
          <w:tab w:val="num" w:pos="1418"/>
        </w:tabs>
        <w:ind w:left="709" w:hanging="709"/>
        <w:rPr>
          <w:lang w:val="en-AU" w:eastAsia="en-GB"/>
        </w:rPr>
      </w:pPr>
      <m:oMath>
        <m:sSub>
          <m:sSubPr>
            <m:ctrlPr>
              <w:rPr>
                <w:rFonts w:ascii="Cambria Math" w:hAnsi="Cambria Math"/>
                <w:i/>
                <w:lang w:eastAsia="en-GB"/>
              </w:rPr>
            </m:ctrlPr>
          </m:sSubPr>
          <m:e>
            <m:r>
              <w:rPr>
                <w:rFonts w:ascii="Cambria Math" w:hAnsi="Cambria Math"/>
                <w:lang w:eastAsia="en-GB"/>
              </w:rPr>
              <m:t>RequiredLoad</m:t>
            </m:r>
          </m:e>
          <m:sub>
            <m:r>
              <w:rPr>
                <w:rFonts w:ascii="Cambria Math" w:hAnsi="Cambria Math"/>
                <w:lang w:eastAsia="en-GB"/>
              </w:rPr>
              <m:t>n</m:t>
            </m:r>
          </m:sub>
        </m:sSub>
        <m:r>
          <w:rPr>
            <w:rFonts w:ascii="Cambria Math" w:hAnsi="Cambria Math"/>
            <w:lang w:eastAsia="en-GB"/>
          </w:rPr>
          <m:t>=</m:t>
        </m:r>
        <m:nary>
          <m:naryPr>
            <m:chr m:val="∑"/>
            <m:limLoc m:val="undOvr"/>
            <m:supHide m:val="1"/>
            <m:ctrlPr>
              <w:rPr>
                <w:rFonts w:ascii="Cambria Math" w:hAnsi="Cambria Math"/>
                <w:i/>
                <w:lang w:eastAsia="en-GB"/>
              </w:rPr>
            </m:ctrlPr>
          </m:naryPr>
          <m:sub>
            <m:r>
              <w:rPr>
                <w:rFonts w:ascii="Cambria Math" w:hAnsi="Cambria Math"/>
                <w:lang w:eastAsia="en-GB"/>
              </w:rPr>
              <m:t>en</m:t>
            </m:r>
            <m:r>
              <w:rPr>
                <w:rFonts w:ascii="Cambria Math" w:hAnsi="Cambria Math"/>
                <w:lang w:eastAsia="en-GB"/>
              </w:rPr>
              <m:t>,</m:t>
            </m:r>
            <m:r>
              <w:rPr>
                <w:rFonts w:ascii="Cambria Math" w:hAnsi="Cambria Math"/>
                <w:lang w:eastAsia="en-GB"/>
              </w:rPr>
              <m:t>pn</m:t>
            </m:r>
            <m:r>
              <w:rPr>
                <w:rFonts w:ascii="Cambria Math" w:hAnsi="Cambria Math"/>
                <w:lang w:eastAsia="en-GB"/>
              </w:rPr>
              <m:t xml:space="preserve"> </m:t>
            </m:r>
            <m:r>
              <m:rPr>
                <m:sty m:val="b"/>
              </m:rPr>
              <w:rPr>
                <w:rFonts w:ascii="Cambria Math" w:hAnsi="Cambria Math"/>
                <w:lang w:val="en-AU"/>
              </w:rPr>
              <m:t>where</m:t>
            </m:r>
            <m:r>
              <w:rPr>
                <w:rFonts w:ascii="Cambria Math" w:hAnsi="Cambria Math"/>
                <w:lang w:val="en-AU"/>
              </w:rPr>
              <m:t xml:space="preserve"> (</m:t>
            </m:r>
            <m:r>
              <w:rPr>
                <w:rFonts w:ascii="Cambria Math" w:hAnsi="Cambria Math"/>
                <w:lang w:eastAsia="en-GB"/>
              </w:rPr>
              <m:t>EnodeACNod</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en</m:t>
                </m:r>
                <m:r>
                  <w:rPr>
                    <w:rFonts w:ascii="Cambria Math" w:hAnsi="Cambria Math"/>
                    <w:lang w:eastAsia="en-GB"/>
                  </w:rPr>
                  <m:t>,</m:t>
                </m:r>
                <m:r>
                  <w:rPr>
                    <w:rFonts w:ascii="Cambria Math" w:hAnsi="Cambria Math"/>
                    <w:lang w:eastAsia="en-GB"/>
                  </w:rPr>
                  <m:t>n</m:t>
                </m:r>
              </m:sub>
            </m:sSub>
            <m:r>
              <w:rPr>
                <w:rFonts w:ascii="Cambria Math" w:hAnsi="Cambria Math"/>
                <w:sz w:val="20"/>
              </w:rPr>
              <m:t xml:space="preserve">=1) </m:t>
            </m:r>
            <m:r>
              <m:rPr>
                <m:sty m:val="p"/>
              </m:rPr>
              <w:rPr>
                <w:rFonts w:ascii="Cambria Math" w:hAnsi="Cambria Math"/>
                <w:sz w:val="20"/>
              </w:rPr>
              <m:t>and</m:t>
            </m:r>
            <m:r>
              <w:rPr>
                <w:rFonts w:ascii="Cambria Math" w:hAnsi="Cambria Math"/>
                <w:sz w:val="20"/>
              </w:rPr>
              <m:t xml:space="preserve"> (</m:t>
            </m:r>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&lt;0)</m:t>
            </m:r>
            <m:r>
              <w:rPr>
                <w:rFonts w:ascii="Cambria Math" w:hAnsi="Cambria Math"/>
                <w:lang w:eastAsia="en-GB"/>
              </w:rPr>
              <m:t xml:space="preserve"> </m:t>
            </m:r>
          </m:sub>
          <m:sup/>
          <m:e>
            <m:r>
              <w:rPr>
                <w:rFonts w:ascii="Cambria Math" w:hAnsi="Cambria Math"/>
                <w:lang w:eastAsia="en-GB"/>
              </w:rPr>
              <m:t>PnodeEnodeWeig</m:t>
            </m:r>
            <m:r>
              <w:rPr>
                <w:rFonts w:ascii="Cambria Math" w:hAnsi="Cambria Math"/>
                <w:lang w:eastAsia="en-GB"/>
              </w:rPr>
              <m:t>h</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pn</m:t>
                </m:r>
                <m:r>
                  <w:rPr>
                    <w:rFonts w:ascii="Cambria Math" w:hAnsi="Cambria Math"/>
                    <w:lang w:eastAsia="en-GB"/>
                  </w:rPr>
                  <m:t>,</m:t>
                </m:r>
                <m:r>
                  <w:rPr>
                    <w:rFonts w:ascii="Cambria Math" w:hAnsi="Cambria Math"/>
                    <w:lang w:eastAsia="en-GB"/>
                  </w:rPr>
                  <m:t>en</m:t>
                </m:r>
              </m:sub>
            </m:sSub>
            <m:r>
              <w:rPr>
                <w:rFonts w:ascii="Cambria Math" w:hAnsi="Cambria Math"/>
                <w:lang w:eastAsia="en-GB"/>
              </w:rPr>
              <m:t>×</m:t>
            </m:r>
            <m:r>
              <w:rPr>
                <w:rFonts w:ascii="Cambria Math" w:hAnsi="Cambria Math"/>
                <w:lang w:eastAsia="en-GB"/>
              </w:rPr>
              <m:t>PnodeRequiredLoa</m:t>
            </m:r>
            <m:sSub>
              <m:sSubPr>
                <m:ctrlPr>
                  <w:rPr>
                    <w:rFonts w:ascii="Cambria Math" w:hAnsi="Cambria Math"/>
                    <w:i/>
                    <w:lang w:eastAsia="en-GB"/>
                  </w:rPr>
                </m:ctrlPr>
              </m:sSubPr>
              <m:e>
                <m:r>
                  <w:rPr>
                    <w:rFonts w:ascii="Cambria Math" w:hAnsi="Cambria Math"/>
                    <w:lang w:eastAsia="en-GB"/>
                  </w:rPr>
                  <m:t>d</m:t>
                </m:r>
              </m:e>
              <m:sub>
                <m:r>
                  <w:rPr>
                    <w:rFonts w:ascii="Cambria Math" w:hAnsi="Cambria Math"/>
                    <w:lang w:eastAsia="en-GB"/>
                  </w:rPr>
                  <m:t>pn</m:t>
                </m:r>
              </m:sub>
            </m:sSub>
          </m:e>
        </m:nary>
      </m:oMath>
    </w:p>
    <w:p w14:paraId="3F072641" w14:textId="19DD7FE1" w:rsidR="00800FCA" w:rsidRPr="00C636B5" w:rsidRDefault="00800FCA" w:rsidP="00C636B5">
      <w:pPr>
        <w:pStyle w:val="BodyText"/>
        <w:tabs>
          <w:tab w:val="left" w:pos="1418"/>
        </w:tabs>
        <w:ind w:left="851"/>
        <w:rPr>
          <w:iCs/>
          <w:lang w:val="en-AU"/>
        </w:rPr>
      </w:pPr>
      <m:oMathPara>
        <m:oMath>
          <m:r>
            <w:rPr>
              <w:rFonts w:ascii="Cambria Math" w:hAnsi="Cambria Math"/>
              <w:lang w:val="en-AU" w:eastAsia="en-GB"/>
            </w:rPr>
            <m:t>∀n∈ACNodes</m:t>
          </m:r>
        </m:oMath>
      </m:oMathPara>
    </w:p>
    <w:p w14:paraId="1FD0E676" w14:textId="6A144D79" w:rsidR="00714039" w:rsidRPr="00511198" w:rsidRDefault="00714039" w:rsidP="00714039">
      <w:pPr>
        <w:pStyle w:val="Heading2"/>
        <w:tabs>
          <w:tab w:val="clear" w:pos="1440"/>
        </w:tabs>
        <w:ind w:left="851" w:hanging="851"/>
        <w:jc w:val="left"/>
      </w:pPr>
      <w:bookmarkStart w:id="843" w:name="_Toc189139643"/>
      <w:bookmarkStart w:id="844" w:name="_Hlk129784934"/>
      <w:bookmarkStart w:id="845" w:name="_Toc131539297"/>
      <w:r w:rsidRPr="00511198">
        <w:t>Required Load for Real Time Dispatch</w:t>
      </w:r>
      <w:bookmarkEnd w:id="843"/>
      <w:bookmarkEnd w:id="845"/>
    </w:p>
    <w:p w14:paraId="240773F2" w14:textId="37189694" w:rsidR="00FF0C6D" w:rsidRDefault="000751D8" w:rsidP="00C46AB9">
      <w:pPr>
        <w:pStyle w:val="Heading3"/>
      </w:pPr>
      <w:bookmarkStart w:id="846" w:name="_Toc189139644"/>
      <w:bookmarkStart w:id="847" w:name="_Toc131539298"/>
      <w:bookmarkEnd w:id="839"/>
      <w:bookmarkEnd w:id="844"/>
      <w:r>
        <w:t>Overview</w:t>
      </w:r>
      <w:bookmarkEnd w:id="846"/>
      <w:bookmarkEnd w:id="847"/>
    </w:p>
    <w:p w14:paraId="15D3C208" w14:textId="6D585164" w:rsidR="004E2C7E" w:rsidRDefault="001E57ED" w:rsidP="00DC0143">
      <w:pPr>
        <w:pStyle w:val="BodyText"/>
        <w:rPr>
          <w:lang w:val="en-AU" w:eastAsia="en-GB"/>
        </w:rPr>
      </w:pPr>
      <w:r w:rsidRPr="00D621AD">
        <w:rPr>
          <w:i/>
          <w:iCs/>
          <w:lang w:val="en-AU" w:eastAsia="en-GB"/>
        </w:rPr>
        <w:t>PnodeRequiredLoad</w:t>
      </w:r>
      <w:r>
        <w:rPr>
          <w:i/>
          <w:iCs/>
          <w:lang w:val="en-AU" w:eastAsia="en-GB"/>
        </w:rPr>
        <w:t xml:space="preserve"> </w:t>
      </w:r>
      <w:r>
        <w:rPr>
          <w:lang w:val="en-AU" w:eastAsia="en-GB"/>
        </w:rPr>
        <w:t xml:space="preserve">for the Real Time Dispatch schedule types (RTD and RTDP) is calculated by applying a Pre-Solve Deviation (PSD) to the </w:t>
      </w:r>
      <w:r w:rsidR="00383B02">
        <w:rPr>
          <w:lang w:val="en-AU" w:eastAsia="en-GB"/>
        </w:rPr>
        <w:t>real-time</w:t>
      </w:r>
      <w:r>
        <w:rPr>
          <w:lang w:val="en-AU" w:eastAsia="en-GB"/>
        </w:rPr>
        <w:t xml:space="preserve"> generation requirement. This</w:t>
      </w:r>
      <w:r w:rsidR="006F17EE">
        <w:rPr>
          <w:lang w:val="en-AU" w:eastAsia="en-GB"/>
        </w:rPr>
        <w:t xml:space="preserve"> produces</w:t>
      </w:r>
      <w:r w:rsidR="004E2C7E">
        <w:rPr>
          <w:lang w:val="en-AU" w:eastAsia="en-GB"/>
        </w:rPr>
        <w:t xml:space="preserve"> a generation forecast, </w:t>
      </w:r>
      <w:r>
        <w:rPr>
          <w:lang w:val="en-AU" w:eastAsia="en-GB"/>
        </w:rPr>
        <w:t>which</w:t>
      </w:r>
      <w:r w:rsidR="004E2C7E">
        <w:rPr>
          <w:lang w:val="en-AU" w:eastAsia="en-GB"/>
        </w:rPr>
        <w:t xml:space="preserve"> is </w:t>
      </w:r>
      <w:r w:rsidR="00FF0C6D">
        <w:rPr>
          <w:lang w:val="en-AU" w:eastAsia="en-GB"/>
        </w:rPr>
        <w:t>converted to a load forecast by subtracting the network losses</w:t>
      </w:r>
      <w:r>
        <w:rPr>
          <w:lang w:val="en-AU" w:eastAsia="en-GB"/>
        </w:rPr>
        <w:t xml:space="preserve"> parameter, </w:t>
      </w:r>
      <w:proofErr w:type="spellStart"/>
      <w:r w:rsidRPr="008655C6">
        <w:rPr>
          <w:i/>
          <w:iCs/>
          <w:lang w:val="en-AU" w:eastAsia="en-GB"/>
        </w:rPr>
        <w:t>LoadCalcLosses</w:t>
      </w:r>
      <w:proofErr w:type="spellEnd"/>
      <w:r w:rsidR="00DC0143">
        <w:rPr>
          <w:i/>
          <w:iCs/>
          <w:lang w:val="en-AU" w:eastAsia="en-GB"/>
        </w:rPr>
        <w:t xml:space="preserve"> </w:t>
      </w:r>
      <w:r w:rsidR="00DC0143" w:rsidRPr="00DC0143">
        <w:rPr>
          <w:lang w:val="en-AU" w:eastAsia="en-GB"/>
        </w:rPr>
        <w:t xml:space="preserve">which </w:t>
      </w:r>
      <w:r w:rsidR="00DC0143">
        <w:rPr>
          <w:lang w:val="en-AU" w:eastAsia="en-GB"/>
        </w:rPr>
        <w:t xml:space="preserve">is initially populated by a loss estimate input. </w:t>
      </w:r>
      <w:r w:rsidR="00200209">
        <w:rPr>
          <w:lang w:val="en-AU" w:eastAsia="en-GB"/>
        </w:rPr>
        <w:t>After the model is solved, t</w:t>
      </w:r>
      <w:r w:rsidR="006F17EE">
        <w:rPr>
          <w:lang w:val="en-AU" w:eastAsia="en-GB"/>
        </w:rPr>
        <w:t xml:space="preserve">he initial loss </w:t>
      </w:r>
      <w:r w:rsidR="004E2C7E">
        <w:rPr>
          <w:lang w:val="en-AU" w:eastAsia="en-GB"/>
        </w:rPr>
        <w:t xml:space="preserve">estimate is improved by </w:t>
      </w:r>
      <w:r w:rsidR="006F17EE">
        <w:rPr>
          <w:lang w:val="en-AU" w:eastAsia="en-GB"/>
        </w:rPr>
        <w:t xml:space="preserve">repopulating </w:t>
      </w:r>
      <w:proofErr w:type="spellStart"/>
      <w:r w:rsidR="006F17EE" w:rsidRPr="006F17EE">
        <w:rPr>
          <w:i/>
          <w:iCs/>
          <w:lang w:val="en-AU" w:eastAsia="en-GB"/>
        </w:rPr>
        <w:t>LoadCalcLosses</w:t>
      </w:r>
      <w:proofErr w:type="spellEnd"/>
      <w:r w:rsidR="006F17EE">
        <w:rPr>
          <w:lang w:val="en-AU" w:eastAsia="en-GB"/>
        </w:rPr>
        <w:t xml:space="preserve"> with the scheduled losses</w:t>
      </w:r>
      <w:r w:rsidR="000751D8">
        <w:rPr>
          <w:lang w:val="en-AU" w:eastAsia="en-GB"/>
        </w:rPr>
        <w:t xml:space="preserve"> and there is a loop to recalculate </w:t>
      </w:r>
      <w:r w:rsidR="000751D8" w:rsidRPr="00D621AD">
        <w:rPr>
          <w:i/>
          <w:iCs/>
          <w:lang w:val="en-AU" w:eastAsia="en-GB"/>
        </w:rPr>
        <w:t>PnodeRequiredLoad</w:t>
      </w:r>
      <w:r w:rsidR="000751D8">
        <w:rPr>
          <w:i/>
          <w:iCs/>
          <w:lang w:val="en-AU" w:eastAsia="en-GB"/>
        </w:rPr>
        <w:t xml:space="preserve"> </w:t>
      </w:r>
      <w:r w:rsidR="000751D8">
        <w:rPr>
          <w:lang w:val="en-AU" w:eastAsia="en-GB"/>
        </w:rPr>
        <w:t xml:space="preserve">and </w:t>
      </w:r>
      <w:r w:rsidR="00634188">
        <w:rPr>
          <w:lang w:val="en-AU" w:eastAsia="en-GB"/>
        </w:rPr>
        <w:t xml:space="preserve">then </w:t>
      </w:r>
      <w:r w:rsidR="000751D8">
        <w:rPr>
          <w:lang w:val="en-AU" w:eastAsia="en-GB"/>
        </w:rPr>
        <w:t>re-solve</w:t>
      </w:r>
      <w:r w:rsidR="00383B02">
        <w:rPr>
          <w:lang w:val="en-AU" w:eastAsia="en-GB"/>
        </w:rPr>
        <w:t xml:space="preserve"> the model</w:t>
      </w:r>
      <w:r w:rsidR="000751D8">
        <w:rPr>
          <w:lang w:val="en-AU" w:eastAsia="en-GB"/>
        </w:rPr>
        <w:t xml:space="preserve">. An overview of the main components of the RTD load calculation process is shown in </w:t>
      </w:r>
      <w:r w:rsidR="004E2C7E">
        <w:rPr>
          <w:lang w:val="en-AU" w:eastAsia="en-GB"/>
        </w:rPr>
        <w:fldChar w:fldCharType="begin"/>
      </w:r>
      <w:r w:rsidR="004E2C7E">
        <w:rPr>
          <w:lang w:val="en-AU" w:eastAsia="en-GB"/>
        </w:rPr>
        <w:instrText xml:space="preserve"> REF _Ref87963900 \h </w:instrText>
      </w:r>
      <w:r w:rsidR="004E2C7E">
        <w:rPr>
          <w:lang w:val="en-AU" w:eastAsia="en-GB"/>
        </w:rPr>
      </w:r>
      <w:r w:rsidR="004E2C7E">
        <w:rPr>
          <w:lang w:val="en-AU" w:eastAsia="en-GB"/>
        </w:rPr>
        <w:fldChar w:fldCharType="separate"/>
      </w:r>
      <w:r w:rsidR="009476C2">
        <w:t xml:space="preserve">Figure </w:t>
      </w:r>
      <w:r w:rsidR="009476C2">
        <w:rPr>
          <w:noProof/>
        </w:rPr>
        <w:t>7</w:t>
      </w:r>
      <w:r w:rsidR="004E2C7E">
        <w:rPr>
          <w:lang w:val="en-AU" w:eastAsia="en-GB"/>
        </w:rPr>
        <w:fldChar w:fldCharType="end"/>
      </w:r>
      <w:r w:rsidR="004E2C7E">
        <w:rPr>
          <w:lang w:val="en-AU" w:eastAsia="en-GB"/>
        </w:rPr>
        <w:t xml:space="preserve">. </w:t>
      </w:r>
      <w:r w:rsidR="000751D8">
        <w:rPr>
          <w:lang w:val="en-AU" w:eastAsia="en-GB"/>
        </w:rPr>
        <w:t xml:space="preserve">Note that </w:t>
      </w:r>
      <w:r w:rsidR="002A5934">
        <w:rPr>
          <w:lang w:val="en-AU" w:eastAsia="en-GB"/>
        </w:rPr>
        <w:t xml:space="preserve">the </w:t>
      </w:r>
      <w:r w:rsidR="000751D8">
        <w:rPr>
          <w:lang w:val="en-AU" w:eastAsia="en-GB"/>
        </w:rPr>
        <w:t xml:space="preserve">parameters </w:t>
      </w:r>
      <w:proofErr w:type="spellStart"/>
      <w:r w:rsidR="002A5934" w:rsidRPr="002A5934">
        <w:rPr>
          <w:i/>
          <w:iCs/>
          <w:lang w:val="en-AU" w:eastAsia="en-GB"/>
        </w:rPr>
        <w:t>DidShortfallTransfer</w:t>
      </w:r>
      <w:proofErr w:type="spellEnd"/>
      <w:r w:rsidR="002A5934">
        <w:rPr>
          <w:lang w:val="en-AU" w:eastAsia="en-GB"/>
        </w:rPr>
        <w:t xml:space="preserve"> and </w:t>
      </w:r>
      <w:proofErr w:type="spellStart"/>
      <w:r w:rsidR="002A5934" w:rsidRPr="002A5934">
        <w:rPr>
          <w:i/>
          <w:iCs/>
          <w:lang w:val="en-AU" w:eastAsia="en-GB"/>
        </w:rPr>
        <w:t>ShortfallDisabledScaling</w:t>
      </w:r>
      <w:proofErr w:type="spellEnd"/>
      <w:r w:rsidR="002A5934">
        <w:rPr>
          <w:lang w:val="en-AU" w:eastAsia="en-GB"/>
        </w:rPr>
        <w:t xml:space="preserve"> which are </w:t>
      </w:r>
      <w:r w:rsidR="000751D8">
        <w:rPr>
          <w:lang w:val="en-AU" w:eastAsia="en-GB"/>
        </w:rPr>
        <w:t xml:space="preserve">populated by the Energy Shortfall Check covered in </w:t>
      </w:r>
      <w:r w:rsidR="000751D8">
        <w:rPr>
          <w:lang w:val="en-AU" w:eastAsia="en-GB"/>
        </w:rPr>
        <w:fldChar w:fldCharType="begin"/>
      </w:r>
      <w:r w:rsidR="000751D8">
        <w:rPr>
          <w:lang w:val="en-AU" w:eastAsia="en-GB"/>
        </w:rPr>
        <w:instrText xml:space="preserve"> REF _Ref111724260 \r \h </w:instrText>
      </w:r>
      <w:r w:rsidR="000751D8">
        <w:rPr>
          <w:lang w:val="en-AU" w:eastAsia="en-GB"/>
        </w:rPr>
      </w:r>
      <w:r w:rsidR="000751D8">
        <w:rPr>
          <w:lang w:val="en-AU" w:eastAsia="en-GB"/>
        </w:rPr>
        <w:fldChar w:fldCharType="separate"/>
      </w:r>
      <w:r w:rsidR="009476C2">
        <w:rPr>
          <w:lang w:val="en-AU" w:eastAsia="en-GB"/>
        </w:rPr>
        <w:t>7.2</w:t>
      </w:r>
      <w:r w:rsidR="000751D8">
        <w:rPr>
          <w:lang w:val="en-AU" w:eastAsia="en-GB"/>
        </w:rPr>
        <w:fldChar w:fldCharType="end"/>
      </w:r>
      <w:r w:rsidR="000751D8">
        <w:rPr>
          <w:lang w:val="en-AU" w:eastAsia="en-GB"/>
        </w:rPr>
        <w:t xml:space="preserve"> </w:t>
      </w:r>
      <w:r w:rsidR="002A5934">
        <w:rPr>
          <w:lang w:val="en-AU" w:eastAsia="en-GB"/>
        </w:rPr>
        <w:t>can</w:t>
      </w:r>
      <w:r w:rsidR="000751D8">
        <w:rPr>
          <w:lang w:val="en-AU" w:eastAsia="en-GB"/>
        </w:rPr>
        <w:t xml:space="preserve"> have an impact on the second solve loop.</w:t>
      </w:r>
    </w:p>
    <w:p w14:paraId="4E083910" w14:textId="06782F4A" w:rsidR="00714039" w:rsidRPr="000751D8" w:rsidRDefault="00DA3237" w:rsidP="00714039">
      <w:pPr>
        <w:pStyle w:val="BodyText"/>
        <w:ind w:hanging="839"/>
        <w:rPr>
          <w:lang w:val="en-AU" w:eastAsia="en-GB"/>
        </w:rPr>
      </w:pPr>
      <w:r>
        <w:rPr>
          <w:noProof/>
        </w:rPr>
        <w:drawing>
          <wp:inline distT="0" distB="0" distL="0" distR="0" wp14:anchorId="4BBACF59" wp14:editId="6C136E81">
            <wp:extent cx="5566410" cy="5392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6410" cy="5392420"/>
                    </a:xfrm>
                    <a:prstGeom prst="rect">
                      <a:avLst/>
                    </a:prstGeom>
                  </pic:spPr>
                </pic:pic>
              </a:graphicData>
            </a:graphic>
          </wp:inline>
        </w:drawing>
      </w:r>
    </w:p>
    <w:p w14:paraId="5F4EE615" w14:textId="41FCF60F" w:rsidR="00241653" w:rsidRDefault="00241653" w:rsidP="00241653">
      <w:pPr>
        <w:pStyle w:val="Caption"/>
        <w:keepNext/>
        <w:jc w:val="both"/>
      </w:pPr>
      <w:bookmarkStart w:id="848" w:name="_Ref87963900"/>
      <w:r>
        <w:t xml:space="preserve">Figure </w:t>
      </w:r>
      <w:r>
        <w:fldChar w:fldCharType="begin"/>
      </w:r>
      <w:r>
        <w:instrText xml:space="preserve"> SEQ Figure \* ARABIC </w:instrText>
      </w:r>
      <w:r>
        <w:fldChar w:fldCharType="separate"/>
      </w:r>
      <w:r w:rsidR="009476C2">
        <w:rPr>
          <w:noProof/>
        </w:rPr>
        <w:t>7</w:t>
      </w:r>
      <w:r>
        <w:rPr>
          <w:noProof/>
        </w:rPr>
        <w:fldChar w:fldCharType="end"/>
      </w:r>
      <w:bookmarkEnd w:id="848"/>
      <w:r>
        <w:t xml:space="preserve"> </w:t>
      </w:r>
      <w:r w:rsidR="000751D8">
        <w:t>Overview of RTD load calculation</w:t>
      </w:r>
    </w:p>
    <w:p w14:paraId="61BDACD0" w14:textId="555E7C00" w:rsidR="00332A0F" w:rsidRDefault="00332A0F" w:rsidP="00C46AB9">
      <w:pPr>
        <w:pStyle w:val="Heading3"/>
      </w:pPr>
      <w:bookmarkStart w:id="849" w:name="_Toc189139645"/>
      <w:bookmarkStart w:id="850" w:name="_Toc131539299"/>
      <w:r>
        <w:t>Instructed Load Shedding</w:t>
      </w:r>
      <w:bookmarkEnd w:id="849"/>
      <w:bookmarkEnd w:id="850"/>
    </w:p>
    <w:p w14:paraId="0ACD0D23" w14:textId="15A9BD4F" w:rsidR="00332A0F" w:rsidRPr="00332A0F" w:rsidRDefault="00F03E3D" w:rsidP="00332A0F">
      <w:pPr>
        <w:pStyle w:val="BodyText"/>
        <w:rPr>
          <w:lang w:val="en-AU" w:eastAsia="en-GB"/>
        </w:rPr>
      </w:pPr>
      <w:r>
        <w:t xml:space="preserve">When instructed load shedding is active the </w:t>
      </w:r>
      <w:r w:rsidR="00124498">
        <w:t xml:space="preserve">RTDP </w:t>
      </w:r>
      <w:r>
        <w:t xml:space="preserve">schedule </w:t>
      </w:r>
      <w:r w:rsidR="003A2219">
        <w:t xml:space="preserve">is </w:t>
      </w:r>
      <w:r w:rsidR="00124498">
        <w:t>run in parallel with the RTD</w:t>
      </w:r>
      <w:r>
        <w:t xml:space="preserve"> schedule</w:t>
      </w:r>
      <w:r w:rsidR="00BF2831">
        <w:t>. T</w:t>
      </w:r>
      <w:r>
        <w:t>he RTDP</w:t>
      </w:r>
      <w:r w:rsidR="00124498">
        <w:t xml:space="preserve"> </w:t>
      </w:r>
      <w:r w:rsidR="00BF2831">
        <w:t xml:space="preserve">schedule </w:t>
      </w:r>
      <w:r>
        <w:t xml:space="preserve">will </w:t>
      </w:r>
      <w:r w:rsidR="00124498">
        <w:t xml:space="preserve">produce prices that reflect </w:t>
      </w:r>
      <w:r>
        <w:t>the impact of</w:t>
      </w:r>
      <w:r w:rsidR="00012883">
        <w:t xml:space="preserve"> the instructed load shedding quantity.</w:t>
      </w:r>
    </w:p>
    <w:p w14:paraId="2C81ECA3" w14:textId="01C445FD" w:rsidR="00714039" w:rsidRDefault="00714039" w:rsidP="00C46AB9">
      <w:pPr>
        <w:pStyle w:val="Heading3"/>
      </w:pPr>
      <w:bookmarkStart w:id="851" w:name="_Toc189139646"/>
      <w:bookmarkStart w:id="852" w:name="_Hlk129810190"/>
      <w:bookmarkStart w:id="853" w:name="_Toc131539300"/>
      <w:r>
        <w:t>Input Parameters</w:t>
      </w:r>
      <w:bookmarkEnd w:id="851"/>
      <w:bookmarkEnd w:id="853"/>
    </w:p>
    <w:bookmarkEnd w:id="852"/>
    <w:p w14:paraId="0F5FEA2E" w14:textId="77777777" w:rsidR="00714039" w:rsidRPr="00601334" w:rsidRDefault="00714039" w:rsidP="00714039">
      <w:pPr>
        <w:pStyle w:val="BodyText"/>
      </w:pPr>
      <w:r>
        <w:rPr>
          <w:lang w:val="en-AU" w:eastAsia="en-GB"/>
        </w:rPr>
        <w:t>The following parameters apply to RTD and RTDP schedule types:</w:t>
      </w:r>
    </w:p>
    <w:tbl>
      <w:tblPr>
        <w:tblStyle w:val="SOReportTable"/>
        <w:tblW w:w="0" w:type="auto"/>
        <w:tblLook w:val="04A0" w:firstRow="1" w:lastRow="0" w:firstColumn="1" w:lastColumn="0" w:noHBand="0" w:noVBand="1"/>
      </w:tblPr>
      <w:tblGrid>
        <w:gridCol w:w="2270"/>
        <w:gridCol w:w="5528"/>
      </w:tblGrid>
      <w:tr w:rsidR="00714039" w14:paraId="0B0237A2" w14:textId="77777777" w:rsidTr="00D12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6DA7ACB1" w14:textId="77777777" w:rsidR="00714039" w:rsidRDefault="00714039" w:rsidP="00D872AD">
            <w:pPr>
              <w:pStyle w:val="BodyText"/>
              <w:ind w:left="0"/>
              <w:rPr>
                <w:lang w:eastAsia="en-GB"/>
              </w:rPr>
            </w:pPr>
            <w:r>
              <w:rPr>
                <w:lang w:eastAsia="en-GB"/>
              </w:rPr>
              <w:t>Item</w:t>
            </w:r>
          </w:p>
        </w:tc>
        <w:tc>
          <w:tcPr>
            <w:tcW w:w="5572" w:type="dxa"/>
          </w:tcPr>
          <w:p w14:paraId="5498F52A"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5157D19C"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6F1D007D" w14:textId="77777777" w:rsidR="00714039" w:rsidRDefault="00714039" w:rsidP="00D872AD">
            <w:pPr>
              <w:pStyle w:val="Equation"/>
            </w:pPr>
            <w:proofErr w:type="spellStart"/>
            <w:r>
              <w:t>InputInitialLoad</w:t>
            </w:r>
            <w:r>
              <w:rPr>
                <w:vertAlign w:val="subscript"/>
              </w:rPr>
              <w:t>pn</w:t>
            </w:r>
            <w:proofErr w:type="spellEnd"/>
          </w:p>
        </w:tc>
        <w:tc>
          <w:tcPr>
            <w:tcW w:w="5572" w:type="dxa"/>
          </w:tcPr>
          <w:p w14:paraId="46A8B5E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Pr="008655C6">
              <w:rPr>
                <w:i/>
                <w:iCs/>
              </w:rPr>
              <w:t>LoadIsOverride</w:t>
            </w:r>
            <w:proofErr w:type="spellEnd"/>
            <w:r>
              <w:t xml:space="preserve"> flag is set True then this value represents a load MW override applied by the operator, otherwise this value represents actual load MW</w:t>
            </w:r>
          </w:p>
        </w:tc>
      </w:tr>
      <w:tr w:rsidR="00714039" w14:paraId="393E050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31113453" w14:textId="77777777" w:rsidR="00714039" w:rsidRDefault="00714039" w:rsidP="00D872AD">
            <w:pPr>
              <w:pStyle w:val="Equation"/>
            </w:pPr>
            <w:proofErr w:type="spellStart"/>
            <w:r>
              <w:t>LoadIsOverride</w:t>
            </w:r>
            <w:r>
              <w:rPr>
                <w:vertAlign w:val="subscript"/>
              </w:rPr>
              <w:t>pn</w:t>
            </w:r>
            <w:proofErr w:type="spellEnd"/>
          </w:p>
        </w:tc>
        <w:tc>
          <w:tcPr>
            <w:tcW w:w="5572" w:type="dxa"/>
          </w:tcPr>
          <w:p w14:paraId="7C112825"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True indicates that the </w:t>
            </w:r>
            <w:proofErr w:type="spellStart"/>
            <w:r w:rsidRPr="008655C6">
              <w:rPr>
                <w:i/>
                <w:iCs/>
              </w:rPr>
              <w:t>InputInitialLoad</w:t>
            </w:r>
            <w:proofErr w:type="spellEnd"/>
            <w:r>
              <w:t xml:space="preserve"> value represents a load MW override. When set False indicates that the </w:t>
            </w:r>
            <w:proofErr w:type="spellStart"/>
            <w:r w:rsidRPr="00397329">
              <w:rPr>
                <w:i/>
                <w:iCs/>
              </w:rPr>
              <w:t>InputInitialLoad</w:t>
            </w:r>
            <w:proofErr w:type="spellEnd"/>
            <w:r>
              <w:t xml:space="preserve"> value represents actual load MW</w:t>
            </w:r>
          </w:p>
        </w:tc>
      </w:tr>
      <w:tr w:rsidR="00714039" w14:paraId="5D9A6E48"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B53EBD6" w14:textId="77777777" w:rsidR="00714039" w:rsidRDefault="00714039" w:rsidP="00D872AD">
            <w:pPr>
              <w:pStyle w:val="Equation"/>
            </w:pPr>
            <w:proofErr w:type="spellStart"/>
            <w:r w:rsidRPr="00E14D54">
              <w:t>Use</w:t>
            </w:r>
            <w:r>
              <w:t>Actual</w:t>
            </w:r>
            <w:r w:rsidRPr="00E14D54">
              <w:t>Load</w:t>
            </w:r>
            <w:proofErr w:type="spellEnd"/>
          </w:p>
        </w:tc>
        <w:tc>
          <w:tcPr>
            <w:tcW w:w="5572" w:type="dxa"/>
          </w:tcPr>
          <w:p w14:paraId="7D8B21BE" w14:textId="585CBEB3"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False then any </w:t>
            </w:r>
            <w:proofErr w:type="spellStart"/>
            <w:r w:rsidRPr="008655C6">
              <w:rPr>
                <w:i/>
                <w:iCs/>
              </w:rPr>
              <w:t>InputInitialLoad</w:t>
            </w:r>
            <w:proofErr w:type="spellEnd"/>
            <w:r>
              <w:t xml:space="preserve"> that represents actual load MW will be replaced by an estimated </w:t>
            </w:r>
            <w:r w:rsidR="000F1E4E">
              <w:t>initial</w:t>
            </w:r>
            <w:r>
              <w:t xml:space="preserve"> load</w:t>
            </w:r>
          </w:p>
        </w:tc>
      </w:tr>
      <w:tr w:rsidR="00714039" w14:paraId="110A0F2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0885AE88" w14:textId="77777777" w:rsidR="00714039" w:rsidRDefault="00714039" w:rsidP="00D872AD">
            <w:pPr>
              <w:pStyle w:val="Equation"/>
            </w:pPr>
            <w:proofErr w:type="spellStart"/>
            <w:r>
              <w:t>LoadIsBad</w:t>
            </w:r>
            <w:r>
              <w:rPr>
                <w:vertAlign w:val="subscript"/>
              </w:rPr>
              <w:t>pn</w:t>
            </w:r>
            <w:proofErr w:type="spellEnd"/>
          </w:p>
        </w:tc>
        <w:tc>
          <w:tcPr>
            <w:tcW w:w="5572" w:type="dxa"/>
          </w:tcPr>
          <w:p w14:paraId="0B8539E0" w14:textId="2DB1D556"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True indicates that if the associated </w:t>
            </w:r>
            <w:proofErr w:type="spellStart"/>
            <w:r w:rsidRPr="00D621AD">
              <w:rPr>
                <w:i/>
                <w:iCs/>
              </w:rPr>
              <w:t>InputInitialLoad</w:t>
            </w:r>
            <w:proofErr w:type="spellEnd"/>
            <w:r>
              <w:t xml:space="preserve"> represents an actual load MW value then that value is of bad quality and will be replaced by an estimated </w:t>
            </w:r>
            <w:r w:rsidR="000F1E4E">
              <w:t>initial</w:t>
            </w:r>
            <w:r>
              <w:t xml:space="preserve"> load</w:t>
            </w:r>
          </w:p>
        </w:tc>
      </w:tr>
      <w:tr w:rsidR="00714039" w14:paraId="45E8667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49F34D23" w14:textId="77777777" w:rsidR="00714039" w:rsidRDefault="00714039" w:rsidP="00D872AD">
            <w:pPr>
              <w:pStyle w:val="Equation"/>
            </w:pPr>
            <w:proofErr w:type="spellStart"/>
            <w:r>
              <w:t>LoadIsNCL</w:t>
            </w:r>
            <w:r>
              <w:rPr>
                <w:vertAlign w:val="subscript"/>
              </w:rPr>
              <w:t>pn</w:t>
            </w:r>
            <w:proofErr w:type="spellEnd"/>
          </w:p>
        </w:tc>
        <w:tc>
          <w:tcPr>
            <w:tcW w:w="5572" w:type="dxa"/>
          </w:tcPr>
          <w:p w14:paraId="15E323FD"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Binary value. When set True indicates that the associated Pnode is a non-conforming Pnode, i.e., Pnode load is not correlated to Island-level load. When set False indicates that the associated Pnode is a conforming Pnode, i.e., Pnode load can be estimated based on Island-level load</w:t>
            </w:r>
          </w:p>
        </w:tc>
      </w:tr>
      <w:tr w:rsidR="00714039" w14:paraId="0214BA8E"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FAEEC77" w14:textId="77777777" w:rsidR="00714039" w:rsidRDefault="00714039" w:rsidP="00D872AD">
            <w:pPr>
              <w:pStyle w:val="Equation"/>
            </w:pPr>
            <w:proofErr w:type="spellStart"/>
            <w:r>
              <w:t>ConformingFactor</w:t>
            </w:r>
            <w:r>
              <w:rPr>
                <w:vertAlign w:val="subscript"/>
              </w:rPr>
              <w:t>pn</w:t>
            </w:r>
            <w:proofErr w:type="spellEnd"/>
          </w:p>
        </w:tc>
        <w:tc>
          <w:tcPr>
            <w:tcW w:w="5572" w:type="dxa"/>
          </w:tcPr>
          <w:p w14:paraId="74B29540"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conforming Pnode the </w:t>
            </w:r>
            <w:proofErr w:type="spellStart"/>
            <w:r w:rsidRPr="008655C6">
              <w:rPr>
                <w:i/>
                <w:iCs/>
              </w:rPr>
              <w:t>ConformingFactor</w:t>
            </w:r>
            <w:proofErr w:type="spellEnd"/>
            <w:r>
              <w:t xml:space="preserve"> MW value is used to calculate an estimated</w:t>
            </w:r>
            <w:r w:rsidRPr="00001029">
              <w:t xml:space="preserve"> </w:t>
            </w:r>
            <w:r w:rsidRPr="008655C6">
              <w:t>initial load</w:t>
            </w:r>
          </w:p>
        </w:tc>
      </w:tr>
      <w:tr w:rsidR="00714039" w14:paraId="52EABC83"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0458843" w14:textId="77777777" w:rsidR="00714039" w:rsidRDefault="00714039" w:rsidP="00D872AD">
            <w:pPr>
              <w:pStyle w:val="Equation"/>
            </w:pPr>
            <w:proofErr w:type="spellStart"/>
            <w:r>
              <w:t>NonConformingLoad</w:t>
            </w:r>
            <w:r>
              <w:rPr>
                <w:vertAlign w:val="subscript"/>
              </w:rPr>
              <w:t>pn</w:t>
            </w:r>
            <w:proofErr w:type="spellEnd"/>
          </w:p>
        </w:tc>
        <w:tc>
          <w:tcPr>
            <w:tcW w:w="5572" w:type="dxa"/>
          </w:tcPr>
          <w:p w14:paraId="368978C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the </w:t>
            </w:r>
            <w:r w:rsidRPr="008655C6">
              <w:rPr>
                <w:i/>
                <w:iCs/>
              </w:rPr>
              <w:t>NonConformingLoad</w:t>
            </w:r>
            <w:r>
              <w:t xml:space="preserve">  MW value is used to calculate an estimated </w:t>
            </w:r>
            <w:r w:rsidRPr="006A48CB">
              <w:t>initial load</w:t>
            </w:r>
          </w:p>
        </w:tc>
      </w:tr>
      <w:tr w:rsidR="00714039" w14:paraId="3077114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24EC81B" w14:textId="77777777" w:rsidR="00714039" w:rsidRDefault="00714039" w:rsidP="00D872AD">
            <w:pPr>
              <w:pStyle w:val="Equation"/>
            </w:pPr>
            <w:bookmarkStart w:id="854" w:name="_Hlk129784215"/>
            <w:proofErr w:type="spellStart"/>
            <w:r>
              <w:t>InputIPS</w:t>
            </w:r>
            <w:r>
              <w:rPr>
                <w:vertAlign w:val="subscript"/>
              </w:rPr>
              <w:t>i</w:t>
            </w:r>
            <w:proofErr w:type="spellEnd"/>
          </w:p>
        </w:tc>
        <w:tc>
          <w:tcPr>
            <w:tcW w:w="5572" w:type="dxa"/>
          </w:tcPr>
          <w:p w14:paraId="735F7777"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Island Power System (IPS) MW value represents the total generation required to meet the Island </w:t>
            </w:r>
            <w:proofErr w:type="gramStart"/>
            <w:r>
              <w:t>load,</w:t>
            </w:r>
            <w:proofErr w:type="gramEnd"/>
            <w:r>
              <w:t xml:space="preserve"> this value will be equal to the Island-level load requirement + Island-level losses</w:t>
            </w:r>
          </w:p>
        </w:tc>
      </w:tr>
      <w:bookmarkEnd w:id="854"/>
      <w:tr w:rsidR="00D12CC1" w14:paraId="7B52CB60"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240029E7" w14:textId="66C6EC56" w:rsidR="00D12CC1" w:rsidRDefault="00D12CC1" w:rsidP="00D12CC1">
            <w:pPr>
              <w:pStyle w:val="Equation"/>
            </w:pPr>
            <w:proofErr w:type="spellStart"/>
            <w:r>
              <w:t>InputIPS</w:t>
            </w:r>
            <w:r>
              <w:rPr>
                <w:vertAlign w:val="subscript"/>
              </w:rPr>
              <w:t>i</w:t>
            </w:r>
            <w:proofErr w:type="spellEnd"/>
          </w:p>
        </w:tc>
        <w:tc>
          <w:tcPr>
            <w:tcW w:w="5572" w:type="dxa"/>
          </w:tcPr>
          <w:p w14:paraId="35543A71" w14:textId="50922B8C" w:rsidR="00D12CC1" w:rsidRDefault="009570AB"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input </w:t>
            </w:r>
            <w:r w:rsidR="00D12CC1">
              <w:t xml:space="preserve">Island Power System (IPS) MW </w:t>
            </w:r>
            <w:r>
              <w:t xml:space="preserve">value </w:t>
            </w:r>
            <w:r w:rsidR="00D12CC1">
              <w:t xml:space="preserve">is </w:t>
            </w:r>
            <w:r>
              <w:t xml:space="preserve">a snapshot of </w:t>
            </w:r>
            <w:r w:rsidR="00D12CC1">
              <w:t xml:space="preserve">the </w:t>
            </w:r>
            <w:r w:rsidR="006202CA">
              <w:t xml:space="preserve">monitored </w:t>
            </w:r>
            <w:r w:rsidR="00D12CC1">
              <w:t xml:space="preserve">generation </w:t>
            </w:r>
            <w:r w:rsidR="005A6B6E">
              <w:t xml:space="preserve">that is </w:t>
            </w:r>
            <w:r w:rsidR="00D12CC1">
              <w:t>meet</w:t>
            </w:r>
            <w:r>
              <w:t>ing</w:t>
            </w:r>
            <w:r w:rsidR="00D12CC1">
              <w:t xml:space="preserve"> the Island load</w:t>
            </w:r>
            <w:r w:rsidR="005A6B6E">
              <w:t xml:space="preserve"> requirement</w:t>
            </w:r>
          </w:p>
        </w:tc>
      </w:tr>
      <w:tr w:rsidR="00D12CC1" w14:paraId="0DA88BC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62DDE2B9" w14:textId="77777777" w:rsidR="00D12CC1" w:rsidRDefault="00D12CC1" w:rsidP="00D12CC1">
            <w:pPr>
              <w:pStyle w:val="Equation"/>
            </w:pPr>
            <w:proofErr w:type="spellStart"/>
            <w:r>
              <w:t>IslandPSD</w:t>
            </w:r>
            <w:r>
              <w:rPr>
                <w:vertAlign w:val="subscript"/>
              </w:rPr>
              <w:t>i</w:t>
            </w:r>
            <w:proofErr w:type="spellEnd"/>
          </w:p>
        </w:tc>
        <w:tc>
          <w:tcPr>
            <w:tcW w:w="5572" w:type="dxa"/>
          </w:tcPr>
          <w:p w14:paraId="754FB390" w14:textId="77777777" w:rsidR="00D12CC1" w:rsidRPr="00EF3450"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Pre-Solve Deviation (PSD) is an offset applied to the </w:t>
            </w:r>
            <w:proofErr w:type="spellStart"/>
            <w:r w:rsidRPr="008655C6">
              <w:rPr>
                <w:i/>
                <w:iCs/>
              </w:rPr>
              <w:t>InputIPS</w:t>
            </w:r>
            <w:proofErr w:type="spellEnd"/>
            <w:r>
              <w:t xml:space="preserve"> </w:t>
            </w:r>
            <w:proofErr w:type="gramStart"/>
            <w:r>
              <w:t>in order to</w:t>
            </w:r>
            <w:proofErr w:type="gramEnd"/>
            <w:r>
              <w:t xml:space="preserve"> forecast the </w:t>
            </w:r>
            <w:r>
              <w:rPr>
                <w:lang w:val="en-AU" w:eastAsia="en-GB"/>
              </w:rPr>
              <w:t xml:space="preserve">Island-level </w:t>
            </w:r>
            <w:r>
              <w:t>generation requirement at the end of the solution interval</w:t>
            </w:r>
          </w:p>
        </w:tc>
      </w:tr>
      <w:tr w:rsidR="00D12CC1" w14:paraId="6B70047C"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60743DC" w14:textId="77777777" w:rsidR="00D12CC1" w:rsidRDefault="00D12CC1" w:rsidP="00D12CC1">
            <w:pPr>
              <w:pStyle w:val="Equation"/>
            </w:pPr>
            <w:proofErr w:type="spellStart"/>
            <w:r>
              <w:t>InitialLosses</w:t>
            </w:r>
            <w:r>
              <w:rPr>
                <w:vertAlign w:val="subscript"/>
              </w:rPr>
              <w:t>i</w:t>
            </w:r>
            <w:proofErr w:type="spellEnd"/>
          </w:p>
        </w:tc>
        <w:tc>
          <w:tcPr>
            <w:tcW w:w="5572" w:type="dxa"/>
          </w:tcPr>
          <w:p w14:paraId="2FC31E59" w14:textId="77777777" w:rsidR="00D12CC1" w:rsidRPr="00EF3450"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Initial estimate of Island-level losses in MW</w:t>
            </w:r>
          </w:p>
        </w:tc>
      </w:tr>
      <w:tr w:rsidR="00D12CC1" w14:paraId="746EF3C4"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3DDEE6D9" w14:textId="77777777" w:rsidR="00D12CC1" w:rsidRDefault="00D12CC1" w:rsidP="00D12CC1">
            <w:pPr>
              <w:pStyle w:val="Equation"/>
            </w:pPr>
            <w:r>
              <w:t>InstructedShedActive</w:t>
            </w:r>
            <w:r>
              <w:rPr>
                <w:vertAlign w:val="subscript"/>
              </w:rPr>
              <w:t>pn</w:t>
            </w:r>
          </w:p>
        </w:tc>
        <w:tc>
          <w:tcPr>
            <w:tcW w:w="5572" w:type="dxa"/>
          </w:tcPr>
          <w:p w14:paraId="2B4AECE6" w14:textId="6A5149F8" w:rsidR="00D12CC1"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rsidRPr="00E23A6A">
              <w:t xml:space="preserve">Binary value. When set True indicates that </w:t>
            </w:r>
            <w:r>
              <w:t xml:space="preserve">there is an active </w:t>
            </w:r>
            <w:r w:rsidRPr="00E23A6A">
              <w:t xml:space="preserve">load shedding </w:t>
            </w:r>
            <w:r>
              <w:t>instruction</w:t>
            </w:r>
            <w:r w:rsidRPr="00E23A6A">
              <w:t xml:space="preserve"> </w:t>
            </w:r>
            <w:r>
              <w:t xml:space="preserve">associated with </w:t>
            </w:r>
            <w:r w:rsidRPr="00E23A6A">
              <w:t xml:space="preserve">this </w:t>
            </w:r>
            <w:r>
              <w:t>P</w:t>
            </w:r>
            <w:r w:rsidRPr="00E23A6A">
              <w:t>node</w:t>
            </w:r>
          </w:p>
        </w:tc>
      </w:tr>
      <w:tr w:rsidR="00D12CC1" w14:paraId="54F3FEB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4F811EC" w14:textId="3DA2408E" w:rsidR="00D12CC1" w:rsidRPr="0065459E" w:rsidRDefault="00D12CC1" w:rsidP="00D12CC1">
            <w:pPr>
              <w:pStyle w:val="Equation"/>
              <w:rPr>
                <w:vertAlign w:val="subscript"/>
              </w:rPr>
            </w:pPr>
            <w:proofErr w:type="spellStart"/>
            <w:r w:rsidRPr="0065459E">
              <w:t>Dispatched</w:t>
            </w:r>
            <w:r w:rsidR="006202CA">
              <w:t>Lite</w:t>
            </w:r>
            <w:r w:rsidRPr="0065459E">
              <w:t>Gen</w:t>
            </w:r>
            <w:r w:rsidR="000131F6">
              <w:rPr>
                <w:vertAlign w:val="subscript"/>
              </w:rPr>
              <w:t>pn</w:t>
            </w:r>
            <w:proofErr w:type="spellEnd"/>
          </w:p>
        </w:tc>
        <w:tc>
          <w:tcPr>
            <w:tcW w:w="5572" w:type="dxa"/>
          </w:tcPr>
          <w:p w14:paraId="6BD4920D" w14:textId="2FA6817E" w:rsidR="00D12CC1" w:rsidRPr="003E2115" w:rsidRDefault="000131F6" w:rsidP="00D12CC1">
            <w:pPr>
              <w:pStyle w:val="BodyText"/>
              <w:ind w:left="0"/>
              <w:jc w:val="left"/>
              <w:cnfStyle w:val="000000000000" w:firstRow="0" w:lastRow="0" w:firstColumn="0" w:lastColumn="0" w:oddVBand="0" w:evenVBand="0" w:oddHBand="0" w:evenHBand="0" w:firstRowFirstColumn="0" w:firstRowLastColumn="0" w:lastRowFirstColumn="0" w:lastRowLastColumn="0"/>
              <w:rPr>
                <w:rFonts w:cs="Arial"/>
              </w:rPr>
            </w:pPr>
            <w:r w:rsidRPr="003E2115">
              <w:rPr>
                <w:rFonts w:cs="Arial"/>
              </w:rPr>
              <w:t>Dispatch</w:t>
            </w:r>
            <w:r w:rsidR="006202CA">
              <w:rPr>
                <w:rFonts w:cs="Arial"/>
              </w:rPr>
              <w:t>ed</w:t>
            </w:r>
            <w:r w:rsidRPr="003E2115">
              <w:rPr>
                <w:rFonts w:cs="Arial"/>
              </w:rPr>
              <w:t xml:space="preserve"> generation MW </w:t>
            </w:r>
            <w:r w:rsidR="006202CA">
              <w:rPr>
                <w:rFonts w:cs="Arial"/>
              </w:rPr>
              <w:t>value corresponding to the unmonitored (</w:t>
            </w:r>
            <w:proofErr w:type="spellStart"/>
            <w:r w:rsidR="006202CA">
              <w:rPr>
                <w:rFonts w:cs="Arial"/>
              </w:rPr>
              <w:t>DispatchLite</w:t>
            </w:r>
            <w:proofErr w:type="spellEnd"/>
            <w:r w:rsidR="006202CA">
              <w:rPr>
                <w:rFonts w:cs="Arial"/>
              </w:rPr>
              <w:t>) g</w:t>
            </w:r>
            <w:r w:rsidR="006202CA">
              <w:t xml:space="preserve">eneration </w:t>
            </w:r>
            <w:r w:rsidRPr="003E2115">
              <w:rPr>
                <w:rFonts w:cs="Arial"/>
              </w:rPr>
              <w:t xml:space="preserve">associated with pnode </w:t>
            </w:r>
            <w:r w:rsidRPr="003E2115">
              <w:rPr>
                <w:rFonts w:cs="Arial"/>
                <w:i/>
                <w:iCs/>
              </w:rPr>
              <w:t xml:space="preserve">pn </w:t>
            </w:r>
            <w:r w:rsidR="003E2115" w:rsidRPr="003E2115">
              <w:rPr>
                <w:rFonts w:ascii="Cambria Math" w:hAnsi="Cambria Math" w:cs="Cambria Math"/>
                <w:i/>
                <w:iCs/>
              </w:rPr>
              <w:t>∈</w:t>
            </w:r>
            <w:r w:rsidR="003E2115" w:rsidRPr="003E2115">
              <w:rPr>
                <w:rFonts w:cs="Arial"/>
                <w:i/>
                <w:iCs/>
              </w:rPr>
              <w:t xml:space="preserve"> </w:t>
            </w:r>
            <w:r w:rsidRPr="003E2115">
              <w:rPr>
                <w:rFonts w:cs="Arial"/>
                <w:i/>
                <w:iCs/>
              </w:rPr>
              <w:t>PNODES</w:t>
            </w:r>
          </w:p>
        </w:tc>
      </w:tr>
      <w:tr w:rsidR="00D12CC1" w14:paraId="0E52D4F0"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B4D8E47" w14:textId="352055AA" w:rsidR="00D12CC1" w:rsidRPr="0065459E" w:rsidRDefault="00D12CC1" w:rsidP="00D12CC1">
            <w:pPr>
              <w:pStyle w:val="Equation"/>
              <w:rPr>
                <w:vertAlign w:val="subscript"/>
              </w:rPr>
            </w:pPr>
            <w:proofErr w:type="spellStart"/>
            <w:r>
              <w:t>D</w:t>
            </w:r>
            <w:r w:rsidRPr="0065459E">
              <w:t>ispatchedLoa</w:t>
            </w:r>
            <w:r>
              <w:t>d</w:t>
            </w:r>
            <w:r w:rsidR="000131F6">
              <w:rPr>
                <w:vertAlign w:val="subscript"/>
              </w:rPr>
              <w:t>pn</w:t>
            </w:r>
            <w:proofErr w:type="spellEnd"/>
          </w:p>
        </w:tc>
        <w:tc>
          <w:tcPr>
            <w:tcW w:w="5572" w:type="dxa"/>
          </w:tcPr>
          <w:p w14:paraId="0957F4B1" w14:textId="6E285C04" w:rsidR="00D12CC1" w:rsidRPr="003E2115" w:rsidRDefault="000131F6" w:rsidP="00D12CC1">
            <w:pPr>
              <w:pStyle w:val="BodyText"/>
              <w:ind w:left="0"/>
              <w:jc w:val="left"/>
              <w:cnfStyle w:val="000000000000" w:firstRow="0" w:lastRow="0" w:firstColumn="0" w:lastColumn="0" w:oddVBand="0" w:evenVBand="0" w:oddHBand="0" w:evenHBand="0" w:firstRowFirstColumn="0" w:firstRowLastColumn="0" w:lastRowFirstColumn="0" w:lastRowLastColumn="0"/>
              <w:rPr>
                <w:rFonts w:cs="Arial"/>
              </w:rPr>
            </w:pPr>
            <w:r w:rsidRPr="003E2115">
              <w:rPr>
                <w:rFonts w:cs="Arial"/>
              </w:rPr>
              <w:t xml:space="preserve">Dispatched load MW value </w:t>
            </w:r>
            <w:r w:rsidR="006202CA">
              <w:rPr>
                <w:rFonts w:cs="Arial"/>
              </w:rPr>
              <w:t xml:space="preserve">corresponding to the dispatchable load </w:t>
            </w:r>
            <w:r w:rsidRPr="003E2115">
              <w:rPr>
                <w:rFonts w:cs="Arial"/>
              </w:rPr>
              <w:t xml:space="preserve">associated with pnode </w:t>
            </w:r>
            <w:r w:rsidRPr="003E2115">
              <w:rPr>
                <w:rFonts w:cs="Arial"/>
                <w:i/>
                <w:iCs/>
              </w:rPr>
              <w:t xml:space="preserve">pn </w:t>
            </w:r>
            <w:r w:rsidR="003E2115" w:rsidRPr="003E2115">
              <w:rPr>
                <w:rFonts w:ascii="Cambria Math" w:hAnsi="Cambria Math" w:cs="Cambria Math"/>
                <w:i/>
                <w:iCs/>
              </w:rPr>
              <w:t>∈</w:t>
            </w:r>
            <w:r w:rsidR="003E2115" w:rsidRPr="003E2115">
              <w:rPr>
                <w:rFonts w:cs="Arial"/>
                <w:i/>
                <w:iCs/>
              </w:rPr>
              <w:t xml:space="preserve"> </w:t>
            </w:r>
            <w:r w:rsidRPr="003E2115">
              <w:rPr>
                <w:rFonts w:cs="Arial"/>
                <w:i/>
                <w:iCs/>
              </w:rPr>
              <w:t>PNODES</w:t>
            </w:r>
          </w:p>
        </w:tc>
      </w:tr>
    </w:tbl>
    <w:p w14:paraId="4369062D" w14:textId="7139C905" w:rsidR="00714039" w:rsidRDefault="00714039" w:rsidP="00714039">
      <w:pPr>
        <w:pStyle w:val="BodyText"/>
        <w:rPr>
          <w:lang w:val="en-AU" w:eastAsia="en-GB"/>
        </w:rPr>
      </w:pPr>
      <w:r>
        <w:rPr>
          <w:lang w:val="en-AU" w:eastAsia="en-GB"/>
        </w:rPr>
        <w:t>The following parameter appl</w:t>
      </w:r>
      <w:r w:rsidR="00CC6EB3">
        <w:rPr>
          <w:lang w:val="en-AU" w:eastAsia="en-GB"/>
        </w:rPr>
        <w:t>ies</w:t>
      </w:r>
      <w:r>
        <w:rPr>
          <w:lang w:val="en-AU" w:eastAsia="en-GB"/>
        </w:rPr>
        <w:t xml:space="preserve"> to the RTDP </w:t>
      </w:r>
      <w:r w:rsidR="00CB5DD7">
        <w:rPr>
          <w:lang w:val="en-AU" w:eastAsia="en-GB"/>
        </w:rPr>
        <w:t>S</w:t>
      </w:r>
      <w:r>
        <w:rPr>
          <w:lang w:val="en-AU" w:eastAsia="en-GB"/>
        </w:rPr>
        <w:t xml:space="preserve">chedule </w:t>
      </w:r>
      <w:r w:rsidR="00CB5DD7">
        <w:rPr>
          <w:lang w:val="en-AU" w:eastAsia="en-GB"/>
        </w:rPr>
        <w:t>T</w:t>
      </w:r>
      <w:r>
        <w:rPr>
          <w:lang w:val="en-AU" w:eastAsia="en-GB"/>
        </w:rPr>
        <w:t>ype:</w:t>
      </w:r>
    </w:p>
    <w:tbl>
      <w:tblPr>
        <w:tblStyle w:val="SOReportTable"/>
        <w:tblW w:w="0" w:type="auto"/>
        <w:tblLook w:val="04A0" w:firstRow="1" w:lastRow="0" w:firstColumn="1" w:lastColumn="0" w:noHBand="0" w:noVBand="1"/>
      </w:tblPr>
      <w:tblGrid>
        <w:gridCol w:w="2258"/>
        <w:gridCol w:w="5540"/>
      </w:tblGrid>
      <w:tr w:rsidR="00714039" w14:paraId="2B88655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2F1ED360" w14:textId="77777777" w:rsidR="00714039" w:rsidRDefault="00714039" w:rsidP="00D872AD">
            <w:pPr>
              <w:pStyle w:val="BodyText"/>
              <w:ind w:left="0"/>
              <w:rPr>
                <w:lang w:eastAsia="en-GB"/>
              </w:rPr>
            </w:pPr>
            <w:r>
              <w:rPr>
                <w:lang w:eastAsia="en-GB"/>
              </w:rPr>
              <w:t>Item</w:t>
            </w:r>
          </w:p>
        </w:tc>
        <w:tc>
          <w:tcPr>
            <w:tcW w:w="5642" w:type="dxa"/>
          </w:tcPr>
          <w:p w14:paraId="4C9FDA5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4152AEFA"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2AA3BE3A" w14:textId="77777777" w:rsidR="00714039" w:rsidRDefault="00714039" w:rsidP="00D872AD">
            <w:pPr>
              <w:pStyle w:val="Equation"/>
            </w:pPr>
            <w:proofErr w:type="spellStart"/>
            <w:r>
              <w:t>InstructedShed</w:t>
            </w:r>
            <w:r>
              <w:rPr>
                <w:vertAlign w:val="subscript"/>
              </w:rPr>
              <w:t>pn</w:t>
            </w:r>
            <w:proofErr w:type="spellEnd"/>
          </w:p>
        </w:tc>
        <w:tc>
          <w:tcPr>
            <w:tcW w:w="5642" w:type="dxa"/>
          </w:tcPr>
          <w:p w14:paraId="66C57CD4" w14:textId="34E2A276" w:rsidR="00714039" w:rsidRDefault="00012883"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T</w:t>
            </w:r>
            <w:r w:rsidR="00CC6EB3">
              <w:t>he MW quantity of the active load shedding instruction associated with this Pnode</w:t>
            </w:r>
          </w:p>
        </w:tc>
      </w:tr>
    </w:tbl>
    <w:p w14:paraId="74FE2DC8" w14:textId="77777777" w:rsidR="00714039" w:rsidRDefault="00714039" w:rsidP="00C46AB9">
      <w:pPr>
        <w:pStyle w:val="Heading3"/>
      </w:pPr>
      <w:bookmarkStart w:id="855" w:name="_Toc189139647"/>
      <w:bookmarkStart w:id="856" w:name="_Toc131539301"/>
      <w:r>
        <w:t>Calculated Parameters</w:t>
      </w:r>
      <w:bookmarkEnd w:id="855"/>
      <w:bookmarkEnd w:id="856"/>
    </w:p>
    <w:tbl>
      <w:tblPr>
        <w:tblStyle w:val="SOReportTable"/>
        <w:tblW w:w="0" w:type="auto"/>
        <w:tblLook w:val="04A0" w:firstRow="1" w:lastRow="0" w:firstColumn="1" w:lastColumn="0" w:noHBand="0" w:noVBand="1"/>
      </w:tblPr>
      <w:tblGrid>
        <w:gridCol w:w="2479"/>
        <w:gridCol w:w="5319"/>
      </w:tblGrid>
      <w:tr w:rsidR="00714039" w14:paraId="35DFA0CB" w14:textId="77777777" w:rsidTr="00183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14:paraId="562F55C1" w14:textId="77777777" w:rsidR="00714039" w:rsidRDefault="00714039" w:rsidP="00D872AD">
            <w:pPr>
              <w:pStyle w:val="BodyText"/>
              <w:ind w:left="0"/>
              <w:rPr>
                <w:lang w:eastAsia="en-GB"/>
              </w:rPr>
            </w:pPr>
            <w:r>
              <w:rPr>
                <w:lang w:eastAsia="en-GB"/>
              </w:rPr>
              <w:t>Item</w:t>
            </w:r>
          </w:p>
        </w:tc>
        <w:tc>
          <w:tcPr>
            <w:tcW w:w="5438" w:type="dxa"/>
          </w:tcPr>
          <w:p w14:paraId="70F9AFF1"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7EC38FF5"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5F28697B" w14:textId="77777777" w:rsidR="00714039" w:rsidRDefault="00714039" w:rsidP="00D872AD">
            <w:pPr>
              <w:pStyle w:val="Equation"/>
            </w:pPr>
            <w:proofErr w:type="spellStart"/>
            <w:r>
              <w:t>InitialLoad</w:t>
            </w:r>
            <w:r>
              <w:rPr>
                <w:vertAlign w:val="subscript"/>
              </w:rPr>
              <w:t>pn</w:t>
            </w:r>
            <w:proofErr w:type="spellEnd"/>
          </w:p>
        </w:tc>
        <w:tc>
          <w:tcPr>
            <w:tcW w:w="5438" w:type="dxa"/>
          </w:tcPr>
          <w:p w14:paraId="2C637671" w14:textId="77777777" w:rsidR="00714039" w:rsidRPr="00E34A48"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Value that represents the Pnode load MW at the start of the solution interval. Depending on the inputs this value will be either actual load, an operator applied override or an estimated </w:t>
            </w:r>
            <w:r w:rsidRPr="006A48CB">
              <w:t>initial load</w:t>
            </w:r>
          </w:p>
        </w:tc>
      </w:tr>
      <w:tr w:rsidR="00714039" w14:paraId="7715C001"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F76B213" w14:textId="77777777" w:rsidR="00714039" w:rsidRDefault="00714039" w:rsidP="00D872AD">
            <w:pPr>
              <w:pStyle w:val="Equation"/>
            </w:pPr>
            <w:proofErr w:type="spellStart"/>
            <w:r>
              <w:t>LoadIsScalable</w:t>
            </w:r>
            <w:r>
              <w:rPr>
                <w:vertAlign w:val="subscript"/>
              </w:rPr>
              <w:t>pn</w:t>
            </w:r>
            <w:proofErr w:type="spellEnd"/>
          </w:p>
        </w:tc>
        <w:tc>
          <w:tcPr>
            <w:tcW w:w="5438" w:type="dxa"/>
          </w:tcPr>
          <w:p w14:paraId="779A5758" w14:textId="77777777" w:rsidR="00714039" w:rsidRPr="007768AB"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If True then the Pnode </w:t>
            </w:r>
            <w:proofErr w:type="spellStart"/>
            <w:r w:rsidRPr="008655C6">
              <w:rPr>
                <w:i/>
                <w:iCs/>
              </w:rPr>
              <w:t>InitialLoad</w:t>
            </w:r>
            <w:proofErr w:type="spellEnd"/>
            <w:r>
              <w:t xml:space="preserve"> will be scaled </w:t>
            </w:r>
            <w:proofErr w:type="gramStart"/>
            <w:r>
              <w:t>in order to</w:t>
            </w:r>
            <w:proofErr w:type="gramEnd"/>
            <w:r>
              <w:t xml:space="preserve"> calculate </w:t>
            </w:r>
            <w:r w:rsidRPr="00D621AD">
              <w:rPr>
                <w:i/>
                <w:iCs/>
                <w:lang w:val="en-AU" w:eastAsia="en-GB"/>
              </w:rPr>
              <w:t>PnodeRequiredLoad</w:t>
            </w:r>
            <w:r>
              <w:rPr>
                <w:i/>
                <w:iCs/>
                <w:lang w:val="en-AU" w:eastAsia="en-GB"/>
              </w:rPr>
              <w:t xml:space="preserve">, </w:t>
            </w:r>
            <w:r>
              <w:rPr>
                <w:lang w:val="en-AU" w:eastAsia="en-GB"/>
              </w:rPr>
              <w:t xml:space="preserve">if False then Pnode </w:t>
            </w:r>
            <w:proofErr w:type="spellStart"/>
            <w:r w:rsidRPr="00D621AD">
              <w:rPr>
                <w:i/>
                <w:iCs/>
              </w:rPr>
              <w:t>InitialLoad</w:t>
            </w:r>
            <w:proofErr w:type="spellEnd"/>
            <w:r>
              <w:t xml:space="preserve"> will be directly assigned to </w:t>
            </w:r>
            <w:r w:rsidRPr="00D621AD">
              <w:rPr>
                <w:i/>
                <w:iCs/>
                <w:lang w:val="en-AU" w:eastAsia="en-GB"/>
              </w:rPr>
              <w:t>PnodeRequiredLoad</w:t>
            </w:r>
          </w:p>
        </w:tc>
      </w:tr>
      <w:tr w:rsidR="00714039" w14:paraId="26BD98E7"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1873DC14" w14:textId="77777777" w:rsidR="00714039" w:rsidRDefault="00714039" w:rsidP="00D872AD">
            <w:pPr>
              <w:pStyle w:val="Equation"/>
            </w:pPr>
            <w:proofErr w:type="spellStart"/>
            <w:r>
              <w:t>LoadScalingFactor</w:t>
            </w:r>
            <w:r>
              <w:rPr>
                <w:vertAlign w:val="subscript"/>
              </w:rPr>
              <w:t>i</w:t>
            </w:r>
            <w:proofErr w:type="spellEnd"/>
          </w:p>
        </w:tc>
        <w:tc>
          <w:tcPr>
            <w:tcW w:w="5438" w:type="dxa"/>
          </w:tcPr>
          <w:p w14:paraId="2FCEAC88" w14:textId="77777777" w:rsidR="00714039" w:rsidRPr="00E158D3"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Island-level scaling factor applied to </w:t>
            </w:r>
            <w:proofErr w:type="spellStart"/>
            <w:r w:rsidRPr="00E158D3">
              <w:rPr>
                <w:i/>
                <w:iCs/>
              </w:rPr>
              <w:t>InitialLoad</w:t>
            </w:r>
            <w:proofErr w:type="spellEnd"/>
            <w:r>
              <w:t xml:space="preserve"> </w:t>
            </w:r>
            <w:proofErr w:type="gramStart"/>
            <w:r>
              <w:t>in order to</w:t>
            </w:r>
            <w:proofErr w:type="gramEnd"/>
            <w:r>
              <w:t xml:space="preserve"> calculate </w:t>
            </w:r>
            <w:r w:rsidRPr="00960051">
              <w:rPr>
                <w:i/>
                <w:iCs/>
              </w:rPr>
              <w:t>PnodeRequiredLoad</w:t>
            </w:r>
          </w:p>
        </w:tc>
      </w:tr>
      <w:tr w:rsidR="00714039" w14:paraId="143D25B7"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529F91EF" w14:textId="77777777" w:rsidR="00714039" w:rsidRDefault="00714039" w:rsidP="00D872AD">
            <w:pPr>
              <w:pStyle w:val="Equation"/>
            </w:pPr>
            <w:proofErr w:type="spellStart"/>
            <w:r>
              <w:t>TargetTotalLoad</w:t>
            </w:r>
            <w:r>
              <w:rPr>
                <w:vertAlign w:val="subscript"/>
              </w:rPr>
              <w:t>i</w:t>
            </w:r>
            <w:proofErr w:type="spellEnd"/>
          </w:p>
        </w:tc>
        <w:tc>
          <w:tcPr>
            <w:tcW w:w="5438" w:type="dxa"/>
          </w:tcPr>
          <w:p w14:paraId="4EAE6A9F"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Island-level MW load</w:t>
            </w:r>
            <w:r w:rsidRPr="008655C6">
              <w:t xml:space="preserve"> f</w:t>
            </w:r>
            <w:r w:rsidRPr="00A0121A">
              <w:t>o</w:t>
            </w:r>
            <w:r>
              <w:t xml:space="preserve">recast </w:t>
            </w:r>
          </w:p>
        </w:tc>
      </w:tr>
      <w:tr w:rsidR="00714039" w14:paraId="49241ED8"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8DC89B1" w14:textId="77777777" w:rsidR="00714039" w:rsidRDefault="00714039" w:rsidP="00D872AD">
            <w:pPr>
              <w:pStyle w:val="Equation"/>
            </w:pPr>
            <w:proofErr w:type="spellStart"/>
            <w:r>
              <w:t>LoadCalcLosses</w:t>
            </w:r>
            <w:r>
              <w:rPr>
                <w:vertAlign w:val="subscript"/>
              </w:rPr>
              <w:t>i</w:t>
            </w:r>
            <w:proofErr w:type="spellEnd"/>
          </w:p>
        </w:tc>
        <w:tc>
          <w:tcPr>
            <w:tcW w:w="5438" w:type="dxa"/>
          </w:tcPr>
          <w:p w14:paraId="0F9B0539" w14:textId="19345404" w:rsidR="00714039" w:rsidRPr="00937791"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Island-level MW losses used to calculate the Island-level load forecast from the </w:t>
            </w:r>
            <w:proofErr w:type="spellStart"/>
            <w:r w:rsidRPr="008655C6">
              <w:rPr>
                <w:i/>
                <w:iCs/>
              </w:rPr>
              <w:t>InputIPS</w:t>
            </w:r>
            <w:proofErr w:type="spellEnd"/>
            <w:r>
              <w:rPr>
                <w:i/>
                <w:iCs/>
              </w:rPr>
              <w:t xml:space="preserve"> </w:t>
            </w:r>
            <w:r w:rsidRPr="008655C6">
              <w:t xml:space="preserve">and </w:t>
            </w:r>
            <w:r>
              <w:t xml:space="preserve">the </w:t>
            </w:r>
            <w:proofErr w:type="spellStart"/>
            <w:r w:rsidRPr="008655C6">
              <w:rPr>
                <w:i/>
                <w:iCs/>
              </w:rPr>
              <w:t>IslandPSD</w:t>
            </w:r>
            <w:proofErr w:type="spellEnd"/>
            <w:r>
              <w:t xml:space="preserve">. For the first solve loop </w:t>
            </w:r>
            <w:proofErr w:type="spellStart"/>
            <w:r w:rsidRPr="008655C6">
              <w:rPr>
                <w:i/>
                <w:iCs/>
              </w:rPr>
              <w:t>LoadCalcLosses</w:t>
            </w:r>
            <w:proofErr w:type="spellEnd"/>
            <w:r>
              <w:t xml:space="preserve"> will be </w:t>
            </w:r>
            <w:proofErr w:type="spellStart"/>
            <w:r w:rsidRPr="008655C6">
              <w:rPr>
                <w:i/>
                <w:iCs/>
              </w:rPr>
              <w:t>InitialLosses</w:t>
            </w:r>
            <w:proofErr w:type="spellEnd"/>
            <w:r>
              <w:rPr>
                <w:i/>
                <w:iCs/>
              </w:rPr>
              <w:t>,</w:t>
            </w:r>
            <w:r>
              <w:t xml:space="preserve"> for the second solve loop </w:t>
            </w:r>
            <w:proofErr w:type="spellStart"/>
            <w:r w:rsidRPr="00D621AD">
              <w:rPr>
                <w:i/>
                <w:iCs/>
              </w:rPr>
              <w:t>LoadCalcLosses</w:t>
            </w:r>
            <w:proofErr w:type="spellEnd"/>
            <w:r>
              <w:t xml:space="preserve"> will be </w:t>
            </w:r>
            <w:proofErr w:type="spellStart"/>
            <w:r w:rsidRPr="008655C6">
              <w:rPr>
                <w:i/>
                <w:iCs/>
              </w:rPr>
              <w:t>SystemLosses</w:t>
            </w:r>
            <w:proofErr w:type="spellEnd"/>
            <w:r>
              <w:t xml:space="preserve"> for the Island as calculated in section </w:t>
            </w:r>
            <w:r>
              <w:fldChar w:fldCharType="begin"/>
            </w:r>
            <w:r>
              <w:instrText xml:space="preserve"> REF _Ref87968044 \r \h </w:instrText>
            </w:r>
            <w:r>
              <w:fldChar w:fldCharType="separate"/>
            </w:r>
            <w:r w:rsidR="009476C2">
              <w:t>8</w:t>
            </w:r>
            <w:r>
              <w:fldChar w:fldCharType="end"/>
            </w:r>
          </w:p>
        </w:tc>
      </w:tr>
      <w:tr w:rsidR="00714039" w14:paraId="58C8B9E5"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9C014B8" w14:textId="77777777" w:rsidR="00714039" w:rsidRDefault="00714039" w:rsidP="00D872AD">
            <w:pPr>
              <w:pStyle w:val="Equation"/>
            </w:pPr>
            <w:proofErr w:type="spellStart"/>
            <w:r>
              <w:t>EstimatedInitialLoad</w:t>
            </w:r>
            <w:r>
              <w:rPr>
                <w:vertAlign w:val="subscript"/>
              </w:rPr>
              <w:t>pn</w:t>
            </w:r>
            <w:proofErr w:type="spellEnd"/>
          </w:p>
        </w:tc>
        <w:tc>
          <w:tcPr>
            <w:tcW w:w="5438" w:type="dxa"/>
          </w:tcPr>
          <w:p w14:paraId="28E79EED" w14:textId="77777777" w:rsidR="00714039" w:rsidRPr="0026337F"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Calculated estimate o</w:t>
            </w:r>
            <w:r w:rsidRPr="0026337F">
              <w:t xml:space="preserve">f </w:t>
            </w:r>
            <w:r w:rsidRPr="008655C6">
              <w:t xml:space="preserve">initial </w:t>
            </w:r>
            <w:r>
              <w:t xml:space="preserve">MW </w:t>
            </w:r>
            <w:r w:rsidRPr="008655C6">
              <w:t>load</w:t>
            </w:r>
            <w:r>
              <w:rPr>
                <w:i/>
                <w:iCs/>
              </w:rPr>
              <w:t>,</w:t>
            </w:r>
            <w:r>
              <w:t xml:space="preserve"> available to be used as an alternative to </w:t>
            </w:r>
            <w:proofErr w:type="spellStart"/>
            <w:r w:rsidRPr="008655C6">
              <w:rPr>
                <w:i/>
                <w:iCs/>
              </w:rPr>
              <w:t>InputInitialLoad</w:t>
            </w:r>
            <w:proofErr w:type="spellEnd"/>
          </w:p>
        </w:tc>
      </w:tr>
      <w:tr w:rsidR="00714039" w14:paraId="700A941D"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7907131" w14:textId="77777777" w:rsidR="00714039" w:rsidRDefault="00714039" w:rsidP="00D872AD">
            <w:pPr>
              <w:pStyle w:val="Equation"/>
            </w:pPr>
            <w:proofErr w:type="spellStart"/>
            <w:r>
              <w:t>Est</w:t>
            </w:r>
            <w:r w:rsidRPr="0051167F">
              <w:t>ScalingFacto</w:t>
            </w:r>
            <w:r>
              <w:t>r</w:t>
            </w:r>
            <w:r w:rsidRPr="00E158D3">
              <w:rPr>
                <w:vertAlign w:val="subscript"/>
              </w:rPr>
              <w:t>i</w:t>
            </w:r>
            <w:proofErr w:type="spellEnd"/>
          </w:p>
        </w:tc>
        <w:tc>
          <w:tcPr>
            <w:tcW w:w="5438" w:type="dxa"/>
          </w:tcPr>
          <w:p w14:paraId="6B5326F6" w14:textId="77777777" w:rsidR="00714039" w:rsidRPr="003343CC"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Scaling applied to </w:t>
            </w:r>
            <w:proofErr w:type="spellStart"/>
            <w:r w:rsidRPr="00E158D3">
              <w:rPr>
                <w:i/>
                <w:iCs/>
              </w:rPr>
              <w:t>ConformingFactor</w:t>
            </w:r>
            <w:proofErr w:type="spellEnd"/>
            <w:r>
              <w:t xml:space="preserve"> load MW </w:t>
            </w:r>
            <w:proofErr w:type="gramStart"/>
            <w:r>
              <w:t>in order to</w:t>
            </w:r>
            <w:proofErr w:type="gramEnd"/>
            <w:r>
              <w:t xml:space="preserve"> calculate </w:t>
            </w:r>
            <w:proofErr w:type="spellStart"/>
            <w:r w:rsidRPr="00E158D3">
              <w:rPr>
                <w:i/>
                <w:iCs/>
              </w:rPr>
              <w:t>EstimatedInitialLoad</w:t>
            </w:r>
            <w:proofErr w:type="spellEnd"/>
          </w:p>
        </w:tc>
      </w:tr>
      <w:tr w:rsidR="00714039" w14:paraId="720449A3"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60E11A57" w14:textId="77777777" w:rsidR="00714039" w:rsidRDefault="00714039" w:rsidP="00D872AD">
            <w:pPr>
              <w:pStyle w:val="Equation"/>
            </w:pPr>
            <w:proofErr w:type="spellStart"/>
            <w:r>
              <w:t>EstLoadIsScalable</w:t>
            </w:r>
            <w:r w:rsidRPr="003C624C">
              <w:rPr>
                <w:vertAlign w:val="subscript"/>
              </w:rPr>
              <w:t>pn</w:t>
            </w:r>
            <w:proofErr w:type="spellEnd"/>
          </w:p>
        </w:tc>
        <w:tc>
          <w:tcPr>
            <w:tcW w:w="5438" w:type="dxa"/>
          </w:tcPr>
          <w:p w14:paraId="36BC548C" w14:textId="77777777" w:rsidR="00714039" w:rsidRPr="005D69D8"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8B5D21">
              <w:t xml:space="preserve">Binary </w:t>
            </w:r>
            <w:r>
              <w:t>value</w:t>
            </w:r>
            <w:r w:rsidRPr="008B5D21">
              <w:t xml:space="preserve">. </w:t>
            </w:r>
            <w:r>
              <w:t xml:space="preserve">If True then </w:t>
            </w:r>
            <w:proofErr w:type="spellStart"/>
            <w:r w:rsidRPr="008655C6">
              <w:rPr>
                <w:i/>
                <w:iCs/>
              </w:rPr>
              <w:t>ConformingFactor</w:t>
            </w:r>
            <w:proofErr w:type="spellEnd"/>
            <w:r>
              <w:t xml:space="preserve"> load MW will be scaled </w:t>
            </w:r>
            <w:proofErr w:type="gramStart"/>
            <w:r>
              <w:t>in order to</w:t>
            </w:r>
            <w:proofErr w:type="gramEnd"/>
            <w:r>
              <w:t xml:space="preserve"> calculate </w:t>
            </w:r>
            <w:proofErr w:type="spellStart"/>
            <w:r>
              <w:rPr>
                <w:i/>
                <w:iCs/>
                <w:lang w:val="en-AU" w:eastAsia="en-GB"/>
              </w:rPr>
              <w:t>EstimatedInitialLoad</w:t>
            </w:r>
            <w:proofErr w:type="spellEnd"/>
            <w:r>
              <w:rPr>
                <w:i/>
                <w:iCs/>
                <w:lang w:val="en-AU" w:eastAsia="en-GB"/>
              </w:rPr>
              <w:t xml:space="preserve">. </w:t>
            </w:r>
            <w:r>
              <w:rPr>
                <w:lang w:val="en-AU" w:eastAsia="en-GB"/>
              </w:rPr>
              <w:t xml:space="preserve">If </w:t>
            </w:r>
            <w:proofErr w:type="gramStart"/>
            <w:r>
              <w:rPr>
                <w:lang w:val="en-AU" w:eastAsia="en-GB"/>
              </w:rPr>
              <w:t>False</w:t>
            </w:r>
            <w:proofErr w:type="gramEnd"/>
            <w:r>
              <w:rPr>
                <w:lang w:val="en-AU" w:eastAsia="en-GB"/>
              </w:rPr>
              <w:t xml:space="preserve"> then </w:t>
            </w:r>
            <w:proofErr w:type="spellStart"/>
            <w:r>
              <w:rPr>
                <w:i/>
                <w:iCs/>
                <w:lang w:val="en-AU" w:eastAsia="en-GB"/>
              </w:rPr>
              <w:t>EstNonScalableLoad</w:t>
            </w:r>
            <w:proofErr w:type="spellEnd"/>
            <w:r w:rsidRPr="008655C6">
              <w:rPr>
                <w:lang w:val="en-AU" w:eastAsia="en-GB"/>
              </w:rPr>
              <w:t xml:space="preserve"> will be assigned directly to </w:t>
            </w:r>
            <w:proofErr w:type="spellStart"/>
            <w:r>
              <w:rPr>
                <w:i/>
                <w:iCs/>
                <w:lang w:val="en-AU" w:eastAsia="en-GB"/>
              </w:rPr>
              <w:t>EstimatedInitialLoad</w:t>
            </w:r>
            <w:proofErr w:type="spellEnd"/>
          </w:p>
        </w:tc>
      </w:tr>
      <w:tr w:rsidR="00714039" w14:paraId="5E2FB636"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989D6B2" w14:textId="77777777" w:rsidR="00714039" w:rsidRDefault="00714039" w:rsidP="00D872AD">
            <w:pPr>
              <w:pStyle w:val="Equation"/>
            </w:pPr>
            <w:proofErr w:type="spellStart"/>
            <w:r>
              <w:t>EstNonScalableLoad</w:t>
            </w:r>
            <w:r w:rsidRPr="003C624C">
              <w:rPr>
                <w:vertAlign w:val="subscript"/>
              </w:rPr>
              <w:t>pn</w:t>
            </w:r>
            <w:proofErr w:type="spellEnd"/>
          </w:p>
        </w:tc>
        <w:tc>
          <w:tcPr>
            <w:tcW w:w="5438" w:type="dxa"/>
          </w:tcPr>
          <w:p w14:paraId="27FE3478"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this will be the </w:t>
            </w:r>
            <w:r w:rsidRPr="008655C6">
              <w:rPr>
                <w:i/>
                <w:iCs/>
              </w:rPr>
              <w:t>NonConformingLoad</w:t>
            </w:r>
            <w:r>
              <w:t xml:space="preserve"> MW input, for a conforming Pnode this will be the </w:t>
            </w:r>
            <w:proofErr w:type="spellStart"/>
            <w:r w:rsidRPr="008655C6">
              <w:rPr>
                <w:i/>
                <w:iCs/>
              </w:rPr>
              <w:t>ConformingFactor</w:t>
            </w:r>
            <w:proofErr w:type="spellEnd"/>
            <w:r>
              <w:t xml:space="preserve"> MW input if that value is negative, otherwise it will be zero</w:t>
            </w:r>
          </w:p>
        </w:tc>
      </w:tr>
      <w:tr w:rsidR="00714039" w14:paraId="72A61A0C"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676E0E8E" w14:textId="77777777" w:rsidR="00714039" w:rsidRPr="0051167F" w:rsidRDefault="00714039" w:rsidP="00D872AD">
            <w:pPr>
              <w:pStyle w:val="Equation"/>
            </w:pPr>
            <w:proofErr w:type="spellStart"/>
            <w:r>
              <w:t>EstScalableLoad</w:t>
            </w:r>
            <w:r w:rsidRPr="00E158D3">
              <w:rPr>
                <w:vertAlign w:val="subscript"/>
              </w:rPr>
              <w:t>pn</w:t>
            </w:r>
            <w:proofErr w:type="spellEnd"/>
          </w:p>
        </w:tc>
        <w:tc>
          <w:tcPr>
            <w:tcW w:w="5438" w:type="dxa"/>
          </w:tcPr>
          <w:p w14:paraId="04314EBB" w14:textId="77777777" w:rsidR="00714039" w:rsidRPr="00937791"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this value will be zero. For a conforming Pnode this value will be the </w:t>
            </w:r>
            <w:proofErr w:type="spellStart"/>
            <w:r w:rsidRPr="008655C6">
              <w:rPr>
                <w:i/>
                <w:iCs/>
              </w:rPr>
              <w:t>ConformingFactor</w:t>
            </w:r>
            <w:proofErr w:type="spellEnd"/>
            <w:r>
              <w:t xml:space="preserve"> if it is non-negative, otherwise this value will be zero</w:t>
            </w:r>
          </w:p>
        </w:tc>
      </w:tr>
      <w:tr w:rsidR="00256E03" w14:paraId="3798D676"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320ACD8" w14:textId="0A0786E4" w:rsidR="00256E03" w:rsidRPr="00256E03" w:rsidRDefault="00256E03" w:rsidP="00D872AD">
            <w:pPr>
              <w:pStyle w:val="Equation"/>
              <w:rPr>
                <w:vertAlign w:val="subscript"/>
              </w:rPr>
            </w:pPr>
            <w:proofErr w:type="spellStart"/>
            <w:r>
              <w:t>ShortfallDisabledScaling</w:t>
            </w:r>
            <w:r>
              <w:rPr>
                <w:vertAlign w:val="subscript"/>
              </w:rPr>
              <w:t>pn</w:t>
            </w:r>
            <w:proofErr w:type="spellEnd"/>
          </w:p>
        </w:tc>
        <w:tc>
          <w:tcPr>
            <w:tcW w:w="5438" w:type="dxa"/>
          </w:tcPr>
          <w:p w14:paraId="3793AE77" w14:textId="56D79E59" w:rsidR="00256E03" w:rsidRPr="00C31C1F" w:rsidRDefault="00256E03" w:rsidP="00D872AD">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Binary value</w:t>
            </w:r>
            <w:r w:rsidR="00C31C1F">
              <w:t xml:space="preserve"> with an initial </w:t>
            </w:r>
            <w:r>
              <w:t xml:space="preserve">value </w:t>
            </w:r>
            <w:r w:rsidR="00C31C1F">
              <w:t>of</w:t>
            </w:r>
            <w:r>
              <w:t xml:space="preserve"> False. </w:t>
            </w:r>
            <w:r w:rsidR="00C31C1F">
              <w:t xml:space="preserve">May be </w:t>
            </w:r>
            <w:r w:rsidR="00183CAC">
              <w:t>set to True by the Energy Shortfall Check</w:t>
            </w:r>
            <w:r w:rsidR="00C31C1F">
              <w:t>, in which case</w:t>
            </w:r>
            <w:r w:rsidR="00183CAC">
              <w:t xml:space="preserve"> </w:t>
            </w:r>
            <w:r w:rsidR="00C31C1F">
              <w:t xml:space="preserve">the calculation does not scale </w:t>
            </w:r>
            <w:proofErr w:type="spellStart"/>
            <w:r w:rsidR="00C31C1F" w:rsidRPr="00C31C1F">
              <w:rPr>
                <w:i/>
                <w:iCs/>
              </w:rPr>
              <w:t>InitialLoad</w:t>
            </w:r>
            <w:r w:rsidR="00C31C1F">
              <w:rPr>
                <w:i/>
                <w:iCs/>
                <w:vertAlign w:val="subscript"/>
              </w:rPr>
              <w:t>pn</w:t>
            </w:r>
            <w:proofErr w:type="spellEnd"/>
          </w:p>
        </w:tc>
      </w:tr>
      <w:tr w:rsidR="00183CAC" w14:paraId="7A8ADDCD"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7823E26" w14:textId="1D6FD0DB" w:rsidR="00183CAC" w:rsidRPr="00256E03" w:rsidRDefault="0008746C" w:rsidP="00170222">
            <w:pPr>
              <w:pStyle w:val="Equation"/>
              <w:rPr>
                <w:vertAlign w:val="subscript"/>
              </w:rPr>
            </w:pPr>
            <w:proofErr w:type="spellStart"/>
            <w:r>
              <w:t>Did</w:t>
            </w:r>
            <w:r w:rsidR="00183CAC">
              <w:t>Shortfall</w:t>
            </w:r>
            <w:r>
              <w:t>Transfer</w:t>
            </w:r>
            <w:r w:rsidR="00183CAC">
              <w:rPr>
                <w:vertAlign w:val="subscript"/>
              </w:rPr>
              <w:t>pn</w:t>
            </w:r>
            <w:proofErr w:type="spellEnd"/>
          </w:p>
        </w:tc>
        <w:tc>
          <w:tcPr>
            <w:tcW w:w="5438" w:type="dxa"/>
          </w:tcPr>
          <w:p w14:paraId="2A96E98F" w14:textId="53316F67" w:rsidR="00183CAC" w:rsidRPr="00183CAC" w:rsidRDefault="00C31C1F" w:rsidP="00183CAC">
            <w:pPr>
              <w:pStyle w:val="BodyText"/>
              <w:ind w:left="0"/>
              <w:jc w:val="left"/>
              <w:cnfStyle w:val="000000000000" w:firstRow="0" w:lastRow="0" w:firstColumn="0" w:lastColumn="0" w:oddVBand="0" w:evenVBand="0" w:oddHBand="0" w:evenHBand="0" w:firstRowFirstColumn="0" w:firstRowLastColumn="0" w:lastRowFirstColumn="0" w:lastRowLastColumn="0"/>
              <w:rPr>
                <w:lang w:val="en-AU"/>
              </w:rPr>
            </w:pPr>
            <w:r>
              <w:t>Binary value with an initial value of False.</w:t>
            </w:r>
            <w:r w:rsidR="00183CAC">
              <w:t xml:space="preserve"> </w:t>
            </w:r>
            <w:r>
              <w:t>May be set to True by the Energy Shortfall Check, in which case</w:t>
            </w:r>
            <w:r w:rsidR="00183CAC" w:rsidRPr="00183CAC">
              <w:t xml:space="preserve"> </w:t>
            </w:r>
            <w:r w:rsidR="00183CAC" w:rsidRPr="00183CAC">
              <w:rPr>
                <w:i/>
                <w:iCs/>
              </w:rPr>
              <w:t xml:space="preserve"> </w:t>
            </w:r>
            <w:proofErr w:type="spellStart"/>
            <w:r w:rsidR="00183CAC" w:rsidRPr="00183CAC">
              <w:rPr>
                <w:i/>
                <w:iCs/>
              </w:rPr>
              <w:t>PnodeRequiredLoad</w:t>
            </w:r>
            <w:r w:rsidR="00183CAC" w:rsidRPr="00183CAC">
              <w:rPr>
                <w:i/>
                <w:iCs/>
                <w:vertAlign w:val="subscript"/>
              </w:rPr>
              <w:t>pn</w:t>
            </w:r>
            <w:proofErr w:type="spellEnd"/>
            <w:r w:rsidR="00183CAC" w:rsidRPr="00183CAC">
              <w:t xml:space="preserve"> </w:t>
            </w:r>
            <w:r w:rsidR="00774B69">
              <w:t>retains its calculated value from the previous loop</w:t>
            </w:r>
          </w:p>
        </w:tc>
      </w:tr>
    </w:tbl>
    <w:p w14:paraId="69422E73" w14:textId="77777777" w:rsidR="00714039" w:rsidRDefault="00714039" w:rsidP="00C46AB9">
      <w:pPr>
        <w:pStyle w:val="Heading3"/>
      </w:pPr>
      <w:bookmarkStart w:id="857" w:name="_Toc189139648"/>
      <w:bookmarkStart w:id="858" w:name="_Toc131539302"/>
      <w:r>
        <w:t>Derived Sets</w:t>
      </w:r>
      <w:bookmarkEnd w:id="857"/>
      <w:bookmarkEnd w:id="858"/>
    </w:p>
    <w:tbl>
      <w:tblPr>
        <w:tblStyle w:val="SOReportTable"/>
        <w:tblW w:w="0" w:type="auto"/>
        <w:tblLook w:val="04A0" w:firstRow="1" w:lastRow="0" w:firstColumn="1" w:lastColumn="0" w:noHBand="0" w:noVBand="1"/>
      </w:tblPr>
      <w:tblGrid>
        <w:gridCol w:w="3234"/>
        <w:gridCol w:w="4564"/>
      </w:tblGrid>
      <w:tr w:rsidR="00714039" w14:paraId="30F198D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2AFCE7CA" w14:textId="77777777" w:rsidR="00714039" w:rsidRDefault="00714039" w:rsidP="00D872AD">
            <w:pPr>
              <w:pStyle w:val="BodyText"/>
              <w:ind w:left="0"/>
              <w:rPr>
                <w:lang w:eastAsia="en-GB"/>
              </w:rPr>
            </w:pPr>
            <w:r>
              <w:rPr>
                <w:lang w:eastAsia="en-GB"/>
              </w:rPr>
              <w:t>Item</w:t>
            </w:r>
          </w:p>
        </w:tc>
        <w:tc>
          <w:tcPr>
            <w:tcW w:w="5642" w:type="dxa"/>
          </w:tcPr>
          <w:p w14:paraId="43550D7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2882C31A"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3F8071ED" w14:textId="77777777" w:rsidR="00714039" w:rsidRDefault="00714039" w:rsidP="00D872AD">
            <w:pPr>
              <w:pStyle w:val="Equation"/>
            </w:pPr>
            <w:proofErr w:type="spellStart"/>
            <w:r>
              <w:t>ISLANDPNODES</w:t>
            </w:r>
            <w:r w:rsidRPr="008655C6">
              <w:rPr>
                <w:vertAlign w:val="subscript"/>
              </w:rPr>
              <w:t>i</w:t>
            </w:r>
            <w:proofErr w:type="spellEnd"/>
          </w:p>
        </w:tc>
        <w:tc>
          <w:tcPr>
            <w:tcW w:w="5642" w:type="dxa"/>
          </w:tcPr>
          <w:p w14:paraId="3D9F6F6F" w14:textId="47BF44AD" w:rsidR="00714039" w:rsidRPr="008655C6"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 xml:space="preserve">Pnodes in Island </w:t>
            </w:r>
            <w:r w:rsidRPr="008655C6">
              <w:rPr>
                <w:rFonts w:ascii="Times New Roman" w:hAnsi="Times New Roman"/>
                <w:i/>
                <w:szCs w:val="22"/>
                <w:lang w:eastAsia="en-GB"/>
              </w:rPr>
              <w:t>i</w:t>
            </w:r>
          </w:p>
        </w:tc>
      </w:tr>
      <w:tr w:rsidR="00714039" w14:paraId="7733A6C6"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3B8384C0" w14:textId="77777777" w:rsidR="00714039" w:rsidRDefault="00714039" w:rsidP="00D872AD">
            <w:pPr>
              <w:pStyle w:val="Equation"/>
            </w:pPr>
            <w:proofErr w:type="spellStart"/>
            <w:r>
              <w:t>ISLANDNONSCALABLEPNODES</w:t>
            </w:r>
            <w:r w:rsidRPr="00960051">
              <w:rPr>
                <w:vertAlign w:val="subscript"/>
              </w:rPr>
              <w:t>i</w:t>
            </w:r>
            <w:proofErr w:type="spellEnd"/>
          </w:p>
        </w:tc>
        <w:tc>
          <w:tcPr>
            <w:tcW w:w="5642" w:type="dxa"/>
          </w:tcPr>
          <w:p w14:paraId="3F889E7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Pnodes in Island </w:t>
            </w:r>
            <w:r w:rsidRPr="008655C6">
              <w:rPr>
                <w:rFonts w:ascii="Times New Roman" w:hAnsi="Times New Roman"/>
                <w:i/>
                <w:szCs w:val="22"/>
                <w:lang w:eastAsia="en-GB"/>
              </w:rPr>
              <w:t>i</w:t>
            </w:r>
            <w:r>
              <w:t xml:space="preserve"> with </w:t>
            </w:r>
            <w:proofErr w:type="spellStart"/>
            <w:r w:rsidRPr="008655C6">
              <w:rPr>
                <w:i/>
                <w:iCs/>
              </w:rPr>
              <w:t>LoadIsScalable</w:t>
            </w:r>
            <w:proofErr w:type="spellEnd"/>
            <w:r>
              <w:t xml:space="preserve"> flag set to False, indexed by </w:t>
            </w:r>
            <w:proofErr w:type="spellStart"/>
            <w:r>
              <w:rPr>
                <w:rFonts w:ascii="Times New Roman" w:hAnsi="Times New Roman"/>
                <w:i/>
                <w:szCs w:val="22"/>
                <w:lang w:eastAsia="en-GB"/>
              </w:rPr>
              <w:t>np</w:t>
            </w:r>
            <w:r w:rsidRPr="00B526AE">
              <w:rPr>
                <w:rFonts w:ascii="Times New Roman" w:hAnsi="Times New Roman"/>
                <w:i/>
                <w:szCs w:val="22"/>
                <w:lang w:eastAsia="en-GB"/>
              </w:rPr>
              <w:t>n</w:t>
            </w:r>
            <w:r w:rsidRPr="00B526AE">
              <w:rPr>
                <w:rFonts w:ascii="Times New Roman" w:hAnsi="Times New Roman"/>
                <w:i/>
                <w:szCs w:val="22"/>
                <w:vertAlign w:val="subscript"/>
                <w:lang w:eastAsia="en-GB"/>
              </w:rPr>
              <w:t>i</w:t>
            </w:r>
            <w:proofErr w:type="spellEnd"/>
          </w:p>
        </w:tc>
      </w:tr>
      <w:tr w:rsidR="00714039" w14:paraId="19B64A39"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1391E395" w14:textId="77777777" w:rsidR="00714039" w:rsidRDefault="00714039" w:rsidP="00D872AD">
            <w:pPr>
              <w:pStyle w:val="Equation"/>
            </w:pPr>
            <w:proofErr w:type="spellStart"/>
            <w:r>
              <w:t>ISLANDSCALABLEPNODES</w:t>
            </w:r>
            <w:r w:rsidRPr="00960051">
              <w:rPr>
                <w:vertAlign w:val="subscript"/>
              </w:rPr>
              <w:t>i</w:t>
            </w:r>
            <w:proofErr w:type="spellEnd"/>
          </w:p>
        </w:tc>
        <w:tc>
          <w:tcPr>
            <w:tcW w:w="5642" w:type="dxa"/>
          </w:tcPr>
          <w:p w14:paraId="5ED48319"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Pnodes in Island </w:t>
            </w:r>
            <w:r w:rsidRPr="008655C6">
              <w:rPr>
                <w:rFonts w:ascii="Times New Roman" w:hAnsi="Times New Roman"/>
                <w:i/>
                <w:szCs w:val="22"/>
                <w:lang w:eastAsia="en-GB"/>
              </w:rPr>
              <w:t>i</w:t>
            </w:r>
            <w:r>
              <w:t xml:space="preserve"> with </w:t>
            </w:r>
            <w:proofErr w:type="spellStart"/>
            <w:r w:rsidRPr="00960051">
              <w:rPr>
                <w:i/>
                <w:iCs/>
              </w:rPr>
              <w:t>LoadIsScalable</w:t>
            </w:r>
            <w:proofErr w:type="spellEnd"/>
            <w:r>
              <w:t xml:space="preserve"> flag set to True, indexed by </w:t>
            </w:r>
            <w:proofErr w:type="spellStart"/>
            <w:r>
              <w:rPr>
                <w:rFonts w:ascii="Times New Roman" w:hAnsi="Times New Roman"/>
                <w:i/>
                <w:szCs w:val="22"/>
                <w:lang w:eastAsia="en-GB"/>
              </w:rPr>
              <w:t>sp</w:t>
            </w:r>
            <w:r w:rsidRPr="00B526AE">
              <w:rPr>
                <w:rFonts w:ascii="Times New Roman" w:hAnsi="Times New Roman"/>
                <w:i/>
                <w:szCs w:val="22"/>
                <w:lang w:eastAsia="en-GB"/>
              </w:rPr>
              <w:t>n</w:t>
            </w:r>
            <w:r w:rsidRPr="00B526AE">
              <w:rPr>
                <w:rFonts w:ascii="Times New Roman" w:hAnsi="Times New Roman"/>
                <w:i/>
                <w:szCs w:val="22"/>
                <w:vertAlign w:val="subscript"/>
                <w:lang w:eastAsia="en-GB"/>
              </w:rPr>
              <w:t>i</w:t>
            </w:r>
            <w:proofErr w:type="spellEnd"/>
          </w:p>
        </w:tc>
      </w:tr>
    </w:tbl>
    <w:p w14:paraId="014A3504" w14:textId="1912BA5F" w:rsidR="00714039" w:rsidRDefault="00714039" w:rsidP="00C46AB9">
      <w:pPr>
        <w:pStyle w:val="Heading3"/>
      </w:pPr>
      <w:bookmarkStart w:id="859" w:name="_Toc189139649"/>
      <w:bookmarkStart w:id="860" w:name="_Toc131539303"/>
      <w:r>
        <w:t>Calculation</w:t>
      </w:r>
      <w:r w:rsidR="008C59E9">
        <w:t>s</w:t>
      </w:r>
      <w:bookmarkEnd w:id="859"/>
      <w:bookmarkEnd w:id="860"/>
    </w:p>
    <w:p w14:paraId="16E098CC" w14:textId="505D2CCE" w:rsidR="00714039" w:rsidRDefault="00714039" w:rsidP="00714039">
      <w:pPr>
        <w:pStyle w:val="BodyText"/>
        <w:rPr>
          <w:lang w:val="en-AU" w:eastAsia="en-GB"/>
        </w:rPr>
      </w:pPr>
      <w:r>
        <w:rPr>
          <w:lang w:val="en-AU" w:eastAsia="en-GB"/>
        </w:rPr>
        <w:t>Note that for binary values: 1= True, 0 = False.</w:t>
      </w:r>
    </w:p>
    <w:p w14:paraId="79FD7324" w14:textId="77777777" w:rsidR="002673E3" w:rsidRDefault="002673E3" w:rsidP="00714039">
      <w:pPr>
        <w:pStyle w:val="BodyText"/>
        <w:rPr>
          <w:lang w:val="en-AU" w:eastAsia="en-GB"/>
        </w:rPr>
      </w:pPr>
    </w:p>
    <w:p w14:paraId="41528262" w14:textId="57086E23" w:rsidR="00714039" w:rsidRPr="00114861" w:rsidRDefault="00714039" w:rsidP="00555E70">
      <w:pPr>
        <w:pStyle w:val="Heading5"/>
        <w:rPr>
          <w:rFonts w:ascii="Arial" w:hAnsi="Arial" w:cs="Times New Roman"/>
        </w:rPr>
      </w:pPr>
      <w:bookmarkStart w:id="861" w:name="_Ref111471582"/>
      <m:oMath>
        <m:r>
          <w:rPr>
            <w:rFonts w:ascii="Cambria Math" w:hAnsi="Cambria Math"/>
            <w:lang w:eastAsia="en-GB"/>
          </w:rPr>
          <m:t>PnodeRequiredLoa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InitiaLoa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m:t>
                </m:r>
                <m:r>
                  <w:rPr>
                    <w:rFonts w:ascii="Cambria Math" w:hAnsi="Cambria Math"/>
                  </w:rPr>
                  <m:t>LoadScalingFacto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m:rPr>
                    <m:sty m:val="b"/>
                  </m:rPr>
                  <w:rPr>
                    <w:rFonts w:ascii="Cambria Math" w:hAnsi="Cambria Math"/>
                  </w:rPr>
                  <m:t xml:space="preserve">  if</m:t>
                </m:r>
                <m:r>
                  <m:rPr>
                    <m:sty m:val="p"/>
                  </m:rPr>
                  <w:rPr>
                    <w:rFonts w:ascii="Cambria Math" w:hAnsi="Cambria Math"/>
                  </w:rPr>
                  <m:t xml:space="preserve"> </m:t>
                </m:r>
                <m:r>
                  <w:rPr>
                    <w:rFonts w:ascii="Cambria Math" w:hAnsi="Cambria Math"/>
                  </w:rPr>
                  <m: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otherwise</m:t>
                </m:r>
              </m:e>
            </m:eqArr>
          </m:e>
        </m:d>
      </m:oMath>
      <w:bookmarkEnd w:id="861"/>
    </w:p>
    <w:p w14:paraId="1BC24858" w14:textId="6D707265" w:rsidR="00114861" w:rsidRPr="00114861" w:rsidRDefault="00114861" w:rsidP="00114861">
      <w:pPr>
        <w:pStyle w:val="BodyText"/>
        <w:ind w:left="-851" w:firstLine="1690"/>
        <w:rPr>
          <w:lang w:val="en-AU"/>
        </w:rPr>
      </w:pPr>
      <m:oMathPara>
        <m:oMath>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InstructedShe</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 xml:space="preserve"> if </m:t>
                  </m:r>
                  <m:r>
                    <w:rPr>
                      <w:rFonts w:ascii="Cambria Math" w:hAnsi="Cambria Math"/>
                      <w:lang w:val="en-AU"/>
                    </w:rPr>
                    <m:t>ScheduleType=</m:t>
                  </m:r>
                  <m:r>
                    <m:rPr>
                      <m:sty m:val="p"/>
                    </m:rPr>
                    <w:rPr>
                      <w:rFonts w:ascii="Cambria Math" w:hAnsi="Cambria Math"/>
                      <w:lang w:val="en-AU"/>
                    </w:rPr>
                    <m:t>RTDP</m:t>
                  </m:r>
                  <m:r>
                    <m:rPr>
                      <m:sty m:val="b"/>
                    </m:rPr>
                    <w:rPr>
                      <w:rFonts w:ascii="Cambria Math" w:hAnsi="Cambria Math"/>
                      <w:lang w:val="en-AU"/>
                    </w:rPr>
                    <m:t xml:space="preserve"> </m:t>
                  </m:r>
                  <m:r>
                    <w:rPr>
                      <w:rFonts w:ascii="Cambria Math" w:hAnsi="Cambria Math"/>
                      <w:lang w:val="en-AU"/>
                    </w:rPr>
                    <m:t xml:space="preserve"> </m:t>
                  </m:r>
                  <m:r>
                    <m:rPr>
                      <m:sty m:val="b"/>
                    </m:rPr>
                    <w:rPr>
                      <w:rFonts w:ascii="Cambria Math" w:hAnsi="Cambria Math"/>
                      <w:lang w:val="en-AU"/>
                    </w:rPr>
                    <m:t xml:space="preserve">and </m:t>
                  </m:r>
                  <m:r>
                    <w:rPr>
                      <w:rFonts w:ascii="Cambria Math" w:hAnsi="Cambria Math"/>
                    </w:rPr>
                    <m:t>InstructedShe</m:t>
                  </m:r>
                  <m:sSub>
                    <m:sSubPr>
                      <m:ctrlPr>
                        <w:rPr>
                          <w:rFonts w:ascii="Cambria Math" w:hAnsi="Cambria Math"/>
                          <w:i/>
                        </w:rPr>
                      </m:ctrlPr>
                    </m:sSubPr>
                    <m:e>
                      <m:r>
                        <w:rPr>
                          <w:rFonts w:ascii="Cambria Math" w:hAnsi="Cambria Math"/>
                        </w:rPr>
                        <m:t>dActive</m:t>
                      </m:r>
                    </m:e>
                    <m:sub>
                      <m:r>
                        <w:rPr>
                          <w:rFonts w:ascii="Cambria Math" w:hAnsi="Cambria Math"/>
                        </w:rPr>
                        <m:t>pn</m:t>
                      </m:r>
                    </m:sub>
                  </m:sSub>
                  <m:r>
                    <w:rPr>
                      <w:rFonts w:ascii="Cambria Math" w:hAnsi="Cambria Math"/>
                      <w:lang w:val="en-AU"/>
                    </w:rPr>
                    <m:t xml:space="preserve"> =1</m:t>
                  </m:r>
                </m:e>
                <m:e>
                  <m:r>
                    <w:rPr>
                      <w:rFonts w:ascii="Cambria Math" w:hAnsi="Cambria Math"/>
                    </w:rPr>
                    <m:t>0</m:t>
                  </m:r>
                  <m:r>
                    <m:rPr>
                      <m:sty m:val="p"/>
                    </m:rPr>
                    <w:rPr>
                      <w:rFonts w:ascii="Cambria Math" w:hAnsi="Cambria Math"/>
                    </w:rPr>
                    <m:t xml:space="preserve">,  </m:t>
                  </m:r>
                  <m:r>
                    <m:rPr>
                      <m:sty m:val="b"/>
                    </m:rPr>
                    <w:rPr>
                      <w:rFonts w:ascii="Cambria Math" w:hAnsi="Cambria Math"/>
                    </w:rPr>
                    <m:t>otherwise</m:t>
                  </m:r>
                </m:e>
              </m:eqArr>
            </m:e>
          </m:d>
        </m:oMath>
      </m:oMathPara>
    </w:p>
    <w:p w14:paraId="162927C5" w14:textId="047EB56D" w:rsidR="002C22BD" w:rsidRPr="002C22BD" w:rsidRDefault="00714039" w:rsidP="004A65AE">
      <w:pPr>
        <w:pStyle w:val="BodyText"/>
        <w:tabs>
          <w:tab w:val="left" w:pos="1418"/>
        </w:tabs>
        <w:ind w:left="851"/>
        <w:rPr>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r>
            <w:rPr>
              <w:rFonts w:ascii="Cambria Math" w:hAnsi="Cambria Math"/>
              <w:lang w:val="en-AU"/>
            </w:rPr>
            <m:t xml:space="preserve"> </m:t>
          </m:r>
        </m:oMath>
      </m:oMathPara>
    </w:p>
    <w:p w14:paraId="3FEB0FF8" w14:textId="02B92AC4" w:rsidR="00846EF6" w:rsidRPr="00846EF6" w:rsidRDefault="00846EF6" w:rsidP="004A65AE">
      <w:pPr>
        <w:pStyle w:val="BodyText"/>
        <w:tabs>
          <w:tab w:val="left" w:pos="1418"/>
        </w:tabs>
        <w:ind w:left="851"/>
        <w:rPr>
          <w:lang w:val="en-AU"/>
        </w:rPr>
      </w:pPr>
      <m:oMathPara>
        <m:oMath>
          <m:r>
            <m:rPr>
              <m:sty m:val="b"/>
            </m:rPr>
            <w:rPr>
              <w:rFonts w:ascii="Cambria Math" w:hAnsi="Cambria Math"/>
              <w:lang w:val="en-AU"/>
            </w:rPr>
            <m:t xml:space="preserve">where </m:t>
          </m:r>
          <m:r>
            <w:rPr>
              <w:rFonts w:ascii="Cambria Math" w:hAnsi="Cambria Math"/>
              <w:lang w:val="en-AU"/>
            </w:rPr>
            <m:t>DidShortfallTransfe</m:t>
          </m:r>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pn</m:t>
              </m:r>
            </m:sub>
          </m:sSub>
          <m:r>
            <w:rPr>
              <w:rFonts w:ascii="Cambria Math" w:hAnsi="Cambria Math"/>
              <w:lang w:val="en-AU"/>
            </w:rPr>
            <m:t>=0</m:t>
          </m:r>
        </m:oMath>
      </m:oMathPara>
    </w:p>
    <w:p w14:paraId="2D6CB19F" w14:textId="77777777" w:rsidR="00555E70" w:rsidRDefault="00555E70" w:rsidP="004A65AE">
      <w:pPr>
        <w:pStyle w:val="BodyText"/>
        <w:tabs>
          <w:tab w:val="left" w:pos="1418"/>
        </w:tabs>
        <w:ind w:left="851"/>
        <w:rPr>
          <w:lang w:eastAsia="en-GB"/>
        </w:rPr>
      </w:pPr>
    </w:p>
    <w:p w14:paraId="0BD3FACB" w14:textId="25C2BF10" w:rsidR="00714039" w:rsidRPr="00846EF6" w:rsidRDefault="00714039" w:rsidP="004A65AE">
      <w:pPr>
        <w:pStyle w:val="BodyText"/>
        <w:tabs>
          <w:tab w:val="left" w:pos="1418"/>
        </w:tabs>
        <w:ind w:left="851"/>
        <w:rPr>
          <w:lang w:eastAsia="en-GB"/>
        </w:rPr>
      </w:pPr>
      <w:r>
        <w:rPr>
          <w:lang w:eastAsia="en-GB"/>
        </w:rPr>
        <w:t>The components of</w:t>
      </w:r>
      <w:r w:rsidR="00672A21">
        <w:rPr>
          <w:lang w:eastAsia="en-GB"/>
        </w:rPr>
        <w:t xml:space="preserve"> </w:t>
      </w:r>
      <w:r w:rsidR="000F2629">
        <w:rPr>
          <w:lang w:eastAsia="en-GB"/>
        </w:rPr>
        <w:fldChar w:fldCharType="begin"/>
      </w:r>
      <w:r w:rsidR="000F2629">
        <w:rPr>
          <w:lang w:eastAsia="en-GB"/>
        </w:rPr>
        <w:instrText xml:space="preserve"> REF _Ref111471582 \r \h </w:instrText>
      </w:r>
      <w:r w:rsidR="000F2629">
        <w:rPr>
          <w:lang w:eastAsia="en-GB"/>
        </w:rPr>
      </w:r>
      <w:r w:rsidR="000F2629">
        <w:rPr>
          <w:lang w:eastAsia="en-GB"/>
        </w:rPr>
        <w:fldChar w:fldCharType="separate"/>
      </w:r>
      <w:r w:rsidR="009476C2">
        <w:rPr>
          <w:lang w:eastAsia="en-GB"/>
        </w:rPr>
        <w:t>4.</w:t>
      </w:r>
      <w:del w:id="862" w:author="David Bullen" w:date="2025-01-30T14:32:00Z" w16du:dateUtc="2025-01-30T01:32:00Z">
        <w:r w:rsidR="00D83ACD">
          <w:rPr>
            <w:lang w:eastAsia="en-GB"/>
          </w:rPr>
          <w:delText>10</w:delText>
        </w:r>
      </w:del>
      <w:ins w:id="863" w:author="David Bullen" w:date="2025-01-30T14:32:00Z" w16du:dateUtc="2025-01-30T01:32:00Z">
        <w:r w:rsidR="009476C2">
          <w:rPr>
            <w:lang w:eastAsia="en-GB"/>
          </w:rPr>
          <w:t>11</w:t>
        </w:r>
      </w:ins>
      <w:r w:rsidR="009476C2">
        <w:rPr>
          <w:lang w:eastAsia="en-GB"/>
        </w:rPr>
        <w:t>.6.1</w:t>
      </w:r>
      <w:r w:rsidR="000F2629">
        <w:rPr>
          <w:lang w:eastAsia="en-GB"/>
        </w:rPr>
        <w:fldChar w:fldCharType="end"/>
      </w:r>
      <w:r w:rsidR="000F2629">
        <w:rPr>
          <w:lang w:eastAsia="en-GB"/>
        </w:rPr>
        <w:t xml:space="preserve"> </w:t>
      </w:r>
      <w:r>
        <w:rPr>
          <w:lang w:eastAsia="en-GB"/>
        </w:rPr>
        <w:t xml:space="preserve">are </w:t>
      </w:r>
      <w:r w:rsidR="004A65AE">
        <w:rPr>
          <w:lang w:eastAsia="en-GB"/>
        </w:rPr>
        <w:t xml:space="preserve">determined </w:t>
      </w:r>
      <w:r>
        <w:rPr>
          <w:lang w:eastAsia="en-GB"/>
        </w:rPr>
        <w:t>as follows</w:t>
      </w:r>
      <w:r w:rsidR="005047ED">
        <w:rPr>
          <w:lang w:eastAsia="en-GB"/>
        </w:rPr>
        <w:t>:</w:t>
      </w:r>
    </w:p>
    <w:p w14:paraId="3E5B1486" w14:textId="77777777" w:rsidR="005047ED" w:rsidRDefault="005047ED" w:rsidP="004A65AE">
      <w:pPr>
        <w:pStyle w:val="BodyText"/>
        <w:tabs>
          <w:tab w:val="left" w:pos="1418"/>
        </w:tabs>
        <w:ind w:left="851"/>
        <w:rPr>
          <w:lang w:eastAsia="en-GB"/>
        </w:rPr>
      </w:pPr>
    </w:p>
    <w:p w14:paraId="2E4415ED" w14:textId="5AC3BD3B" w:rsidR="00714039" w:rsidRDefault="00BC542B" w:rsidP="00555E70">
      <w:pPr>
        <w:pStyle w:val="Heading5"/>
      </w:pPr>
      <m:oMath>
        <m:sSub>
          <m:sSubPr>
            <m:ctrlPr>
              <w:rPr>
                <w:rFonts w:ascii="Cambria Math" w:hAnsi="Cambria Math"/>
              </w:rPr>
            </m:ctrlPr>
          </m:sSubPr>
          <m:e>
            <m:r>
              <w:rPr>
                <w:rFonts w:ascii="Cambria Math" w:hAnsi="Cambria Math"/>
              </w:rPr>
              <m:t>InitialLoad</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eastAsia="Cambria Math" w:hAnsi="Cambria Math" w:cs="Cambria Math"/>
                  </w:rPr>
                  <m:t>PnodeRequiredLoa</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pn</m:t>
                    </m:r>
                  </m:sub>
                </m:sSub>
                <m:r>
                  <w:rPr>
                    <w:rFonts w:ascii="Cambria Math" w:eastAsia="Cambria Math" w:hAnsi="Cambria Math" w:cs="Cambria Math"/>
                  </w:rPr>
                  <m:t xml:space="preserve">, </m:t>
                </m:r>
                <m:r>
                  <m:rPr>
                    <m:sty m:val="b"/>
                  </m:rPr>
                  <w:rPr>
                    <w:rFonts w:ascii="Cambria Math" w:hAnsi="Cambria Math"/>
                  </w:rPr>
                  <m:t>if</m:t>
                </m:r>
                <m:r>
                  <m:rPr>
                    <m:sty m:val="b"/>
                  </m:rPr>
                  <w:rPr>
                    <w:rFonts w:ascii="Cambria Math" w:hAnsi="Cambria Math"/>
                  </w:rPr>
                  <m:t xml:space="preserve"> </m:t>
                </m:r>
                <m:r>
                  <w:rPr>
                    <w:rFonts w:ascii="Cambria Math" w:hAnsi="Cambria Math"/>
                  </w:rPr>
                  <m:t>DidS</m:t>
                </m:r>
                <m:r>
                  <w:rPr>
                    <w:rFonts w:ascii="Cambria Math" w:hAnsi="Cambria Math"/>
                  </w:rPr>
                  <m:t>h</m:t>
                </m:r>
                <m:r>
                  <w:rPr>
                    <w:rFonts w:ascii="Cambria Math" w:hAnsi="Cambria Math"/>
                  </w:rPr>
                  <m:t>ortfallTransfe</m:t>
                </m:r>
                <m:sSub>
                  <m:sSubPr>
                    <m:ctrlPr>
                      <w:rPr>
                        <w:rFonts w:ascii="Cambria Math" w:hAnsi="Cambria Math"/>
                        <w:i/>
                      </w:rPr>
                    </m:ctrlPr>
                  </m:sSubPr>
                  <m:e>
                    <m:r>
                      <w:rPr>
                        <w:rFonts w:ascii="Cambria Math" w:hAnsi="Cambria Math"/>
                      </w:rPr>
                      <m:t>r</m:t>
                    </m:r>
                  </m:e>
                  <m:sub>
                    <m:r>
                      <w:rPr>
                        <w:rFonts w:ascii="Cambria Math" w:hAnsi="Cambria Math"/>
                      </w:rPr>
                      <m:t>pn</m:t>
                    </m:r>
                  </m:sub>
                </m:sSub>
                <m:r>
                  <w:rPr>
                    <w:rFonts w:ascii="Cambria Math" w:hAnsi="Cambria Math"/>
                  </w:rPr>
                  <m:t>=1</m:t>
                </m:r>
              </m:e>
              <m:e>
                <m:r>
                  <w:rPr>
                    <w:rFonts w:ascii="Cambria Math" w:hAnsi="Cambria Math"/>
                  </w:rPr>
                  <m:t>EstimatedInitialLoa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if</m:t>
                </m:r>
                <m:r>
                  <w:rPr>
                    <w:rFonts w:ascii="Cambria Math" w:hAnsi="Cambria Math"/>
                  </w:rPr>
                  <m:t>LoadIsOverrid</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=0</m:t>
                </m:r>
                <m:ctrlPr>
                  <w:rPr>
                    <w:rFonts w:ascii="Cambria Math" w:eastAsia="Cambria Math" w:hAnsi="Cambria Math" w:cs="Cambria Math"/>
                    <w:b/>
                    <w:iCs w:val="0"/>
                  </w:rPr>
                </m:ctrlPr>
              </m:e>
              <m:e>
                <m:r>
                  <m:rPr>
                    <m:sty m:val="p"/>
                  </m:rPr>
                  <w:rPr>
                    <w:rFonts w:ascii="Cambria Math" w:hAnsi="Cambria Math"/>
                  </w:rPr>
                  <m:t xml:space="preserve"> </m:t>
                </m:r>
                <m:r>
                  <m:rPr>
                    <m:sty m:val="b"/>
                  </m:rPr>
                  <w:rPr>
                    <w:rFonts w:ascii="Cambria Math" w:hAnsi="Cambria Math"/>
                  </w:rPr>
                  <m:t>and</m:t>
                </m:r>
                <m:r>
                  <m:rPr>
                    <m:sty m:val="b"/>
                  </m:rPr>
                  <w:rPr>
                    <w:rFonts w:ascii="Cambria Math" w:hAnsi="Cambria Math"/>
                  </w:rPr>
                  <m:t xml:space="preserve"> </m:t>
                </m:r>
                <m:d>
                  <m:dPr>
                    <m:ctrlPr>
                      <w:rPr>
                        <w:rFonts w:ascii="Cambria Math" w:hAnsi="Cambria Math"/>
                      </w:rPr>
                    </m:ctrlPr>
                  </m:dPr>
                  <m:e>
                    <m:r>
                      <w:rPr>
                        <w:rFonts w:ascii="Cambria Math" w:hAnsi="Cambria Math"/>
                      </w:rPr>
                      <m:t>UseActualLoad</m:t>
                    </m:r>
                    <m:r>
                      <m:rPr>
                        <m:sty m:val="p"/>
                      </m:rPr>
                      <w:rPr>
                        <w:rFonts w:ascii="Cambria Math" w:hAnsi="Cambria Math"/>
                      </w:rPr>
                      <m:t xml:space="preserve">=0 </m:t>
                    </m:r>
                    <m:r>
                      <m:rPr>
                        <m:sty m:val="b"/>
                      </m:rPr>
                      <w:rPr>
                        <w:rFonts w:ascii="Cambria Math" w:hAnsi="Cambria Math"/>
                      </w:rPr>
                      <m:t>or</m:t>
                    </m:r>
                    <m:r>
                      <m:rPr>
                        <m:sty m:val="b"/>
                      </m:rPr>
                      <w:rPr>
                        <w:rFonts w:ascii="Cambria Math" w:hAnsi="Cambria Math"/>
                      </w:rPr>
                      <m:t xml:space="preserve"> </m:t>
                    </m:r>
                    <m:r>
                      <w:rPr>
                        <w:rFonts w:ascii="Cambria Math" w:hAnsi="Cambria Math"/>
                      </w:rPr>
                      <m:t>LoadIsBa</m:t>
                    </m:r>
                    <m:sSub>
                      <m:sSubPr>
                        <m:ctrlPr>
                          <w:rPr>
                            <w:rFonts w:ascii="Cambria Math" w:hAnsi="Cambria Math"/>
                          </w:rPr>
                        </m:ctrlPr>
                      </m:sSubPr>
                      <m:e>
                        <m:r>
                          <w:rPr>
                            <w:rFonts w:ascii="Cambria Math" w:hAnsi="Cambria Math"/>
                          </w:rPr>
                          <m:t>d</m:t>
                        </m:r>
                      </m:e>
                      <m:sub>
                        <m:r>
                          <w:rPr>
                            <w:rFonts w:ascii="Cambria Math" w:hAnsi="Cambria Math"/>
                          </w:rPr>
                          <m:t>pn</m:t>
                        </m:r>
                      </m:sub>
                    </m:sSub>
                    <m:r>
                      <m:rPr>
                        <m:sty m:val="b"/>
                      </m:rPr>
                      <w:rPr>
                        <w:rFonts w:ascii="Cambria Math" w:hAnsi="Cambria Math"/>
                      </w:rPr>
                      <m:t>=</m:t>
                    </m:r>
                    <m:r>
                      <m:rPr>
                        <m:sty m:val="p"/>
                      </m:rPr>
                      <w:rPr>
                        <w:rFonts w:ascii="Cambria Math" w:hAnsi="Cambria Math"/>
                      </w:rPr>
                      <m:t>1</m:t>
                    </m:r>
                  </m:e>
                </m:d>
                <m:ctrlPr>
                  <w:rPr>
                    <w:rFonts w:ascii="Cambria Math" w:eastAsia="Cambria Math" w:hAnsi="Cambria Math" w:cs="Cambria Math"/>
                  </w:rPr>
                </m:ctrlPr>
              </m:e>
              <m:e>
                <m:r>
                  <w:rPr>
                    <w:rFonts w:ascii="Cambria Math" w:hAnsi="Cambria Math"/>
                  </w:rPr>
                  <m:t>InputIntialLoa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otherwise</m:t>
                </m:r>
              </m:e>
            </m:eqArr>
          </m:e>
        </m:d>
      </m:oMath>
    </w:p>
    <w:p w14:paraId="0509E83D" w14:textId="77777777" w:rsidR="00714039" w:rsidRPr="00C22114"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681F160B" w14:textId="77777777" w:rsidR="00714039" w:rsidRDefault="00714039" w:rsidP="00714039">
      <w:pPr>
        <w:pStyle w:val="BodyText"/>
        <w:tabs>
          <w:tab w:val="left" w:pos="1418"/>
        </w:tabs>
        <w:ind w:left="0"/>
        <w:rPr>
          <w:lang w:eastAsia="en-GB"/>
        </w:rPr>
      </w:pPr>
    </w:p>
    <w:p w14:paraId="0B9D9272" w14:textId="702A4BFF" w:rsidR="00714039" w:rsidRPr="008655C6" w:rsidRDefault="00714039" w:rsidP="00846EF6">
      <w:pPr>
        <w:pStyle w:val="Heading5"/>
        <w:rPr>
          <w:lang w:eastAsia="en-GB"/>
        </w:rPr>
      </w:pPr>
      <m:oMath>
        <m:r>
          <w:rPr>
            <w:rFonts w:ascii="Cambria Math" w:hAnsi="Cambria Math"/>
            <w:lang w:eastAsia="en-GB"/>
          </w:rPr>
          <m:t>LoadScalingFacto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TargetTotalLoa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np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num>
          <m:den>
            <m:nary>
              <m:naryPr>
                <m:chr m:val="∑"/>
                <m:subHide m:val="1"/>
                <m:supHide m:val="1"/>
                <m:ctrlPr>
                  <w:rPr>
                    <w:rFonts w:ascii="Cambria Math" w:hAnsi="Cambria Math"/>
                  </w:rPr>
                </m:ctrlPr>
              </m:naryPr>
              <m:sub/>
              <m:sup/>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sp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den>
        </m:f>
        <m:r>
          <m:rPr>
            <m:sty m:val="p"/>
          </m:rPr>
          <w:rPr>
            <w:rFonts w:ascii="Cambria Math" w:hAnsi="Cambria Math"/>
          </w:rPr>
          <m:t xml:space="preserve"> </m:t>
        </m:r>
      </m:oMath>
    </w:p>
    <w:p w14:paraId="3BE184BE" w14:textId="77777777" w:rsidR="002A5934" w:rsidRPr="002A5934" w:rsidRDefault="00714039" w:rsidP="004507B4">
      <w:pPr>
        <w:pStyle w:val="BodyText"/>
        <w:rPr>
          <w:rFonts w:asciiTheme="minorHAnsi" w:hAnsiTheme="minorHAnsi" w:cstheme="minorHAnsi"/>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b"/>
            </m:rPr>
            <w:rPr>
              <w:rFonts w:ascii="Cambria Math" w:hAnsi="Cambria Math"/>
              <w:lang w:val="en-AU"/>
            </w:rPr>
            <m:t>where</m:t>
          </m:r>
          <m:r>
            <w:rPr>
              <w:rFonts w:ascii="Cambria Math" w:hAnsi="Cambria Math"/>
              <w:lang w:val="en-AU"/>
            </w:rPr>
            <m:t xml:space="preserve"> np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ISLANDNONSCALABLEPNODE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40B117D4" w14:textId="0A8F70A8" w:rsidR="00714039" w:rsidRPr="00D505A0" w:rsidRDefault="00714039" w:rsidP="004507B4">
      <w:pPr>
        <w:pStyle w:val="BodyText"/>
        <w:rPr>
          <w:lang w:val="en-AU"/>
        </w:rPr>
      </w:pPr>
      <m:oMathPara>
        <m:oMath>
          <m:r>
            <w:rPr>
              <w:rFonts w:ascii="Cambria Math" w:hAnsi="Cambria Math"/>
              <w:lang w:val="en-AU"/>
            </w:rPr>
            <m:t>sp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ISLANDSCALABLEPNODE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r>
            <m:rPr>
              <m:sty m:val="p"/>
            </m:rPr>
            <w:rPr>
              <w:rFonts w:ascii="Cambria Math" w:hAnsi="Cambria Math"/>
              <w:lang w:val="en-AU"/>
            </w:rPr>
            <m:t xml:space="preserve">  </m:t>
          </m:r>
        </m:oMath>
      </m:oMathPara>
    </w:p>
    <w:p w14:paraId="64EC088A" w14:textId="77777777" w:rsidR="00714039" w:rsidRPr="00C22114" w:rsidRDefault="00714039" w:rsidP="00714039">
      <w:pPr>
        <w:pStyle w:val="BodyText"/>
        <w:rPr>
          <w:lang w:val="en-AU"/>
        </w:rPr>
      </w:pPr>
    </w:p>
    <w:p w14:paraId="4E107EE2" w14:textId="17EF4025" w:rsidR="00714039" w:rsidRPr="00C22114" w:rsidRDefault="00714039" w:rsidP="00846EF6">
      <w:pPr>
        <w:pStyle w:val="Heading5"/>
      </w:pPr>
      <m:oMath>
        <m:r>
          <w:rPr>
            <w:rFonts w:ascii="Cambria Math" w:hAnsi="Cambria Math"/>
            <w:lang w:eastAsia="en-GB"/>
          </w:rPr>
          <m:t>Loa</m:t>
        </m:r>
        <m:sSub>
          <m:sSubPr>
            <m:ctrlPr>
              <w:rPr>
                <w:rFonts w:ascii="Cambria Math" w:hAnsi="Cambria Math"/>
              </w:rPr>
            </m:ctrlPr>
          </m:sSubPr>
          <m:e>
            <m:r>
              <w:rPr>
                <w:rFonts w:ascii="Cambria Math" w:hAnsi="Cambria Math"/>
              </w:rPr>
              <m:t>dIsScalable</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LoadIsOverrid</m:t>
                </m:r>
                <m:sSub>
                  <m:sSubPr>
                    <m:ctrlPr>
                      <w:rPr>
                        <w:rFonts w:ascii="Cambria Math" w:hAnsi="Cambria Math"/>
                      </w:rPr>
                    </m:ctrlPr>
                  </m:sSubPr>
                  <m:e>
                    <m:r>
                      <w:rPr>
                        <w:rFonts w:ascii="Cambria Math" w:hAnsi="Cambria Math"/>
                      </w:rPr>
                      <m:t>e</m:t>
                    </m:r>
                  </m:e>
                  <m:sub>
                    <m:r>
                      <w:rPr>
                        <w:rFonts w:ascii="Cambria Math" w:hAnsi="Cambria Math"/>
                      </w:rPr>
                      <m:t>pn</m:t>
                    </m:r>
                  </m:sub>
                </m:sSub>
                <m:r>
                  <m:rPr>
                    <m:sty m:val="b"/>
                  </m:rPr>
                  <w:rPr>
                    <w:rFonts w:ascii="Cambria Math" w:hAnsi="Cambria Math"/>
                  </w:rPr>
                  <m:t>=</m:t>
                </m:r>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&lt;0  </m:t>
                </m:r>
              </m:e>
              <m:e>
                <m:r>
                  <m:rPr>
                    <m:sty m:val="b"/>
                  </m:rPr>
                  <w:rPr>
                    <w:rFonts w:ascii="Cambria Math" w:hAnsi="Cambria Math"/>
                  </w:rPr>
                  <m:t>or</m:t>
                </m:r>
                <m:r>
                  <m:rPr>
                    <m:sty m:val="p"/>
                  </m:rPr>
                  <w:rPr>
                    <w:rFonts w:ascii="Cambria Math" w:hAnsi="Cambria Math"/>
                  </w:rPr>
                  <m:t xml:space="preserve"> </m:t>
                </m:r>
                <m:sSub>
                  <m:sSubPr>
                    <m:ctrlPr>
                      <w:rPr>
                        <w:rFonts w:ascii="Cambria Math" w:hAnsi="Cambria Math"/>
                      </w:rPr>
                    </m:ctrlPr>
                  </m:sSubPr>
                  <m:e>
                    <m:r>
                      <w:rPr>
                        <w:rFonts w:ascii="Cambria Math" w:hAnsi="Cambria Math"/>
                      </w:rPr>
                      <m:t>ShortfallDisabledScaling</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DidShortfallTransfe</m:t>
                </m:r>
                <m:sSub>
                  <m:sSubPr>
                    <m:ctrlPr>
                      <w:rPr>
                        <w:rFonts w:ascii="Cambria Math" w:hAnsi="Cambria Math"/>
                        <w:i/>
                      </w:rPr>
                    </m:ctrlPr>
                  </m:sSubPr>
                  <m:e>
                    <m:r>
                      <w:rPr>
                        <w:rFonts w:ascii="Cambria Math" w:hAnsi="Cambria Math"/>
                      </w:rPr>
                      <m:t>r</m:t>
                    </m:r>
                  </m:e>
                  <m:sub>
                    <m:r>
                      <w:rPr>
                        <w:rFonts w:ascii="Cambria Math" w:hAnsi="Cambria Math"/>
                      </w:rPr>
                      <m:t>pn</m:t>
                    </m:r>
                  </m:sub>
                </m:sSub>
                <m:r>
                  <w:rPr>
                    <w:rFonts w:ascii="Cambria Math" w:hAnsi="Cambria Math"/>
                  </w:rPr>
                  <m:t>=1</m:t>
                </m:r>
                <m:r>
                  <m:rPr>
                    <m:sty m:val="p"/>
                  </m:rPr>
                  <w:rPr>
                    <w:rFonts w:ascii="Cambria Math" w:hAnsi="Cambria Math"/>
                  </w:rPr>
                  <m:t xml:space="preserve"> </m:t>
                </m:r>
                <m:ctrlPr>
                  <w:rPr>
                    <w:rFonts w:ascii="Cambria Math" w:eastAsia="Cambria Math" w:hAnsi="Cambria Math" w:cs="Cambria Math"/>
                    <w:b/>
                    <w:iCs w:val="0"/>
                  </w:rPr>
                </m:ctrlPr>
              </m:e>
              <m:e>
                <m:r>
                  <m:rPr>
                    <m:sty m:val="p"/>
                  </m:rPr>
                  <w:rPr>
                    <w:rFonts w:ascii="Cambria Math" w:hAnsi="Cambria Math"/>
                  </w:rPr>
                  <m:t>1</m:t>
                </m:r>
                <m:r>
                  <m:rPr>
                    <m:sty m:val="b"/>
                  </m:rPr>
                  <w:rPr>
                    <w:rFonts w:ascii="Cambria Math" w:hAnsi="Cambria Math"/>
                  </w:rPr>
                  <m:t>,</m:t>
                </m:r>
                <m:r>
                  <m:rPr>
                    <m:sty m:val="p"/>
                  </m:rPr>
                  <w:rPr>
                    <w:rFonts w:ascii="Cambria Math" w:hAnsi="Cambria Math"/>
                  </w:rPr>
                  <m:t xml:space="preserve">  </m:t>
                </m:r>
                <m:r>
                  <m:rPr>
                    <m:sty m:val="b"/>
                  </m:rPr>
                  <w:rPr>
                    <w:rFonts w:ascii="Cambria Math" w:hAnsi="Cambria Math"/>
                  </w:rPr>
                  <m:t>otherwise</m:t>
                </m:r>
              </m:e>
            </m:eqArr>
          </m:e>
        </m:d>
      </m:oMath>
    </w:p>
    <w:p w14:paraId="69E07B64" w14:textId="77777777" w:rsidR="00714039" w:rsidRPr="00C22114"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63EA9C9E" w14:textId="77777777" w:rsidR="00714039" w:rsidRDefault="00714039" w:rsidP="00714039">
      <w:pPr>
        <w:pStyle w:val="BodyText"/>
      </w:pPr>
    </w:p>
    <w:p w14:paraId="0F752079" w14:textId="2BC7FDB2" w:rsidR="00B90A3B" w:rsidRPr="00B90A3B" w:rsidRDefault="00BC542B" w:rsidP="00B90A3B">
      <w:pPr>
        <w:pStyle w:val="Heading5"/>
        <w:rPr>
          <w:lang w:eastAsia="en-GB"/>
        </w:rPr>
      </w:pPr>
      <m:oMath>
        <m:m>
          <m:mPr>
            <m:mcs>
              <m:mc>
                <m:mcPr>
                  <m:count m:val="1"/>
                  <m:mcJc m:val="center"/>
                </m:mcPr>
              </m:mc>
            </m:mcs>
            <m:ctrlPr>
              <w:rPr>
                <w:rFonts w:ascii="Cambria Math" w:hAnsi="Cambria Math"/>
              </w:rPr>
            </m:ctrlPr>
          </m:mPr>
          <m:mr>
            <m:e>
              <m:r>
                <w:rPr>
                  <w:rFonts w:ascii="Cambria Math" w:hAnsi="Cambria Math"/>
                </w:rPr>
                <m:t>TargetTotalLoa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InputIP</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 xml:space="preserve"> + </m:t>
              </m:r>
              <m:r>
                <w:rPr>
                  <w:rFonts w:ascii="Cambria Math" w:hAnsi="Cambria Math"/>
                </w:rPr>
                <m:t>IslandPS</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m:rPr>
                  <m:sty m:val="p"/>
                </m:rPr>
                <w:rPr>
                  <w:rFonts w:ascii="Cambria Math" w:hAnsi="Cambria Math"/>
                </w:rPr>
                <m:t xml:space="preserve"> </m:t>
              </m:r>
              <m:r>
                <w:rPr>
                  <w:rFonts w:ascii="Cambria Math" w:hAnsi="Cambria Math"/>
                </w:rPr>
                <m:t>LoadCalcLosse</m:t>
              </m:r>
              <m:sSub>
                <m:sSubPr>
                  <m:ctrlPr>
                    <w:rPr>
                      <w:rFonts w:ascii="Cambria Math" w:hAnsi="Cambria Math"/>
                    </w:rPr>
                  </m:ctrlPr>
                </m:sSubPr>
                <m:e>
                  <m:r>
                    <w:rPr>
                      <w:rFonts w:ascii="Cambria Math" w:hAnsi="Cambria Math"/>
                    </w:rPr>
                    <m:t>s</m:t>
                  </m:r>
                </m:e>
                <m:sub>
                  <m:r>
                    <w:rPr>
                      <w:rFonts w:ascii="Cambria Math" w:hAnsi="Cambria Math"/>
                    </w:rPr>
                    <m:t>i</m:t>
                  </m:r>
                </m:sub>
              </m:sSub>
            </m:e>
          </m:mr>
          <m:mr>
            <m:e>
              <m:r>
                <m:rPr>
                  <m:sty m:val="p"/>
                </m:rPr>
                <w:rPr>
                  <w:rFonts w:ascii="Cambria Math" w:hAnsi="Cambria Math"/>
                </w:rPr>
                <m:t>+</m:t>
              </m:r>
              <m:nary>
                <m:naryPr>
                  <m:chr m:val="∑"/>
                  <m:limLoc m:val="undOvr"/>
                  <m:supHide m:val="1"/>
                  <m:ctrlPr>
                    <w:rPr>
                      <w:rStyle w:val="eqn-bulletChar"/>
                      <w:i w:val="0"/>
                      <w:sz w:val="22"/>
                      <w:szCs w:val="22"/>
                    </w:rPr>
                  </m:ctrlPr>
                </m:naryPr>
                <m:sub>
                  <m:r>
                    <w:rPr>
                      <w:rFonts w:ascii="Cambria Math" w:hAnsi="Cambria Math"/>
                    </w:rPr>
                    <m:t>pn</m:t>
                  </m:r>
                  <m:r>
                    <m:rPr>
                      <m:sty m:val="p"/>
                    </m:rPr>
                    <w:rPr>
                      <w:rFonts w:ascii="Cambria Math" w:hAnsi="Cambria Math"/>
                    </w:rPr>
                    <m:t>∈</m:t>
                  </m:r>
                  <m:r>
                    <w:rPr>
                      <w:rFonts w:ascii="Cambria Math" w:hAnsi="Cambria Math"/>
                    </w:rPr>
                    <m:t>ISLANDPNODE</m:t>
                  </m:r>
                  <m:sSub>
                    <m:sSubPr>
                      <m:ctrlPr>
                        <w:rPr>
                          <w:rFonts w:ascii="Cambria Math" w:hAnsi="Cambria Math"/>
                          <w:i/>
                        </w:rPr>
                      </m:ctrlPr>
                    </m:sSubPr>
                    <m:e>
                      <m:r>
                        <w:rPr>
                          <w:rFonts w:ascii="Cambria Math" w:hAnsi="Cambria Math"/>
                        </w:rPr>
                        <m:t>S</m:t>
                      </m:r>
                    </m:e>
                    <m:sub>
                      <m:r>
                        <w:rPr>
                          <w:rFonts w:ascii="Cambria Math" w:hAnsi="Cambria Math"/>
                        </w:rPr>
                        <m:t>i</m:t>
                      </m:r>
                    </m:sub>
                  </m:sSub>
                </m:sub>
                <m:sup/>
                <m:e>
                  <m:r>
                    <w:rPr>
                      <w:rStyle w:val="eqn-bulletChar"/>
                      <w:sz w:val="22"/>
                      <w:szCs w:val="22"/>
                    </w:rPr>
                    <m:t>Dispatc</m:t>
                  </m:r>
                  <m:r>
                    <w:rPr>
                      <w:rStyle w:val="eqn-bulletChar"/>
                      <w:sz w:val="22"/>
                      <w:szCs w:val="22"/>
                    </w:rPr>
                    <m:t>h</m:t>
                  </m:r>
                  <m:r>
                    <w:rPr>
                      <w:rStyle w:val="eqn-bulletChar"/>
                      <w:sz w:val="22"/>
                      <w:szCs w:val="22"/>
                    </w:rPr>
                    <m:t>ed</m:t>
                  </m:r>
                  <m:r>
                    <m:rPr>
                      <m:sty m:val="p"/>
                    </m:rPr>
                    <w:rPr>
                      <w:rStyle w:val="eqn-bulletChar"/>
                      <w:sz w:val="22"/>
                      <w:szCs w:val="22"/>
                    </w:rPr>
                    <m:t>Lite</m:t>
                  </m:r>
                  <m:r>
                    <w:rPr>
                      <w:rStyle w:val="eqn-bulletChar"/>
                      <w:sz w:val="22"/>
                      <w:szCs w:val="22"/>
                    </w:rPr>
                    <m:t>Ge</m:t>
                  </m:r>
                  <m:sSub>
                    <m:sSubPr>
                      <m:ctrlPr>
                        <w:rPr>
                          <w:rStyle w:val="eqn-bulletChar"/>
                          <w:i w:val="0"/>
                          <w:sz w:val="22"/>
                          <w:szCs w:val="22"/>
                        </w:rPr>
                      </m:ctrlPr>
                    </m:sSubPr>
                    <m:e>
                      <m:r>
                        <w:rPr>
                          <w:rStyle w:val="eqn-bulletChar"/>
                          <w:sz w:val="22"/>
                          <w:szCs w:val="22"/>
                        </w:rPr>
                        <m:t>n</m:t>
                      </m:r>
                    </m:e>
                    <m:sub>
                      <m:r>
                        <w:rPr>
                          <w:rStyle w:val="eqn-bulletChar"/>
                          <w:sz w:val="22"/>
                          <w:szCs w:val="22"/>
                        </w:rPr>
                        <m:t>pn</m:t>
                      </m:r>
                    </m:sub>
                  </m:sSub>
                </m:e>
              </m:nary>
            </m:e>
          </m:mr>
          <m:mr>
            <m:e>
              <m:r>
                <m:rPr>
                  <m:sty m:val="p"/>
                </m:rPr>
                <w:rPr>
                  <w:rFonts w:ascii="Cambria Math" w:hAnsi="Cambria Math"/>
                </w:rPr>
                <m:t xml:space="preserve">- </m:t>
              </m:r>
              <m:nary>
                <m:naryPr>
                  <m:chr m:val="∑"/>
                  <m:limLoc m:val="undOvr"/>
                  <m:supHide m:val="1"/>
                  <m:ctrlPr>
                    <w:rPr>
                      <w:rStyle w:val="eqn-bulletChar"/>
                      <w:i w:val="0"/>
                      <w:sz w:val="22"/>
                      <w:szCs w:val="22"/>
                    </w:rPr>
                  </m:ctrlPr>
                </m:naryPr>
                <m:sub>
                  <m:r>
                    <w:rPr>
                      <w:rFonts w:ascii="Cambria Math" w:hAnsi="Cambria Math"/>
                    </w:rPr>
                    <m:t>pn</m:t>
                  </m:r>
                  <m:r>
                    <m:rPr>
                      <m:sty m:val="p"/>
                    </m:rPr>
                    <w:rPr>
                      <w:rFonts w:ascii="Cambria Math" w:hAnsi="Cambria Math"/>
                    </w:rPr>
                    <m:t>∈</m:t>
                  </m:r>
                  <m:r>
                    <w:rPr>
                      <w:rFonts w:ascii="Cambria Math" w:hAnsi="Cambria Math"/>
                    </w:rPr>
                    <m:t>ISLANDPNODE</m:t>
                  </m:r>
                  <m:sSub>
                    <m:sSubPr>
                      <m:ctrlPr>
                        <w:rPr>
                          <w:rFonts w:ascii="Cambria Math" w:hAnsi="Cambria Math"/>
                          <w:i/>
                        </w:rPr>
                      </m:ctrlPr>
                    </m:sSubPr>
                    <m:e>
                      <m:r>
                        <w:rPr>
                          <w:rFonts w:ascii="Cambria Math" w:hAnsi="Cambria Math"/>
                        </w:rPr>
                        <m:t>S</m:t>
                      </m:r>
                    </m:e>
                    <m:sub>
                      <m:r>
                        <w:rPr>
                          <w:rFonts w:ascii="Cambria Math" w:hAnsi="Cambria Math"/>
                        </w:rPr>
                        <m:t>i</m:t>
                      </m:r>
                    </m:sub>
                  </m:sSub>
                </m:sub>
                <m:sup/>
                <m:e>
                  <m:sSub>
                    <m:sSubPr>
                      <m:ctrlPr>
                        <w:rPr>
                          <w:rFonts w:ascii="Cambria Math" w:hAnsi="Cambria Math"/>
                        </w:rPr>
                      </m:ctrlPr>
                    </m:sSubPr>
                    <m:e>
                      <m:r>
                        <w:rPr>
                          <w:rFonts w:ascii="Cambria Math" w:hAnsi="Cambria Math"/>
                        </w:rPr>
                        <m:t>Dispatc</m:t>
                      </m:r>
                      <m:r>
                        <w:rPr>
                          <w:rFonts w:ascii="Cambria Math" w:hAnsi="Cambria Math"/>
                        </w:rPr>
                        <m:t>h</m:t>
                      </m:r>
                      <m:r>
                        <w:rPr>
                          <w:rFonts w:ascii="Cambria Math" w:hAnsi="Cambria Math"/>
                        </w:rPr>
                        <m:t>edLoad</m:t>
                      </m:r>
                    </m:e>
                    <m:sub>
                      <m:r>
                        <w:rPr>
                          <w:rFonts w:ascii="Cambria Math" w:hAnsi="Cambria Math"/>
                        </w:rPr>
                        <m:t>pn</m:t>
                      </m:r>
                    </m:sub>
                  </m:sSub>
                </m:e>
              </m:nary>
            </m:e>
          </m:mr>
        </m:m>
      </m:oMath>
    </w:p>
    <w:p w14:paraId="73745269" w14:textId="5F1B12BB" w:rsidR="00714039" w:rsidRPr="00967AC9" w:rsidRDefault="00714039" w:rsidP="00714039">
      <w:pPr>
        <w:pStyle w:val="BodyText"/>
        <w:tabs>
          <w:tab w:val="left" w:pos="1418"/>
        </w:tabs>
        <w:ind w:left="851"/>
        <w:rPr>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oMath>
      </m:oMathPara>
    </w:p>
    <w:p w14:paraId="508A7CE8" w14:textId="77777777" w:rsidR="00714039" w:rsidRDefault="00714039" w:rsidP="00714039"/>
    <w:p w14:paraId="6BE6A65F" w14:textId="77777777" w:rsidR="00714039" w:rsidRPr="00C22114" w:rsidRDefault="00714039" w:rsidP="00846EF6">
      <w:pPr>
        <w:pStyle w:val="Heading5"/>
      </w:pPr>
      <m:oMath>
        <m:r>
          <w:rPr>
            <w:rFonts w:ascii="Cambria Math" w:hAnsi="Cambria Math"/>
            <w:lang w:eastAsia="en-GB"/>
          </w:rPr>
          <m:t>EstimatedInitialLoa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n</m:t>
                </m:r>
              </m:e>
              <m:sub>
                <m:r>
                  <w:rPr>
                    <w:rFonts w:ascii="Cambria Math" w:hAnsi="Cambria Math"/>
                    <w:lang w:eastAsia="en-GB"/>
                  </w:rPr>
                  <m:t>i</m:t>
                </m:r>
              </m:sub>
            </m:sSub>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lang w:eastAsia="en-GB"/>
                  </w:rPr>
                  <m:t>ConformingFacto</m:t>
                </m:r>
                <m:sSub>
                  <m:sSubPr>
                    <m:ctrlPr>
                      <w:rPr>
                        <w:rFonts w:ascii="Cambria Math" w:hAnsi="Cambria Math"/>
                        <w:lang w:eastAsia="en-GB"/>
                      </w:rPr>
                    </m:ctrlPr>
                  </m:sSubPr>
                  <m:e>
                    <m:r>
                      <w:rPr>
                        <w:rFonts w:ascii="Cambria Math" w:hAnsi="Cambria Math"/>
                        <w:lang w:eastAsia="en-GB"/>
                      </w:rPr>
                      <m:t>r</m:t>
                    </m:r>
                  </m:e>
                  <m:sub>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n</m:t>
                        </m:r>
                      </m:e>
                      <m:sub>
                        <m:r>
                          <w:rPr>
                            <w:rFonts w:ascii="Cambria Math" w:hAnsi="Cambria Math"/>
                            <w:lang w:eastAsia="en-GB"/>
                          </w:rPr>
                          <m:t>i</m:t>
                        </m:r>
                      </m:sub>
                    </m:sSub>
                  </m:sub>
                </m:sSub>
                <m:r>
                  <m:rPr>
                    <m:sty m:val="p"/>
                  </m:rPr>
                  <w:rPr>
                    <w:rFonts w:ascii="Cambria Math" w:hAnsi="Cambria Math"/>
                  </w:rPr>
                  <m:t>×</m:t>
                </m:r>
                <m:r>
                  <w:rPr>
                    <w:rFonts w:ascii="Cambria Math" w:hAnsi="Cambria Math"/>
                  </w:rPr>
                  <m:t>EstScalingFacto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m:t>
                </m:r>
                <m:r>
                  <m:rPr>
                    <m:sty m:val="b"/>
                  </m:rPr>
                  <w:rPr>
                    <w:rFonts w:ascii="Cambria Math" w:hAnsi="Cambria Math"/>
                  </w:rPr>
                  <m:t>if</m:t>
                </m:r>
                <m:r>
                  <m:rPr>
                    <m:sty m:val="p"/>
                  </m:rPr>
                  <w:rPr>
                    <w:rFonts w:ascii="Cambria Math" w:hAnsi="Cambria Math"/>
                  </w:rPr>
                  <m:t xml:space="preserve"> </m:t>
                </m:r>
                <m:r>
                  <w:rPr>
                    <w:rFonts w:ascii="Cambria Math" w:hAnsi="Cambria Math"/>
                  </w:rPr>
                  <m:t>EstLoad</m:t>
                </m:r>
                <m:sSub>
                  <m:sSubPr>
                    <m:ctrlPr>
                      <w:rPr>
                        <w:rFonts w:ascii="Cambria Math" w:hAnsi="Cambria Math"/>
                      </w:rPr>
                    </m:ctrlPr>
                  </m:sSubPr>
                  <m:e>
                    <m:r>
                      <w:rPr>
                        <w:rFonts w:ascii="Cambria Math" w:hAnsi="Cambria Math"/>
                      </w:rPr>
                      <m:t>IsScalable</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r>
                  <m:rPr>
                    <m:sty m:val="p"/>
                  </m:rPr>
                  <w:rPr>
                    <w:rFonts w:ascii="Cambria Math" w:hAnsi="Cambria Math"/>
                  </w:rPr>
                  <m:t>=1</m:t>
                </m:r>
              </m:e>
              <m:e>
                <m:r>
                  <w:rPr>
                    <w:rFonts w:ascii="Cambria Math" w:hAnsi="Cambria Math"/>
                  </w:rPr>
                  <m:t>EstNonScalableLoa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r>
                  <m:rPr>
                    <m:sty m:val="p"/>
                  </m:rPr>
                  <w:rPr>
                    <w:rFonts w:ascii="Cambria Math" w:hAnsi="Cambria Math"/>
                  </w:rPr>
                  <m:t xml:space="preserve">, </m:t>
                </m:r>
                <m:r>
                  <m:rPr>
                    <m:sty m:val="b"/>
                  </m:rPr>
                  <w:rPr>
                    <w:rFonts w:ascii="Cambria Math" w:hAnsi="Cambria Math"/>
                  </w:rPr>
                  <m:t>otherwise</m:t>
                </m:r>
                <m:r>
                  <m:rPr>
                    <m:sty m:val="p"/>
                  </m:rPr>
                  <w:rPr>
                    <w:rFonts w:ascii="Cambria Math" w:hAnsi="Cambria Math"/>
                  </w:rPr>
                  <m:t xml:space="preserve"> </m:t>
                </m:r>
              </m:e>
            </m:eqArr>
          </m:e>
        </m:d>
      </m:oMath>
    </w:p>
    <w:p w14:paraId="0A897F67" w14:textId="77777777" w:rsidR="00714039" w:rsidRPr="000F7A6A" w:rsidRDefault="00714039" w:rsidP="00714039">
      <w:pPr>
        <w:pStyle w:val="BodyText"/>
        <w:rPr>
          <w:iCs/>
          <w:lang w:val="en-AU"/>
        </w:rPr>
      </w:pPr>
      <m:oMathPara>
        <m:oMath>
          <m:r>
            <w:rPr>
              <w:rFonts w:ascii="Cambria Math" w:hAnsi="Cambria Math"/>
              <w:lang w:val="en-AU"/>
            </w:rPr>
            <m:t xml:space="preserve"> </m:t>
          </m:r>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r>
            <m:rPr>
              <m:sty m:val="p"/>
            </m:rPr>
            <w:rPr>
              <w:rFonts w:ascii="Cambria Math" w:hAnsi="Cambria Math"/>
              <w:lang w:val="en-AU"/>
            </w:rPr>
            <m:t>∀</m:t>
          </m:r>
          <m:r>
            <w:rPr>
              <w:rFonts w:ascii="Cambria Math" w:hAnsi="Cambria Math"/>
              <w:lang w:val="en-AU"/>
            </w:rPr>
            <m:t>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57E953AE" w14:textId="77777777" w:rsidR="00714039" w:rsidRDefault="00714039" w:rsidP="00714039">
      <w:pPr>
        <w:pStyle w:val="BodyText"/>
        <w:rPr>
          <w:iCs/>
          <w:lang w:val="en-AU"/>
        </w:rPr>
      </w:pPr>
    </w:p>
    <w:p w14:paraId="2D3C1C12" w14:textId="77777777" w:rsidR="00714039" w:rsidRPr="00C22114" w:rsidRDefault="00714039" w:rsidP="00846EF6">
      <w:pPr>
        <w:pStyle w:val="Heading5"/>
      </w:pPr>
      <m:oMath>
        <m:r>
          <w:rPr>
            <w:rFonts w:ascii="Cambria Math" w:hAnsi="Cambria Math"/>
            <w:lang w:eastAsia="en-GB"/>
          </w:rPr>
          <m:t>EstLoa</m:t>
        </m:r>
        <m:sSub>
          <m:sSubPr>
            <m:ctrlPr>
              <w:rPr>
                <w:rFonts w:ascii="Cambria Math" w:hAnsi="Cambria Math"/>
              </w:rPr>
            </m:ctrlPr>
          </m:sSubPr>
          <m:e>
            <m:r>
              <w:rPr>
                <w:rFonts w:ascii="Cambria Math" w:hAnsi="Cambria Math"/>
              </w:rPr>
              <m:t>dIsScalable</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 xml:space="preserve">&lt;0 </m:t>
                </m:r>
              </m:e>
              <m:e>
                <m:r>
                  <m:rPr>
                    <m:sty m:val="p"/>
                  </m:rPr>
                  <w:rPr>
                    <w:rFonts w:ascii="Cambria Math" w:hAnsi="Cambria Math"/>
                  </w:rPr>
                  <m:t>1</m:t>
                </m:r>
                <m:r>
                  <m:rPr>
                    <m:sty m:val="b"/>
                  </m:rPr>
                  <w:rPr>
                    <w:rFonts w:ascii="Cambria Math" w:hAnsi="Cambria Math"/>
                  </w:rPr>
                  <m:t>,</m:t>
                </m:r>
                <m:r>
                  <m:rPr>
                    <m:sty m:val="p"/>
                  </m:rPr>
                  <w:rPr>
                    <w:rFonts w:ascii="Cambria Math" w:hAnsi="Cambria Math"/>
                  </w:rPr>
                  <m:t xml:space="preserve">  </m:t>
                </m:r>
                <m:r>
                  <m:rPr>
                    <m:sty m:val="b"/>
                  </m:rPr>
                  <w:rPr>
                    <w:rFonts w:ascii="Cambria Math" w:hAnsi="Cambria Math"/>
                  </w:rPr>
                  <m:t>otherwise</m:t>
                </m:r>
              </m:e>
            </m:eqArr>
          </m:e>
        </m:d>
      </m:oMath>
    </w:p>
    <w:p w14:paraId="760D9A8E" w14:textId="77777777" w:rsidR="00714039" w:rsidRPr="00DE221A" w:rsidRDefault="00714039" w:rsidP="00714039">
      <w:pPr>
        <w:pStyle w:val="BodyText"/>
        <w:rPr>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02EF2663" w14:textId="77777777" w:rsidR="00714039" w:rsidRDefault="00714039" w:rsidP="00714039">
      <w:pPr>
        <w:pStyle w:val="BodyText"/>
        <w:rPr>
          <w:lang w:val="en-AU"/>
        </w:rPr>
      </w:pPr>
    </w:p>
    <w:p w14:paraId="2BA04D8D" w14:textId="77777777" w:rsidR="00714039" w:rsidRPr="00D621AD" w:rsidRDefault="00714039" w:rsidP="00846EF6">
      <w:pPr>
        <w:pStyle w:val="Heading5"/>
      </w:pPr>
      <m:oMath>
        <m:r>
          <w:rPr>
            <w:rFonts w:ascii="Cambria Math" w:hAnsi="Cambria Math"/>
          </w:rPr>
          <m:t>EstNonScalable</m:t>
        </m:r>
        <m:sSub>
          <m:sSubPr>
            <m:ctrlPr>
              <w:rPr>
                <w:rFonts w:ascii="Cambria Math" w:hAnsi="Cambria Math"/>
              </w:rPr>
            </m:ctrlPr>
          </m:sSubPr>
          <m:e>
            <m:r>
              <w:rPr>
                <w:rFonts w:ascii="Cambria Math" w:hAnsi="Cambria Math"/>
              </w:rPr>
              <m:t>Load</m:t>
            </m:r>
          </m:e>
          <m:sub>
            <m:r>
              <w:rPr>
                <w:rFonts w:ascii="Cambria Math" w:hAnsi="Cambria Math"/>
              </w:rPr>
              <m:t>pn</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EstLoadIsScalabl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w:rPr>
                    <w:rFonts w:ascii="Cambria Math" w:hAnsi="Cambria Math"/>
                  </w:rPr>
                  <m:t>NonConformingLoa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ctrlPr>
                  <w:rPr>
                    <w:rFonts w:ascii="Cambria Math" w:eastAsia="Cambria Math" w:hAnsi="Cambria Math" w:cs="Cambria Math"/>
                  </w:rPr>
                </m:ctrlPr>
              </m:e>
              <m:e>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r>
                  <m:rPr>
                    <m:sty m:val="b"/>
                  </m:rPr>
                  <w:rPr>
                    <w:rFonts w:ascii="Cambria Math" w:hAnsi="Cambria Math"/>
                  </w:rPr>
                  <m:t>otherwise</m:t>
                </m:r>
              </m:e>
            </m:eqArr>
          </m:e>
        </m:d>
        <m:r>
          <m:rPr>
            <m:sty m:val="p"/>
          </m:rPr>
          <w:rPr>
            <w:rFonts w:ascii="Cambria Math" w:hAnsi="Cambria Math"/>
          </w:rPr>
          <m:t>=1</m:t>
        </m:r>
      </m:oMath>
    </w:p>
    <w:p w14:paraId="3FCBECCC" w14:textId="77777777" w:rsidR="00714039" w:rsidRPr="00332A3A" w:rsidRDefault="00714039" w:rsidP="00714039">
      <w:pPr>
        <w:pStyle w:val="BodyText"/>
        <w:rPr>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0D481F09" w14:textId="77777777" w:rsidR="00714039" w:rsidRDefault="00714039" w:rsidP="00714039">
      <w:pPr>
        <w:pStyle w:val="BodyText"/>
        <w:rPr>
          <w:lang w:val="en-AU"/>
        </w:rPr>
      </w:pPr>
    </w:p>
    <w:p w14:paraId="22DB5657" w14:textId="2E641E97" w:rsidR="00714039" w:rsidRPr="00506866" w:rsidRDefault="00714039" w:rsidP="00846EF6">
      <w:pPr>
        <w:pStyle w:val="Heading5"/>
        <w:rPr>
          <w:lang w:eastAsia="en-GB"/>
        </w:rPr>
      </w:pPr>
      <m:oMath>
        <m:r>
          <w:rPr>
            <w:rFonts w:ascii="Cambria Math" w:hAnsi="Cambria Math"/>
            <w:lang w:eastAsia="en-GB"/>
          </w:rPr>
          <m:t>EstScalingFacto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InputIP</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LoadCalcLosse</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EstNonScalableLoa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num>
          <m:den>
            <m:nary>
              <m:naryPr>
                <m:chr m:val="∑"/>
                <m:subHide m:val="1"/>
                <m:supHide m:val="1"/>
                <m:ctrlPr>
                  <w:rPr>
                    <w:rFonts w:ascii="Cambria Math" w:hAnsi="Cambria Math"/>
                  </w:rPr>
                </m:ctrlPr>
              </m:naryPr>
              <m:sub/>
              <m:sup/>
              <m:e>
                <m:r>
                  <w:rPr>
                    <w:rFonts w:ascii="Cambria Math" w:hAnsi="Cambria Math"/>
                  </w:rPr>
                  <m:t>EstScalableLoa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den>
        </m:f>
        <m:r>
          <m:rPr>
            <m:sty m:val="p"/>
          </m:rPr>
          <w:rPr>
            <w:rFonts w:ascii="Cambria Math" w:hAnsi="Cambria Math"/>
          </w:rPr>
          <m:t xml:space="preserve"> </m:t>
        </m:r>
      </m:oMath>
    </w:p>
    <w:p w14:paraId="538C18AD" w14:textId="4628985B" w:rsidR="00714039" w:rsidRPr="003C624C"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b"/>
            </m:rPr>
            <w:rPr>
              <w:rFonts w:ascii="Cambria Math" w:hAnsi="Cambria Math"/>
              <w:lang w:val="en-AU"/>
            </w:rPr>
            <m:t>where</m:t>
          </m:r>
          <m:r>
            <w:rPr>
              <w:rFonts w:ascii="Cambria Math" w:hAnsi="Cambria Math"/>
              <w:lang w:val="en-AU"/>
            </w:rPr>
            <m:t xml:space="preserve"> 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409B9338" w14:textId="77777777" w:rsidR="00714039" w:rsidRPr="00DE221A" w:rsidRDefault="00714039" w:rsidP="00714039">
      <w:pPr>
        <w:pStyle w:val="BodyText"/>
        <w:rPr>
          <w:lang w:val="en-AU"/>
        </w:rPr>
      </w:pPr>
    </w:p>
    <w:p w14:paraId="2B6B942D" w14:textId="77777777" w:rsidR="00714039" w:rsidRPr="00C22114" w:rsidRDefault="00714039" w:rsidP="00846EF6">
      <w:pPr>
        <w:pStyle w:val="Heading5"/>
      </w:pPr>
      <m:oMath>
        <m:r>
          <w:rPr>
            <w:rFonts w:ascii="Cambria Math" w:hAnsi="Cambria Math"/>
          </w:rPr>
          <m:t>EstScalabl</m:t>
        </m:r>
        <m:sSub>
          <m:sSubPr>
            <m:ctrlPr>
              <w:rPr>
                <w:rFonts w:ascii="Cambria Math" w:hAnsi="Cambria Math"/>
              </w:rPr>
            </m:ctrlPr>
          </m:sSubPr>
          <m:e>
            <m:r>
              <w:rPr>
                <w:rFonts w:ascii="Cambria Math" w:hAnsi="Cambria Math"/>
              </w:rPr>
              <m:t>eLoad</m:t>
            </m:r>
          </m:e>
          <m:sub>
            <m:r>
              <w:rPr>
                <w:rFonts w:ascii="Cambria Math" w:hAnsi="Cambria Math"/>
              </w:rPr>
              <m:t>pn</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r>
                  <m:rPr>
                    <m:sty m:val="b"/>
                  </m:rPr>
                  <w:rPr>
                    <w:rFonts w:ascii="Cambria Math" w:hAnsi="Cambria Math"/>
                  </w:rPr>
                  <m:t>if</m:t>
                </m:r>
                <m:r>
                  <m:rPr>
                    <m:sty m:val="p"/>
                  </m:rPr>
                  <w:rPr>
                    <w:rFonts w:ascii="Cambria Math" w:hAnsi="Cambria Math"/>
                  </w:rPr>
                  <m:t xml:space="preserve"> </m:t>
                </m:r>
                <m:r>
                  <w:rPr>
                    <w:rFonts w:ascii="Cambria Math" w:hAnsi="Cambria Math"/>
                  </w:rPr>
                  <m:t>EstLoadIsScalabl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m:rPr>
                    <m:sty m:val="p"/>
                  </m:rPr>
                  <w:rPr>
                    <w:rFonts w:ascii="Cambria Math" w:hAnsi="Cambria Math"/>
                  </w:rPr>
                  <m:t xml:space="preserve">0, </m:t>
                </m:r>
                <m:r>
                  <m:rPr>
                    <m:sty m:val="b"/>
                  </m:rPr>
                  <w:rPr>
                    <w:rFonts w:ascii="Cambria Math" w:hAnsi="Cambria Math"/>
                  </w:rPr>
                  <m:t>otherwise</m:t>
                </m:r>
              </m:e>
            </m:eqArr>
          </m:e>
        </m:d>
      </m:oMath>
    </w:p>
    <w:p w14:paraId="59204B1A" w14:textId="77777777" w:rsidR="00714039" w:rsidRPr="0049233D"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m:t>
          </m:r>
        </m:oMath>
      </m:oMathPara>
    </w:p>
    <w:p w14:paraId="46EE0C98" w14:textId="6DD70288" w:rsidR="00714039" w:rsidRDefault="00714039" w:rsidP="00714039">
      <w:pPr>
        <w:pStyle w:val="Heading2"/>
        <w:tabs>
          <w:tab w:val="clear" w:pos="1440"/>
        </w:tabs>
        <w:ind w:left="851" w:hanging="851"/>
        <w:jc w:val="left"/>
      </w:pPr>
      <w:bookmarkStart w:id="864" w:name="_Ref109765238"/>
      <w:bookmarkStart w:id="865" w:name="_Toc189139650"/>
      <w:bookmarkStart w:id="866" w:name="_Toc131539304"/>
      <w:r w:rsidRPr="00511198">
        <w:t>Energy Scarcity</w:t>
      </w:r>
      <w:r w:rsidR="00B754A4">
        <w:t xml:space="preserve"> Pre-Processing</w:t>
      </w:r>
      <w:bookmarkEnd w:id="864"/>
      <w:bookmarkEnd w:id="865"/>
      <w:bookmarkEnd w:id="866"/>
    </w:p>
    <w:p w14:paraId="35660F7E" w14:textId="77777777" w:rsidR="00714039" w:rsidRDefault="00714039" w:rsidP="00C46AB9">
      <w:pPr>
        <w:pStyle w:val="Heading3"/>
      </w:pPr>
      <w:bookmarkStart w:id="867" w:name="_Toc189139651"/>
      <w:bookmarkStart w:id="868" w:name="_Toc131539305"/>
      <w:r>
        <w:t>Input Parameters</w:t>
      </w:r>
      <w:bookmarkEnd w:id="867"/>
      <w:bookmarkEnd w:id="868"/>
    </w:p>
    <w:tbl>
      <w:tblPr>
        <w:tblStyle w:val="SOReportTable"/>
        <w:tblW w:w="0" w:type="auto"/>
        <w:tblLook w:val="04A0" w:firstRow="1" w:lastRow="0" w:firstColumn="1" w:lastColumn="0" w:noHBand="0" w:noVBand="1"/>
      </w:tblPr>
      <w:tblGrid>
        <w:gridCol w:w="2878"/>
        <w:gridCol w:w="4920"/>
      </w:tblGrid>
      <w:tr w:rsidR="00714039" w14:paraId="0190F6C7" w14:textId="77777777" w:rsidTr="00763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14:paraId="276D1A4F" w14:textId="77777777" w:rsidR="00714039" w:rsidRDefault="00714039" w:rsidP="00D872AD">
            <w:pPr>
              <w:pStyle w:val="BodyText"/>
              <w:ind w:left="0"/>
              <w:rPr>
                <w:lang w:eastAsia="en-GB"/>
              </w:rPr>
            </w:pPr>
            <w:r>
              <w:rPr>
                <w:lang w:eastAsia="en-GB"/>
              </w:rPr>
              <w:t>Item</w:t>
            </w:r>
          </w:p>
        </w:tc>
        <w:tc>
          <w:tcPr>
            <w:tcW w:w="5072" w:type="dxa"/>
          </w:tcPr>
          <w:p w14:paraId="1F9711C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F937DC" w14:paraId="04622FBF"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29149625" w14:textId="67FE8B3D" w:rsidR="00F937DC" w:rsidRDefault="00F937DC" w:rsidP="00F937DC">
            <w:pPr>
              <w:pStyle w:val="Equation"/>
            </w:pPr>
            <w:proofErr w:type="spellStart"/>
            <w:r>
              <w:t>PnodeEnergyScarcity</w:t>
            </w:r>
            <w:r w:rsidR="00763D13">
              <w:t>Limit</w:t>
            </w:r>
            <w:r>
              <w:rPr>
                <w:vertAlign w:val="subscript"/>
              </w:rPr>
              <w:t>pn,j</w:t>
            </w:r>
            <w:proofErr w:type="spellEnd"/>
          </w:p>
        </w:tc>
        <w:tc>
          <w:tcPr>
            <w:tcW w:w="5072" w:type="dxa"/>
          </w:tcPr>
          <w:p w14:paraId="15D0BFFE" w14:textId="53E49A0C" w:rsidR="00F937DC" w:rsidRDefault="004A0734" w:rsidP="00F937DC">
            <w:pPr>
              <w:pStyle w:val="BodyText"/>
              <w:ind w:left="0"/>
              <w:jc w:val="left"/>
              <w:cnfStyle w:val="000000000000" w:firstRow="0" w:lastRow="0" w:firstColumn="0" w:lastColumn="0" w:oddVBand="0" w:evenVBand="0" w:oddHBand="0" w:evenHBand="0" w:firstRowFirstColumn="0" w:firstRowLastColumn="0" w:lastRowFirstColumn="0" w:lastRowLastColumn="0"/>
            </w:pPr>
            <w:r>
              <w:t>Optional parameter t</w:t>
            </w:r>
            <w:r w:rsidR="00451B68">
              <w:t>hat if present will s</w:t>
            </w:r>
            <w:r>
              <w:t>et</w:t>
            </w:r>
            <w:r w:rsidR="00451B68">
              <w:t xml:space="preserve"> an</w:t>
            </w:r>
            <w:r>
              <w:t xml:space="preserve"> </w:t>
            </w:r>
            <w:proofErr w:type="spellStart"/>
            <w:r w:rsidRPr="00F937DC">
              <w:rPr>
                <w:rFonts w:ascii="Times New Roman" w:hAnsi="Times New Roman"/>
                <w:i/>
                <w:iCs/>
                <w:szCs w:val="22"/>
              </w:rPr>
              <w:t>EnergyScarcityLimit</w:t>
            </w:r>
            <w:r w:rsidRPr="00F937DC">
              <w:rPr>
                <w:rFonts w:ascii="Times New Roman" w:hAnsi="Times New Roman"/>
                <w:i/>
                <w:iCs/>
                <w:szCs w:val="22"/>
                <w:vertAlign w:val="subscript"/>
              </w:rPr>
              <w:t>es,j</w:t>
            </w:r>
            <w:proofErr w:type="spellEnd"/>
            <w:r w:rsidRPr="00F937DC">
              <w:rPr>
                <w:sz w:val="20"/>
                <w:szCs w:val="18"/>
              </w:rPr>
              <w:t xml:space="preserve"> </w:t>
            </w:r>
            <w:r>
              <w:t xml:space="preserve">for Energy Scarcity Load block </w:t>
            </w:r>
            <w:r w:rsidRPr="00E9613A">
              <w:rPr>
                <w:i/>
                <w:iCs/>
              </w:rPr>
              <w:t>j</w:t>
            </w:r>
            <w:r>
              <w:t xml:space="preserve"> associated with a Pnode </w:t>
            </w:r>
            <w:r w:rsidRPr="00114E2D">
              <w:rPr>
                <w:i/>
                <w:iCs/>
              </w:rPr>
              <w:t>pn</w:t>
            </w:r>
          </w:p>
        </w:tc>
      </w:tr>
      <w:tr w:rsidR="00F937DC" w14:paraId="1E3E513E"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2A911CAB" w14:textId="2C100F1E" w:rsidR="00F937DC" w:rsidRDefault="00F937DC" w:rsidP="00F937DC">
            <w:pPr>
              <w:pStyle w:val="Equation"/>
            </w:pPr>
            <w:proofErr w:type="spellStart"/>
            <w:r>
              <w:t>PnodeEnergyScarcityFactor</w:t>
            </w:r>
            <w:r>
              <w:rPr>
                <w:vertAlign w:val="subscript"/>
              </w:rPr>
              <w:t>pn,j</w:t>
            </w:r>
            <w:proofErr w:type="spellEnd"/>
          </w:p>
        </w:tc>
        <w:tc>
          <w:tcPr>
            <w:tcW w:w="5072" w:type="dxa"/>
          </w:tcPr>
          <w:p w14:paraId="1C059BFF" w14:textId="5AC6C81B" w:rsidR="00F937DC" w:rsidRPr="00763D13" w:rsidRDefault="004A0734" w:rsidP="00F937DC">
            <w:pPr>
              <w:pStyle w:val="BodyText"/>
              <w:ind w:left="0"/>
              <w:jc w:val="left"/>
              <w:cnfStyle w:val="000000000000" w:firstRow="0" w:lastRow="0" w:firstColumn="0" w:lastColumn="0" w:oddVBand="0" w:evenVBand="0" w:oddHBand="0" w:evenHBand="0" w:firstRowFirstColumn="0" w:firstRowLastColumn="0" w:lastRowFirstColumn="0" w:lastRowLastColumn="0"/>
            </w:pPr>
            <w:r>
              <w:t>Optional f</w:t>
            </w:r>
            <w:r w:rsidR="00F937DC">
              <w:t xml:space="preserve">actor </w:t>
            </w:r>
            <w:r w:rsidR="00451B68">
              <w:t xml:space="preserve">that if present will be </w:t>
            </w:r>
            <w:r w:rsidR="00F937DC">
              <w:t xml:space="preserve">applied to </w:t>
            </w:r>
            <w:proofErr w:type="spellStart"/>
            <w:r w:rsidR="00F937DC" w:rsidRPr="00F937DC">
              <w:rPr>
                <w:rFonts w:ascii="Times New Roman" w:hAnsi="Times New Roman"/>
                <w:i/>
                <w:iCs/>
              </w:rPr>
              <w:t>PnodeRequiredLoad</w:t>
            </w:r>
            <w:r w:rsidR="00F937DC" w:rsidRPr="00F937DC">
              <w:rPr>
                <w:rFonts w:ascii="Times New Roman" w:hAnsi="Times New Roman"/>
                <w:i/>
                <w:iCs/>
                <w:vertAlign w:val="subscript"/>
              </w:rPr>
              <w:t>pn</w:t>
            </w:r>
            <w:proofErr w:type="spellEnd"/>
            <w:r w:rsidR="00F937DC">
              <w:t xml:space="preserve"> </w:t>
            </w:r>
            <w:proofErr w:type="gramStart"/>
            <w:r w:rsidR="00F937DC">
              <w:t>in order to</w:t>
            </w:r>
            <w:proofErr w:type="gramEnd"/>
            <w:r w:rsidR="00F937DC">
              <w:t xml:space="preserve"> calculate </w:t>
            </w:r>
            <w:proofErr w:type="spellStart"/>
            <w:r w:rsidR="00F937DC" w:rsidRPr="00F937DC">
              <w:rPr>
                <w:rFonts w:ascii="Times New Roman" w:hAnsi="Times New Roman"/>
                <w:i/>
                <w:iCs/>
                <w:szCs w:val="22"/>
              </w:rPr>
              <w:t>EnergyScarcityLimit</w:t>
            </w:r>
            <w:r w:rsidR="00F937DC" w:rsidRPr="00F937DC">
              <w:rPr>
                <w:rFonts w:ascii="Times New Roman" w:hAnsi="Times New Roman"/>
                <w:i/>
                <w:iCs/>
                <w:szCs w:val="22"/>
                <w:vertAlign w:val="subscript"/>
              </w:rPr>
              <w:t>es,j</w:t>
            </w:r>
            <w:proofErr w:type="spellEnd"/>
            <w:r w:rsidR="00F937DC" w:rsidRPr="00F937DC">
              <w:rPr>
                <w:sz w:val="20"/>
                <w:szCs w:val="18"/>
              </w:rPr>
              <w:t xml:space="preserve"> </w:t>
            </w:r>
            <w:r w:rsidR="00F937DC">
              <w:t xml:space="preserve">for Energy Scarcity Load block </w:t>
            </w:r>
            <w:r w:rsidR="00F937DC" w:rsidRPr="00E9613A">
              <w:rPr>
                <w:i/>
                <w:iCs/>
              </w:rPr>
              <w:t>j</w:t>
            </w:r>
            <w:r w:rsidR="00F937DC">
              <w:t xml:space="preserve"> associated with </w:t>
            </w:r>
            <w:r w:rsidR="00763D13">
              <w:t>a</w:t>
            </w:r>
            <w:r w:rsidR="00F937DC">
              <w:t xml:space="preserve"> Pnode </w:t>
            </w:r>
            <w:r w:rsidR="00F937DC" w:rsidRPr="00114E2D">
              <w:rPr>
                <w:i/>
                <w:iCs/>
              </w:rPr>
              <w:t>pn</w:t>
            </w:r>
            <w:r w:rsidR="00763D13">
              <w:t xml:space="preserve"> that does not have any </w:t>
            </w:r>
            <w:proofErr w:type="spellStart"/>
            <w:r w:rsidR="00763D13" w:rsidRPr="00763D13">
              <w:rPr>
                <w:i/>
                <w:iCs/>
              </w:rPr>
              <w:t>PnodeEnergyScarcityLimit</w:t>
            </w:r>
            <w:r w:rsidR="00763D13" w:rsidRPr="00763D13">
              <w:rPr>
                <w:i/>
                <w:iCs/>
                <w:vertAlign w:val="subscript"/>
              </w:rPr>
              <w:t>pn,j</w:t>
            </w:r>
            <w:proofErr w:type="spellEnd"/>
            <w:r w:rsidR="00763D13">
              <w:t xml:space="preserve"> </w:t>
            </w:r>
            <w:r w:rsidR="0064426F">
              <w:t>parameters</w:t>
            </w:r>
            <w:r w:rsidR="00451B68">
              <w:t xml:space="preserve"> supplied</w:t>
            </w:r>
          </w:p>
        </w:tc>
      </w:tr>
      <w:tr w:rsidR="00763D13" w14:paraId="6857DF96"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7ECE8F50" w14:textId="40162575" w:rsidR="00763D13" w:rsidRDefault="00763D13" w:rsidP="009525C1">
            <w:pPr>
              <w:pStyle w:val="Equation"/>
            </w:pPr>
            <w:proofErr w:type="spellStart"/>
            <w:r>
              <w:t>NationalEnergyScarcityFactor</w:t>
            </w:r>
            <w:r w:rsidRPr="00E9613A">
              <w:rPr>
                <w:vertAlign w:val="subscript"/>
              </w:rPr>
              <w:t>j</w:t>
            </w:r>
            <w:proofErr w:type="spellEnd"/>
          </w:p>
        </w:tc>
        <w:tc>
          <w:tcPr>
            <w:tcW w:w="5072" w:type="dxa"/>
          </w:tcPr>
          <w:p w14:paraId="555CE8B2" w14:textId="30BA6FFC" w:rsidR="00763D13" w:rsidRPr="007A74E1" w:rsidRDefault="00763D13" w:rsidP="009525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National factor </w:t>
            </w:r>
            <w:r w:rsidR="00451B68">
              <w:t xml:space="preserve">that will be applied to </w:t>
            </w:r>
            <w:proofErr w:type="spellStart"/>
            <w:r w:rsidR="00451B68" w:rsidRPr="00F937DC">
              <w:rPr>
                <w:rFonts w:ascii="Times New Roman" w:hAnsi="Times New Roman"/>
                <w:i/>
                <w:iCs/>
              </w:rPr>
              <w:t>PnodeRequiredLoad</w:t>
            </w:r>
            <w:r w:rsidR="00451B68" w:rsidRPr="00F937DC">
              <w:rPr>
                <w:rFonts w:ascii="Times New Roman" w:hAnsi="Times New Roman"/>
                <w:i/>
                <w:iCs/>
                <w:vertAlign w:val="subscript"/>
              </w:rPr>
              <w:t>pn</w:t>
            </w:r>
            <w:proofErr w:type="spellEnd"/>
            <w:r w:rsidR="00451B68">
              <w:t xml:space="preserve"> </w:t>
            </w:r>
            <w:proofErr w:type="gramStart"/>
            <w:r w:rsidR="00451B68">
              <w:t>in order to</w:t>
            </w:r>
            <w:proofErr w:type="gramEnd"/>
            <w:r w:rsidR="00451B68">
              <w:t xml:space="preserve"> calculate </w:t>
            </w:r>
            <w:proofErr w:type="spellStart"/>
            <w:r w:rsidR="00451B68" w:rsidRPr="00F937DC">
              <w:rPr>
                <w:rFonts w:ascii="Times New Roman" w:hAnsi="Times New Roman"/>
                <w:i/>
                <w:iCs/>
                <w:szCs w:val="22"/>
              </w:rPr>
              <w:t>EnergyScarcityLimit</w:t>
            </w:r>
            <w:r w:rsidR="00451B68" w:rsidRPr="00F937DC">
              <w:rPr>
                <w:rFonts w:ascii="Times New Roman" w:hAnsi="Times New Roman"/>
                <w:i/>
                <w:iCs/>
                <w:szCs w:val="22"/>
                <w:vertAlign w:val="subscript"/>
              </w:rPr>
              <w:t>es,j</w:t>
            </w:r>
            <w:proofErr w:type="spellEnd"/>
            <w:r w:rsidR="00451B68" w:rsidRPr="00F937DC">
              <w:rPr>
                <w:sz w:val="20"/>
                <w:szCs w:val="18"/>
              </w:rPr>
              <w:t xml:space="preserve"> </w:t>
            </w:r>
            <w:r w:rsidR="00451B68">
              <w:t xml:space="preserve">for Energy Scarcity Load block </w:t>
            </w:r>
            <w:r w:rsidR="00451B68" w:rsidRPr="00E9613A">
              <w:rPr>
                <w:i/>
                <w:iCs/>
              </w:rPr>
              <w:t>j</w:t>
            </w:r>
            <w:r w:rsidR="00451B68">
              <w:t xml:space="preserve"> associated with </w:t>
            </w:r>
            <w:r>
              <w:t xml:space="preserve">Pnode </w:t>
            </w:r>
            <w:r w:rsidRPr="00763D13">
              <w:rPr>
                <w:i/>
                <w:iCs/>
              </w:rPr>
              <w:t>pn</w:t>
            </w:r>
            <w:r>
              <w:t xml:space="preserve"> that does not have an</w:t>
            </w:r>
            <w:r w:rsidR="00451B68">
              <w:t>y</w:t>
            </w:r>
            <w:r>
              <w:t xml:space="preserve"> </w:t>
            </w:r>
            <w:proofErr w:type="spellStart"/>
            <w:r w:rsidRPr="00763D13">
              <w:rPr>
                <w:i/>
                <w:iCs/>
              </w:rPr>
              <w:t>PnodeEnergyScarcityLimit</w:t>
            </w:r>
            <w:r w:rsidRPr="00763D13">
              <w:rPr>
                <w:i/>
                <w:iCs/>
                <w:vertAlign w:val="subscript"/>
              </w:rPr>
              <w:t>pn,j</w:t>
            </w:r>
            <w:proofErr w:type="spellEnd"/>
            <w:r>
              <w:t xml:space="preserve"> or  </w:t>
            </w:r>
            <w:proofErr w:type="spellStart"/>
            <w:r w:rsidRPr="00763D13">
              <w:rPr>
                <w:i/>
                <w:iCs/>
              </w:rPr>
              <w:t>PnodeEnergyScarcityFactor</w:t>
            </w:r>
            <w:r w:rsidRPr="00763D13">
              <w:rPr>
                <w:i/>
                <w:iCs/>
                <w:vertAlign w:val="subscript"/>
              </w:rPr>
              <w:t>pn,j</w:t>
            </w:r>
            <w:proofErr w:type="spellEnd"/>
            <w:r>
              <w:t xml:space="preserve"> </w:t>
            </w:r>
            <w:r w:rsidR="0064426F">
              <w:t>parameters</w:t>
            </w:r>
            <w:r w:rsidR="00451B68">
              <w:t xml:space="preserve"> supplied</w:t>
            </w:r>
          </w:p>
        </w:tc>
      </w:tr>
    </w:tbl>
    <w:p w14:paraId="768E5715" w14:textId="54AD882C" w:rsidR="007A74E1" w:rsidRPr="007A74E1" w:rsidRDefault="007A74E1" w:rsidP="00C46AB9">
      <w:pPr>
        <w:pStyle w:val="Heading3"/>
      </w:pPr>
      <w:bookmarkStart w:id="869" w:name="_Toc189139652"/>
      <w:bookmarkStart w:id="870" w:name="_Toc131539306"/>
      <w:r>
        <w:t>Calculations</w:t>
      </w:r>
      <w:bookmarkEnd w:id="869"/>
      <w:bookmarkEnd w:id="870"/>
    </w:p>
    <w:p w14:paraId="7541731C" w14:textId="77777777" w:rsidR="005D5C4C" w:rsidRPr="005D5C4C" w:rsidRDefault="00BC542B" w:rsidP="00A6210D">
      <w:pPr>
        <w:pStyle w:val="BodyText"/>
        <w:numPr>
          <w:ilvl w:val="3"/>
          <w:numId w:val="1"/>
        </w:numPr>
        <w:tabs>
          <w:tab w:val="left" w:pos="1418"/>
        </w:tabs>
        <w:ind w:left="1080" w:hanging="851"/>
        <w:rPr>
          <w:iCs/>
          <w:lang w:val="en-AU"/>
        </w:rPr>
      </w:pPr>
      <m:oMath>
        <m:sSub>
          <m:sSubPr>
            <m:ctrlPr>
              <w:rPr>
                <w:rFonts w:ascii="Cambria Math" w:hAnsi="Cambria Math"/>
                <w:i/>
                <w:sz w:val="20"/>
              </w:rPr>
            </m:ctrlPr>
          </m:sSubPr>
          <m:e>
            <m:r>
              <w:rPr>
                <w:rFonts w:ascii="Cambria Math" w:hAnsi="Cambria Math"/>
                <w:lang w:eastAsia="en-GB"/>
              </w:rPr>
              <m:t>EnergyScarcityLimit</m:t>
            </m:r>
          </m:e>
          <m:sub>
            <m:r>
              <w:rPr>
                <w:rFonts w:ascii="Cambria Math" w:hAnsi="Cambria Math"/>
                <w:sz w:val="20"/>
              </w:rPr>
              <m:t>es</m:t>
            </m:r>
            <m:r>
              <w:rPr>
                <w:rFonts w:ascii="Cambria Math" w:hAnsi="Cambria Math"/>
                <w:sz w:val="20"/>
              </w:rPr>
              <m:t>,</m:t>
            </m:r>
            <m:r>
              <w:rPr>
                <w:rFonts w:ascii="Cambria Math" w:hAnsi="Cambria Math"/>
                <w:sz w:val="20"/>
              </w:rPr>
              <m:t>j</m:t>
            </m:r>
          </m:sub>
        </m:sSub>
        <m:r>
          <w:rPr>
            <w:rFonts w:ascii="Cambria Math" w:hAnsi="Cambria Math"/>
            <w:sz w:val="20"/>
          </w:rPr>
          <m:t>=</m:t>
        </m:r>
      </m:oMath>
    </w:p>
    <w:p w14:paraId="4E40A21D" w14:textId="0E25EF43" w:rsidR="005D5C4C" w:rsidRPr="005D5C4C" w:rsidRDefault="005D5C4C" w:rsidP="00D81914">
      <w:pPr>
        <w:pStyle w:val="BodyText"/>
        <w:tabs>
          <w:tab w:val="left" w:pos="1418"/>
        </w:tabs>
        <w:ind w:left="-851" w:firstLine="1931"/>
        <w:rPr>
          <w:iCs/>
          <w:lang w:val="en-AU"/>
        </w:rPr>
      </w:pPr>
      <m:oMathPara>
        <m:oMath>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sz w:val="20"/>
                    </w:rPr>
                    <m:t>PnodeEnergyScarcityLimi</m:t>
                  </m:r>
                  <m:sSub>
                    <m:sSubPr>
                      <m:ctrlPr>
                        <w:rPr>
                          <w:rFonts w:ascii="Cambria Math" w:hAnsi="Cambria Math"/>
                          <w:i/>
                          <w:sz w:val="20"/>
                        </w:rPr>
                      </m:ctrlPr>
                    </m:sSubPr>
                    <m:e>
                      <m:r>
                        <w:rPr>
                          <w:rFonts w:ascii="Cambria Math" w:hAnsi="Cambria Math"/>
                          <w:sz w:val="20"/>
                        </w:rPr>
                        <m:t>t</m:t>
                      </m:r>
                    </m:e>
                    <m:sub>
                      <m:r>
                        <w:rPr>
                          <w:rFonts w:ascii="Cambria Math" w:hAnsi="Cambria Math"/>
                          <w:sz w:val="20"/>
                        </w:rPr>
                        <m:t>pn,j</m:t>
                      </m:r>
                    </m:sub>
                  </m:sSub>
                  <m:r>
                    <w:rPr>
                      <w:rFonts w:ascii="Cambria Math" w:eastAsia="Cambria Math" w:hAnsi="Cambria Math" w:cs="Cambria Math"/>
                    </w:rPr>
                    <m:t>,</m:t>
                  </m:r>
                  <m:r>
                    <m:rPr>
                      <m:sty m:val="b"/>
                    </m:rPr>
                    <w:rPr>
                      <w:rFonts w:ascii="Cambria Math" w:hAnsi="Cambria Math"/>
                    </w:rPr>
                    <m:t xml:space="preserve">if exists </m:t>
                  </m:r>
                  <m:r>
                    <w:rPr>
                      <w:rFonts w:ascii="Cambria Math" w:hAnsi="Cambria Math"/>
                      <w:sz w:val="20"/>
                    </w:rPr>
                    <m:t>PnodeEnergyScarcityLimi</m:t>
                  </m:r>
                  <m:sSub>
                    <m:sSubPr>
                      <m:ctrlPr>
                        <w:rPr>
                          <w:rFonts w:ascii="Cambria Math" w:hAnsi="Cambria Math"/>
                          <w:i/>
                          <w:sz w:val="20"/>
                        </w:rPr>
                      </m:ctrlPr>
                    </m:sSubPr>
                    <m:e>
                      <m:r>
                        <w:rPr>
                          <w:rFonts w:ascii="Cambria Math" w:hAnsi="Cambria Math"/>
                          <w:sz w:val="20"/>
                        </w:rPr>
                        <m:t>t</m:t>
                      </m:r>
                    </m:e>
                    <m:sub>
                      <m:r>
                        <w:rPr>
                          <w:rFonts w:ascii="Cambria Math" w:hAnsi="Cambria Math"/>
                          <w:sz w:val="20"/>
                        </w:rPr>
                        <m:t>pn,j</m:t>
                      </m:r>
                    </m:sub>
                  </m:sSub>
                </m:e>
                <m:e>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×PnodeEnergyScarcityFacto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pn,j</m:t>
                      </m:r>
                    </m:sub>
                  </m:sSub>
                  <m:r>
                    <m:rPr>
                      <m:sty m:val="p"/>
                    </m:rPr>
                    <w:rPr>
                      <w:rFonts w:ascii="Cambria Math" w:hAnsi="Cambria Math"/>
                    </w:rPr>
                    <m:t>,</m:t>
                  </m:r>
                  <m:r>
                    <m:rPr>
                      <m:sty m:val="b"/>
                    </m:rPr>
                    <w:rPr>
                      <w:rFonts w:ascii="Cambria Math" w:hAnsi="Cambria Math"/>
                    </w:rPr>
                    <m:t xml:space="preserve">if exists </m:t>
                  </m:r>
                  <m:r>
                    <w:rPr>
                      <w:rFonts w:ascii="Cambria Math" w:hAnsi="Cambria Math"/>
                      <w:sz w:val="20"/>
                    </w:rPr>
                    <m:t>PnodeEnergyScarcityFacto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pn,j</m:t>
                      </m:r>
                    </m:sub>
                  </m:sSub>
                  <m:r>
                    <m:rPr>
                      <m:sty m:val="p"/>
                    </m:rPr>
                    <w:rPr>
                      <w:rFonts w:ascii="Cambria Math" w:hAnsi="Cambria Math"/>
                    </w:rPr>
                    <m:t xml:space="preserve">   </m:t>
                  </m:r>
                  <m:ctrlPr>
                    <w:rPr>
                      <w:rFonts w:ascii="Cambria Math" w:eastAsia="Cambria Math" w:hAnsi="Cambria Math" w:cs="Cambria Math"/>
                      <w:b/>
                    </w:rPr>
                  </m:ctrlPr>
                </m:e>
                <m:e>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×NationalEnergyScarcityFacto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j</m:t>
                      </m:r>
                    </m:sub>
                  </m:sSub>
                  <m:r>
                    <m:rPr>
                      <m:sty m:val="p"/>
                    </m:rPr>
                    <w:rPr>
                      <w:rFonts w:ascii="Cambria Math" w:hAnsi="Cambria Math"/>
                    </w:rPr>
                    <m:t xml:space="preserve">,  </m:t>
                  </m:r>
                  <m:r>
                    <m:rPr>
                      <m:sty m:val="b"/>
                    </m:rPr>
                    <w:rPr>
                      <w:rFonts w:ascii="Cambria Math" w:hAnsi="Cambria Math"/>
                    </w:rPr>
                    <m:t>otherwise</m:t>
                  </m:r>
                </m:e>
              </m:eqArr>
            </m:e>
          </m:d>
        </m:oMath>
      </m:oMathPara>
    </w:p>
    <w:p w14:paraId="01978AA7" w14:textId="7E998B3B" w:rsidR="001E3138" w:rsidRPr="005D5C4C" w:rsidRDefault="00896508" w:rsidP="005D5C4C">
      <w:pPr>
        <w:pStyle w:val="BodyText"/>
        <w:tabs>
          <w:tab w:val="left" w:pos="1418"/>
        </w:tabs>
        <w:ind w:left="851"/>
        <w:rPr>
          <w:iCs/>
          <w:lang w:val="en-AU"/>
        </w:rPr>
      </w:pPr>
      <m:oMathPara>
        <m:oMath>
          <m:r>
            <m:rPr>
              <m:sty m:val="p"/>
            </m:rPr>
            <w:rPr>
              <w:rFonts w:ascii="Cambria Math" w:hAnsi="Cambria Math"/>
              <w:lang w:val="en-AU"/>
            </w:rPr>
            <m:t>∀</m:t>
          </m:r>
          <m:r>
            <w:rPr>
              <w:rFonts w:ascii="Cambria Math" w:hAnsi="Cambria Math"/>
              <w:lang w:val="en-AU"/>
            </w:rPr>
            <m:t>es</m:t>
          </m:r>
          <m:r>
            <m:rPr>
              <m:sty m:val="p"/>
            </m:rPr>
            <w:rPr>
              <w:rFonts w:ascii="Cambria Math" w:hAnsi="Cambria Math"/>
              <w:lang w:val="en-AU"/>
            </w:rPr>
            <m:t>∈</m:t>
          </m:r>
          <m:sSub>
            <m:sSubPr>
              <m:ctrlPr>
                <w:rPr>
                  <w:rFonts w:ascii="Cambria Math" w:hAnsi="Cambria Math"/>
                  <w:i/>
                  <w:iCs/>
                  <w:lang w:val="en-AU"/>
                </w:rPr>
              </m:ctrlPr>
            </m:sSubPr>
            <m:e>
              <m:r>
                <w:rPr>
                  <w:rFonts w:ascii="Cambria Math" w:hAnsi="Cambria Math"/>
                  <w:lang w:val="en-AU"/>
                </w:rPr>
                <m:t>ENERGYSCARCITYLOAD</m:t>
              </m:r>
            </m:e>
            <m:sub>
              <m:r>
                <w:rPr>
                  <w:rFonts w:ascii="Cambria Math" w:hAnsi="Cambria Math"/>
                  <w:lang w:val="en-AU"/>
                </w:rPr>
                <m:t>pn</m:t>
              </m:r>
            </m:sub>
          </m:sSub>
          <m:r>
            <w:rPr>
              <w:rFonts w:ascii="Cambria Math" w:hAnsi="Cambria Math"/>
              <w:lang w:val="en-AU"/>
            </w:rPr>
            <m:t xml:space="preserve"> </m:t>
          </m:r>
          <m:r>
            <m:rPr>
              <m:sty m:val="b"/>
            </m:rPr>
            <w:rPr>
              <w:rFonts w:ascii="Cambria Math" w:hAnsi="Cambria Math"/>
              <w:lang w:val="en-AU"/>
            </w:rPr>
            <m:t>where</m:t>
          </m:r>
          <m:r>
            <w:rPr>
              <w:rFonts w:ascii="Cambria Math" w:hAnsi="Cambria Math"/>
              <w:lang w:val="en-AU"/>
            </w:rPr>
            <m:t xml:space="preserve"> </m:t>
          </m:r>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&gt;0</m:t>
          </m:r>
        </m:oMath>
      </m:oMathPara>
    </w:p>
    <w:p w14:paraId="6467E360" w14:textId="12A5E6E5" w:rsidR="00714039" w:rsidRDefault="00714039" w:rsidP="00714039">
      <w:pPr>
        <w:pStyle w:val="Heading1"/>
      </w:pPr>
      <w:bookmarkStart w:id="871" w:name="_Toc189139653"/>
      <w:bookmarkStart w:id="872" w:name="_Toc131539307"/>
      <w:r>
        <w:t>Objective Function</w:t>
      </w:r>
      <w:bookmarkEnd w:id="871"/>
      <w:bookmarkEnd w:id="872"/>
    </w:p>
    <w:p w14:paraId="0F5C9778" w14:textId="11773222" w:rsidR="00066AC7" w:rsidRPr="00066AC7" w:rsidRDefault="00714039" w:rsidP="00066AC7">
      <w:pPr>
        <w:pStyle w:val="BodyText"/>
        <w:ind w:left="0"/>
      </w:pPr>
      <w:r w:rsidRPr="00D404B4">
        <w:t xml:space="preserve">The </w:t>
      </w:r>
      <w:proofErr w:type="spellStart"/>
      <w:r w:rsidRPr="00D404B4">
        <w:rPr>
          <w:i/>
        </w:rPr>
        <w:t>NetBenefit</w:t>
      </w:r>
      <w:proofErr w:type="spellEnd"/>
      <w:r w:rsidRPr="00D404B4">
        <w:t xml:space="preserve"> is maximised.</w:t>
      </w:r>
    </w:p>
    <w:p w14:paraId="7DF989A6" w14:textId="77777777" w:rsidR="00066AC7" w:rsidRPr="00575762" w:rsidRDefault="00066AC7" w:rsidP="00066AC7">
      <w:pPr>
        <w:pStyle w:val="BodyText"/>
        <w:numPr>
          <w:ilvl w:val="3"/>
          <w:numId w:val="1"/>
        </w:numPr>
        <w:tabs>
          <w:tab w:val="clear" w:pos="2880"/>
          <w:tab w:val="num" w:pos="1418"/>
          <w:tab w:val="left" w:pos="6946"/>
        </w:tabs>
        <w:ind w:left="426" w:hanging="426"/>
      </w:pPr>
      <m:oMath>
        <m:r>
          <w:rPr>
            <w:rFonts w:ascii="Cambria Math" w:hAnsi="Cambria Math"/>
            <w:sz w:val="20"/>
          </w:rPr>
          <m:t>NetBenefit=</m:t>
        </m:r>
      </m:oMath>
    </w:p>
    <w:p w14:paraId="708DD7E5" w14:textId="77777777" w:rsidR="00A67D78" w:rsidRPr="00575762" w:rsidRDefault="00BC542B" w:rsidP="0057101C">
      <w:pPr>
        <w:pStyle w:val="eqn-bullet"/>
        <w:numPr>
          <w:ilvl w:val="0"/>
          <w:numId w:val="26"/>
        </w:numPr>
        <w:ind w:left="426" w:hanging="426"/>
        <w:rPr>
          <w:rStyle w:val="eqn-bulletChar"/>
          <w:i/>
          <w:sz w:val="20"/>
          <w:szCs w:val="20"/>
        </w:rPr>
      </w:pPr>
      <m:oMath>
        <m:nary>
          <m:naryPr>
            <m:chr m:val="∑"/>
            <m:limLoc m:val="undOvr"/>
            <m:supHide m:val="1"/>
            <m:ctrlPr>
              <w:rPr>
                <w:rStyle w:val="eqn-bulletChar"/>
                <w:i/>
                <w:sz w:val="20"/>
                <w:szCs w:val="20"/>
              </w:rPr>
            </m:ctrlPr>
          </m:naryPr>
          <m:sub>
            <m:r>
              <w:rPr>
                <w:rStyle w:val="eqn-bulletChar"/>
                <w:sz w:val="20"/>
                <w:szCs w:val="20"/>
              </w:rPr>
              <m:t>db</m:t>
            </m:r>
            <m:r>
              <w:rPr>
                <w:rStyle w:val="eqn-bulletChar"/>
                <w:sz w:val="20"/>
                <w:szCs w:val="20"/>
              </w:rPr>
              <m:t>∈</m:t>
            </m:r>
            <m:r>
              <w:rPr>
                <w:rStyle w:val="eqn-bulletChar"/>
                <w:sz w:val="20"/>
                <w:szCs w:val="20"/>
              </w:rPr>
              <m:t>BIDS</m:t>
            </m:r>
          </m:sub>
          <m:sup/>
          <m:e>
            <m:nary>
              <m:naryPr>
                <m:chr m:val="∑"/>
                <m:limLoc m:val="undOvr"/>
                <m:grow m:val="1"/>
                <m:ctrlPr>
                  <w:rPr>
                    <w:rStyle w:val="eqn-bulletChar"/>
                    <w:i/>
                    <w:sz w:val="20"/>
                    <w:szCs w:val="20"/>
                  </w:rPr>
                </m:ctrlPr>
              </m:naryPr>
              <m:sub>
                <m:r>
                  <w:rPr>
                    <w:rStyle w:val="eqn-bulletChar"/>
                    <w:sz w:val="20"/>
                    <w:szCs w:val="20"/>
                  </w:rPr>
                  <m:t>j</m:t>
                </m:r>
                <m:r>
                  <w:rPr>
                    <w:rStyle w:val="eqn-bulletChar"/>
                    <w:sz w:val="20"/>
                    <w:szCs w:val="20"/>
                  </w:rPr>
                  <m:t>=1</m:t>
                </m:r>
              </m:sub>
              <m:sup>
                <m:sSub>
                  <m:sSubPr>
                    <m:ctrlPr>
                      <w:rPr>
                        <w:rStyle w:val="eqn-bulletChar"/>
                        <w:i/>
                        <w:sz w:val="20"/>
                        <w:szCs w:val="20"/>
                      </w:rPr>
                    </m:ctrlPr>
                  </m:sSubPr>
                  <m:e>
                    <m:r>
                      <w:rPr>
                        <w:rStyle w:val="eqn-bulletChar"/>
                        <w:sz w:val="20"/>
                        <w:szCs w:val="20"/>
                      </w:rPr>
                      <m:t>DemandBidBlocks</m:t>
                    </m:r>
                  </m:e>
                  <m:sub>
                    <m:r>
                      <w:rPr>
                        <w:rStyle w:val="eqn-bulletChar"/>
                        <w:sz w:val="20"/>
                        <w:szCs w:val="20"/>
                      </w:rPr>
                      <m:t>db</m:t>
                    </m:r>
                  </m:sub>
                </m:sSub>
              </m:sup>
              <m:e>
                <m:sSub>
                  <m:sSubPr>
                    <m:ctrlPr>
                      <w:rPr>
                        <w:rStyle w:val="eqn-bulletChar"/>
                        <w:i/>
                        <w:sz w:val="20"/>
                        <w:szCs w:val="20"/>
                      </w:rPr>
                    </m:ctrlPr>
                  </m:sSubPr>
                  <m:e>
                    <m:r>
                      <w:rPr>
                        <w:rStyle w:val="eqn-bulletChar"/>
                        <w:sz w:val="20"/>
                        <w:szCs w:val="20"/>
                      </w:rPr>
                      <m:t>DemandBlock</m:t>
                    </m:r>
                  </m:e>
                  <m:sub>
                    <m:r>
                      <w:rPr>
                        <w:rStyle w:val="eqn-bulletChar"/>
                        <w:sz w:val="20"/>
                        <w:szCs w:val="20"/>
                      </w:rPr>
                      <m:t>db</m:t>
                    </m:r>
                    <m:r>
                      <w:rPr>
                        <w:rStyle w:val="eqn-bulletChar"/>
                        <w:sz w:val="20"/>
                        <w:szCs w:val="20"/>
                      </w:rPr>
                      <m:t>,</m:t>
                    </m:r>
                    <m:r>
                      <w:rPr>
                        <w:rStyle w:val="eqn-bulletChar"/>
                        <w:sz w:val="20"/>
                        <w:szCs w:val="20"/>
                      </w:rPr>
                      <m:t>j</m:t>
                    </m:r>
                  </m:sub>
                </m:sSub>
                <m:r>
                  <w:rPr>
                    <w:rStyle w:val="eqn-bulletChar"/>
                    <w:sz w:val="20"/>
                    <w:szCs w:val="20"/>
                  </w:rPr>
                  <m:t>×</m:t>
                </m:r>
                <m:sSub>
                  <m:sSubPr>
                    <m:ctrlPr>
                      <w:rPr>
                        <w:rStyle w:val="eqn-bulletChar"/>
                        <w:i/>
                        <w:sz w:val="20"/>
                        <w:szCs w:val="20"/>
                      </w:rPr>
                    </m:ctrlPr>
                  </m:sSubPr>
                  <m:e>
                    <m:r>
                      <w:rPr>
                        <w:rStyle w:val="eqn-bulletChar"/>
                        <w:sz w:val="20"/>
                        <w:szCs w:val="20"/>
                      </w:rPr>
                      <m:t>DemandBidPrice</m:t>
                    </m:r>
                  </m:e>
                  <m:sub>
                    <m:r>
                      <w:rPr>
                        <w:rStyle w:val="eqn-bulletChar"/>
                        <w:sz w:val="20"/>
                        <w:szCs w:val="20"/>
                      </w:rPr>
                      <m:t>db</m:t>
                    </m:r>
                    <m:r>
                      <w:rPr>
                        <w:rStyle w:val="eqn-bulletChar"/>
                        <w:sz w:val="20"/>
                        <w:szCs w:val="20"/>
                      </w:rPr>
                      <m:t>,</m:t>
                    </m:r>
                    <m:r>
                      <w:rPr>
                        <w:rStyle w:val="eqn-bulletChar"/>
                        <w:sz w:val="20"/>
                        <w:szCs w:val="20"/>
                      </w:rPr>
                      <m:t>j</m:t>
                    </m:r>
                  </m:sub>
                </m:sSub>
              </m:e>
            </m:nary>
          </m:e>
        </m:nary>
      </m:oMath>
    </w:p>
    <w:p w14:paraId="2D3E4411" w14:textId="48C60A81" w:rsidR="00A67D78" w:rsidRPr="00575762" w:rsidRDefault="00066AC7" w:rsidP="0057101C">
      <w:pPr>
        <w:pStyle w:val="eqn-bullet"/>
        <w:numPr>
          <w:ilvl w:val="0"/>
          <w:numId w:val="26"/>
        </w:numPr>
        <w:ind w:left="426" w:hanging="426"/>
        <w:rPr>
          <w:sz w:val="20"/>
          <w:szCs w:val="20"/>
        </w:rPr>
      </w:pPr>
      <m:oMath>
        <m:r>
          <w:rPr>
            <w:rStyle w:val="eqn-bulletChar"/>
            <w:sz w:val="20"/>
            <w:szCs w:val="20"/>
          </w:rPr>
          <m:t>-</m:t>
        </m:r>
        <m:nary>
          <m:naryPr>
            <m:chr m:val="∑"/>
            <m:limLoc m:val="undOvr"/>
            <m:supHide m:val="1"/>
            <m:ctrlPr>
              <w:rPr>
                <w:rStyle w:val="eqn-bulletChar"/>
                <w:i/>
                <w:sz w:val="20"/>
                <w:szCs w:val="20"/>
              </w:rPr>
            </m:ctrlPr>
          </m:naryPr>
          <m:sub>
            <m:r>
              <w:rPr>
                <w:rStyle w:val="eqn-bulletChar"/>
                <w:sz w:val="20"/>
                <w:szCs w:val="20"/>
              </w:rPr>
              <m:t>g∈OFFERS</m:t>
            </m:r>
          </m:sub>
          <m:sup/>
          <m:e>
            <m:nary>
              <m:naryPr>
                <m:chr m:val="∑"/>
                <m:limLoc m:val="undOvr"/>
                <m:grow m:val="1"/>
                <m:ctrlPr>
                  <w:rPr>
                    <w:rStyle w:val="eqn-bulletChar"/>
                    <w:i/>
                    <w:sz w:val="20"/>
                    <w:szCs w:val="20"/>
                  </w:rPr>
                </m:ctrlPr>
              </m:naryPr>
              <m:sub>
                <m:r>
                  <w:rPr>
                    <w:rStyle w:val="eqn-bulletChar"/>
                    <w:sz w:val="20"/>
                    <w:szCs w:val="20"/>
                  </w:rPr>
                  <m:t>j=1</m:t>
                </m:r>
              </m:sub>
              <m:sup>
                <m:sSub>
                  <m:sSubPr>
                    <m:ctrlPr>
                      <w:rPr>
                        <w:rStyle w:val="eqn-bulletChar"/>
                        <w:i/>
                        <w:sz w:val="20"/>
                        <w:szCs w:val="20"/>
                      </w:rPr>
                    </m:ctrlPr>
                  </m:sSubPr>
                  <m:e>
                    <m:r>
                      <w:rPr>
                        <w:rStyle w:val="eqn-bulletChar"/>
                        <w:sz w:val="20"/>
                        <w:szCs w:val="20"/>
                      </w:rPr>
                      <m:t>GenerationOfferBlocks</m:t>
                    </m:r>
                  </m:e>
                  <m:sub>
                    <m:r>
                      <w:rPr>
                        <w:rStyle w:val="eqn-bulletChar"/>
                        <w:sz w:val="20"/>
                        <w:szCs w:val="20"/>
                      </w:rPr>
                      <m:t>g</m:t>
                    </m:r>
                  </m:sub>
                </m:sSub>
              </m:sup>
              <m:e>
                <m:sSub>
                  <m:sSubPr>
                    <m:ctrlPr>
                      <w:rPr>
                        <w:rStyle w:val="eqn-bulletChar"/>
                        <w:i/>
                        <w:sz w:val="20"/>
                        <w:szCs w:val="20"/>
                      </w:rPr>
                    </m:ctrlPr>
                  </m:sSubPr>
                  <m:e>
                    <m:r>
                      <w:rPr>
                        <w:rStyle w:val="eqn-bulletChar"/>
                        <w:sz w:val="20"/>
                        <w:szCs w:val="20"/>
                      </w:rPr>
                      <m:t>GenerationBlock</m:t>
                    </m:r>
                  </m:e>
                  <m:sub>
                    <m:r>
                      <w:rPr>
                        <w:rStyle w:val="eqn-bulletChar"/>
                        <w:sz w:val="20"/>
                        <w:szCs w:val="20"/>
                      </w:rPr>
                      <m:t>g,j</m:t>
                    </m:r>
                  </m:sub>
                </m:sSub>
              </m:e>
            </m:nary>
          </m:e>
        </m:nary>
        <m:r>
          <w:rPr>
            <w:rStyle w:val="eqn-bulletChar"/>
            <w:sz w:val="20"/>
            <w:szCs w:val="20"/>
          </w:rPr>
          <m:t>×</m:t>
        </m:r>
        <m:sSub>
          <m:sSubPr>
            <m:ctrlPr>
              <w:rPr>
                <w:rStyle w:val="eqn-bulletChar"/>
                <w:i/>
                <w:sz w:val="20"/>
                <w:szCs w:val="20"/>
              </w:rPr>
            </m:ctrlPr>
          </m:sSubPr>
          <m:e>
            <m:r>
              <w:rPr>
                <w:rStyle w:val="eqn-bulletChar"/>
                <w:sz w:val="20"/>
                <w:szCs w:val="20"/>
              </w:rPr>
              <m:t>GenerationOfferPrice</m:t>
            </m:r>
          </m:e>
          <m:sub>
            <m:r>
              <w:rPr>
                <w:rStyle w:val="eqn-bulletChar"/>
                <w:sz w:val="20"/>
                <w:szCs w:val="20"/>
              </w:rPr>
              <m:t>g,j</m:t>
            </m:r>
          </m:sub>
        </m:sSub>
      </m:oMath>
    </w:p>
    <w:p w14:paraId="04FEC254" w14:textId="24E18A5B" w:rsidR="00A67D78" w:rsidRPr="00575762" w:rsidRDefault="00066AC7" w:rsidP="0057101C">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r∈RESERVEOFFERS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ReserveOfferBlocks</m:t>
                    </m:r>
                  </m:e>
                  <m:sub>
                    <m:r>
                      <w:rPr>
                        <w:sz w:val="20"/>
                        <w:szCs w:val="20"/>
                      </w:rPr>
                      <m:t>r</m:t>
                    </m:r>
                  </m:sub>
                </m:sSub>
              </m:sup>
              <m:e>
                <m:sSub>
                  <m:sSubPr>
                    <m:ctrlPr>
                      <w:rPr>
                        <w:sz w:val="20"/>
                        <w:szCs w:val="20"/>
                      </w:rPr>
                    </m:ctrlPr>
                  </m:sSubPr>
                  <m:e>
                    <m:r>
                      <w:rPr>
                        <w:sz w:val="20"/>
                        <w:szCs w:val="20"/>
                      </w:rPr>
                      <m:t>ReserveBlock</m:t>
                    </m:r>
                  </m:e>
                  <m:sub>
                    <m:r>
                      <w:rPr>
                        <w:sz w:val="20"/>
                        <w:szCs w:val="20"/>
                      </w:rPr>
                      <m:t>r,j</m:t>
                    </m:r>
                  </m:sub>
                </m:sSub>
              </m:e>
            </m:nary>
          </m:e>
        </m:nary>
        <m:r>
          <w:rPr>
            <w:sz w:val="20"/>
            <w:szCs w:val="20"/>
          </w:rPr>
          <m:t>×</m:t>
        </m:r>
        <m:sSub>
          <m:sSubPr>
            <m:ctrlPr>
              <w:rPr>
                <w:sz w:val="20"/>
                <w:szCs w:val="20"/>
              </w:rPr>
            </m:ctrlPr>
          </m:sSubPr>
          <m:e>
            <m:r>
              <w:rPr>
                <w:sz w:val="20"/>
                <w:szCs w:val="20"/>
              </w:rPr>
              <m:t>ReserveOfferPrice</m:t>
            </m:r>
          </m:e>
          <m:sub>
            <m:r>
              <w:rPr>
                <w:sz w:val="20"/>
                <w:szCs w:val="20"/>
              </w:rPr>
              <m:t>r,j</m:t>
            </m:r>
          </m:sub>
        </m:sSub>
        <m:r>
          <w:rPr>
            <w:sz w:val="20"/>
            <w:szCs w:val="20"/>
          </w:rPr>
          <w:br/>
        </m:r>
      </m:oMath>
      <m:oMathPara>
        <m:oMathParaPr>
          <m:jc m:val="left"/>
        </m:oMathParaPr>
        <m:oMath>
          <m:r>
            <w:rPr>
              <w:sz w:val="20"/>
              <w:szCs w:val="20"/>
            </w:rPr>
            <m:t>-ExcessResSharePenalty</m:t>
          </m:r>
        </m:oMath>
      </m:oMathPara>
    </w:p>
    <w:p w14:paraId="52593B2C" w14:textId="752DC943" w:rsidR="00A67D78" w:rsidRPr="00575762" w:rsidRDefault="00066AC7" w:rsidP="0057101C">
      <w:pPr>
        <w:pStyle w:val="eqn-bullet"/>
        <w:numPr>
          <w:ilvl w:val="0"/>
          <w:numId w:val="26"/>
        </w:numPr>
        <w:ind w:left="426" w:right="-23" w:hanging="993"/>
        <w:rPr>
          <w:sz w:val="20"/>
          <w:szCs w:val="20"/>
        </w:rPr>
      </w:pPr>
      <m:oMath>
        <m:r>
          <w:rPr>
            <w:sz w:val="20"/>
            <w:szCs w:val="20"/>
          </w:rPr>
          <m:t>+</m:t>
        </m:r>
        <m:nary>
          <m:naryPr>
            <m:chr m:val="∑"/>
            <m:limLoc m:val="undOvr"/>
            <m:supHide m:val="1"/>
            <m:ctrlPr>
              <w:rPr>
                <w:sz w:val="20"/>
                <w:szCs w:val="20"/>
              </w:rPr>
            </m:ctrlPr>
          </m:naryPr>
          <m:sub>
            <m:r>
              <w:rPr>
                <w:sz w:val="20"/>
                <w:szCs w:val="20"/>
              </w:rPr>
              <m:t>es∈ENERGYSCARCITYLOADS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EnergyScarcityBlockCount</m:t>
                    </m:r>
                  </m:e>
                  <m:sub>
                    <m:r>
                      <w:rPr>
                        <w:sz w:val="20"/>
                        <w:szCs w:val="20"/>
                      </w:rPr>
                      <m:t>es</m:t>
                    </m:r>
                  </m:sub>
                </m:sSub>
              </m:sup>
              <m:e>
                <m:sSub>
                  <m:sSubPr>
                    <m:ctrlPr>
                      <w:rPr>
                        <w:sz w:val="20"/>
                        <w:szCs w:val="20"/>
                      </w:rPr>
                    </m:ctrlPr>
                  </m:sSubPr>
                  <m:e>
                    <m:r>
                      <w:rPr>
                        <w:sz w:val="20"/>
                        <w:szCs w:val="20"/>
                      </w:rPr>
                      <m:t>EnergyScarcityCleared</m:t>
                    </m:r>
                  </m:e>
                  <m:sub>
                    <m:r>
                      <w:rPr>
                        <w:sz w:val="20"/>
                        <w:szCs w:val="20"/>
                      </w:rPr>
                      <m:t>es,j</m:t>
                    </m:r>
                  </m:sub>
                </m:sSub>
              </m:e>
            </m:nary>
          </m:e>
        </m:nary>
        <m:r>
          <w:rPr>
            <w:sz w:val="20"/>
            <w:szCs w:val="20"/>
          </w:rPr>
          <m:t>×</m:t>
        </m:r>
        <m:sSub>
          <m:sSubPr>
            <m:ctrlPr>
              <w:rPr>
                <w:sz w:val="20"/>
                <w:szCs w:val="20"/>
              </w:rPr>
            </m:ctrlPr>
          </m:sSubPr>
          <m:e>
            <m:r>
              <w:rPr>
                <w:sz w:val="20"/>
                <w:szCs w:val="20"/>
              </w:rPr>
              <m:t>EnergyScarcityPrice</m:t>
            </m:r>
          </m:e>
          <m:sub>
            <m:r>
              <w:rPr>
                <w:sz w:val="20"/>
                <w:szCs w:val="20"/>
              </w:rPr>
              <m:t>es,j</m:t>
            </m:r>
          </m:sub>
        </m:sSub>
      </m:oMath>
    </w:p>
    <w:p w14:paraId="6E2B82E0" w14:textId="166F6F57" w:rsidR="00066AC7" w:rsidRPr="00A47F28" w:rsidRDefault="00066AC7" w:rsidP="0057101C">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rc∈RISKCLASSE</m:t>
            </m:r>
            <m:sSub>
              <m:sSubPr>
                <m:ctrlPr>
                  <w:rPr>
                    <w:sz w:val="20"/>
                    <w:szCs w:val="20"/>
                  </w:rPr>
                </m:ctrlPr>
              </m:sSubPr>
              <m:e>
                <m:r>
                  <w:rPr>
                    <w:sz w:val="20"/>
                    <w:szCs w:val="20"/>
                  </w:rPr>
                  <m:t>S</m:t>
                </m:r>
              </m:e>
              <m:sub>
                <m:r>
                  <w:rPr>
                    <w:sz w:val="20"/>
                    <w:szCs w:val="20"/>
                  </w:rPr>
                  <m:t>i,CE</m:t>
                </m:r>
              </m:sub>
            </m:sSub>
          </m:sub>
          <m:sup/>
          <m:e>
            <m:nary>
              <m:naryPr>
                <m:chr m:val="∑"/>
                <m:limLoc m:val="undOvr"/>
                <m:supHide m:val="1"/>
                <m:ctrlPr>
                  <w:rPr>
                    <w:sz w:val="20"/>
                    <w:szCs w:val="20"/>
                  </w:rPr>
                </m:ctrlPr>
              </m:naryPr>
              <m:sub>
                <m:r>
                  <w:rPr>
                    <w:sz w:val="20"/>
                    <w:szCs w:val="20"/>
                  </w:rPr>
                  <m:t>c∈RESERVECLASSES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ReserveScarcityBlockCount</m:t>
                        </m:r>
                      </m:e>
                      <m:sub>
                        <m:r>
                          <w:rPr>
                            <w:sz w:val="20"/>
                            <w:szCs w:val="20"/>
                          </w:rPr>
                          <m:t>i,c</m:t>
                        </m:r>
                      </m:sub>
                    </m:sSub>
                  </m:sup>
                  <m:e>
                    <m:sSub>
                      <m:sSubPr>
                        <m:ctrlPr>
                          <w:rPr>
                            <w:sz w:val="20"/>
                            <w:szCs w:val="20"/>
                          </w:rPr>
                        </m:ctrlPr>
                      </m:sSubPr>
                      <m:e>
                        <m:r>
                          <w:rPr>
                            <w:sz w:val="20"/>
                            <w:szCs w:val="20"/>
                          </w:rPr>
                          <m:t>ReserveScarcityCleared</m:t>
                        </m:r>
                      </m:e>
                      <m:sub>
                        <m:r>
                          <w:rPr>
                            <w:sz w:val="20"/>
                            <w:szCs w:val="20"/>
                          </w:rPr>
                          <m:t>c,rc,j</m:t>
                        </m:r>
                      </m:sub>
                    </m:sSub>
                  </m:e>
                </m:nary>
              </m:e>
            </m:nary>
          </m:e>
        </m:nary>
        <m:r>
          <w:rPr>
            <w:sz w:val="20"/>
            <w:szCs w:val="20"/>
          </w:rPr>
          <m:t>×</m:t>
        </m:r>
        <m:sSub>
          <m:sSubPr>
            <m:ctrlPr>
              <w:rPr>
                <w:sz w:val="20"/>
                <w:szCs w:val="20"/>
              </w:rPr>
            </m:ctrlPr>
          </m:sSubPr>
          <m:e>
            <m:r>
              <w:rPr>
                <w:sz w:val="20"/>
                <w:szCs w:val="20"/>
              </w:rPr>
              <m:t>ReserveScarcityPrice</m:t>
            </m:r>
          </m:e>
          <m:sub>
            <m:r>
              <w:rPr>
                <w:sz w:val="20"/>
                <w:szCs w:val="20"/>
              </w:rPr>
              <m:t>i,c,j</m:t>
            </m:r>
          </m:sub>
        </m:sSub>
      </m:oMath>
    </w:p>
    <w:p w14:paraId="39D55101" w14:textId="22D1E493" w:rsidR="00A47F28" w:rsidRPr="005D08BC" w:rsidRDefault="00A47F28" w:rsidP="00A47F28">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i∈ISLANDS</m:t>
            </m:r>
          </m:sub>
          <m:sup/>
          <m:e>
            <m:nary>
              <m:naryPr>
                <m:chr m:val="∑"/>
                <m:limLoc m:val="undOvr"/>
                <m:supHide m:val="1"/>
                <m:ctrlPr>
                  <w:rPr>
                    <w:sz w:val="20"/>
                    <w:szCs w:val="20"/>
                  </w:rPr>
                </m:ctrlPr>
              </m:naryPr>
              <m:sub>
                <m:r>
                  <w:rPr>
                    <w:sz w:val="20"/>
                    <w:szCs w:val="20"/>
                  </w:rPr>
                  <m:t>c∈RESERVECLASSES</m:t>
                </m:r>
              </m:sub>
              <m:sup/>
              <m:e>
                <m:r>
                  <w:rPr>
                    <w:sz w:val="20"/>
                    <w:szCs w:val="20"/>
                  </w:rPr>
                  <m:t>ECEReserveDefici</m:t>
                </m:r>
                <m:sSub>
                  <m:sSubPr>
                    <m:ctrlPr>
                      <w:rPr>
                        <w:sz w:val="20"/>
                        <w:szCs w:val="20"/>
                      </w:rPr>
                    </m:ctrlPr>
                  </m:sSubPr>
                  <m:e>
                    <m:r>
                      <w:rPr>
                        <w:sz w:val="20"/>
                        <w:szCs w:val="20"/>
                      </w:rPr>
                      <m:t>t</m:t>
                    </m:r>
                  </m:e>
                  <m:sub>
                    <m:r>
                      <w:rPr>
                        <w:sz w:val="20"/>
                        <w:szCs w:val="20"/>
                      </w:rPr>
                      <m:t>i,c</m:t>
                    </m:r>
                  </m:sub>
                </m:sSub>
                <m:r>
                  <w:rPr>
                    <w:sz w:val="20"/>
                    <w:szCs w:val="20"/>
                  </w:rPr>
                  <m:t xml:space="preserve"> </m:t>
                </m:r>
              </m:e>
            </m:nary>
            <m:r>
              <w:rPr>
                <w:sz w:val="20"/>
                <w:szCs w:val="20"/>
              </w:rPr>
              <m:t>×ECEReserveDefici</m:t>
            </m:r>
            <m:sSub>
              <m:sSubPr>
                <m:ctrlPr>
                  <w:rPr>
                    <w:sz w:val="20"/>
                    <w:szCs w:val="20"/>
                  </w:rPr>
                </m:ctrlPr>
              </m:sSubPr>
              <m:e>
                <m:r>
                  <w:rPr>
                    <w:sz w:val="20"/>
                    <w:szCs w:val="20"/>
                  </w:rPr>
                  <m:t>tPrice</m:t>
                </m:r>
              </m:e>
              <m:sub>
                <m:r>
                  <w:rPr>
                    <w:sz w:val="20"/>
                    <w:szCs w:val="20"/>
                  </w:rPr>
                  <m:t>c</m:t>
                </m:r>
              </m:sub>
            </m:sSub>
          </m:e>
        </m:nary>
      </m:oMath>
      <w:r w:rsidRPr="00A47F28">
        <w:t xml:space="preserve"> </w:t>
      </w:r>
    </w:p>
    <w:p w14:paraId="693A9086" w14:textId="2F6E97E3" w:rsidR="005D08BC" w:rsidRPr="005D08BC" w:rsidRDefault="005D08BC" w:rsidP="005D08BC">
      <w:pPr>
        <w:pStyle w:val="eqn-bullet"/>
        <w:numPr>
          <w:ilvl w:val="0"/>
          <w:numId w:val="26"/>
        </w:numPr>
        <w:spacing w:before="0" w:after="0" w:line="240" w:lineRule="auto"/>
        <w:ind w:left="425" w:hanging="426"/>
        <w:contextualSpacing/>
        <w:rPr>
          <w:sz w:val="20"/>
          <w:szCs w:val="20"/>
        </w:rPr>
      </w:pPr>
      <m:oMath>
        <m:r>
          <w:rPr>
            <w:rStyle w:val="eqn-bulletChar"/>
            <w:sz w:val="20"/>
            <w:szCs w:val="20"/>
          </w:rPr>
          <m:t>-</m:t>
        </m:r>
        <m:r>
          <w:rPr>
            <w:sz w:val="20"/>
            <w:szCs w:val="20"/>
          </w:rPr>
          <m:t xml:space="preserve"> </m:t>
        </m:r>
        <m:r>
          <m:rPr>
            <m:sty m:val="bi"/>
          </m:rPr>
          <w:rPr>
            <w:sz w:val="20"/>
            <w:szCs w:val="20"/>
          </w:rPr>
          <m:t>if</m:t>
        </m:r>
        <m:r>
          <w:rPr>
            <w:sz w:val="20"/>
            <w:szCs w:val="20"/>
          </w:rPr>
          <m:t xml:space="preserve"> ScheduleType= Real Time Dispatch </m:t>
        </m:r>
        <m:r>
          <m:rPr>
            <m:sty m:val="bi"/>
          </m:rPr>
          <w:rPr>
            <w:sz w:val="20"/>
            <w:szCs w:val="20"/>
          </w:rPr>
          <m:t>then</m:t>
        </m:r>
      </m:oMath>
    </w:p>
    <w:p w14:paraId="13A49859" w14:textId="4A8F3699" w:rsidR="005D08BC" w:rsidRPr="007D0632" w:rsidRDefault="005D08BC" w:rsidP="005D08BC">
      <w:pPr>
        <w:pStyle w:val="BodyText"/>
        <w:numPr>
          <w:ilvl w:val="0"/>
          <w:numId w:val="26"/>
        </w:numPr>
        <w:spacing w:before="0" w:after="0"/>
        <w:ind w:left="425" w:firstLine="283"/>
        <w:contextualSpacing/>
        <w:jc w:val="left"/>
        <w:rPr>
          <w:rStyle w:val="eqn-bulletChar"/>
          <w:rFonts w:ascii="Arial" w:hAnsi="Arial"/>
          <w:i w:val="0"/>
          <w:sz w:val="20"/>
          <w:szCs w:val="20"/>
          <w:lang w:eastAsia="en-NZ"/>
        </w:rPr>
      </w:pPr>
      <m:oMath>
        <m:r>
          <w:rPr>
            <w:rFonts w:ascii="Cambria Math" w:hAnsi="Cambria Math"/>
            <w:sz w:val="20"/>
          </w:rPr>
          <m:t xml:space="preserve"> </m:t>
        </m:r>
        <m:nary>
          <m:naryPr>
            <m:chr m:val="∑"/>
            <m:limLoc m:val="undOvr"/>
            <m:supHide m:val="1"/>
            <m:ctrlPr>
              <w:rPr>
                <w:rStyle w:val="eqn-bulletChar"/>
                <w:i w:val="0"/>
                <w:sz w:val="20"/>
                <w:szCs w:val="20"/>
              </w:rPr>
            </m:ctrlPr>
          </m:naryPr>
          <m:sub>
            <m:r>
              <w:rPr>
                <w:rStyle w:val="eqn-bulletChar"/>
                <w:sz w:val="20"/>
                <w:szCs w:val="20"/>
              </w:rPr>
              <m:t>g∈OFFERS</m:t>
            </m:r>
          </m:sub>
          <m:sup/>
          <m:e>
            <m:r>
              <w:rPr>
                <w:rFonts w:ascii="Cambria Math" w:hAnsi="Cambria Math"/>
                <w:sz w:val="20"/>
              </w:rPr>
              <m:t>PenaltyForMWChangeOf5MinDispatch</m:t>
            </m:r>
          </m:e>
        </m:nary>
      </m:oMath>
    </w:p>
    <w:p w14:paraId="5AB60598" w14:textId="05D39FA2" w:rsidR="005D08BC" w:rsidRPr="007D0632" w:rsidRDefault="005D08BC" w:rsidP="005D08BC">
      <w:pPr>
        <w:pStyle w:val="BodyText"/>
        <w:numPr>
          <w:ilvl w:val="0"/>
          <w:numId w:val="26"/>
        </w:numPr>
        <w:spacing w:before="0" w:after="0"/>
        <w:ind w:left="425" w:firstLine="283"/>
        <w:contextualSpacing/>
        <w:jc w:val="left"/>
        <w:rPr>
          <w:sz w:val="20"/>
        </w:rPr>
      </w:pPr>
      <m:oMath>
        <m:r>
          <w:rPr>
            <w:rFonts w:ascii="Cambria Math" w:hAnsi="Cambria Math"/>
            <w:sz w:val="20"/>
          </w:rPr>
          <m:t>×(GenerationChange</m:t>
        </m:r>
        <m:sSub>
          <m:sSubPr>
            <m:ctrlPr>
              <w:rPr>
                <w:rFonts w:ascii="Cambria Math" w:hAnsi="Cambria Math"/>
                <w:i/>
                <w:sz w:val="20"/>
              </w:rPr>
            </m:ctrlPr>
          </m:sSubPr>
          <m:e>
            <m:r>
              <w:rPr>
                <w:rFonts w:ascii="Cambria Math" w:hAnsi="Cambria Math"/>
                <w:sz w:val="20"/>
              </w:rPr>
              <m:t>1</m:t>
            </m:r>
          </m:e>
          <m:sub>
            <m:r>
              <w:rPr>
                <w:rFonts w:ascii="Cambria Math" w:hAnsi="Cambria Math"/>
                <w:sz w:val="20"/>
              </w:rPr>
              <m:t>g</m:t>
            </m:r>
          </m:sub>
        </m:sSub>
        <m:r>
          <w:rPr>
            <w:rFonts w:ascii="Cambria Math" w:hAnsi="Cambria Math"/>
            <w:sz w:val="20"/>
          </w:rPr>
          <m:t>+GenerationChange</m:t>
        </m:r>
        <m:sSub>
          <m:sSubPr>
            <m:ctrlPr>
              <w:rPr>
                <w:rFonts w:ascii="Cambria Math" w:hAnsi="Cambria Math"/>
                <w:i/>
                <w:sz w:val="20"/>
              </w:rPr>
            </m:ctrlPr>
          </m:sSubPr>
          <m:e>
            <m:r>
              <w:rPr>
                <w:rFonts w:ascii="Cambria Math" w:hAnsi="Cambria Math"/>
                <w:sz w:val="20"/>
              </w:rPr>
              <m:t>2</m:t>
            </m:r>
          </m:e>
          <m:sub>
            <m:r>
              <w:rPr>
                <w:rFonts w:ascii="Cambria Math" w:hAnsi="Cambria Math"/>
                <w:sz w:val="20"/>
              </w:rPr>
              <m:t>g</m:t>
            </m:r>
          </m:sub>
        </m:sSub>
        <m:r>
          <w:rPr>
            <w:rFonts w:ascii="Cambria Math" w:hAnsi="Cambria Math"/>
            <w:sz w:val="20"/>
          </w:rPr>
          <m:t>)</m:t>
        </m:r>
      </m:oMath>
    </w:p>
    <w:p w14:paraId="3F7E7DCF" w14:textId="77777777" w:rsidR="00714039" w:rsidRPr="00D404B4" w:rsidRDefault="00714039" w:rsidP="00714039">
      <w:pPr>
        <w:pStyle w:val="Heading1"/>
      </w:pPr>
      <w:bookmarkStart w:id="873" w:name="_Toc189139654"/>
      <w:bookmarkStart w:id="874" w:name="_Toc131539308"/>
      <w:r w:rsidRPr="00D404B4">
        <w:t>Constraints</w:t>
      </w:r>
      <w:bookmarkEnd w:id="873"/>
      <w:bookmarkEnd w:id="874"/>
    </w:p>
    <w:p w14:paraId="72AD40EB" w14:textId="77777777" w:rsidR="00714039" w:rsidRPr="00511198" w:rsidRDefault="00714039" w:rsidP="00714039">
      <w:pPr>
        <w:pStyle w:val="Heading2"/>
        <w:tabs>
          <w:tab w:val="clear" w:pos="1440"/>
        </w:tabs>
        <w:ind w:left="851" w:hanging="851"/>
        <w:jc w:val="left"/>
      </w:pPr>
      <w:bookmarkStart w:id="875" w:name="_Toc189139655"/>
      <w:bookmarkStart w:id="876" w:name="_Toc131539309"/>
      <w:r w:rsidRPr="00511198">
        <w:t>Generation and Load</w:t>
      </w:r>
      <w:bookmarkEnd w:id="875"/>
      <w:bookmarkEnd w:id="876"/>
    </w:p>
    <w:p w14:paraId="7BA06596" w14:textId="77777777" w:rsidR="00714039" w:rsidRPr="00D404B4" w:rsidRDefault="00714039" w:rsidP="00714039">
      <w:pPr>
        <w:pStyle w:val="BodyText"/>
        <w:rPr>
          <w:lang w:eastAsia="en-GB"/>
        </w:rPr>
      </w:pPr>
    </w:p>
    <w:p w14:paraId="53663330" w14:textId="77777777" w:rsidR="00714039" w:rsidRPr="00D404B4" w:rsidRDefault="00714039" w:rsidP="00EB6BED">
      <w:pPr>
        <w:pStyle w:val="Heading5"/>
      </w:pPr>
      <w:r w:rsidRPr="00D404B4">
        <w:tab/>
      </w:r>
      <m:oMath>
        <m:sSub>
          <m:sSubPr>
            <m:ctrlPr>
              <w:rPr>
                <w:rFonts w:ascii="Cambria Math" w:hAnsi="Cambria Math"/>
              </w:rPr>
            </m:ctrlPr>
          </m:sSubPr>
          <m:e>
            <m:r>
              <w:rPr>
                <w:rFonts w:ascii="Cambria Math" w:hAnsi="Cambria Math"/>
              </w:rPr>
              <m:t>GenerationBlock</m:t>
            </m:r>
          </m:e>
          <m:sub>
            <m:r>
              <w:rPr>
                <w:rFonts w:ascii="Cambria Math" w:hAnsi="Cambria Math"/>
              </w:rPr>
              <m:t>g</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GeneratorOfferMW</m:t>
            </m:r>
          </m:e>
          <m:sub>
            <m:r>
              <w:rPr>
                <w:rFonts w:ascii="Cambria Math" w:hAnsi="Cambria Math"/>
              </w:rPr>
              <m:t>g</m:t>
            </m:r>
            <m:r>
              <m:rPr>
                <m:sty m:val="p"/>
              </m:rPr>
              <w:rPr>
                <w:rFonts w:ascii="Cambria Math" w:hAnsi="Cambria Math"/>
              </w:rPr>
              <m:t xml:space="preserve">, </m:t>
            </m:r>
            <m:r>
              <w:rPr>
                <w:rFonts w:ascii="Cambria Math" w:hAnsi="Cambria Math"/>
              </w:rPr>
              <m:t>j</m:t>
            </m:r>
          </m:sub>
        </m:sSub>
      </m:oMath>
    </w:p>
    <w:p w14:paraId="0945ACB0" w14:textId="70EEB456" w:rsidR="00D130B0" w:rsidRDefault="00714039" w:rsidP="0090591B">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GenerationOfferBlocks</m:t>
            </m:r>
          </m:e>
          <m:sub>
            <m:r>
              <w:rPr>
                <w:rFonts w:ascii="Cambria Math" w:hAnsi="Cambria Math"/>
                <w:lang w:eastAsia="en-GB"/>
              </w:rPr>
              <m:t>g</m:t>
            </m:r>
          </m:sub>
        </m:sSub>
        <m:r>
          <w:rPr>
            <w:rFonts w:ascii="Cambria Math" w:hAnsi="Cambria Math"/>
            <w:lang w:eastAsia="en-GB"/>
          </w:rPr>
          <m:t xml:space="preserve">    ∀ g∈OFFERS</m:t>
        </m:r>
      </m:oMath>
    </w:p>
    <w:p w14:paraId="5396A73C" w14:textId="5D1C4960" w:rsidR="00D130B0" w:rsidRDefault="00D130B0" w:rsidP="00714039">
      <w:pPr>
        <w:pStyle w:val="BodyText"/>
        <w:tabs>
          <w:tab w:val="left" w:pos="851"/>
        </w:tabs>
        <w:ind w:left="851" w:hanging="851"/>
        <w:rPr>
          <w:lang w:eastAsia="en-GB"/>
        </w:rPr>
      </w:pPr>
    </w:p>
    <w:p w14:paraId="6C1B6434" w14:textId="24543DF7" w:rsidR="00D130B0" w:rsidRDefault="0090591B" w:rsidP="00687015">
      <w:pPr>
        <w:pStyle w:val="Heading5"/>
        <w:jc w:val="left"/>
      </w:pPr>
      <m:oMath>
        <m:r>
          <w:rPr>
            <w:rFonts w:ascii="Cambria Math" w:hAnsi="Cambria Math"/>
          </w:rPr>
          <m:t>GenerationChange</m:t>
        </m:r>
        <m:sSub>
          <m:sSubPr>
            <m:ctrlPr>
              <w:rPr>
                <w:rFonts w:ascii="Cambria Math" w:hAnsi="Cambria Math"/>
              </w:rPr>
            </m:ctrlPr>
          </m:sSubPr>
          <m:e>
            <m:r>
              <m:rPr>
                <m:sty m:val="p"/>
              </m:rPr>
              <w:rPr>
                <w:rFonts w:ascii="Cambria Math" w:hAnsi="Cambria Math"/>
              </w:rPr>
              <m:t>1</m:t>
            </m:r>
          </m:e>
          <m:sub>
            <m:r>
              <w:rPr>
                <w:rFonts w:ascii="Cambria Math" w:hAnsi="Cambria Math"/>
              </w:rPr>
              <m:t>g</m:t>
            </m:r>
          </m:sub>
        </m:sSub>
        <m:r>
          <m:rPr>
            <m:sty m:val="p"/>
          </m:rPr>
          <w:rPr>
            <w:rFonts w:ascii="Cambria Math" w:hAnsi="Cambria Math"/>
          </w:rPr>
          <m:t>-</m:t>
        </m:r>
        <m:r>
          <w:rPr>
            <w:rFonts w:ascii="Cambria Math" w:hAnsi="Cambria Math"/>
          </w:rPr>
          <m:t>GenerationChange</m:t>
        </m:r>
        <m:sSub>
          <m:sSubPr>
            <m:ctrlPr>
              <w:rPr>
                <w:rFonts w:ascii="Cambria Math" w:hAnsi="Cambria Math"/>
              </w:rPr>
            </m:ctrlPr>
          </m:sSubPr>
          <m:e>
            <m:r>
              <m:rPr>
                <m:sty m:val="p"/>
              </m:rPr>
              <w:rPr>
                <w:rFonts w:ascii="Cambria Math" w:hAnsi="Cambria Math"/>
              </w:rPr>
              <m:t>2</m:t>
            </m:r>
          </m:e>
          <m:sub>
            <m:r>
              <w:rPr>
                <w:rFonts w:ascii="Cambria Math" w:hAnsi="Cambria Math"/>
              </w:rPr>
              <m:t>g</m:t>
            </m:r>
          </m:sub>
        </m:sSub>
      </m:oMath>
    </w:p>
    <w:p w14:paraId="5F7E1CD2" w14:textId="09686224" w:rsidR="0090591B" w:rsidRPr="00687015" w:rsidRDefault="0090591B" w:rsidP="00687015">
      <w:pPr>
        <w:pStyle w:val="BodyText"/>
        <w:jc w:val="left"/>
      </w:pPr>
      <m:oMathPara>
        <m:oMathParaPr>
          <m:jc m:val="left"/>
        </m:oMathParaPr>
        <m:oMath>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e>
          </m:d>
        </m:oMath>
      </m:oMathPara>
    </w:p>
    <w:p w14:paraId="0489AC30" w14:textId="59CDF85A" w:rsidR="0090591B" w:rsidRPr="00687015" w:rsidRDefault="0090591B" w:rsidP="00687015">
      <w:pPr>
        <w:pStyle w:val="BodyText"/>
        <w:tabs>
          <w:tab w:val="left" w:pos="851"/>
        </w:tabs>
        <w:ind w:left="851" w:hanging="851"/>
        <w:jc w:val="left"/>
      </w:pPr>
      <m:oMathPara>
        <m:oMathParaPr>
          <m:jc m:val="left"/>
        </m:oMathParaPr>
        <m:oMath>
          <m:r>
            <w:rPr>
              <w:rFonts w:ascii="Cambria Math" w:hAnsi="Cambria Math"/>
              <w:lang w:eastAsia="en-GB"/>
            </w:rPr>
            <m:t xml:space="preserve">∀ g∈OFFERS </m:t>
          </m:r>
          <m:r>
            <m:rPr>
              <m:sty m:val="b"/>
            </m:rPr>
            <w:rPr>
              <w:rFonts w:ascii="Cambria Math" w:hAnsi="Cambria Math"/>
              <w:lang w:eastAsia="en-GB"/>
            </w:rPr>
            <m:t>where</m:t>
          </m:r>
          <m:r>
            <w:rPr>
              <w:rFonts w:ascii="Cambria Math" w:hAnsi="Cambria Math"/>
              <w:lang w:eastAsia="en-GB"/>
            </w:rPr>
            <m:t xml:space="preserve"> ScheduleType= </m:t>
          </m:r>
          <m:r>
            <m:rPr>
              <m:sty m:val="p"/>
            </m:rPr>
            <w:rPr>
              <w:rFonts w:ascii="Cambria Math" w:hAnsi="Cambria Math"/>
              <w:lang w:eastAsia="en-GB"/>
            </w:rPr>
            <m:t>Real Time Dispatch</m:t>
          </m:r>
        </m:oMath>
      </m:oMathPara>
    </w:p>
    <w:p w14:paraId="3B9E839B" w14:textId="77777777" w:rsidR="00D130B0" w:rsidRDefault="00D130B0" w:rsidP="0090591B">
      <w:pPr>
        <w:pStyle w:val="BodyText"/>
        <w:tabs>
          <w:tab w:val="left" w:pos="851"/>
        </w:tabs>
        <w:rPr>
          <w:lang w:eastAsia="en-GB"/>
        </w:rPr>
      </w:pPr>
    </w:p>
    <w:p w14:paraId="5D1AE43E" w14:textId="4168DF95" w:rsidR="00714039" w:rsidRPr="00D404B4" w:rsidRDefault="00714039" w:rsidP="00EB6BED">
      <w:pPr>
        <w:pStyle w:val="Heading5"/>
      </w:pPr>
      <w:r w:rsidRPr="00D404B4">
        <w:t xml:space="preserve"> </w:t>
      </w: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GenerationOfferBlock</m:t>
                </m:r>
              </m:e>
              <m:sub>
                <m:r>
                  <w:rPr>
                    <w:rFonts w:ascii="Cambria Math" w:hAnsi="Cambria Math"/>
                  </w:rPr>
                  <m:t>g</m:t>
                </m:r>
              </m:sub>
            </m:sSub>
          </m:sup>
          <m:e>
            <m:sSub>
              <m:sSubPr>
                <m:ctrlPr>
                  <w:rPr>
                    <w:rFonts w:ascii="Cambria Math" w:hAnsi="Cambria Math"/>
                  </w:rPr>
                </m:ctrlPr>
              </m:sSubPr>
              <m:e>
                <m:r>
                  <w:rPr>
                    <w:rFonts w:ascii="Cambria Math" w:hAnsi="Cambria Math"/>
                  </w:rPr>
                  <m:t>GenerationBlock</m:t>
                </m:r>
              </m:e>
              <m:sub>
                <m:r>
                  <w:rPr>
                    <w:rFonts w:ascii="Cambria Math" w:hAnsi="Cambria Math"/>
                  </w:rPr>
                  <m:t>g</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6BB30A1E" w14:textId="77777777" w:rsidR="00714039" w:rsidRPr="00EF3450" w:rsidRDefault="00714039" w:rsidP="00714039">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g∈OFFERS</m:t>
        </m:r>
      </m:oMath>
    </w:p>
    <w:p w14:paraId="4E981ACE" w14:textId="77777777" w:rsidR="00714039" w:rsidRPr="00FB5177" w:rsidRDefault="00714039" w:rsidP="00714039">
      <w:pPr>
        <w:pStyle w:val="BodyText"/>
        <w:tabs>
          <w:tab w:val="left" w:pos="851"/>
        </w:tabs>
        <w:ind w:left="851" w:hanging="851"/>
        <w:rPr>
          <w:lang w:eastAsia="en-GB"/>
        </w:rPr>
      </w:pPr>
    </w:p>
    <w:p w14:paraId="3C493F0E" w14:textId="70FC10F9" w:rsidR="00714039" w:rsidRPr="00D404B4" w:rsidRDefault="00714039" w:rsidP="00EB6BED">
      <w:pPr>
        <w:pStyle w:val="Heading5"/>
      </w:pPr>
      <w:r w:rsidRPr="00D404B4">
        <w:t xml:space="preserve"> </w:t>
      </w: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r>
          <w:rPr>
            <w:rFonts w:ascii="Cambria Math" w:hAnsi="Cambria Math"/>
          </w:rPr>
          <m:t>PotentialM</m:t>
        </m:r>
        <m:sSub>
          <m:sSubPr>
            <m:ctrlPr>
              <w:rPr>
                <w:rFonts w:ascii="Cambria Math" w:hAnsi="Cambria Math"/>
              </w:rPr>
            </m:ctrlPr>
          </m:sSubPr>
          <m:e>
            <m:r>
              <w:rPr>
                <w:rFonts w:ascii="Cambria Math" w:hAnsi="Cambria Math"/>
              </w:rPr>
              <m:t>W</m:t>
            </m:r>
          </m:e>
          <m:sub>
            <m:r>
              <w:rPr>
                <w:rFonts w:ascii="Cambria Math" w:hAnsi="Cambria Math"/>
              </w:rPr>
              <m:t>g</m:t>
            </m:r>
          </m:sub>
        </m:sSub>
      </m:oMath>
    </w:p>
    <w:p w14:paraId="6104DD57" w14:textId="77777777" w:rsidR="00714039" w:rsidRPr="00D404B4" w:rsidRDefault="00714039" w:rsidP="00714039">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g∈WINDGENERATORS</m:t>
        </m:r>
      </m:oMath>
    </w:p>
    <w:p w14:paraId="12AC49F8" w14:textId="77777777" w:rsidR="00714039" w:rsidRPr="00D404B4" w:rsidRDefault="00714039" w:rsidP="00714039">
      <w:pPr>
        <w:pStyle w:val="BodyText"/>
        <w:tabs>
          <w:tab w:val="left" w:pos="851"/>
        </w:tabs>
        <w:rPr>
          <w:lang w:eastAsia="en-GB"/>
        </w:rPr>
      </w:pPr>
    </w:p>
    <w:p w14:paraId="769E7021" w14:textId="7F9E15D9" w:rsidR="00714039" w:rsidRPr="00D404B4" w:rsidRDefault="00714039" w:rsidP="00EB6BED">
      <w:pPr>
        <w:pStyle w:val="Heading5"/>
      </w:pPr>
      <w:r w:rsidRPr="00D404B4">
        <w:t xml:space="preserve"> </w:t>
      </w:r>
      <m:oMath>
        <m:sSub>
          <m:sSubPr>
            <m:ctrlPr>
              <w:rPr>
                <w:rFonts w:ascii="Cambria Math" w:hAnsi="Cambria Math"/>
              </w:rPr>
            </m:ctrlPr>
          </m:sSubPr>
          <m:e>
            <m:r>
              <m:rPr>
                <m:sty m:val="p"/>
              </m:rPr>
              <w:rPr>
                <w:rFonts w:ascii="Cambria Math" w:hAnsi="Cambria Math"/>
              </w:rPr>
              <m:t>0≤</m:t>
            </m:r>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3740954E" w14:textId="6EB914B9" w:rsidR="00714039" w:rsidRPr="00D404B4" w:rsidRDefault="00714039" w:rsidP="00714039">
      <w:pPr>
        <w:pStyle w:val="BodyText"/>
        <w:tabs>
          <w:tab w:val="left" w:pos="851"/>
        </w:tabs>
        <w:ind w:left="851" w:hanging="851"/>
        <w:rPr>
          <w:lang w:eastAsia="en-GB"/>
        </w:rPr>
      </w:pPr>
      <w:r w:rsidRPr="00D404B4">
        <w:rPr>
          <w:lang w:eastAsia="en-GB"/>
        </w:rPr>
        <w:tab/>
      </w:r>
      <m:oMath>
        <m:r>
          <w:rPr>
            <w:rFonts w:ascii="Cambria Math" w:hAnsi="Cambria Math"/>
            <w:lang w:eastAsia="en-GB"/>
          </w:rPr>
          <m:t xml:space="preserve"> </m:t>
        </m:r>
      </m:oMath>
      <w:r w:rsidRPr="00D404B4">
        <w:rPr>
          <w:lang w:eastAsia="en-GB"/>
        </w:rPr>
        <w:t xml:space="preserve">if </w:t>
      </w:r>
      <m:oMath>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db,j</m:t>
            </m:r>
          </m:sub>
        </m:sSub>
        <m:r>
          <w:rPr>
            <w:rFonts w:ascii="Cambria Math" w:hAnsi="Cambria Math"/>
            <w:lang w:eastAsia="en-GB"/>
          </w:rPr>
          <m:t>≥0</m:t>
        </m:r>
      </m:oMath>
      <w:r>
        <w:rPr>
          <w:lang w:eastAsia="en-GB"/>
        </w:rPr>
        <w:t xml:space="preserve">, </w:t>
      </w:r>
      <w:r w:rsidRPr="00D404B4">
        <w:rPr>
          <w:lang w:eastAsia="en-GB"/>
        </w:rPr>
        <w:tab/>
        <w:t xml:space="preserve"> </w:t>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∀db∈BIDS</m:t>
        </m:r>
      </m:oMath>
    </w:p>
    <w:p w14:paraId="43AC99CB" w14:textId="08087E35" w:rsidR="00714039" w:rsidRDefault="00714039" w:rsidP="00714039">
      <w:pPr>
        <w:pStyle w:val="BodyText"/>
        <w:tabs>
          <w:tab w:val="left" w:pos="851"/>
        </w:tabs>
        <w:ind w:left="851" w:hanging="851"/>
        <w:jc w:val="left"/>
        <w:rPr>
          <w:lang w:eastAsia="en-GB"/>
        </w:rPr>
      </w:pPr>
    </w:p>
    <w:p w14:paraId="4F94CD06" w14:textId="6F56383C" w:rsidR="00714039" w:rsidRPr="00D404B4" w:rsidRDefault="00BC542B" w:rsidP="00885689">
      <w:pPr>
        <w:pStyle w:val="Heading5"/>
      </w:pPr>
      <m:oMath>
        <m:sSub>
          <m:sSubPr>
            <m:ctrlPr>
              <w:rPr>
                <w:rFonts w:ascii="Cambria Math" w:hAnsi="Cambria Math"/>
              </w:rPr>
            </m:ctrlPr>
          </m:sSubPr>
          <m:e>
            <m:r>
              <m:rPr>
                <m:sty m:val="p"/>
              </m:rPr>
              <w:rPr>
                <w:rFonts w:ascii="Cambria Math" w:hAnsi="Cambria Math"/>
              </w:rPr>
              <m:t>0≥</m:t>
            </m:r>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1A8A3593" w14:textId="49C9DA3E" w:rsidR="00714039" w:rsidRPr="00CF2BB1" w:rsidRDefault="00714039" w:rsidP="00714039">
      <w:pPr>
        <w:pStyle w:val="BodyText"/>
        <w:tabs>
          <w:tab w:val="left" w:pos="851"/>
        </w:tabs>
        <w:ind w:left="851" w:hanging="851"/>
        <w:jc w:val="left"/>
        <w:rPr>
          <w:lang w:eastAsia="en-GB"/>
        </w:rPr>
      </w:pPr>
      <w:r w:rsidRPr="00D404B4">
        <w:rPr>
          <w:lang w:eastAsia="en-GB"/>
        </w:rPr>
        <w:tab/>
      </w:r>
      <w:r w:rsidRPr="00D404B4">
        <w:rPr>
          <w:lang w:eastAsia="en-GB"/>
        </w:rPr>
        <w:tab/>
      </w:r>
      <m:oMath>
        <m:r>
          <w:rPr>
            <w:rFonts w:ascii="Cambria Math" w:hAnsi="Cambria Math"/>
            <w:lang w:eastAsia="en-GB"/>
          </w:rPr>
          <m:t xml:space="preserve">  </m:t>
        </m:r>
      </m:oMath>
      <w:r w:rsidRPr="00D404B4">
        <w:rPr>
          <w:lang w:eastAsia="en-GB"/>
        </w:rPr>
        <w:t xml:space="preserve">if </w:t>
      </w:r>
      <m:oMath>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db,j</m:t>
            </m:r>
          </m:sub>
        </m:sSub>
        <m:r>
          <w:rPr>
            <w:rFonts w:ascii="Cambria Math" w:hAnsi="Cambria Math"/>
            <w:lang w:eastAsia="en-GB"/>
          </w:rPr>
          <m:t>≤0</m:t>
        </m:r>
      </m:oMath>
      <w:r>
        <w:rPr>
          <w:lang w:eastAsia="en-GB"/>
        </w:rPr>
        <w:t xml:space="preserve">, </w:t>
      </w:r>
      <w:r w:rsidRPr="00D404B4">
        <w:rPr>
          <w:lang w:eastAsia="en-GB"/>
        </w:rPr>
        <w:tab/>
        <w:t xml:space="preserve"> </w:t>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∀db∈BIDS</m:t>
        </m:r>
      </m:oMath>
    </w:p>
    <w:p w14:paraId="7735EC39" w14:textId="77777777" w:rsidR="002932D6" w:rsidRPr="00CF2BB1" w:rsidRDefault="002932D6" w:rsidP="00714039">
      <w:pPr>
        <w:pStyle w:val="BodyText"/>
        <w:tabs>
          <w:tab w:val="left" w:pos="851"/>
        </w:tabs>
        <w:ind w:left="851" w:hanging="851"/>
        <w:jc w:val="left"/>
        <w:rPr>
          <w:lang w:eastAsia="en-GB"/>
        </w:rPr>
      </w:pPr>
    </w:p>
    <w:p w14:paraId="27AC7745" w14:textId="3A96D6BC" w:rsidR="002932D6" w:rsidRPr="00D404B4" w:rsidRDefault="002932D6" w:rsidP="002932D6">
      <w:pPr>
        <w:pStyle w:val="Heading5"/>
      </w:pPr>
      <w:r w:rsidRPr="00D404B4">
        <w:t xml:space="preserve"> </w:t>
      </w:r>
      <m:oMath>
        <m:sSub>
          <m:sSubPr>
            <m:ctrlPr>
              <w:rPr>
                <w:rFonts w:ascii="Cambria Math" w:hAnsi="Cambria Math"/>
              </w:rPr>
            </m:ctrlPr>
          </m:sSubPr>
          <m:e>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w:rPr>
            <w:rFonts w:ascii="Cambria Math" w:hAnsi="Cambria Math"/>
          </w:rPr>
          <m:t>=BlockMustFullyClea</m:t>
        </m:r>
        <m:sSub>
          <m:sSubPr>
            <m:ctrlPr>
              <w:rPr>
                <w:rFonts w:ascii="Cambria Math" w:hAnsi="Cambria Math"/>
                <w:i/>
              </w:rPr>
            </m:ctrlPr>
          </m:sSubPr>
          <m:e>
            <m:r>
              <w:rPr>
                <w:rFonts w:ascii="Cambria Math" w:hAnsi="Cambria Math"/>
              </w:rPr>
              <m:t>r</m:t>
            </m:r>
          </m:e>
          <m:sub>
            <m:r>
              <w:rPr>
                <w:rFonts w:ascii="Cambria Math" w:hAnsi="Cambria Math"/>
              </w:rPr>
              <m:t>db,j</m:t>
            </m:r>
          </m:sub>
        </m:sSub>
        <m: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1E6861A5" w14:textId="269FAFAF" w:rsidR="002932D6" w:rsidRPr="002932D6" w:rsidRDefault="002932D6" w:rsidP="002932D6">
      <w:pPr>
        <w:pStyle w:val="BodyText"/>
        <w:tabs>
          <w:tab w:val="left" w:pos="851"/>
        </w:tabs>
        <w:ind w:left="851" w:hanging="851"/>
        <w:jc w:val="center"/>
        <w:rPr>
          <w:i/>
          <w:iCs/>
          <w:lang w:eastAsia="en-GB"/>
        </w:rPr>
      </w:pP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∀db∈DISCRETEDEMANDBIDS</m:t>
        </m:r>
      </m:oMath>
      <w:r>
        <w:rPr>
          <w:lang w:eastAsia="en-GB"/>
        </w:rPr>
        <w:t xml:space="preserve"> </w:t>
      </w:r>
    </w:p>
    <w:p w14:paraId="43360C70" w14:textId="77777777" w:rsidR="00714039" w:rsidRPr="00D404B4" w:rsidRDefault="00714039" w:rsidP="00714039">
      <w:pPr>
        <w:pStyle w:val="BodyText"/>
        <w:tabs>
          <w:tab w:val="left" w:pos="851"/>
        </w:tabs>
        <w:ind w:left="851" w:hanging="851"/>
        <w:rPr>
          <w:lang w:eastAsia="en-GB"/>
        </w:rPr>
      </w:pPr>
    </w:p>
    <w:p w14:paraId="0B87FBD5" w14:textId="59B83F38" w:rsidR="00714039" w:rsidRPr="00885689" w:rsidRDefault="00BC542B" w:rsidP="00EB6BED">
      <w:pPr>
        <w:pStyle w:val="Heading5"/>
      </w:pPr>
      <m:oMath>
        <m:sSub>
          <m:sSubPr>
            <m:ctrlPr>
              <w:rPr>
                <w:rFonts w:ascii="Cambria Math" w:hAnsi="Cambria Math"/>
              </w:rPr>
            </m:ctrlPr>
          </m:sSubPr>
          <m:e>
            <m:r>
              <w:rPr>
                <w:rFonts w:ascii="Cambria Math" w:hAnsi="Cambria Math"/>
              </w:rPr>
              <m:t>Demand</m:t>
            </m:r>
          </m:e>
          <m:sub>
            <m:r>
              <w:rPr>
                <w:rFonts w:ascii="Cambria Math" w:hAnsi="Cambria Math"/>
              </w:rPr>
              <m:t>db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DemandBidBlocks</m:t>
                </m:r>
              </m:e>
              <m:sub>
                <m:r>
                  <w:rPr>
                    <w:rFonts w:ascii="Cambria Math" w:hAnsi="Cambria Math"/>
                  </w:rPr>
                  <m:t>db</m:t>
                </m:r>
              </m:sub>
            </m:sSub>
          </m:sup>
          <m:e>
            <m:sSub>
              <m:sSubPr>
                <m:ctrlPr>
                  <w:rPr>
                    <w:rFonts w:ascii="Cambria Math" w:hAnsi="Cambria Math"/>
                  </w:rPr>
                </m:ctrlPr>
              </m:sSubPr>
              <m:e>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 </m:t>
        </m:r>
        <m:r>
          <w:rPr>
            <w:rFonts w:ascii="Cambria Math" w:hAnsi="Cambria Math"/>
          </w:rPr>
          <m:t>db</m:t>
        </m:r>
        <m:r>
          <m:rPr>
            <m:sty m:val="p"/>
          </m:rPr>
          <w:rPr>
            <w:rFonts w:ascii="Cambria Math" w:hAnsi="Cambria Math"/>
          </w:rPr>
          <m:t>∈</m:t>
        </m:r>
        <m:r>
          <w:rPr>
            <w:rFonts w:ascii="Cambria Math" w:hAnsi="Cambria Math"/>
          </w:rPr>
          <m:t>BIDS</m:t>
        </m:r>
      </m:oMath>
    </w:p>
    <w:p w14:paraId="1A1103D9" w14:textId="77777777" w:rsidR="00CF2BB1" w:rsidRPr="00885689" w:rsidRDefault="00CF2BB1" w:rsidP="00CF2BB1">
      <w:pPr>
        <w:pStyle w:val="BodyText"/>
        <w:ind w:left="0"/>
        <w:rPr>
          <w:rFonts w:asciiTheme="minorHAnsi" w:hAnsiTheme="minorHAnsi" w:cstheme="minorHAnsi"/>
          <w:lang w:val="en-AU"/>
        </w:rPr>
      </w:pPr>
    </w:p>
    <w:p w14:paraId="0F880281" w14:textId="5AAC9BB4" w:rsidR="000D2471" w:rsidRPr="00D404B4" w:rsidRDefault="00BC542B" w:rsidP="00885689">
      <w:pPr>
        <w:pStyle w:val="Heading5"/>
      </w:pPr>
      <m:oMath>
        <m:sSub>
          <m:sSubPr>
            <m:ctrlPr>
              <w:rPr>
                <w:rFonts w:ascii="Cambria Math" w:hAnsi="Cambria Math"/>
              </w:rPr>
            </m:ctrlPr>
          </m:sSubPr>
          <m:e>
            <m:r>
              <w:rPr>
                <w:rFonts w:ascii="Cambria Math" w:hAnsi="Cambria Math"/>
              </w:rPr>
              <m:t>EnergyScarcityCleared</m:t>
            </m:r>
          </m:e>
          <m:sub>
            <m:r>
              <w:rPr>
                <w:rFonts w:ascii="Cambria Math" w:hAnsi="Cambria Math"/>
              </w:rPr>
              <m:t>es</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EnergyScarcityLimit</m:t>
            </m:r>
          </m:e>
          <m:sub>
            <m:r>
              <w:rPr>
                <w:rFonts w:ascii="Cambria Math" w:hAnsi="Cambria Math"/>
              </w:rPr>
              <m:t>es</m:t>
            </m:r>
            <m:r>
              <m:rPr>
                <m:sty m:val="p"/>
              </m:rPr>
              <w:rPr>
                <w:rFonts w:ascii="Cambria Math" w:hAnsi="Cambria Math"/>
              </w:rPr>
              <m:t xml:space="preserve">, </m:t>
            </m:r>
            <m:r>
              <w:rPr>
                <w:rFonts w:ascii="Cambria Math" w:hAnsi="Cambria Math"/>
              </w:rPr>
              <m:t>j</m:t>
            </m:r>
          </m:sub>
        </m:sSub>
      </m:oMath>
    </w:p>
    <w:p w14:paraId="6FD4BD3E" w14:textId="56979C17" w:rsidR="000D2471" w:rsidRDefault="000D2471" w:rsidP="000D2471">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EnergyScarcityBlockCount</m:t>
            </m:r>
          </m:e>
          <m:sub>
            <m:r>
              <w:rPr>
                <w:rFonts w:ascii="Cambria Math" w:hAnsi="Cambria Math"/>
                <w:lang w:eastAsia="en-GB"/>
              </w:rPr>
              <m:t>es</m:t>
            </m:r>
          </m:sub>
        </m:sSub>
        <m:r>
          <w:rPr>
            <w:rFonts w:ascii="Cambria Math" w:hAnsi="Cambria Math"/>
            <w:lang w:eastAsia="en-GB"/>
          </w:rPr>
          <m:t xml:space="preserve">    ∀ es∈ENERGYSCARCITYLOADS</m:t>
        </m:r>
      </m:oMath>
    </w:p>
    <w:p w14:paraId="4F6CDE12" w14:textId="77777777" w:rsidR="000D2471" w:rsidRPr="00D404B4" w:rsidRDefault="000D2471" w:rsidP="000D2471">
      <w:pPr>
        <w:pStyle w:val="BodyText"/>
        <w:tabs>
          <w:tab w:val="left" w:pos="851"/>
        </w:tabs>
        <w:ind w:left="851" w:hanging="851"/>
        <w:rPr>
          <w:lang w:eastAsia="en-GB"/>
        </w:rPr>
      </w:pPr>
    </w:p>
    <w:p w14:paraId="1E903DC5" w14:textId="0C79DB31" w:rsidR="000D2471" w:rsidRPr="00D404B4" w:rsidRDefault="000D2471" w:rsidP="00EB6BED">
      <w:pPr>
        <w:pStyle w:val="Heading5"/>
      </w:pPr>
      <w:r w:rsidRPr="00D404B4">
        <w:t xml:space="preserve"> </w:t>
      </w:r>
      <m:oMath>
        <m:sSub>
          <m:sSubPr>
            <m:ctrlPr>
              <w:rPr>
                <w:rFonts w:ascii="Cambria Math" w:hAnsi="Cambria Math"/>
              </w:rPr>
            </m:ctrlPr>
          </m:sSubPr>
          <m:e>
            <m:r>
              <w:rPr>
                <w:rFonts w:ascii="Cambria Math" w:hAnsi="Cambria Math"/>
              </w:rPr>
              <m:t>EnergyScarcityLoad</m:t>
            </m:r>
          </m:e>
          <m:sub>
            <m:r>
              <w:rPr>
                <w:rFonts w:ascii="Cambria Math" w:hAnsi="Cambria Math"/>
              </w:rPr>
              <m:t>es</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EnergyScarcityBlockCount</m:t>
                </m:r>
              </m:e>
              <m:sub>
                <m:r>
                  <w:rPr>
                    <w:rFonts w:ascii="Cambria Math" w:hAnsi="Cambria Math"/>
                  </w:rPr>
                  <m:t>es</m:t>
                </m:r>
              </m:sub>
            </m:sSub>
          </m:sup>
          <m:e>
            <m:sSub>
              <m:sSubPr>
                <m:ctrlPr>
                  <w:rPr>
                    <w:rFonts w:ascii="Cambria Math" w:hAnsi="Cambria Math"/>
                  </w:rPr>
                </m:ctrlPr>
              </m:sSubPr>
              <m:e>
                <m:r>
                  <w:rPr>
                    <w:rFonts w:ascii="Cambria Math" w:hAnsi="Cambria Math"/>
                  </w:rPr>
                  <m:t>EnergyScarcityCleared</m:t>
                </m:r>
              </m:e>
              <m:sub>
                <m:r>
                  <w:rPr>
                    <w:rFonts w:ascii="Cambria Math" w:hAnsi="Cambria Math"/>
                  </w:rPr>
                  <m:t>es</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1E9E7141" w14:textId="77777777" w:rsidR="000D2471" w:rsidRPr="00C53CA1" w:rsidRDefault="000D2471" w:rsidP="00C53CA1">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es∈ENERGYSCARCITYLOADS</m:t>
        </m:r>
      </m:oMath>
    </w:p>
    <w:p w14:paraId="3F6B976A" w14:textId="279CC4B5" w:rsidR="00714039" w:rsidRPr="00511198" w:rsidRDefault="00714039" w:rsidP="00714039">
      <w:pPr>
        <w:pStyle w:val="Heading2"/>
        <w:tabs>
          <w:tab w:val="clear" w:pos="1440"/>
        </w:tabs>
        <w:ind w:left="851" w:hanging="851"/>
        <w:jc w:val="left"/>
      </w:pPr>
      <w:bookmarkStart w:id="877" w:name="_Toc189139656"/>
      <w:bookmarkStart w:id="878" w:name="_Toc131539310"/>
      <w:r w:rsidRPr="00511198">
        <w:t>Ramping</w:t>
      </w:r>
      <w:bookmarkEnd w:id="877"/>
      <w:bookmarkEnd w:id="878"/>
    </w:p>
    <w:p w14:paraId="3282254C" w14:textId="491AD876" w:rsidR="00B508F5" w:rsidRPr="00B508F5" w:rsidRDefault="00BC542B" w:rsidP="00EB6BED">
      <w:pPr>
        <w:pStyle w:val="Heading5"/>
      </w:pPr>
      <m:oMath>
        <m:d>
          <m:dPr>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e>
        </m:d>
        <m:r>
          <m:rPr>
            <m:sty m:val="p"/>
          </m:rPr>
          <w:rPr>
            <w:rFonts w:ascii="Cambria Math" w:hAnsi="Cambria Math"/>
          </w:rPr>
          <m:t>≤</m:t>
        </m:r>
        <m:f>
          <m:fPr>
            <m:ctrlPr>
              <w:rPr>
                <w:rFonts w:ascii="Cambria Math" w:hAnsi="Cambria Math"/>
              </w:rPr>
            </m:ctrlPr>
          </m:fPr>
          <m:num>
            <m:r>
              <w:rPr>
                <w:rFonts w:ascii="Cambria Math" w:hAnsi="Cambria Math"/>
              </w:rPr>
              <m:t>RampRateU</m:t>
            </m:r>
            <m:sSub>
              <m:sSubPr>
                <m:ctrlPr>
                  <w:rPr>
                    <w:rFonts w:ascii="Cambria Math" w:hAnsi="Cambria Math"/>
                  </w:rPr>
                </m:ctrlPr>
              </m:sSubPr>
              <m:e>
                <m:r>
                  <w:rPr>
                    <w:rFonts w:ascii="Cambria Math" w:hAnsi="Cambria Math"/>
                  </w:rPr>
                  <m:t>p</m:t>
                </m:r>
              </m:e>
              <m:sub>
                <m:r>
                  <w:rPr>
                    <w:rFonts w:ascii="Cambria Math" w:hAnsi="Cambria Math"/>
                  </w:rPr>
                  <m:t>g</m:t>
                </m:r>
              </m:sub>
            </m:sSub>
          </m:num>
          <m:den>
            <m:r>
              <w:rPr>
                <w:rFonts w:ascii="Cambria Math" w:hAnsi="Cambria Math"/>
                <w:lang w:eastAsia="en-GB"/>
              </w:rPr>
              <m:t>CoefficientForRampRate</m:t>
            </m:r>
          </m:den>
        </m:f>
        <m:r>
          <m:rPr>
            <m:sty m:val="p"/>
          </m:rPr>
          <w:rPr>
            <w:rFonts w:ascii="Cambria Math" w:hAnsi="Cambria Math"/>
          </w:rPr>
          <m:t xml:space="preserve">  </m:t>
        </m:r>
      </m:oMath>
    </w:p>
    <w:p w14:paraId="1D9C9E51" w14:textId="3FA18543" w:rsidR="00714039" w:rsidRDefault="000311BD" w:rsidP="00B508F5">
      <w:pPr>
        <w:pStyle w:val="BodyText"/>
        <w:ind w:left="709"/>
      </w:pPr>
      <m:oMathPara>
        <m:oMath>
          <m:r>
            <w:rPr>
              <w:rFonts w:ascii="Cambria Math" w:hAnsi="Cambria Math"/>
            </w:rPr>
            <m:t>∀g∈OFFERS</m:t>
          </m:r>
        </m:oMath>
      </m:oMathPara>
    </w:p>
    <w:p w14:paraId="1C7256FB" w14:textId="77777777" w:rsidR="00714039" w:rsidRDefault="00714039" w:rsidP="00714039">
      <w:pPr>
        <w:pStyle w:val="BodyText"/>
      </w:pPr>
    </w:p>
    <w:p w14:paraId="3BC3EAC9" w14:textId="39ECABFC" w:rsidR="00B508F5" w:rsidRPr="00B508F5" w:rsidRDefault="00BC542B" w:rsidP="00EB6BED">
      <w:pPr>
        <w:pStyle w:val="Heading5"/>
      </w:pPr>
      <m:oMath>
        <m:d>
          <m:dPr>
            <m:ctrlPr>
              <w:rPr>
                <w:rFonts w:ascii="Cambria Math" w:hAnsi="Cambria Math"/>
              </w:rPr>
            </m:ctrlPr>
          </m:dPr>
          <m:e>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r>
              <m:rPr>
                <m:sty m:val="p"/>
              </m:rPr>
              <w:rPr>
                <w:rFonts w:ascii="Cambria Math" w:hAnsi="Cambria Math"/>
              </w:rPr>
              <m:t>-</m:t>
            </m:r>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 xml:space="preserve">≤ </m:t>
        </m:r>
        <m:f>
          <m:fPr>
            <m:ctrlPr>
              <w:rPr>
                <w:rFonts w:ascii="Cambria Math" w:hAnsi="Cambria Math"/>
              </w:rPr>
            </m:ctrlPr>
          </m:fPr>
          <m:num>
            <m:r>
              <w:rPr>
                <w:rFonts w:ascii="Cambria Math" w:hAnsi="Cambria Math"/>
              </w:rPr>
              <m:t>RampRateDow</m:t>
            </m:r>
            <m:sSub>
              <m:sSubPr>
                <m:ctrlPr>
                  <w:rPr>
                    <w:rFonts w:ascii="Cambria Math" w:hAnsi="Cambria Math"/>
                  </w:rPr>
                </m:ctrlPr>
              </m:sSubPr>
              <m:e>
                <m:r>
                  <w:rPr>
                    <w:rFonts w:ascii="Cambria Math" w:hAnsi="Cambria Math"/>
                  </w:rPr>
                  <m:t>n</m:t>
                </m:r>
              </m:e>
              <m:sub>
                <m:r>
                  <w:rPr>
                    <w:rFonts w:ascii="Cambria Math" w:hAnsi="Cambria Math"/>
                  </w:rPr>
                  <m:t>g</m:t>
                </m:r>
              </m:sub>
            </m:sSub>
          </m:num>
          <m:den>
            <m:r>
              <w:rPr>
                <w:rFonts w:ascii="Cambria Math" w:hAnsi="Cambria Math"/>
                <w:lang w:eastAsia="en-GB"/>
              </w:rPr>
              <m:t>CoefficientForRampRate</m:t>
            </m:r>
          </m:den>
        </m:f>
      </m:oMath>
    </w:p>
    <w:p w14:paraId="697F8E95" w14:textId="45F74FF9" w:rsidR="00714039" w:rsidRDefault="000311BD" w:rsidP="00B508F5">
      <w:pPr>
        <w:pStyle w:val="BodyText"/>
        <w:ind w:left="709"/>
      </w:pPr>
      <m:oMathPara>
        <m:oMath>
          <m:r>
            <w:rPr>
              <w:rFonts w:ascii="Cambria Math" w:hAnsi="Cambria Math"/>
            </w:rPr>
            <m:t>∀g∈OFFERS</m:t>
          </m:r>
        </m:oMath>
      </m:oMathPara>
    </w:p>
    <w:p w14:paraId="5D8DDB32" w14:textId="77777777" w:rsidR="00714039" w:rsidRPr="00511198" w:rsidRDefault="00714039" w:rsidP="00714039">
      <w:pPr>
        <w:pStyle w:val="Heading2"/>
        <w:tabs>
          <w:tab w:val="clear" w:pos="1440"/>
        </w:tabs>
        <w:ind w:left="851" w:hanging="851"/>
        <w:jc w:val="left"/>
      </w:pPr>
      <w:bookmarkStart w:id="879" w:name="_Toc189139657"/>
      <w:bookmarkStart w:id="880" w:name="_Toc131539311"/>
      <w:r w:rsidRPr="00511198">
        <w:t>HVDC Transmission</w:t>
      </w:r>
      <w:bookmarkEnd w:id="879"/>
      <w:bookmarkEnd w:id="880"/>
    </w:p>
    <w:p w14:paraId="261EEAAD" w14:textId="77777777" w:rsidR="00714039" w:rsidRDefault="00714039" w:rsidP="00EB6BED">
      <w:pPr>
        <w:pStyle w:val="Heading5"/>
      </w:pPr>
      <w:r>
        <w:rPr>
          <w:rFonts w:cs="Arial"/>
        </w:rPr>
        <w:t xml:space="preserve"> </w:t>
      </w:r>
      <m:oMath>
        <m:sSub>
          <m:sSubPr>
            <m:ctrlPr>
              <w:rPr>
                <w:rFonts w:ascii="Cambria Math" w:hAnsi="Cambria Math"/>
              </w:rPr>
            </m:ctrlPr>
          </m:sSubPr>
          <m:e>
            <m:r>
              <w:rPr>
                <w:rFonts w:ascii="Cambria Math" w:hAnsi="Cambria Math"/>
              </w:rPr>
              <m:t>HVDCLinkFlow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HVDCLinkCapacity</m:t>
            </m:r>
          </m:e>
          <m:sub>
            <m:r>
              <w:rPr>
                <w:rFonts w:ascii="Cambria Math" w:hAnsi="Cambria Math"/>
              </w:rPr>
              <m:t>l</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sSub>
      </m:oMath>
    </w:p>
    <w:p w14:paraId="0B1DBCB4" w14:textId="77777777" w:rsidR="00714039" w:rsidRDefault="00714039" w:rsidP="00714039">
      <w:pPr>
        <w:pStyle w:val="BodyText"/>
      </w:pPr>
    </w:p>
    <w:p w14:paraId="0EDCEE4E" w14:textId="77777777" w:rsidR="00714039" w:rsidRDefault="00BC542B" w:rsidP="00EB6BED">
      <w:pPr>
        <w:pStyle w:val="Heading5"/>
      </w:pPr>
      <m:oMath>
        <m:sSub>
          <m:sSubPr>
            <m:ctrlPr>
              <w:rPr>
                <w:rFonts w:ascii="Cambria Math" w:hAnsi="Cambria Math"/>
              </w:rPr>
            </m:ctrlPr>
          </m:sSubPr>
          <m:e>
            <m:r>
              <w:rPr>
                <w:rFonts w:ascii="Cambria Math" w:hAnsi="Cambria Math"/>
              </w:rPr>
              <m:t>HVDCLinkLosses</m:t>
            </m:r>
          </m:e>
          <m:sub>
            <m:r>
              <w:rPr>
                <w:rFonts w:ascii="Cambria Math" w:hAnsi="Cambria Math"/>
              </w:rPr>
              <m:t>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HVDCBreakpointMWLosses</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m:t>
        </m:r>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oMath>
    </w:p>
    <w:p w14:paraId="4CAEE08E" w14:textId="77777777" w:rsidR="00714039" w:rsidRDefault="00714039" w:rsidP="00714039">
      <w:pPr>
        <w:pStyle w:val="BodyText"/>
      </w:pPr>
    </w:p>
    <w:p w14:paraId="6BE98698" w14:textId="77777777" w:rsidR="00714039" w:rsidRDefault="00BC542B" w:rsidP="00EB6BED">
      <w:pPr>
        <w:pStyle w:val="Heading5"/>
      </w:pPr>
      <m:oMath>
        <m:sSub>
          <m:sSubPr>
            <m:ctrlPr>
              <w:rPr>
                <w:rFonts w:ascii="Cambria Math" w:hAnsi="Cambria Math"/>
              </w:rPr>
            </m:ctrlPr>
          </m:sSubPr>
          <m:e>
            <m:r>
              <w:rPr>
                <w:rFonts w:ascii="Cambria Math" w:hAnsi="Cambria Math"/>
              </w:rPr>
              <m:t>HVDCLinkFlow</m:t>
            </m:r>
          </m:e>
          <m:sub>
            <m:r>
              <w:rPr>
                <w:rFonts w:ascii="Cambria Math" w:hAnsi="Cambria Math"/>
              </w:rPr>
              <m:t>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HVDCBreakpointMWFlow</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m:t>
        </m:r>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oMath>
    </w:p>
    <w:p w14:paraId="78DD5B58" w14:textId="77777777" w:rsidR="00714039" w:rsidRDefault="00714039" w:rsidP="00714039">
      <w:pPr>
        <w:pStyle w:val="BodyText"/>
      </w:pPr>
    </w:p>
    <w:p w14:paraId="5F062EFC" w14:textId="77777777" w:rsidR="00714039" w:rsidRDefault="00BC542B" w:rsidP="00EB6BED">
      <w:pPr>
        <w:pStyle w:val="Heading5"/>
      </w:pPr>
      <m:oMath>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=1</m:t>
        </m:r>
      </m:oMath>
    </w:p>
    <w:p w14:paraId="0B4568AB" w14:textId="77777777" w:rsidR="00714039" w:rsidRPr="00511198" w:rsidRDefault="00714039" w:rsidP="00714039">
      <w:pPr>
        <w:pStyle w:val="Heading2"/>
        <w:tabs>
          <w:tab w:val="clear" w:pos="1440"/>
        </w:tabs>
        <w:ind w:left="851" w:hanging="851"/>
        <w:jc w:val="left"/>
      </w:pPr>
      <w:bookmarkStart w:id="881" w:name="_Toc189139658"/>
      <w:bookmarkStart w:id="882" w:name="_Toc131539312"/>
      <w:r w:rsidRPr="00511198">
        <w:t>AC Transmission</w:t>
      </w:r>
      <w:bookmarkEnd w:id="881"/>
      <w:bookmarkEnd w:id="882"/>
      <w:r w:rsidRPr="00511198">
        <w:t xml:space="preserve"> </w:t>
      </w:r>
    </w:p>
    <w:bookmarkStart w:id="883" w:name="_Ref114046580"/>
    <w:p w14:paraId="00CD29EA" w14:textId="77777777" w:rsidR="00714039" w:rsidRDefault="00BC542B" w:rsidP="00EB6BED">
      <w:pPr>
        <w:pStyle w:val="Heading5"/>
      </w:pPr>
      <m:oMath>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w:bookmarkStart w:id="884" w:name="_Hlk187838241"/>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S</m:t>
                </m:r>
              </m:e>
              <m:sub>
                <m:r>
                  <w:rPr>
                    <w:rFonts w:ascii="Cambria Math" w:hAnsi="Cambria Math"/>
                  </w:rPr>
                  <m:t>AC</m:t>
                </m:r>
              </m:sub>
            </m:sSub>
            <m:d>
              <m:dPr>
                <m:ctrlPr>
                  <w:rPr>
                    <w:rFonts w:ascii="Cambria Math" w:hAnsi="Cambria Math"/>
                  </w:rPr>
                </m:ctrlPr>
              </m:dPr>
              <m:e>
                <m:r>
                  <w:rPr>
                    <w:rFonts w:ascii="Cambria Math" w:hAnsi="Cambria Math"/>
                  </w:rPr>
                  <m:t>n</m:t>
                </m:r>
              </m:e>
            </m:d>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w:bookmarkEnd w:id="884"/>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 xml:space="preserve"> </m:t>
            </m:r>
            <m:sSub>
              <m:sSubPr>
                <m:ctrlPr>
                  <w:rPr>
                    <w:rFonts w:ascii="Cambria Math" w:hAnsi="Cambria Math"/>
                  </w:rPr>
                </m:ctrlPr>
              </m:sSubPr>
              <m:e>
                <m:r>
                  <w:rPr>
                    <w:rFonts w:ascii="Cambria Math" w:hAnsi="Cambria Math"/>
                  </w:rPr>
                  <m:t>q</m:t>
                </m:r>
                <m:r>
                  <m:rPr>
                    <m:sty m:val="p"/>
                  </m:rPr>
                  <w:rPr>
                    <w:rFonts w:ascii="Cambria Math" w:hAnsi="Cambria Math"/>
                  </w:rPr>
                  <m:t xml:space="preserve">∈ </m:t>
                </m:r>
                <m:r>
                  <w:rPr>
                    <w:rFonts w:ascii="Cambria Math" w:hAnsi="Cambria Math"/>
                  </w:rPr>
                  <m:t>R</m:t>
                </m:r>
              </m:e>
              <m:sub>
                <m:r>
                  <w:rPr>
                    <w:rFonts w:ascii="Cambria Math" w:hAnsi="Cambria Math"/>
                  </w:rPr>
                  <m:t>AC</m:t>
                </m:r>
              </m:sub>
            </m:sSub>
            <m:d>
              <m:dPr>
                <m:ctrlPr>
                  <w:rPr>
                    <w:rFonts w:ascii="Cambria Math" w:hAnsi="Cambria Math"/>
                  </w:rPr>
                </m:ctrlPr>
              </m:dPr>
              <m:e>
                <m:r>
                  <w:rPr>
                    <w:rFonts w:ascii="Cambria Math" w:hAnsi="Cambria Math"/>
                  </w:rPr>
                  <m:t>n</m:t>
                </m:r>
              </m:e>
            </m:d>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m:oMath>
      <w:bookmarkEnd w:id="883"/>
    </w:p>
    <w:p w14:paraId="59CD958D" w14:textId="77777777" w:rsidR="00714039" w:rsidRDefault="00714039" w:rsidP="00714039">
      <w:pPr>
        <w:pStyle w:val="BodyText"/>
        <w:rPr>
          <w:lang w:eastAsia="en-GB"/>
        </w:rPr>
      </w:pPr>
      <m:oMathPara>
        <m:oMathParaPr>
          <m:jc m:val="center"/>
        </m:oMathParaPr>
        <m:oMath>
          <m:r>
            <w:rPr>
              <w:rFonts w:ascii="Cambria Math" w:hAnsi="Cambria Math"/>
              <w:lang w:eastAsia="en-GB"/>
            </w:rPr>
            <m:t xml:space="preserve">∀n∈ACNODES   </m:t>
          </m:r>
          <m:r>
            <m:rPr>
              <m:sty m:val="p"/>
            </m:rPr>
            <w:rPr>
              <w:rFonts w:ascii="Cambria Math" w:hAnsi="Cambria Math"/>
              <w:lang w:eastAsia="en-GB"/>
            </w:rPr>
            <w:br/>
          </m:r>
        </m:oMath>
      </m:oMathPara>
    </w:p>
    <w:p w14:paraId="5F1569B4" w14:textId="77777777" w:rsidR="00203D50" w:rsidRPr="00203D50" w:rsidRDefault="00BC542B" w:rsidP="00EB6BED">
      <w:pPr>
        <w:pStyle w:val="Heading5"/>
      </w:pPr>
      <m:oMath>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OFFERS</m:t>
                </m:r>
              </m:e>
              <m:sub>
                <m:r>
                  <w:rPr>
                    <w:rFonts w:ascii="Cambria Math" w:hAnsi="Cambria Math"/>
                  </w:rPr>
                  <m:t>n</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oMath>
    </w:p>
    <w:p w14:paraId="772D342B"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db∈BIDS</m:t>
                </m:r>
              </m:e>
              <m:sub>
                <m:r>
                  <w:rPr>
                    <w:sz w:val="22"/>
                    <w:szCs w:val="22"/>
                  </w:rPr>
                  <m:t>n</m:t>
                </m:r>
              </m:sub>
            </m:sSub>
          </m:sub>
          <m:sup/>
          <m:e>
            <m:sSub>
              <m:sSubPr>
                <m:ctrlPr>
                  <w:rPr>
                    <w:sz w:val="22"/>
                    <w:szCs w:val="22"/>
                  </w:rPr>
                </m:ctrlPr>
              </m:sSubPr>
              <m:e>
                <m:r>
                  <w:rPr>
                    <w:sz w:val="22"/>
                    <w:szCs w:val="22"/>
                  </w:rPr>
                  <m:t>Demand</m:t>
                </m:r>
              </m:e>
              <m:sub>
                <m:r>
                  <w:rPr>
                    <w:sz w:val="22"/>
                    <w:szCs w:val="22"/>
                  </w:rPr>
                  <m:t>db</m:t>
                </m:r>
              </m:sub>
            </m:sSub>
          </m:e>
        </m:nary>
        <m:r>
          <w:rPr>
            <w:sz w:val="22"/>
            <w:szCs w:val="22"/>
          </w:rPr>
          <m:t>-</m:t>
        </m:r>
        <m:sSub>
          <m:sSubPr>
            <m:ctrlPr>
              <w:rPr>
                <w:sz w:val="22"/>
                <w:szCs w:val="22"/>
              </w:rPr>
            </m:ctrlPr>
          </m:sSubPr>
          <m:e>
            <m:r>
              <w:rPr>
                <w:sz w:val="22"/>
                <w:szCs w:val="22"/>
              </w:rPr>
              <m:t>RequiredLoad</m:t>
            </m:r>
          </m:e>
          <m:sub>
            <m:r>
              <w:rPr>
                <w:sz w:val="22"/>
                <w:szCs w:val="22"/>
              </w:rPr>
              <m:t>n</m:t>
            </m:r>
          </m:sub>
        </m:sSub>
      </m:oMath>
    </w:p>
    <w:p w14:paraId="04FBBFFE"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subSup"/>
            <m:supHide m:val="1"/>
            <m:ctrlPr>
              <w:rPr>
                <w:sz w:val="22"/>
                <w:szCs w:val="22"/>
              </w:rPr>
            </m:ctrlPr>
          </m:naryPr>
          <m:sub>
            <m:sSub>
              <m:sSubPr>
                <m:ctrlPr>
                  <w:rPr>
                    <w:sz w:val="22"/>
                    <w:szCs w:val="22"/>
                  </w:rPr>
                </m:ctrlPr>
              </m:sSubPr>
              <m:e>
                <m:r>
                  <w:rPr>
                    <w:sz w:val="22"/>
                    <w:szCs w:val="22"/>
                  </w:rPr>
                  <m:t>es∈ENERGYSCARCITYLOADS</m:t>
                </m:r>
              </m:e>
              <m:sub>
                <m:r>
                  <w:rPr>
                    <w:sz w:val="22"/>
                    <w:szCs w:val="22"/>
                  </w:rPr>
                  <m:t>n</m:t>
                </m:r>
              </m:sub>
            </m:sSub>
          </m:sub>
          <m:sup/>
          <m:e>
            <m:sSub>
              <m:sSubPr>
                <m:ctrlPr>
                  <w:rPr>
                    <w:sz w:val="22"/>
                    <w:szCs w:val="22"/>
                  </w:rPr>
                </m:ctrlPr>
              </m:sSubPr>
              <m:e>
                <m:r>
                  <w:rPr>
                    <w:sz w:val="22"/>
                    <w:szCs w:val="22"/>
                  </w:rPr>
                  <m:t>EnergyScarcityLoadCleared</m:t>
                </m:r>
              </m:e>
              <m:sub>
                <m:r>
                  <w:rPr>
                    <w:sz w:val="22"/>
                    <w:szCs w:val="22"/>
                  </w:rPr>
                  <m:t>es</m:t>
                </m:r>
              </m:sub>
            </m:sSub>
          </m:e>
        </m:nary>
      </m:oMath>
    </w:p>
    <w:p w14:paraId="751D1FF2"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l∈S</m:t>
                </m:r>
              </m:e>
              <m:sub>
                <m:r>
                  <w:rPr>
                    <w:sz w:val="22"/>
                    <w:szCs w:val="22"/>
                  </w:rPr>
                  <m:t>HVDC</m:t>
                </m:r>
              </m:sub>
            </m:sSub>
            <m:d>
              <m:dPr>
                <m:ctrlPr>
                  <w:rPr>
                    <w:sz w:val="22"/>
                    <w:szCs w:val="22"/>
                  </w:rPr>
                </m:ctrlPr>
              </m:dPr>
              <m:e>
                <m:r>
                  <w:rPr>
                    <w:sz w:val="22"/>
                    <w:szCs w:val="22"/>
                  </w:rPr>
                  <m:t>n</m:t>
                </m:r>
              </m:e>
            </m:d>
          </m:sub>
          <m:sup/>
          <m:e>
            <m:sSub>
              <m:sSubPr>
                <m:ctrlPr>
                  <w:rPr>
                    <w:sz w:val="22"/>
                    <w:szCs w:val="22"/>
                  </w:rPr>
                </m:ctrlPr>
              </m:sSubPr>
              <m:e>
                <m:r>
                  <w:rPr>
                    <w:sz w:val="22"/>
                    <w:szCs w:val="22"/>
                  </w:rPr>
                  <m:t>HVDCLinkFlow</m:t>
                </m:r>
              </m:e>
              <m:sub>
                <m:r>
                  <w:rPr>
                    <w:sz w:val="22"/>
                    <w:szCs w:val="22"/>
                  </w:rPr>
                  <m:t>l</m:t>
                </m:r>
              </m:sub>
            </m:sSub>
          </m:e>
        </m:nary>
      </m:oMath>
    </w:p>
    <w:p w14:paraId="2B868AC2"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l∈R</m:t>
                </m:r>
              </m:e>
              <m:sub>
                <m:r>
                  <w:rPr>
                    <w:sz w:val="22"/>
                    <w:szCs w:val="22"/>
                  </w:rPr>
                  <m:t>HVDC</m:t>
                </m:r>
              </m:sub>
            </m:sSub>
            <m:d>
              <m:dPr>
                <m:ctrlPr>
                  <w:rPr>
                    <w:sz w:val="22"/>
                    <w:szCs w:val="22"/>
                  </w:rPr>
                </m:ctrlPr>
              </m:dPr>
              <m:e>
                <m:r>
                  <w:rPr>
                    <w:sz w:val="22"/>
                    <w:szCs w:val="22"/>
                  </w:rPr>
                  <m:t>n</m:t>
                </m:r>
              </m:e>
            </m:d>
          </m:sub>
          <m:sup/>
          <m:e>
            <m:d>
              <m:dPr>
                <m:ctrlPr>
                  <w:rPr>
                    <w:sz w:val="22"/>
                    <w:szCs w:val="22"/>
                  </w:rPr>
                </m:ctrlPr>
              </m:dPr>
              <m:e>
                <m:sSub>
                  <m:sSubPr>
                    <m:ctrlPr>
                      <w:rPr>
                        <w:sz w:val="22"/>
                        <w:szCs w:val="22"/>
                      </w:rPr>
                    </m:ctrlPr>
                  </m:sSubPr>
                  <m:e>
                    <m:r>
                      <w:rPr>
                        <w:sz w:val="22"/>
                        <w:szCs w:val="22"/>
                      </w:rPr>
                      <m:t>HVDCLinkFlow</m:t>
                    </m:r>
                  </m:e>
                  <m:sub>
                    <m:r>
                      <w:rPr>
                        <w:sz w:val="22"/>
                        <w:szCs w:val="22"/>
                      </w:rPr>
                      <m:t>l</m:t>
                    </m:r>
                  </m:sub>
                </m:sSub>
                <m:r>
                  <w:rPr>
                    <w:sz w:val="22"/>
                    <w:szCs w:val="22"/>
                  </w:rPr>
                  <m:t>-</m:t>
                </m:r>
                <m:sSub>
                  <m:sSubPr>
                    <m:ctrlPr>
                      <w:rPr>
                        <w:sz w:val="22"/>
                        <w:szCs w:val="22"/>
                      </w:rPr>
                    </m:ctrlPr>
                  </m:sSubPr>
                  <m:e>
                    <m:r>
                      <w:rPr>
                        <w:sz w:val="22"/>
                        <w:szCs w:val="22"/>
                      </w:rPr>
                      <m:t>HVDCLinkLosses</m:t>
                    </m:r>
                  </m:e>
                  <m:sub>
                    <m:r>
                      <w:rPr>
                        <w:sz w:val="22"/>
                        <w:szCs w:val="22"/>
                      </w:rPr>
                      <m:t>l</m:t>
                    </m:r>
                  </m:sub>
                </m:sSub>
              </m:e>
            </m:d>
          </m:e>
        </m:nary>
      </m:oMath>
    </w:p>
    <w:p w14:paraId="54376E38" w14:textId="684BF698" w:rsidR="00203D50" w:rsidRPr="00203D50" w:rsidRDefault="00CD5A7C" w:rsidP="00203D50">
      <w:pPr>
        <w:pStyle w:val="eqn-bullet"/>
        <w:spacing w:line="240" w:lineRule="auto"/>
        <w:rPr>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l∈HVDCLINKS</m:t>
                </m:r>
              </m:e>
              <m:sub>
                <m:r>
                  <w:rPr>
                    <w:sz w:val="22"/>
                    <w:szCs w:val="22"/>
                  </w:rPr>
                  <m:t>n</m:t>
                </m:r>
              </m:sub>
            </m:sSub>
          </m:sub>
          <m:sup/>
          <m:e>
            <m:f>
              <m:fPr>
                <m:ctrlPr>
                  <w:rPr>
                    <w:sz w:val="22"/>
                    <w:szCs w:val="22"/>
                  </w:rPr>
                </m:ctrlPr>
              </m:fPr>
              <m:num>
                <m:r>
                  <w:rPr>
                    <w:sz w:val="22"/>
                    <w:szCs w:val="22"/>
                  </w:rPr>
                  <m:t>1</m:t>
                </m:r>
              </m:num>
              <m:den>
                <m:r>
                  <w:rPr>
                    <w:sz w:val="22"/>
                    <w:szCs w:val="22"/>
                  </w:rPr>
                  <m:t>2</m:t>
                </m:r>
              </m:den>
            </m:f>
            <m:r>
              <w:rPr>
                <w:sz w:val="22"/>
                <w:szCs w:val="22"/>
              </w:rPr>
              <m:t>×</m:t>
            </m:r>
            <m:sSub>
              <m:sSubPr>
                <m:ctrlPr>
                  <w:rPr>
                    <w:sz w:val="22"/>
                    <w:szCs w:val="22"/>
                  </w:rPr>
                </m:ctrlPr>
              </m:sSubPr>
              <m:e>
                <m:r>
                  <w:rPr>
                    <w:sz w:val="22"/>
                    <w:szCs w:val="22"/>
                  </w:rPr>
                  <m:t>HVDCLinkFixedLosses</m:t>
                </m:r>
              </m:e>
              <m:sub>
                <m:r>
                  <w:rPr>
                    <w:sz w:val="22"/>
                    <w:szCs w:val="22"/>
                  </w:rPr>
                  <m:t>l</m:t>
                </m:r>
              </m:sub>
            </m:sSub>
          </m:e>
        </m:nary>
      </m:oMath>
    </w:p>
    <w:p w14:paraId="45402306" w14:textId="488C760B" w:rsidR="00203D50" w:rsidRPr="00203D50" w:rsidRDefault="00203D50"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q∈R</m:t>
                </m:r>
              </m:e>
              <m:sub>
                <m:r>
                  <w:rPr>
                    <w:sz w:val="22"/>
                    <w:szCs w:val="22"/>
                  </w:rPr>
                  <m:t>AC</m:t>
                </m:r>
              </m:sub>
            </m:sSub>
            <m:d>
              <m:dPr>
                <m:ctrlPr>
                  <w:rPr>
                    <w:sz w:val="22"/>
                    <w:szCs w:val="22"/>
                  </w:rPr>
                </m:ctrlPr>
              </m:dPr>
              <m:e>
                <m:r>
                  <w:rPr>
                    <w:sz w:val="22"/>
                    <w:szCs w:val="22"/>
                  </w:rPr>
                  <m:t>n</m:t>
                </m:r>
              </m:e>
            </m:d>
          </m:sub>
          <m:sup/>
          <m:e>
            <m:sSubSup>
              <m:sSubSupPr>
                <m:ctrlPr>
                  <w:rPr>
                    <w:sz w:val="22"/>
                    <w:szCs w:val="22"/>
                  </w:rPr>
                </m:ctrlPr>
              </m:sSubSupPr>
              <m:e>
                <m:r>
                  <w:rPr>
                    <w:sz w:val="22"/>
                    <w:szCs w:val="22"/>
                  </w:rPr>
                  <m:t>ACLineLosses</m:t>
                </m:r>
              </m:e>
              <m:sub>
                <m:r>
                  <w:rPr>
                    <w:sz w:val="22"/>
                    <w:szCs w:val="22"/>
                  </w:rPr>
                  <m:t>q</m:t>
                </m:r>
              </m:sub>
              <m:sup>
                <m:r>
                  <w:rPr>
                    <w:sz w:val="22"/>
                    <w:szCs w:val="22"/>
                  </w:rPr>
                  <m:t>Directed</m:t>
                </m:r>
              </m:sup>
            </m:sSubSup>
          </m:e>
        </m:nary>
      </m:oMath>
    </w:p>
    <w:p w14:paraId="60D82606" w14:textId="456E799D" w:rsidR="00203D50" w:rsidRPr="00203D50" w:rsidRDefault="00203D50" w:rsidP="00203D50">
      <w:pPr>
        <w:pStyle w:val="eqn-bullet"/>
        <w:spacing w:line="240" w:lineRule="auto"/>
        <w:rPr>
          <w:sz w:val="22"/>
          <w:szCs w:val="22"/>
        </w:rPr>
      </w:pPr>
      <m:oMath>
        <m:r>
          <w:rPr>
            <w:sz w:val="22"/>
            <w:szCs w:val="22"/>
          </w:rPr>
          <m:t xml:space="preserve">- </m:t>
        </m:r>
        <m:nary>
          <m:naryPr>
            <m:chr m:val="∑"/>
            <m:limLoc m:val="undOvr"/>
            <m:supHide m:val="1"/>
            <m:ctrlPr>
              <w:rPr>
                <w:sz w:val="22"/>
                <w:szCs w:val="22"/>
              </w:rPr>
            </m:ctrlPr>
          </m:naryPr>
          <m:sub>
            <m:sSub>
              <m:sSubPr>
                <m:ctrlPr>
                  <w:rPr>
                    <w:sz w:val="22"/>
                    <w:szCs w:val="22"/>
                  </w:rPr>
                </m:ctrlPr>
              </m:sSubPr>
              <m:e>
                <m:r>
                  <w:rPr>
                    <w:sz w:val="22"/>
                    <w:szCs w:val="22"/>
                  </w:rPr>
                  <m:t>k∈ACLINES</m:t>
                </m:r>
              </m:e>
              <m:sub>
                <m:r>
                  <w:rPr>
                    <w:sz w:val="22"/>
                    <w:szCs w:val="22"/>
                  </w:rPr>
                  <m:t>n</m:t>
                </m:r>
              </m:sub>
            </m:sSub>
          </m:sub>
          <m:sup/>
          <m:e>
            <m:f>
              <m:fPr>
                <m:ctrlPr>
                  <w:rPr>
                    <w:sz w:val="22"/>
                    <w:szCs w:val="22"/>
                  </w:rPr>
                </m:ctrlPr>
              </m:fPr>
              <m:num>
                <m:r>
                  <w:rPr>
                    <w:sz w:val="22"/>
                    <w:szCs w:val="22"/>
                  </w:rPr>
                  <m:t>1</m:t>
                </m:r>
              </m:num>
              <m:den>
                <m:r>
                  <w:rPr>
                    <w:sz w:val="22"/>
                    <w:szCs w:val="22"/>
                  </w:rPr>
                  <m:t>2</m:t>
                </m:r>
              </m:den>
            </m:f>
            <m:r>
              <w:rPr>
                <w:sz w:val="22"/>
                <w:szCs w:val="22"/>
              </w:rPr>
              <m:t>×</m:t>
            </m:r>
            <m:sSub>
              <m:sSubPr>
                <m:ctrlPr>
                  <w:rPr>
                    <w:sz w:val="22"/>
                    <w:szCs w:val="22"/>
                  </w:rPr>
                </m:ctrlPr>
              </m:sSubPr>
              <m:e>
                <m:r>
                  <w:rPr>
                    <w:sz w:val="22"/>
                    <w:szCs w:val="22"/>
                  </w:rPr>
                  <m:t>ACLineFixedLosses</m:t>
                </m:r>
              </m:e>
              <m:sub>
                <m:r>
                  <w:rPr>
                    <w:sz w:val="22"/>
                    <w:szCs w:val="22"/>
                  </w:rPr>
                  <m:t>k</m:t>
                </m:r>
              </m:sub>
            </m:sSub>
          </m:e>
        </m:nary>
        <m:r>
          <w:rPr>
            <w:sz w:val="22"/>
            <w:szCs w:val="22"/>
          </w:rPr>
          <m:t xml:space="preserve">  </m:t>
        </m:r>
      </m:oMath>
    </w:p>
    <w:p w14:paraId="78C92FC7" w14:textId="77777777" w:rsidR="00714039" w:rsidRPr="00203D50" w:rsidRDefault="00714039" w:rsidP="00714039">
      <w:pPr>
        <w:pStyle w:val="BodyText"/>
        <w:rPr>
          <w:lang w:eastAsia="en-GB"/>
        </w:rPr>
      </w:pPr>
      <m:oMathPara>
        <m:oMath>
          <m:r>
            <w:rPr>
              <w:rFonts w:ascii="Cambria Math" w:hAnsi="Cambria Math"/>
              <w:lang w:eastAsia="en-GB"/>
            </w:rPr>
            <m:t>∀n∈ACNODES</m:t>
          </m:r>
        </m:oMath>
      </m:oMathPara>
    </w:p>
    <w:p w14:paraId="593AE14C" w14:textId="77777777" w:rsidR="00714039" w:rsidRPr="00D404B4" w:rsidRDefault="00714039" w:rsidP="00714039">
      <w:pPr>
        <w:pStyle w:val="BodyText"/>
        <w:rPr>
          <w:lang w:eastAsia="en-GB"/>
        </w:rPr>
      </w:pPr>
    </w:p>
    <w:p w14:paraId="42E21220" w14:textId="77777777" w:rsidR="00714039" w:rsidRPr="00D404B4" w:rsidRDefault="00714039" w:rsidP="00EB6BED">
      <w:pPr>
        <w:pStyle w:val="Heading5"/>
      </w:pPr>
      <w:r w:rsidRPr="00D404B4">
        <w:tab/>
      </w:r>
      <m:oMath>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ACLineCapacity</m:t>
            </m:r>
          </m:e>
          <m:sub>
            <m:r>
              <w:rPr>
                <w:rFonts w:ascii="Cambria Math" w:hAnsi="Cambria Math"/>
              </w:rPr>
              <m:t>k</m:t>
            </m:r>
            <m:d>
              <m:dPr>
                <m:ctrlPr>
                  <w:rPr>
                    <w:rFonts w:ascii="Cambria Math" w:hAnsi="Cambria Math"/>
                  </w:rPr>
                </m:ctrlPr>
              </m:dPr>
              <m:e>
                <m:r>
                  <w:rPr>
                    <w:rFonts w:ascii="Cambria Math" w:hAnsi="Cambria Math"/>
                  </w:rPr>
                  <m:t>q</m:t>
                </m:r>
              </m:e>
            </m:d>
          </m:sub>
        </m:sSub>
        <m:r>
          <m:rPr>
            <m:sty m:val="p"/>
          </m:rPr>
          <w:rPr>
            <w:rFonts w:ascii="Cambria Math" w:hAnsi="Cambria Math"/>
          </w:rPr>
          <m:t xml:space="preserve">   </m:t>
        </m:r>
      </m:oMath>
    </w:p>
    <w:p w14:paraId="75DE3694" w14:textId="77777777" w:rsidR="00714039" w:rsidRPr="00203D50" w:rsidRDefault="00714039" w:rsidP="00203D50">
      <w:pPr>
        <w:pStyle w:val="BodyText"/>
        <w:rPr>
          <w:lang w:eastAsia="en-GB"/>
        </w:rPr>
      </w:pPr>
      <m:oMathPara>
        <m:oMath>
          <m:r>
            <w:rPr>
              <w:rFonts w:ascii="Cambria Math" w:hAnsi="Cambria Math"/>
              <w:lang w:eastAsia="en-GB"/>
            </w:rPr>
            <m:t>∀ q∈DIRECTEDACLINES</m:t>
          </m:r>
        </m:oMath>
      </m:oMathPara>
    </w:p>
    <w:p w14:paraId="68E0CD9D" w14:textId="77777777" w:rsidR="00714039" w:rsidRPr="004C1E84" w:rsidRDefault="00714039" w:rsidP="00714039">
      <w:pPr>
        <w:pStyle w:val="BodyText"/>
        <w:ind w:left="1728"/>
        <w:rPr>
          <w:lang w:eastAsia="en-GB"/>
        </w:rPr>
      </w:pPr>
    </w:p>
    <w:p w14:paraId="3CB416B1" w14:textId="2231087E" w:rsidR="00203D50" w:rsidRDefault="00714039" w:rsidP="00EB6BED">
      <w:pPr>
        <w:pStyle w:val="Heading5"/>
      </w:pPr>
      <w:r w:rsidRPr="00D404B4">
        <w:tab/>
      </w:r>
      <m:oMath>
        <m:sSub>
          <m:sSubPr>
            <m:ctrlPr>
              <w:rPr>
                <w:rFonts w:ascii="Cambria Math" w:hAnsi="Cambria Math"/>
              </w:rPr>
            </m:ctrlPr>
          </m:sSubPr>
          <m:e>
            <m:r>
              <w:rPr>
                <w:rFonts w:ascii="Cambria Math" w:hAnsi="Cambria Math"/>
              </w:rPr>
              <m:t>ACLineFlow</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ACLineFlow</m:t>
            </m:r>
          </m:e>
          <m:sub>
            <m:r>
              <w:rPr>
                <w:rFonts w:ascii="Cambria Math" w:hAnsi="Cambria Math"/>
              </w:rPr>
              <m:t>F</m:t>
            </m:r>
            <m:d>
              <m:dPr>
                <m:ctrlPr>
                  <w:rPr>
                    <w:rFonts w:ascii="Cambria Math" w:hAnsi="Cambria Math"/>
                  </w:rPr>
                </m:ctrlPr>
              </m:dPr>
              <m:e>
                <m:r>
                  <w:rPr>
                    <w:rFonts w:ascii="Cambria Math" w:hAnsi="Cambria Math"/>
                  </w:rPr>
                  <m:t>k</m:t>
                </m:r>
              </m:e>
            </m:d>
          </m:sub>
          <m:sup>
            <m:r>
              <w:rPr>
                <w:rFonts w:ascii="Cambria Math" w:hAnsi="Cambria Math"/>
              </w:rPr>
              <m:t>Directed</m:t>
            </m:r>
          </m:sup>
        </m:sSubSup>
        <m:r>
          <m:rPr>
            <m:sty m:val="p"/>
          </m:rPr>
          <w:rPr>
            <w:rFonts w:ascii="Cambria Math" w:hAnsi="Cambria Math"/>
          </w:rPr>
          <m:t>-</m:t>
        </m:r>
        <m:sSubSup>
          <m:sSubSupPr>
            <m:ctrlPr>
              <w:rPr>
                <w:rFonts w:ascii="Cambria Math" w:hAnsi="Cambria Math"/>
              </w:rPr>
            </m:ctrlPr>
          </m:sSubSupPr>
          <m:e>
            <m:r>
              <w:rPr>
                <w:rFonts w:ascii="Cambria Math" w:hAnsi="Cambria Math"/>
              </w:rPr>
              <m:t>ACLineFlow</m:t>
            </m:r>
          </m:e>
          <m:sub>
            <m:r>
              <w:rPr>
                <w:rFonts w:ascii="Cambria Math" w:hAnsi="Cambria Math"/>
              </w:rPr>
              <m:t>B</m:t>
            </m:r>
            <m:d>
              <m:dPr>
                <m:ctrlPr>
                  <w:rPr>
                    <w:rFonts w:ascii="Cambria Math" w:hAnsi="Cambria Math"/>
                  </w:rPr>
                </m:ctrlPr>
              </m:dPr>
              <m:e>
                <m:r>
                  <w:rPr>
                    <w:rFonts w:ascii="Cambria Math" w:hAnsi="Cambria Math"/>
                  </w:rPr>
                  <m:t>k</m:t>
                </m:r>
              </m:e>
            </m:d>
          </m:sub>
          <m:sup>
            <m:r>
              <w:rPr>
                <w:rFonts w:ascii="Cambria Math" w:hAnsi="Cambria Math"/>
              </w:rPr>
              <m:t>Directed</m:t>
            </m:r>
          </m:sup>
        </m:sSubSup>
        <m:r>
          <m:rPr>
            <m:sty m:val="p"/>
          </m:rPr>
          <w:rPr>
            <w:rFonts w:ascii="Cambria Math" w:hAnsi="Cambria Math"/>
          </w:rPr>
          <m:t xml:space="preserve">  </m:t>
        </m:r>
      </m:oMath>
    </w:p>
    <w:p w14:paraId="2502C40F" w14:textId="63D7463C" w:rsidR="00714039" w:rsidRDefault="00714039" w:rsidP="00203D50">
      <w:pPr>
        <w:pStyle w:val="BodyText"/>
        <w:rPr>
          <w:lang w:eastAsia="en-GB"/>
        </w:rPr>
      </w:pPr>
      <m:oMathPara>
        <m:oMath>
          <m:r>
            <w:rPr>
              <w:rFonts w:ascii="Cambria Math" w:hAnsi="Cambria Math"/>
              <w:lang w:eastAsia="en-GB"/>
            </w:rPr>
            <m:t>∀ k∈ACLINES</m:t>
          </m:r>
        </m:oMath>
      </m:oMathPara>
    </w:p>
    <w:p w14:paraId="762845CB" w14:textId="77777777" w:rsidR="00714039" w:rsidRDefault="00714039" w:rsidP="00714039">
      <w:pPr>
        <w:pStyle w:val="BodyText"/>
        <w:tabs>
          <w:tab w:val="left" w:pos="1701"/>
        </w:tabs>
        <w:rPr>
          <w:lang w:eastAsia="en-GB"/>
        </w:rPr>
      </w:pPr>
    </w:p>
    <w:p w14:paraId="15D4FC55" w14:textId="77777777" w:rsidR="00203D50" w:rsidRPr="00203D50" w:rsidRDefault="00BC542B" w:rsidP="00EB6BED">
      <w:pPr>
        <w:pStyle w:val="Heading5"/>
      </w:pPr>
      <m:oMath>
        <m:sSub>
          <m:sSubPr>
            <m:ctrlPr>
              <w:rPr>
                <w:rFonts w:ascii="Cambria Math" w:hAnsi="Cambria Math"/>
              </w:rPr>
            </m:ctrlPr>
          </m:sSubPr>
          <m:e>
            <m:r>
              <w:rPr>
                <w:rFonts w:ascii="Cambria Math" w:hAnsi="Cambria Math"/>
              </w:rPr>
              <m:t>ACLineFlow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ACLineAdmittance</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ACNodeAngle</m:t>
                </m:r>
              </m:e>
              <m:sub>
                <m:r>
                  <w:rPr>
                    <w:rFonts w:ascii="Cambria Math" w:hAnsi="Cambria Math"/>
                  </w:rPr>
                  <m:t>b</m:t>
                </m:r>
                <m:d>
                  <m:dPr>
                    <m:ctrlPr>
                      <w:rPr>
                        <w:rFonts w:ascii="Cambria Math" w:hAnsi="Cambria Math"/>
                      </w:rPr>
                    </m:ctrlPr>
                  </m:dPr>
                  <m:e>
                    <m:r>
                      <w:rPr>
                        <w:rFonts w:ascii="Cambria Math" w:hAnsi="Cambria Math"/>
                      </w:rPr>
                      <m:t>k</m:t>
                    </m:r>
                  </m:e>
                </m:d>
              </m:sub>
            </m:sSub>
            <m:r>
              <m:rPr>
                <m:sty m:val="p"/>
              </m:rPr>
              <w:rPr>
                <w:rFonts w:ascii="Cambria Math" w:hAnsi="Cambria Math"/>
              </w:rPr>
              <m:t>-</m:t>
            </m:r>
            <m:sSub>
              <m:sSubPr>
                <m:ctrlPr>
                  <w:rPr>
                    <w:rFonts w:ascii="Cambria Math" w:hAnsi="Cambria Math"/>
                  </w:rPr>
                </m:ctrlPr>
              </m:sSubPr>
              <m:e>
                <m:r>
                  <w:rPr>
                    <w:rFonts w:ascii="Cambria Math" w:hAnsi="Cambria Math"/>
                  </w:rPr>
                  <m:t>ACNodeAngle</m:t>
                </m:r>
              </m:e>
              <m:sub>
                <m:r>
                  <w:rPr>
                    <w:rFonts w:ascii="Cambria Math" w:hAnsi="Cambria Math"/>
                  </w:rPr>
                  <m:t>e</m:t>
                </m:r>
                <m:d>
                  <m:dPr>
                    <m:ctrlPr>
                      <w:rPr>
                        <w:rFonts w:ascii="Cambria Math" w:hAnsi="Cambria Math"/>
                      </w:rPr>
                    </m:ctrlPr>
                  </m:dPr>
                  <m:e>
                    <m:r>
                      <w:rPr>
                        <w:rFonts w:ascii="Cambria Math" w:hAnsi="Cambria Math"/>
                      </w:rPr>
                      <m:t>k</m:t>
                    </m:r>
                  </m:e>
                </m:d>
              </m:sub>
            </m:sSub>
          </m:e>
        </m:d>
        <m:r>
          <m:rPr>
            <m:sty m:val="p"/>
          </m:rPr>
          <w:rPr>
            <w:rFonts w:ascii="Cambria Math" w:hAnsi="Cambria Math"/>
          </w:rPr>
          <m:t xml:space="preserve">  </m:t>
        </m:r>
      </m:oMath>
    </w:p>
    <w:p w14:paraId="020A6E7E" w14:textId="00569D16" w:rsidR="00714039" w:rsidRDefault="00CD5A7C" w:rsidP="00203D50">
      <w:pPr>
        <w:pStyle w:val="BodyText"/>
      </w:pPr>
      <m:oMathPara>
        <m:oMath>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ACLINES</m:t>
          </m:r>
        </m:oMath>
      </m:oMathPara>
    </w:p>
    <w:p w14:paraId="653D810F" w14:textId="77777777" w:rsidR="00714039" w:rsidRDefault="00714039" w:rsidP="00714039">
      <w:pPr>
        <w:pStyle w:val="BodyText"/>
        <w:jc w:val="left"/>
        <w:rPr>
          <w:lang w:eastAsia="en-GB"/>
        </w:rPr>
      </w:pPr>
    </w:p>
    <w:bookmarkStart w:id="885" w:name="_Ref108681018"/>
    <w:p w14:paraId="038CF984" w14:textId="77777777" w:rsidR="00714039" w:rsidRDefault="00BC542B" w:rsidP="00EB6BED">
      <w:pPr>
        <w:pStyle w:val="Heading5"/>
      </w:pPr>
      <m:oMath>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ACLineLossBlockMW</m:t>
            </m:r>
          </m:e>
          <m:sub>
            <m:r>
              <w:rPr>
                <w:rFonts w:ascii="Cambria Math" w:hAnsi="Cambria Math"/>
              </w:rPr>
              <m:t>k</m:t>
            </m:r>
            <m:d>
              <m:dPr>
                <m:ctrlPr>
                  <w:rPr>
                    <w:rFonts w:ascii="Cambria Math" w:hAnsi="Cambria Math"/>
                  </w:rPr>
                </m:ctrlPr>
              </m:dPr>
              <m:e>
                <m:r>
                  <w:rPr>
                    <w:rFonts w:ascii="Cambria Math" w:hAnsi="Cambria Math"/>
                  </w:rPr>
                  <m:t>q</m:t>
                </m:r>
              </m:e>
            </m:d>
          </m:sub>
        </m:sSub>
        <w:bookmarkEnd w:id="885"/>
        <m:r>
          <m:rPr>
            <m:sty m:val="p"/>
          </m:rPr>
          <w:rPr>
            <w:rFonts w:ascii="Cambria Math" w:hAnsi="Cambria Math"/>
          </w:rPr>
          <m:t xml:space="preserve">  </m:t>
        </m:r>
      </m:oMath>
    </w:p>
    <w:p w14:paraId="524CF7FF" w14:textId="77777777" w:rsidR="00714039" w:rsidRDefault="00714039" w:rsidP="00714039">
      <w:pPr>
        <w:pStyle w:val="BodyText"/>
        <w:ind w:left="0"/>
        <w:rPr>
          <w:lang w:eastAsia="en-GB"/>
        </w:rPr>
      </w:pPr>
      <m:oMathPara>
        <m:oMath>
          <m:r>
            <w:rPr>
              <w:rFonts w:ascii="Cambria Math" w:hAnsi="Cambria Math"/>
              <w:lang w:eastAsia="en-GB"/>
            </w:rPr>
            <m:t xml:space="preserve"> j=1, …, </m:t>
          </m:r>
          <m:sSub>
            <m:sSubPr>
              <m:ctrlPr>
                <w:rPr>
                  <w:rFonts w:ascii="Cambria Math" w:hAnsi="Cambria Math"/>
                  <w:i/>
                  <w:lang w:eastAsia="en-GB"/>
                </w:rPr>
              </m:ctrlPr>
            </m:sSubPr>
            <m:e>
              <m:r>
                <w:rPr>
                  <w:rFonts w:ascii="Cambria Math" w:hAnsi="Cambria Math"/>
                  <w:lang w:eastAsia="en-GB"/>
                </w:rPr>
                <m:t>ACLineLossBlockCount</m:t>
              </m:r>
            </m:e>
            <m:sub>
              <m:r>
                <w:rPr>
                  <w:rFonts w:ascii="Cambria Math" w:hAnsi="Cambria Math"/>
                  <w:lang w:eastAsia="en-GB"/>
                </w:rPr>
                <m:t>k</m:t>
              </m:r>
            </m:sub>
          </m:sSub>
          <m:r>
            <w:rPr>
              <w:rFonts w:ascii="Cambria Math" w:hAnsi="Cambria Math"/>
              <w:lang w:eastAsia="en-GB"/>
            </w:rPr>
            <m:t xml:space="preserve">  ∀q∈DIRECTEDACLINES</m:t>
          </m:r>
        </m:oMath>
      </m:oMathPara>
    </w:p>
    <w:p w14:paraId="6DD2D092" w14:textId="77777777" w:rsidR="00714039" w:rsidRDefault="00714039" w:rsidP="00714039">
      <w:pPr>
        <w:pStyle w:val="BodyText"/>
        <w:rPr>
          <w:lang w:eastAsia="en-GB"/>
        </w:rPr>
      </w:pPr>
    </w:p>
    <w:p w14:paraId="4B985033" w14:textId="77777777" w:rsidR="00714039" w:rsidRDefault="00BC542B" w:rsidP="00EB6BED">
      <w:pPr>
        <w:pStyle w:val="Heading5"/>
      </w:pPr>
      <m:oMath>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ACLineLossBlockCount</m:t>
                </m:r>
              </m:e>
              <m:sub>
                <m:r>
                  <w:rPr>
                    <w:rFonts w:ascii="Cambria Math" w:hAnsi="Cambria Math"/>
                  </w:rPr>
                  <m:t>k</m:t>
                </m:r>
              </m:sub>
            </m:sSub>
          </m:sup>
          <m:e>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 xml:space="preserve">   </m:t>
            </m:r>
          </m:e>
        </m:nary>
      </m:oMath>
    </w:p>
    <w:p w14:paraId="2D498261" w14:textId="77777777" w:rsidR="00714039" w:rsidRDefault="00714039" w:rsidP="00714039">
      <w:pPr>
        <w:pStyle w:val="BodyText"/>
        <w:tabs>
          <w:tab w:val="left" w:pos="1701"/>
        </w:tabs>
        <w:ind w:left="0"/>
        <w:rPr>
          <w:lang w:eastAsia="en-GB"/>
        </w:rPr>
      </w:pPr>
      <m:oMathPara>
        <m:oMath>
          <m:r>
            <w:rPr>
              <w:rFonts w:ascii="Cambria Math" w:hAnsi="Cambria Math"/>
              <w:lang w:eastAsia="en-GB"/>
            </w:rPr>
            <m:t>∀q∈DIRECTEDACLINES</m:t>
          </m:r>
        </m:oMath>
      </m:oMathPara>
    </w:p>
    <w:p w14:paraId="781B9282" w14:textId="77777777" w:rsidR="00714039" w:rsidRDefault="00714039" w:rsidP="00714039">
      <w:pPr>
        <w:pStyle w:val="BodyText"/>
        <w:rPr>
          <w:lang w:eastAsia="en-GB"/>
        </w:rPr>
      </w:pPr>
    </w:p>
    <w:p w14:paraId="54D08C2C" w14:textId="77777777" w:rsidR="00714039" w:rsidRDefault="00BC542B" w:rsidP="00EB6BED">
      <w:pPr>
        <w:pStyle w:val="Heading5"/>
      </w:pPr>
      <m:oMath>
        <m:sSubSup>
          <m:sSubSupPr>
            <m:ctrlPr>
              <w:rPr>
                <w:rFonts w:ascii="Cambria Math" w:hAnsi="Cambria Math"/>
              </w:rPr>
            </m:ctrlPr>
          </m:sSubSupPr>
          <m:e>
            <m:r>
              <w:rPr>
                <w:rFonts w:ascii="Cambria Math" w:hAnsi="Cambria Math"/>
              </w:rPr>
              <m:t>ACLineLossesBlock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ACLineLossBlockFactor</m:t>
            </m:r>
          </m:e>
          <m:sub>
            <m:r>
              <w:rPr>
                <w:rFonts w:ascii="Cambria Math" w:hAnsi="Cambria Math"/>
              </w:rPr>
              <m:t>k</m:t>
            </m:r>
            <m:d>
              <m:dPr>
                <m:ctrlPr>
                  <w:rPr>
                    <w:rFonts w:ascii="Cambria Math" w:hAnsi="Cambria Math"/>
                  </w:rPr>
                </m:ctrlPr>
              </m:dPr>
              <m:e>
                <m:r>
                  <w:rPr>
                    <w:rFonts w:ascii="Cambria Math" w:hAnsi="Cambria Math"/>
                  </w:rPr>
                  <m:t>q</m:t>
                </m:r>
              </m:e>
            </m:d>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5F9E5311" w14:textId="125C4CDD" w:rsidR="00714039" w:rsidRDefault="00714039" w:rsidP="00714039">
      <w:pPr>
        <w:pStyle w:val="BodyText"/>
        <w:spacing w:after="360"/>
        <w:rPr>
          <w:lang w:eastAsia="en-GB"/>
        </w:rPr>
      </w:pPr>
      <m:oMathPara>
        <m:oMath>
          <m:r>
            <w:rPr>
              <w:rFonts w:ascii="Cambria Math" w:hAnsi="Cambria Math"/>
              <w:lang w:eastAsia="en-GB"/>
            </w:rPr>
            <m:t xml:space="preserve"> j=1, …, </m:t>
          </m:r>
          <m:sSub>
            <m:sSubPr>
              <m:ctrlPr>
                <w:rPr>
                  <w:rFonts w:ascii="Cambria Math" w:hAnsi="Cambria Math"/>
                  <w:i/>
                  <w:lang w:eastAsia="en-GB"/>
                </w:rPr>
              </m:ctrlPr>
            </m:sSubPr>
            <m:e>
              <m:r>
                <w:rPr>
                  <w:rFonts w:ascii="Cambria Math" w:hAnsi="Cambria Math"/>
                  <w:lang w:eastAsia="en-GB"/>
                </w:rPr>
                <m:t>ACLineLossBlockCount</m:t>
              </m:r>
            </m:e>
            <m:sub>
              <m:r>
                <w:rPr>
                  <w:rFonts w:ascii="Cambria Math" w:hAnsi="Cambria Math"/>
                  <w:lang w:eastAsia="en-GB"/>
                </w:rPr>
                <m:t>k</m:t>
              </m:r>
            </m:sub>
          </m:sSub>
          <m:r>
            <w:rPr>
              <w:rFonts w:ascii="Cambria Math" w:hAnsi="Cambria Math"/>
              <w:lang w:eastAsia="en-GB"/>
            </w:rPr>
            <m:t xml:space="preserve">   ∀q∈DIRECTEDACLINES</m:t>
          </m:r>
        </m:oMath>
      </m:oMathPara>
    </w:p>
    <w:bookmarkStart w:id="886" w:name="_Ref108681046"/>
    <w:p w14:paraId="57E5A045" w14:textId="77777777" w:rsidR="00714039" w:rsidRDefault="00BC542B" w:rsidP="00EB6BED">
      <w:pPr>
        <w:pStyle w:val="Heading5"/>
      </w:pPr>
      <m:oMath>
        <m:sSubSup>
          <m:sSubSupPr>
            <m:ctrlPr>
              <w:rPr>
                <w:rFonts w:ascii="Cambria Math" w:hAnsi="Cambria Math"/>
              </w:rPr>
            </m:ctrlPr>
          </m:sSubSupPr>
          <m:e>
            <m:r>
              <w:rPr>
                <w:rFonts w:ascii="Cambria Math" w:hAnsi="Cambria Math"/>
              </w:rPr>
              <m:t>ACLineLosses</m:t>
            </m:r>
          </m:e>
          <m:sub>
            <m:r>
              <w:rPr>
                <w:rFonts w:ascii="Cambria Math" w:hAnsi="Cambria Math"/>
              </w:rPr>
              <m:t>q</m:t>
            </m:r>
          </m:sub>
          <m:sup>
            <m:r>
              <w:rPr>
                <w:rFonts w:ascii="Cambria Math" w:hAnsi="Cambria Math"/>
              </w:rPr>
              <m:t>Directed</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ACLineLossBlockCount</m:t>
                </m:r>
              </m:e>
              <m:sub>
                <m:r>
                  <w:rPr>
                    <w:rFonts w:ascii="Cambria Math" w:hAnsi="Cambria Math"/>
                  </w:rPr>
                  <m:t>k</m:t>
                </m:r>
              </m:sub>
            </m:sSub>
          </m:sup>
          <m:e>
            <m:sSubSup>
              <m:sSubSupPr>
                <m:ctrlPr>
                  <w:rPr>
                    <w:rFonts w:ascii="Cambria Math" w:hAnsi="Cambria Math"/>
                  </w:rPr>
                </m:ctrlPr>
              </m:sSubSupPr>
              <m:e>
                <m:r>
                  <w:rPr>
                    <w:rFonts w:ascii="Cambria Math" w:hAnsi="Cambria Math"/>
                  </w:rPr>
                  <m:t>ACLineLossesBlock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e>
        </m:nary>
      </m:oMath>
      <w:bookmarkEnd w:id="886"/>
    </w:p>
    <w:p w14:paraId="1F4262E4" w14:textId="77777777" w:rsidR="00714039" w:rsidRDefault="00714039" w:rsidP="00714039">
      <w:pPr>
        <w:pStyle w:val="BodyText"/>
        <w:rPr>
          <w:lang w:eastAsia="en-GB"/>
        </w:rPr>
      </w:pPr>
      <m:oMathPara>
        <m:oMath>
          <m:r>
            <w:rPr>
              <w:rFonts w:ascii="Cambria Math" w:hAnsi="Cambria Math"/>
              <w:lang w:eastAsia="en-GB"/>
            </w:rPr>
            <m:t xml:space="preserve"> ∀q∈DIRECTEDACLINES</m:t>
          </m:r>
        </m:oMath>
      </m:oMathPara>
    </w:p>
    <w:p w14:paraId="50D886EA" w14:textId="77777777" w:rsidR="00714039" w:rsidRDefault="00BC542B" w:rsidP="00EB6BED">
      <w:pPr>
        <w:pStyle w:val="Heading5"/>
      </w:pPr>
      <m:oMath>
        <m:sSub>
          <m:sSubPr>
            <m:ctrlPr>
              <w:rPr>
                <w:rFonts w:ascii="Cambria Math" w:hAnsi="Cambria Math"/>
              </w:rPr>
            </m:ctrlPr>
          </m:sSubPr>
          <m:e>
            <m:r>
              <w:rPr>
                <w:rFonts w:ascii="Cambria Math" w:hAnsi="Cambria Math"/>
              </w:rPr>
              <m:t>ACNodeAngle</m:t>
            </m:r>
          </m:e>
          <m:sub>
            <m:r>
              <w:rPr>
                <w:rFonts w:ascii="Cambria Math" w:hAnsi="Cambria Math"/>
              </w:rPr>
              <m:t>n</m:t>
            </m:r>
          </m:sub>
        </m:sSub>
        <m:r>
          <m:rPr>
            <m:sty m:val="p"/>
          </m:rPr>
          <w:rPr>
            <w:rFonts w:ascii="Cambria Math" w:hAnsi="Cambria Math"/>
          </w:rPr>
          <m:t>=0  ∀</m:t>
        </m:r>
        <m:r>
          <w:rPr>
            <w:rFonts w:ascii="Cambria Math" w:hAnsi="Cambria Math"/>
          </w:rPr>
          <m:t>n</m:t>
        </m:r>
        <m:r>
          <m:rPr>
            <m:sty m:val="p"/>
          </m:rPr>
          <w:rPr>
            <w:rFonts w:ascii="Cambria Math" w:hAnsi="Cambria Math"/>
          </w:rPr>
          <m:t>∈</m:t>
        </m:r>
        <m:r>
          <w:rPr>
            <w:rFonts w:ascii="Cambria Math" w:hAnsi="Cambria Math"/>
          </w:rPr>
          <m:t>REFERENCENODES</m:t>
        </m:r>
      </m:oMath>
    </w:p>
    <w:p w14:paraId="1DBCA0CB" w14:textId="77777777" w:rsidR="00714039" w:rsidRPr="00511198" w:rsidRDefault="00714039" w:rsidP="00714039">
      <w:pPr>
        <w:pStyle w:val="Heading2"/>
        <w:tabs>
          <w:tab w:val="clear" w:pos="1440"/>
        </w:tabs>
        <w:ind w:left="851" w:hanging="851"/>
        <w:jc w:val="left"/>
      </w:pPr>
      <w:bookmarkStart w:id="887" w:name="_Toc189139659"/>
      <w:bookmarkStart w:id="888" w:name="_Toc131539313"/>
      <w:r w:rsidRPr="00511198">
        <w:t>Risk and Reserve</w:t>
      </w:r>
      <w:bookmarkEnd w:id="887"/>
      <w:bookmarkEnd w:id="888"/>
    </w:p>
    <w:p w14:paraId="687140CB" w14:textId="77777777" w:rsidR="00714039" w:rsidRDefault="00714039" w:rsidP="00C46AB9">
      <w:pPr>
        <w:pStyle w:val="Heading3"/>
      </w:pPr>
      <w:bookmarkStart w:id="889" w:name="_Toc189139660"/>
      <w:bookmarkStart w:id="890" w:name="_Toc131539314"/>
      <w:r>
        <w:t>Risk</w:t>
      </w:r>
      <w:bookmarkEnd w:id="889"/>
      <w:bookmarkEnd w:id="890"/>
    </w:p>
    <w:p w14:paraId="5BCF9CA9" w14:textId="77777777" w:rsidR="00714039" w:rsidRDefault="00BC542B" w:rsidP="00901A24">
      <w:pPr>
        <w:pStyle w:val="Heading5"/>
      </w:pPr>
      <m:oMath>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Rampup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NetFreeReserve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 xml:space="preserve">  </m:t>
        </m:r>
      </m:oMath>
      <w:r w:rsidR="00714039">
        <w:t xml:space="preserve"> </w:t>
      </w:r>
    </w:p>
    <w:p w14:paraId="46B9F555" w14:textId="77777777" w:rsidR="00714039" w:rsidRPr="00FD1A20" w:rsidRDefault="00714039" w:rsidP="00C53CA1">
      <w:pPr>
        <w:pStyle w:val="BodyText"/>
        <w:spacing w:after="200"/>
        <w:rPr>
          <w:lang w:val="en-AU" w:eastAsia="en-GB"/>
        </w:rPr>
      </w:pPr>
      <m:oMathPara>
        <m:oMath>
          <m:r>
            <w:rPr>
              <w:rFonts w:ascii="Cambria Math" w:hAnsi="Cambria Math"/>
              <w:lang w:val="en-AU" w:eastAsia="en-GB"/>
            </w:rPr>
            <m:t>∀c∈RESERVECLASSES  ∀i∈ISLANDS  rc=</m:t>
          </m:r>
          <m:sSub>
            <m:sSubPr>
              <m:ctrlPr>
                <w:rPr>
                  <w:rFonts w:ascii="Cambria Math" w:hAnsi="Cambria Math"/>
                  <w:i/>
                  <w:lang w:val="en-AU" w:eastAsia="en-GB"/>
                </w:rPr>
              </m:ctrlPr>
            </m:sSubPr>
            <m:e>
              <m:r>
                <w:rPr>
                  <w:rFonts w:ascii="Cambria Math" w:hAnsi="Cambria Math"/>
                  <w:lang w:val="en-AU" w:eastAsia="en-GB"/>
                </w:rPr>
                <m:t>DCCE</m:t>
              </m:r>
            </m:e>
            <m:sub>
              <m:r>
                <w:rPr>
                  <w:rFonts w:ascii="Cambria Math" w:hAnsi="Cambria Math"/>
                  <w:lang w:val="en-AU" w:eastAsia="en-GB"/>
                </w:rPr>
                <m:t>i</m:t>
              </m:r>
            </m:sub>
          </m:sSub>
        </m:oMath>
      </m:oMathPara>
    </w:p>
    <w:p w14:paraId="670593F8" w14:textId="77777777" w:rsidR="00714039" w:rsidRDefault="00714039" w:rsidP="00901A24">
      <w:pPr>
        <w:pStyle w:val="Heading5"/>
      </w:pPr>
      <w:r>
        <w:tab/>
      </w:r>
      <m:oMath>
        <m:sSub>
          <m:sSubPr>
            <m:ctrlPr>
              <w:rPr>
                <w:rFonts w:ascii="Cambria Math" w:hAnsi="Cambria Math"/>
              </w:rPr>
            </m:ctrlPr>
          </m:sSubPr>
          <m:e>
            <m:r>
              <w:rPr>
                <w:rFonts w:ascii="Cambria Math" w:hAnsi="Cambria Math"/>
              </w:rPr>
              <m:t>Rampup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RampupMax</m:t>
            </m:r>
          </m:e>
          <m:sub>
            <m:r>
              <w:rPr>
                <w:rFonts w:ascii="Cambria Math" w:hAnsi="Cambria Math"/>
              </w:rPr>
              <m:t>i</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ISLANDS</m:t>
        </m:r>
      </m:oMath>
    </w:p>
    <w:p w14:paraId="5C0A85FB"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NetFreeReserve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1AC2D5D0" w14:textId="77777777" w:rsidR="00714039" w:rsidRPr="00FD1A20" w:rsidRDefault="00714039" w:rsidP="00C53CA1">
      <w:pPr>
        <w:pStyle w:val="BodyText"/>
        <w:spacing w:after="200"/>
        <w:rPr>
          <w:lang w:val="en-AU" w:eastAsia="en-GB"/>
        </w:rPr>
      </w:pPr>
      <m:oMathPara>
        <m:oMath>
          <m:r>
            <w:rPr>
              <w:rFonts w:ascii="Cambria Math" w:hAnsi="Cambria Math"/>
              <w:lang w:val="en-AU" w:eastAsia="en-GB"/>
            </w:rPr>
            <m:t>∀c∈RESERVECLASSES  ∀i∈ISLANDS  rc=</m:t>
          </m:r>
          <m:sSub>
            <m:sSubPr>
              <m:ctrlPr>
                <w:rPr>
                  <w:rFonts w:ascii="Cambria Math" w:hAnsi="Cambria Math"/>
                  <w:i/>
                  <w:lang w:val="en-AU" w:eastAsia="en-GB"/>
                </w:rPr>
              </m:ctrlPr>
            </m:sSubPr>
            <m:e>
              <m:r>
                <w:rPr>
                  <w:rFonts w:ascii="Cambria Math" w:hAnsi="Cambria Math"/>
                  <w:lang w:val="en-AU" w:eastAsia="en-GB"/>
                </w:rPr>
                <m:t>DCECE</m:t>
              </m:r>
            </m:e>
            <m:sub>
              <m:r>
                <w:rPr>
                  <w:rFonts w:ascii="Cambria Math" w:hAnsi="Cambria Math"/>
                  <w:lang w:val="en-AU" w:eastAsia="en-GB"/>
                </w:rPr>
                <m:t>i</m:t>
              </m:r>
            </m:sub>
          </m:sSub>
        </m:oMath>
      </m:oMathPara>
    </w:p>
    <w:p w14:paraId="3F91480E"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d>
              <m:dPr>
                <m:ctrlPr>
                  <w:rPr>
                    <w:rFonts w:ascii="Cambria Math" w:hAnsi="Cambria Math"/>
                  </w:rPr>
                </m:ctrlPr>
              </m:dPr>
              <m:e>
                <m:r>
                  <w:rPr>
                    <w:rFonts w:ascii="Cambria Math" w:hAnsi="Cambria Math"/>
                  </w:rPr>
                  <m:t>i</m:t>
                </m:r>
              </m:e>
            </m:d>
          </m:sub>
          <m:sup/>
          <m:e>
            <m:d>
              <m:dPr>
                <m:ctrlPr>
                  <w:rPr>
                    <w:rFonts w:ascii="Cambria Math" w:hAnsi="Cambria Math"/>
                  </w:rPr>
                </m:ctrlPr>
              </m:dPr>
              <m:e>
                <m:f>
                  <m:fPr>
                    <m:type m:val="noBar"/>
                    <m:ctrlPr>
                      <w:rPr>
                        <w:rFonts w:ascii="Cambria Math" w:hAnsi="Cambria Math"/>
                      </w:rPr>
                    </m:ctrlPr>
                  </m:fPr>
                  <m:num>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S</m:t>
                            </m:r>
                          </m:e>
                          <m:sub>
                            <m:r>
                              <w:rPr>
                                <w:rFonts w:ascii="Cambria Math" w:hAnsi="Cambria Math"/>
                              </w:rPr>
                              <m:t>HVDC</m:t>
                            </m:r>
                          </m:sub>
                        </m:sSub>
                        <m:d>
                          <m:dPr>
                            <m:ctrlPr>
                              <w:rPr>
                                <w:rFonts w:ascii="Cambria Math" w:hAnsi="Cambria Math"/>
                              </w:rPr>
                            </m:ctrlPr>
                          </m:dPr>
                          <m:e>
                            <m:r>
                              <w:rPr>
                                <w:rFonts w:ascii="Cambria Math" w:hAnsi="Cambria Math"/>
                              </w:rPr>
                              <m:t>n</m:t>
                            </m:r>
                          </m:e>
                        </m:d>
                      </m:sub>
                      <m:sup/>
                      <m:e>
                        <m:sSub>
                          <m:sSubPr>
                            <m:ctrlPr>
                              <w:rPr>
                                <w:rFonts w:ascii="Cambria Math" w:hAnsi="Cambria Math"/>
                              </w:rPr>
                            </m:ctrlPr>
                          </m:sSubPr>
                          <m:e>
                            <m:r>
                              <w:rPr>
                                <w:rFonts w:ascii="Cambria Math" w:hAnsi="Cambria Math"/>
                              </w:rPr>
                              <m:t>HVDCLinkFlow</m:t>
                            </m:r>
                          </m:e>
                          <m:sub>
                            <m:r>
                              <w:rPr>
                                <w:rFonts w:ascii="Cambria Math" w:hAnsi="Cambria Math"/>
                              </w:rPr>
                              <m:t>l</m:t>
                            </m:r>
                          </m:sub>
                        </m:sSub>
                      </m:e>
                    </m:nary>
                    <m:r>
                      <m:rPr>
                        <m:sty m:val="p"/>
                      </m:rPr>
                      <w:rPr>
                        <w:rFonts w:ascii="Cambria Math" w:hAnsi="Cambria Math"/>
                      </w:rPr>
                      <m:t xml:space="preserve">                                         </m:t>
                    </m:r>
                  </m:num>
                  <m:den>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R</m:t>
                            </m:r>
                          </m:e>
                          <m:sub>
                            <m:r>
                              <w:rPr>
                                <w:rFonts w:ascii="Cambria Math" w:hAnsi="Cambria Math"/>
                              </w:rPr>
                              <m:t>HVDC</m:t>
                            </m:r>
                          </m:sub>
                        </m:sSub>
                        <m:d>
                          <m:dPr>
                            <m:ctrlPr>
                              <w:rPr>
                                <w:rFonts w:ascii="Cambria Math" w:hAnsi="Cambria Math"/>
                              </w:rPr>
                            </m:ctrlPr>
                          </m:dPr>
                          <m:e>
                            <m:r>
                              <w:rPr>
                                <w:rFonts w:ascii="Cambria Math" w:hAnsi="Cambria Math"/>
                              </w:rPr>
                              <m:t>n</m:t>
                            </m:r>
                          </m:e>
                        </m:d>
                      </m:sub>
                      <m:sup/>
                      <m:e>
                        <m:d>
                          <m:dPr>
                            <m:begChr m:val="〖"/>
                            <m:ctrlPr>
                              <w:rPr>
                                <w:rFonts w:ascii="Cambria Math" w:hAnsi="Cambria Math"/>
                              </w:rPr>
                            </m:ctrlPr>
                          </m:dPr>
                          <m:e>
                            <m:sSub>
                              <m:sSubPr>
                                <m:ctrlPr>
                                  <w:rPr>
                                    <w:rFonts w:ascii="Cambria Math" w:hAnsi="Cambria Math"/>
                                  </w:rPr>
                                </m:ctrlPr>
                              </m:sSubPr>
                              <m:e>
                                <m:d>
                                  <m:dPr>
                                    <m:endChr m:val="〗"/>
                                    <m:ctrlPr>
                                      <w:rPr>
                                        <w:rFonts w:ascii="Cambria Math" w:hAnsi="Cambria Math"/>
                                      </w:rPr>
                                    </m:ctrlPr>
                                  </m:dPr>
                                  <m:e>
                                    <m:r>
                                      <w:rPr>
                                        <w:rFonts w:ascii="Cambria Math" w:hAnsi="Cambria Math"/>
                                      </w:rPr>
                                      <m:t>HVDCLinkFlow</m:t>
                                    </m:r>
                                  </m:e>
                                </m:d>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HVDCLinkLoss</m:t>
                                </m:r>
                              </m:e>
                              <m:sub>
                                <m:r>
                                  <w:rPr>
                                    <w:rFonts w:ascii="Cambria Math" w:hAnsi="Cambria Math"/>
                                  </w:rPr>
                                  <m:t>l</m:t>
                                </m:r>
                              </m:sub>
                            </m:sSub>
                          </m:e>
                        </m:d>
                      </m:e>
                    </m:nary>
                  </m:den>
                </m:f>
              </m:e>
            </m:d>
          </m:e>
        </m:nary>
      </m:oMath>
    </w:p>
    <w:p w14:paraId="43862378" w14:textId="1250B479" w:rsidR="00CF2F33" w:rsidRPr="004C0BFD" w:rsidRDefault="00714039">
      <w:pPr>
        <w:pStyle w:val="BodyText"/>
        <w:rPr>
          <w:lang w:val="en-AU" w:eastAsia="en-GB"/>
        </w:rPr>
      </w:pPr>
      <m:oMathPara>
        <m:oMath>
          <m:r>
            <w:rPr>
              <w:rFonts w:ascii="Cambria Math" w:hAnsi="Cambria Math"/>
              <w:lang w:val="en-AU" w:eastAsia="en-GB"/>
            </w:rPr>
            <m:t>∀i∈ISLANDS</m:t>
          </m:r>
        </m:oMath>
      </m:oMathPara>
    </w:p>
    <w:p w14:paraId="3D283743" w14:textId="77777777" w:rsidR="004C0BFD" w:rsidRDefault="004C0BFD">
      <w:pPr>
        <w:pStyle w:val="BodyText"/>
        <w:rPr>
          <w:lang w:val="en-AU" w:eastAsia="en-GB"/>
        </w:rPr>
      </w:pPr>
    </w:p>
    <w:p w14:paraId="0C0B7908" w14:textId="794C20C7" w:rsidR="00CF2F33" w:rsidRDefault="00BC542B"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e>
        </m:d>
        <m:r>
          <m:rPr>
            <m:sty m:val="p"/>
          </m:rPr>
          <w:rPr>
            <w:rFonts w:ascii="Cambria Math" w:hAnsi="Cambria Math"/>
          </w:rPr>
          <m:t xml:space="preserve"> </m:t>
        </m:r>
      </m:oMath>
    </w:p>
    <w:p w14:paraId="2F2ED17E" w14:textId="22F4A84C" w:rsidR="00CF2F33" w:rsidRPr="00776083" w:rsidRDefault="00776083" w:rsidP="00CF2F33">
      <w:pPr>
        <w:pStyle w:val="BodyText"/>
        <w:rPr>
          <w:i/>
          <w:lang w:val="en-AU" w:eastAsia="en-GB"/>
        </w:rPr>
      </w:pPr>
      <m:oMathPara>
        <m:oMath>
          <m:r>
            <w:rPr>
              <w:rFonts w:ascii="Cambria Math" w:hAnsi="Cambria Math"/>
              <w:lang w:val="en-AU" w:eastAsia="en-GB"/>
            </w:rPr>
            <m:t>∀c∈RESERVECLASSES  ∀i∈ISLANDS  rc∈{DCC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,DCEC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t>
          </m:r>
        </m:oMath>
      </m:oMathPara>
    </w:p>
    <w:p w14:paraId="13E8B9C1" w14:textId="77777777" w:rsidR="00CF2F33" w:rsidRPr="00C53CA1" w:rsidRDefault="00CF2F33" w:rsidP="00C53CA1">
      <w:pPr>
        <w:rPr>
          <w:lang w:val="en-AU"/>
        </w:rPr>
      </w:pPr>
    </w:p>
    <w:p w14:paraId="622ACAFF" w14:textId="3B2885CE" w:rsidR="00CF2F33" w:rsidRPr="00EE66B9" w:rsidRDefault="00BC542B"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m:t>
        </m:r>
        <m:d>
          <m:dPr>
            <m:begChr m:val=""/>
            <m:ctrlPr>
              <w:del w:id="891" w:author="David Bullen" w:date="2025-01-30T14:32:00Z" w16du:dateUtc="2025-01-30T01:32:00Z">
                <w:rPr>
                  <w:rFonts w:ascii="Cambria Math" w:hAnsi="Cambria Math"/>
                </w:rPr>
              </w:del>
            </m:ctrlPr>
          </m:dPr>
          <m:e>
            <m:sSub>
              <m:sSubPr>
                <m:ctrlPr>
                  <w:del w:id="892" w:author="David Bullen" w:date="2025-01-30T14:32:00Z" w16du:dateUtc="2025-01-30T01:32:00Z">
                    <w:rPr>
                      <w:rFonts w:ascii="Cambria Math" w:hAnsi="Cambria Math"/>
                    </w:rPr>
                  </w:del>
                </m:ctrlPr>
              </m:sSubPr>
              <m:e>
                <m:r>
                  <w:del w:id="893" w:author="David Bullen" w:date="2025-01-30T14:32:00Z" w16du:dateUtc="2025-01-30T01:32:00Z">
                    <w:rPr>
                      <w:rFonts w:ascii="Cambria Math" w:hAnsi="Cambria Math"/>
                    </w:rPr>
                    <m:t>RiskOffsetParameter</m:t>
                  </w:del>
                </m:r>
              </m:e>
              <m:sub>
                <m:r>
                  <w:del w:id="894" w:author="David Bullen" w:date="2025-01-30T14:32:00Z" w16du:dateUtc="2025-01-30T01:32:00Z">
                    <w:rPr>
                      <w:rFonts w:ascii="Cambria Math" w:hAnsi="Cambria Math"/>
                    </w:rPr>
                    <m:t>i</m:t>
                  </w:del>
                </m:r>
                <m:r>
                  <w:del w:id="895" w:author="David Bullen" w:date="2025-01-30T14:32:00Z" w16du:dateUtc="2025-01-30T01:32:00Z">
                    <m:rPr>
                      <m:sty m:val="p"/>
                    </m:rPr>
                    <w:rPr>
                      <w:rFonts w:ascii="Cambria Math" w:hAnsi="Cambria Math"/>
                    </w:rPr>
                    <m:t>,</m:t>
                  </w:del>
                </m:r>
                <m:r>
                  <w:del w:id="896" w:author="David Bullen" w:date="2025-01-30T14:32:00Z" w16du:dateUtc="2025-01-30T01:32:00Z">
                    <w:rPr>
                      <w:rFonts w:ascii="Cambria Math" w:hAnsi="Cambria Math"/>
                    </w:rPr>
                    <m:t>c</m:t>
                  </w:del>
                </m:r>
                <m:r>
                  <w:del w:id="897" w:author="David Bullen" w:date="2025-01-30T14:32:00Z" w16du:dateUtc="2025-01-30T01:32:00Z">
                    <m:rPr>
                      <m:sty m:val="p"/>
                    </m:rPr>
                    <w:rPr>
                      <w:rFonts w:ascii="Cambria Math" w:hAnsi="Cambria Math"/>
                    </w:rPr>
                    <m:t>,</m:t>
                  </w:del>
                </m:r>
                <m:r>
                  <w:del w:id="898" w:author="David Bullen" w:date="2025-01-30T14:32:00Z" w16du:dateUtc="2025-01-30T01:32:00Z">
                    <w:rPr>
                      <w:rFonts w:ascii="Cambria Math" w:hAnsi="Cambria Math"/>
                    </w:rPr>
                    <m:t>rc</m:t>
                  </w:del>
                </m:r>
              </m:sub>
            </m:sSub>
            <m:r>
              <w:del w:id="899" w:author="David Bullen" w:date="2025-01-30T14:32:00Z" w16du:dateUtc="2025-01-30T01:32:00Z">
                <m:rPr>
                  <m:sty m:val="p"/>
                </m:rPr>
                <w:rPr>
                  <w:rFonts w:ascii="Cambria Math" w:hAnsi="Cambria Math"/>
                </w:rPr>
                <m:t>+</m:t>
              </w:del>
            </m:r>
            <m:sSub>
              <m:sSubPr>
                <m:ctrlPr>
                  <w:del w:id="900" w:author="David Bullen" w:date="2025-01-30T14:32:00Z" w16du:dateUtc="2025-01-30T01:32:00Z">
                    <w:rPr>
                      <w:rFonts w:ascii="Cambria Math" w:hAnsi="Cambria Math"/>
                    </w:rPr>
                  </w:del>
                </m:ctrlPr>
              </m:sSubPr>
              <m:e>
                <m:r>
                  <w:del w:id="901" w:author="David Bullen" w:date="2025-01-30T14:32:00Z" w16du:dateUtc="2025-01-30T01:32:00Z">
                    <w:rPr>
                      <w:rFonts w:ascii="Cambria Math" w:hAnsi="Cambria Math"/>
                    </w:rPr>
                    <m:t>FKBand</m:t>
                  </w:del>
                </m:r>
              </m:e>
              <m:sub>
                <m:r>
                  <w:del w:id="902" w:author="David Bullen" w:date="2025-01-30T14:32:00Z" w16du:dateUtc="2025-01-30T01:32:00Z">
                    <w:rPr>
                      <w:rFonts w:ascii="Cambria Math" w:hAnsi="Cambria Math"/>
                    </w:rPr>
                    <m:t>g</m:t>
                  </w:del>
                </m:r>
              </m:sub>
            </m:sSub>
            <m:r>
              <w:del w:id="903" w:author="David Bullen" w:date="2025-01-30T14:32:00Z" w16du:dateUtc="2025-01-30T01:32:00Z">
                <m:rPr>
                  <m:sty m:val="p"/>
                </m:rPr>
                <w:rPr>
                  <w:rFonts w:ascii="Cambria Math" w:hAnsi="Cambria Math"/>
                </w:rPr>
                <m:t>+</m:t>
              </w:del>
            </m:r>
            <m:nary>
              <m:naryPr>
                <m:chr m:val="∑"/>
                <m:limLoc m:val="undOvr"/>
                <m:supHide m:val="1"/>
                <m:ctrlPr>
                  <w:del w:id="904" w:author="David Bullen" w:date="2025-01-30T14:32:00Z" w16du:dateUtc="2025-01-30T01:32:00Z">
                    <w:rPr>
                      <w:rFonts w:ascii="Cambria Math" w:hAnsi="Cambria Math"/>
                    </w:rPr>
                  </w:del>
                </m:ctrlPr>
              </m:naryPr>
              <m:sub>
                <m:sSub>
                  <m:sSubPr>
                    <m:ctrlPr>
                      <w:del w:id="905" w:author="David Bullen" w:date="2025-01-30T14:32:00Z" w16du:dateUtc="2025-01-30T01:32:00Z">
                        <w:rPr>
                          <w:rFonts w:ascii="Cambria Math" w:hAnsi="Cambria Math"/>
                        </w:rPr>
                      </w:del>
                    </m:ctrlPr>
                  </m:sSubPr>
                  <m:e>
                    <m:r>
                      <w:del w:id="906" w:author="David Bullen" w:date="2025-01-30T14:32:00Z" w16du:dateUtc="2025-01-30T01:32:00Z">
                        <w:rPr>
                          <w:rFonts w:ascii="Cambria Math" w:hAnsi="Cambria Math"/>
                        </w:rPr>
                        <m:t>r</m:t>
                      </w:del>
                    </m:r>
                    <m:r>
                      <w:del w:id="907" w:author="David Bullen" w:date="2025-01-30T14:32:00Z" w16du:dateUtc="2025-01-30T01:32:00Z">
                        <m:rPr>
                          <m:sty m:val="p"/>
                        </m:rPr>
                        <w:rPr>
                          <w:rFonts w:ascii="Cambria Math" w:hAnsi="Cambria Math"/>
                        </w:rPr>
                        <m:t>∈</m:t>
                      </w:del>
                    </m:r>
                    <m:r>
                      <w:del w:id="908" w:author="David Bullen" w:date="2025-01-30T14:32:00Z" w16du:dateUtc="2025-01-30T01:32:00Z">
                        <w:rPr>
                          <w:rFonts w:ascii="Cambria Math" w:hAnsi="Cambria Math"/>
                        </w:rPr>
                        <m:t>RESERVEOFFERS</m:t>
                      </w:del>
                    </m:r>
                  </m:e>
                  <m:sub>
                    <m:r>
                      <w:del w:id="909" w:author="David Bullen" w:date="2025-01-30T14:32:00Z" w16du:dateUtc="2025-01-30T01:32:00Z">
                        <w:rPr>
                          <w:rFonts w:ascii="Cambria Math" w:hAnsi="Cambria Math"/>
                        </w:rPr>
                        <m:t>g</m:t>
                      </w:del>
                    </m:r>
                    <m:r>
                      <w:del w:id="910" w:author="David Bullen" w:date="2025-01-30T14:32:00Z" w16du:dateUtc="2025-01-30T01:32:00Z">
                        <m:rPr>
                          <m:sty m:val="p"/>
                        </m:rPr>
                        <w:rPr>
                          <w:rFonts w:ascii="Cambria Math" w:hAnsi="Cambria Math"/>
                        </w:rPr>
                        <m:t>,</m:t>
                      </w:del>
                    </m:r>
                    <m:r>
                      <w:del w:id="911" w:author="David Bullen" w:date="2025-01-30T14:32:00Z" w16du:dateUtc="2025-01-30T01:32:00Z">
                        <w:rPr>
                          <w:rFonts w:ascii="Cambria Math" w:hAnsi="Cambria Math"/>
                        </w:rPr>
                        <m:t>c</m:t>
                      </w:del>
                    </m:r>
                  </m:sub>
                </m:sSub>
              </m:sub>
              <m:sup/>
              <m:e>
                <m:sSub>
                  <m:sSubPr>
                    <m:ctrlPr>
                      <w:del w:id="912" w:author="David Bullen" w:date="2025-01-30T14:32:00Z" w16du:dateUtc="2025-01-30T01:32:00Z">
                        <w:rPr>
                          <w:rFonts w:ascii="Cambria Math" w:hAnsi="Cambria Math"/>
                        </w:rPr>
                      </w:del>
                    </m:ctrlPr>
                  </m:sSubPr>
                  <m:e>
                    <m:r>
                      <w:del w:id="913" w:author="David Bullen" w:date="2025-01-30T14:32:00Z" w16du:dateUtc="2025-01-30T01:32:00Z">
                        <w:rPr>
                          <w:rFonts w:ascii="Cambria Math" w:hAnsi="Cambria Math"/>
                        </w:rPr>
                        <m:t>Reserve</m:t>
                      </w:del>
                    </m:r>
                  </m:e>
                  <m:sub>
                    <m:r>
                      <w:del w:id="914" w:author="David Bullen" w:date="2025-01-30T14:32:00Z" w16du:dateUtc="2025-01-30T01:32:00Z">
                        <w:rPr>
                          <w:rFonts w:ascii="Cambria Math" w:hAnsi="Cambria Math"/>
                        </w:rPr>
                        <m:t>r</m:t>
                      </w:del>
                    </m:r>
                  </m:sub>
                </m:sSub>
              </m:e>
            </m:nary>
          </m:e>
        </m:d>
        <m:d>
          <m:dPr>
            <m:begChr m:val=""/>
            <m:ctrlPr>
              <w:ins w:id="915" w:author="David Bullen" w:date="2025-01-30T14:32:00Z" w16du:dateUtc="2025-01-30T01:32:00Z">
                <w:rPr>
                  <w:rFonts w:ascii="Cambria Math" w:hAnsi="Cambria Math"/>
                </w:rPr>
              </w:ins>
            </m:ctrlPr>
          </m:dPr>
          <m:e>
            <m:sSub>
              <m:sSubPr>
                <m:ctrlPr>
                  <w:ins w:id="916" w:author="David Bullen" w:date="2025-01-30T14:32:00Z" w16du:dateUtc="2025-01-30T01:32:00Z">
                    <w:rPr>
                      <w:rFonts w:ascii="Cambria Math" w:hAnsi="Cambria Math"/>
                    </w:rPr>
                  </w:ins>
                </m:ctrlPr>
              </m:sSubPr>
              <m:e>
                <m:r>
                  <w:ins w:id="917" w:author="David Bullen" w:date="2025-01-30T14:32:00Z" w16du:dateUtc="2025-01-30T01:32:00Z">
                    <w:rPr>
                      <w:rFonts w:ascii="Cambria Math" w:hAnsi="Cambria Math"/>
                    </w:rPr>
                    <m:t>-</m:t>
                  </w:ins>
                </m:r>
                <m:r>
                  <w:ins w:id="918" w:author="David Bullen" w:date="2025-01-30T14:32:00Z" w16du:dateUtc="2025-01-30T01:32:00Z">
                    <w:rPr>
                      <w:rFonts w:ascii="Cambria Math" w:hAnsi="Cambria Math"/>
                    </w:rPr>
                    <m:t>ACSecondaryRiskM</m:t>
                  </w:ins>
                </m:r>
                <m:sSub>
                  <m:sSubPr>
                    <m:ctrlPr>
                      <w:ins w:id="919" w:author="David Bullen" w:date="2025-01-30T14:32:00Z" w16du:dateUtc="2025-01-30T01:32:00Z">
                        <w:rPr>
                          <w:rFonts w:ascii="Cambria Math" w:hAnsi="Cambria Math"/>
                          <w:i/>
                        </w:rPr>
                      </w:ins>
                    </m:ctrlPr>
                  </m:sSubPr>
                  <m:e>
                    <m:r>
                      <w:ins w:id="920" w:author="David Bullen" w:date="2025-01-30T14:32:00Z" w16du:dateUtc="2025-01-30T01:32:00Z">
                        <w:rPr>
                          <w:rFonts w:ascii="Cambria Math" w:hAnsi="Cambria Math"/>
                        </w:rPr>
                        <m:t>W</m:t>
                      </w:ins>
                    </m:r>
                  </m:e>
                  <m:sub>
                    <m:r>
                      <w:ins w:id="921" w:author="David Bullen" w:date="2025-01-30T14:32:00Z" w16du:dateUtc="2025-01-30T01:32:00Z">
                        <w:rPr>
                          <w:rFonts w:ascii="Cambria Math" w:hAnsi="Cambria Math"/>
                        </w:rPr>
                        <m:t>g</m:t>
                      </w:ins>
                    </m:r>
                    <m:r>
                      <w:ins w:id="922" w:author="David Bullen" w:date="2025-01-30T14:32:00Z" w16du:dateUtc="2025-01-30T01:32:00Z">
                        <w:rPr>
                          <w:rFonts w:ascii="Cambria Math" w:hAnsi="Cambria Math"/>
                        </w:rPr>
                        <m:t>,</m:t>
                      </w:ins>
                    </m:r>
                    <m:r>
                      <w:ins w:id="923" w:author="David Bullen" w:date="2025-01-30T14:32:00Z" w16du:dateUtc="2025-01-30T01:32:00Z">
                        <w:rPr>
                          <w:rFonts w:ascii="Cambria Math" w:hAnsi="Cambria Math"/>
                        </w:rPr>
                        <m:t>c</m:t>
                      </w:ins>
                    </m:r>
                  </m:sub>
                </m:sSub>
                <m:r>
                  <w:ins w:id="924" w:author="David Bullen" w:date="2025-01-30T14:32:00Z" w16du:dateUtc="2025-01-30T01:32:00Z">
                    <w:rPr>
                      <w:rFonts w:ascii="Cambria Math" w:hAnsi="Cambria Math"/>
                    </w:rPr>
                    <m:t>-</m:t>
                  </w:ins>
                </m:r>
                <m:r>
                  <w:ins w:id="925" w:author="David Bullen" w:date="2025-01-30T14:32:00Z" w16du:dateUtc="2025-01-30T01:32:00Z">
                    <w:rPr>
                      <w:rFonts w:ascii="Cambria Math" w:hAnsi="Cambria Math"/>
                    </w:rPr>
                    <m:t>RiskOffsetParameter</m:t>
                  </w:ins>
                </m:r>
              </m:e>
              <m:sub>
                <m:r>
                  <w:ins w:id="926" w:author="David Bullen" w:date="2025-01-30T14:32:00Z" w16du:dateUtc="2025-01-30T01:32:00Z">
                    <w:rPr>
                      <w:rFonts w:ascii="Cambria Math" w:hAnsi="Cambria Math"/>
                    </w:rPr>
                    <m:t>i</m:t>
                  </w:ins>
                </m:r>
                <m:r>
                  <w:ins w:id="927" w:author="David Bullen" w:date="2025-01-30T14:32:00Z" w16du:dateUtc="2025-01-30T01:32:00Z">
                    <m:rPr>
                      <m:sty m:val="p"/>
                    </m:rPr>
                    <w:rPr>
                      <w:rFonts w:ascii="Cambria Math" w:hAnsi="Cambria Math"/>
                    </w:rPr>
                    <m:t>,</m:t>
                  </w:ins>
                </m:r>
                <m:r>
                  <w:ins w:id="928" w:author="David Bullen" w:date="2025-01-30T14:32:00Z" w16du:dateUtc="2025-01-30T01:32:00Z">
                    <w:rPr>
                      <w:rFonts w:ascii="Cambria Math" w:hAnsi="Cambria Math"/>
                    </w:rPr>
                    <m:t>c</m:t>
                  </w:ins>
                </m:r>
                <m:r>
                  <w:ins w:id="929" w:author="David Bullen" w:date="2025-01-30T14:32:00Z" w16du:dateUtc="2025-01-30T01:32:00Z">
                    <m:rPr>
                      <m:sty m:val="p"/>
                    </m:rPr>
                    <w:rPr>
                      <w:rFonts w:ascii="Cambria Math" w:hAnsi="Cambria Math"/>
                    </w:rPr>
                    <m:t>,</m:t>
                  </w:ins>
                </m:r>
                <m:r>
                  <w:ins w:id="930" w:author="David Bullen" w:date="2025-01-30T14:32:00Z" w16du:dateUtc="2025-01-30T01:32:00Z">
                    <w:rPr>
                      <w:rFonts w:ascii="Cambria Math" w:hAnsi="Cambria Math"/>
                    </w:rPr>
                    <m:t>rc</m:t>
                  </w:ins>
                </m:r>
              </m:sub>
            </m:sSub>
            <m:r>
              <w:ins w:id="931" w:author="David Bullen" w:date="2025-01-30T14:32:00Z" w16du:dateUtc="2025-01-30T01:32:00Z">
                <m:rPr>
                  <m:sty m:val="p"/>
                </m:rPr>
                <w:rPr>
                  <w:rFonts w:ascii="Cambria Math" w:hAnsi="Cambria Math"/>
                </w:rPr>
                <m:t>+</m:t>
              </w:ins>
            </m:r>
            <m:sSub>
              <m:sSubPr>
                <m:ctrlPr>
                  <w:ins w:id="932" w:author="David Bullen" w:date="2025-01-30T14:32:00Z" w16du:dateUtc="2025-01-30T01:32:00Z">
                    <w:rPr>
                      <w:rFonts w:ascii="Cambria Math" w:hAnsi="Cambria Math"/>
                    </w:rPr>
                  </w:ins>
                </m:ctrlPr>
              </m:sSubPr>
              <m:e>
                <m:r>
                  <w:ins w:id="933" w:author="David Bullen" w:date="2025-01-30T14:32:00Z" w16du:dateUtc="2025-01-30T01:32:00Z">
                    <w:rPr>
                      <w:rFonts w:ascii="Cambria Math" w:hAnsi="Cambria Math"/>
                    </w:rPr>
                    <m:t>FKBand</m:t>
                  </w:ins>
                </m:r>
              </m:e>
              <m:sub>
                <m:r>
                  <w:ins w:id="934" w:author="David Bullen" w:date="2025-01-30T14:32:00Z" w16du:dateUtc="2025-01-30T01:32:00Z">
                    <w:rPr>
                      <w:rFonts w:ascii="Cambria Math" w:hAnsi="Cambria Math"/>
                    </w:rPr>
                    <m:t>g</m:t>
                  </w:ins>
                </m:r>
              </m:sub>
            </m:sSub>
            <m:r>
              <w:ins w:id="935" w:author="David Bullen" w:date="2025-01-30T14:32:00Z" w16du:dateUtc="2025-01-30T01:32:00Z">
                <m:rPr>
                  <m:sty m:val="p"/>
                </m:rPr>
                <w:rPr>
                  <w:rFonts w:ascii="Cambria Math" w:hAnsi="Cambria Math"/>
                </w:rPr>
                <m:t>+</m:t>
              </w:ins>
            </m:r>
            <m:nary>
              <m:naryPr>
                <m:chr m:val="∑"/>
                <m:limLoc m:val="undOvr"/>
                <m:supHide m:val="1"/>
                <m:ctrlPr>
                  <w:ins w:id="936" w:author="David Bullen" w:date="2025-01-30T14:32:00Z" w16du:dateUtc="2025-01-30T01:32:00Z">
                    <w:rPr>
                      <w:rFonts w:ascii="Cambria Math" w:hAnsi="Cambria Math"/>
                    </w:rPr>
                  </w:ins>
                </m:ctrlPr>
              </m:naryPr>
              <m:sub>
                <w:bookmarkStart w:id="937" w:name="_Hlk188964009"/>
                <m:sSub>
                  <m:sSubPr>
                    <m:ctrlPr>
                      <w:ins w:id="938" w:author="David Bullen" w:date="2025-01-30T14:32:00Z" w16du:dateUtc="2025-01-30T01:32:00Z">
                        <w:rPr>
                          <w:rFonts w:ascii="Cambria Math" w:hAnsi="Cambria Math"/>
                        </w:rPr>
                      </w:ins>
                    </m:ctrlPr>
                  </m:sSubPr>
                  <m:e>
                    <m:r>
                      <w:ins w:id="939" w:author="David Bullen" w:date="2025-01-30T14:32:00Z" w16du:dateUtc="2025-01-30T01:32:00Z">
                        <w:rPr>
                          <w:rFonts w:ascii="Cambria Math" w:hAnsi="Cambria Math"/>
                        </w:rPr>
                        <m:t>r</m:t>
                      </w:ins>
                    </m:r>
                    <m:r>
                      <w:ins w:id="940" w:author="David Bullen" w:date="2025-01-30T14:32:00Z" w16du:dateUtc="2025-01-30T01:32:00Z">
                        <m:rPr>
                          <m:sty m:val="p"/>
                        </m:rPr>
                        <w:rPr>
                          <w:rFonts w:ascii="Cambria Math" w:hAnsi="Cambria Math"/>
                        </w:rPr>
                        <m:t>∈</m:t>
                      </w:ins>
                    </m:r>
                    <m:r>
                      <w:ins w:id="941" w:author="David Bullen" w:date="2025-01-30T14:32:00Z" w16du:dateUtc="2025-01-30T01:32:00Z">
                        <w:rPr>
                          <w:rFonts w:ascii="Cambria Math" w:hAnsi="Cambria Math"/>
                        </w:rPr>
                        <m:t>RESERVEOFFERS</m:t>
                      </w:ins>
                    </m:r>
                  </m:e>
                  <m:sub>
                    <m:r>
                      <w:ins w:id="942" w:author="David Bullen" w:date="2025-01-30T14:32:00Z" w16du:dateUtc="2025-01-30T01:32:00Z">
                        <w:rPr>
                          <w:rFonts w:ascii="Cambria Math" w:hAnsi="Cambria Math"/>
                        </w:rPr>
                        <m:t>g</m:t>
                      </w:ins>
                    </m:r>
                    <m:r>
                      <w:ins w:id="943" w:author="David Bullen" w:date="2025-01-30T14:32:00Z" w16du:dateUtc="2025-01-30T01:32:00Z">
                        <m:rPr>
                          <m:sty m:val="p"/>
                        </m:rPr>
                        <w:rPr>
                          <w:rFonts w:ascii="Cambria Math" w:hAnsi="Cambria Math"/>
                        </w:rPr>
                        <m:t>,</m:t>
                      </w:ins>
                    </m:r>
                    <m:r>
                      <w:ins w:id="944" w:author="David Bullen" w:date="2025-01-30T14:32:00Z" w16du:dateUtc="2025-01-30T01:32:00Z">
                        <w:rPr>
                          <w:rFonts w:ascii="Cambria Math" w:hAnsi="Cambria Math"/>
                        </w:rPr>
                        <m:t>c</m:t>
                      </w:ins>
                    </m:r>
                  </m:sub>
                </m:sSub>
                <w:bookmarkEnd w:id="937"/>
              </m:sub>
              <m:sup/>
              <m:e>
                <m:sSub>
                  <m:sSubPr>
                    <m:ctrlPr>
                      <w:ins w:id="945" w:author="David Bullen" w:date="2025-01-30T14:32:00Z" w16du:dateUtc="2025-01-30T01:32:00Z">
                        <w:rPr>
                          <w:rFonts w:ascii="Cambria Math" w:hAnsi="Cambria Math"/>
                        </w:rPr>
                      </w:ins>
                    </m:ctrlPr>
                  </m:sSubPr>
                  <m:e>
                    <m:r>
                      <w:ins w:id="946" w:author="David Bullen" w:date="2025-01-30T14:32:00Z" w16du:dateUtc="2025-01-30T01:32:00Z">
                        <w:rPr>
                          <w:rFonts w:ascii="Cambria Math" w:hAnsi="Cambria Math"/>
                        </w:rPr>
                        <m:t>Reserve</m:t>
                      </w:ins>
                    </m:r>
                  </m:e>
                  <m:sub>
                    <m:r>
                      <w:ins w:id="947" w:author="David Bullen" w:date="2025-01-30T14:32:00Z" w16du:dateUtc="2025-01-30T01:32:00Z">
                        <w:rPr>
                          <w:rFonts w:ascii="Cambria Math" w:hAnsi="Cambria Math"/>
                        </w:rPr>
                        <m:t>r</m:t>
                      </w:ins>
                    </m:r>
                  </m:sub>
                </m:sSub>
              </m:e>
            </m:nary>
          </m:e>
        </m:d>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1EBA8715" w14:textId="77777777" w:rsidR="00CF2F33" w:rsidRPr="00D404B4" w:rsidRDefault="00CF2F33" w:rsidP="00CF2F33">
      <w:pPr>
        <w:pStyle w:val="BodyText"/>
        <w:spacing w:before="0" w:after="0"/>
        <w:rPr>
          <w:lang w:val="en-AU" w:eastAsia="en-GB"/>
        </w:rPr>
      </w:pPr>
      <m:oMathPara>
        <m:oMath>
          <m:r>
            <w:rPr>
              <w:rFonts w:ascii="Cambria Math" w:hAnsi="Cambria Math"/>
              <w:lang w:val="en-AU" w:eastAsia="en-GB"/>
            </w:rPr>
            <m:t>∀g∈</m:t>
          </m:r>
          <m:sSub>
            <m:sSubPr>
              <m:ctrlPr>
                <w:rPr>
                  <w:rFonts w:ascii="Cambria Math" w:hAnsi="Cambria Math"/>
                  <w:i/>
                  <w:lang w:val="en-AU" w:eastAsia="en-GB"/>
                </w:rPr>
              </m:ctrlPr>
            </m:sSubPr>
            <m:e>
              <m:r>
                <w:rPr>
                  <w:rFonts w:ascii="Cambria Math" w:hAnsi="Cambria Math"/>
                  <w:lang w:val="en-AU" w:eastAsia="en-GB"/>
                </w:rPr>
                <m:t>ISLANDRISKGENERATORS</m:t>
              </m:r>
            </m:e>
            <m:sub>
              <m:r>
                <w:rPr>
                  <w:rFonts w:ascii="Cambria Math" w:hAnsi="Cambria Math"/>
                  <w:lang w:val="en-AU" w:eastAsia="en-GB"/>
                </w:rPr>
                <m:t xml:space="preserve">i </m:t>
              </m:r>
            </m:sub>
          </m:sSub>
          <m:r>
            <w:rPr>
              <w:rFonts w:ascii="Cambria Math" w:hAnsi="Cambria Math"/>
              <w:lang w:val="en-AU" w:eastAsia="en-GB"/>
            </w:rPr>
            <m:t xml:space="preserve">  </m:t>
          </m:r>
          <w:bookmarkStart w:id="948" w:name="_Hlk188964163"/>
          <m:r>
            <w:rPr>
              <w:rFonts w:ascii="Cambria Math" w:hAnsi="Cambria Math"/>
              <w:lang w:val="en-AU" w:eastAsia="en-GB"/>
            </w:rPr>
            <m:t>∀c∈RESERVECLASS</m:t>
          </m:r>
          <w:bookmarkEnd w:id="948"/>
          <m:r>
            <w:rPr>
              <w:rFonts w:ascii="Cambria Math" w:hAnsi="Cambria Math"/>
              <w:lang w:val="en-AU" w:eastAsia="en-GB"/>
            </w:rPr>
            <m:t xml:space="preserve">  </m:t>
          </m:r>
        </m:oMath>
      </m:oMathPara>
    </w:p>
    <w:p w14:paraId="74DD006D" w14:textId="67DCBB1B" w:rsidR="00CF2F33" w:rsidRPr="00C53CA1" w:rsidRDefault="00CD5A7C" w:rsidP="00C53CA1">
      <w:pPr>
        <w:pStyle w:val="BodyText"/>
        <w:spacing w:before="0" w:after="0"/>
        <w:rPr>
          <w:lang w:val="en-AU" w:eastAsia="en-GB"/>
        </w:rPr>
      </w:pPr>
      <m:oMathPara>
        <m:oMath>
          <m:r>
            <w:rPr>
              <w:rFonts w:ascii="Cambria Math" w:hAnsi="Cambria Math"/>
              <w:lang w:val="en-AU" w:eastAsia="en-GB"/>
            </w:rPr>
            <m:t>∀i∈ISLANDS  rc={</m:t>
          </m:r>
          <m:r>
            <w:rPr>
              <w:rFonts w:ascii="Cambria Math" w:hAnsi="Cambria Math"/>
            </w:rPr>
            <m:t>ACCERISK</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AU" w:eastAsia="en-GB"/>
            </w:rPr>
            <m:t>,ACECERISK</m:t>
          </m:r>
          <m:sSub>
            <m:sSubPr>
              <m:ctrlPr>
                <w:rPr>
                  <w:rFonts w:ascii="Cambria Math" w:hAnsi="Cambria Math"/>
                  <w:i/>
                  <w:lang w:val="en-AU" w:eastAsia="en-GB"/>
                </w:rPr>
              </m:ctrlPr>
            </m:sSubPr>
            <m:e>
              <m:r>
                <w:rPr>
                  <w:rFonts w:ascii="Cambria Math" w:hAnsi="Cambria Math"/>
                  <w:lang w:val="en-AU" w:eastAsia="en-GB"/>
                </w:rPr>
                <m:t>S</m:t>
              </m:r>
            </m:e>
            <m:sub>
              <m:r>
                <w:rPr>
                  <w:rFonts w:ascii="Cambria Math" w:hAnsi="Cambria Math"/>
                  <w:lang w:val="en-AU" w:eastAsia="en-GB"/>
                </w:rPr>
                <m:t>i</m:t>
              </m:r>
            </m:sub>
          </m:sSub>
          <m:r>
            <w:rPr>
              <w:rFonts w:ascii="Cambria Math" w:hAnsi="Cambria Math"/>
              <w:lang w:val="en-AU" w:eastAsia="en-GB"/>
            </w:rPr>
            <m:t>}</m:t>
          </m:r>
        </m:oMath>
      </m:oMathPara>
    </w:p>
    <w:p w14:paraId="4ACF6739" w14:textId="77777777" w:rsidR="00CF2F33" w:rsidRDefault="00CF2F33" w:rsidP="00C53CA1"/>
    <w:p w14:paraId="11B7C0A3" w14:textId="7A652084" w:rsidR="00825328" w:rsidRPr="00C23504" w:rsidRDefault="00BC542B"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ctrlPr>
              <w:rPr>
                <w:rFonts w:ascii="Cambria Math" w:hAnsi="Cambria Math"/>
              </w:rPr>
            </m:ctrlPr>
          </m:dPr>
          <m:e>
            <m:r>
              <w:rPr>
                <w:rFonts w:ascii="Cambria Math" w:hAnsi="Cambria Math"/>
              </w:rPr>
              <m:t>IslandMinimumRis</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r>
              <w:rPr>
                <w:rFonts w:ascii="Cambria Math" w:hAnsi="Cambria Math"/>
              </w:rPr>
              <m:t>RiskOffsetParamete</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d>
        <m:r>
          <m:rPr>
            <m:sty m:val="p"/>
          </m:rPr>
          <w:rPr>
            <w:rFonts w:ascii="Cambria Math" w:hAnsi="Cambria Math"/>
          </w:rPr>
          <m:t>-</m:t>
        </m:r>
        <m:r>
          <w:rPr>
            <w:rFonts w:ascii="Cambria Math" w:hAnsi="Cambria Math"/>
          </w:rPr>
          <m:t>ResS</m:t>
        </m:r>
        <m:r>
          <w:rPr>
            <w:rFonts w:ascii="Cambria Math" w:hAnsi="Cambria Math"/>
          </w:rPr>
          <m:t>h</m:t>
        </m:r>
        <m:r>
          <w:rPr>
            <w:rFonts w:ascii="Cambria Math" w:hAnsi="Cambria Math"/>
          </w:rPr>
          <m:t>areEffectiv</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5165F944" w14:textId="3DA1ED90" w:rsidR="00825328" w:rsidRPr="00441B02" w:rsidRDefault="00CD5A7C" w:rsidP="00825328">
      <w:pPr>
        <w:pStyle w:val="BodyText"/>
        <w:spacing w:before="0" w:after="0"/>
        <w:rPr>
          <w:lang w:val="en-AU" w:eastAsia="en-GB"/>
        </w:rPr>
      </w:pPr>
      <m:oMathPara>
        <m:oMath>
          <m:r>
            <m:rPr>
              <m:sty m:val="p"/>
            </m:rPr>
            <w:rPr>
              <w:rFonts w:ascii="Cambria Math" w:hAnsi="Cambria Math"/>
              <w:lang w:val="en-AU"/>
            </w:rPr>
            <m:t>∀</m:t>
          </m:r>
          <m:r>
            <w:rPr>
              <w:rFonts w:ascii="Cambria Math" w:hAnsi="Cambria Math"/>
              <w:lang w:val="en-AU"/>
            </w:rPr>
            <m:t>c</m:t>
          </m:r>
          <m:r>
            <m:rPr>
              <m:sty m:val="p"/>
            </m:rPr>
            <w:rPr>
              <w:rFonts w:ascii="Cambria Math" w:hAnsi="Cambria Math"/>
              <w:lang w:val="en-AU"/>
            </w:rPr>
            <m:t>∈</m:t>
          </m:r>
          <m:r>
            <w:rPr>
              <w:rFonts w:ascii="Cambria Math" w:hAnsi="Cambria Math"/>
              <w:lang w:val="en-AU"/>
            </w:rPr>
            <m:t xml:space="preserve">RESERVECLASS  </m:t>
          </m:r>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w:rPr>
              <w:rFonts w:ascii="Cambria Math" w:hAnsi="Cambria Math"/>
              <w:lang w:val="en-AU" w:eastAsia="en-GB"/>
            </w:rPr>
            <m:t>rc∈{ManualC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,ManualEC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t>
          </m:r>
        </m:oMath>
      </m:oMathPara>
    </w:p>
    <w:p w14:paraId="5CC42DCD" w14:textId="77777777" w:rsidR="00BD5B60" w:rsidRDefault="00BD5B60" w:rsidP="00825328">
      <w:pPr>
        <w:pStyle w:val="BodyText"/>
        <w:spacing w:before="0" w:after="0"/>
        <w:rPr>
          <w:lang w:val="en-AU"/>
        </w:rPr>
      </w:pPr>
    </w:p>
    <w:p w14:paraId="56699FA6" w14:textId="69F73321" w:rsidR="00BD5B60" w:rsidRPr="00BD5B60" w:rsidRDefault="00BC542B" w:rsidP="00BD5B60">
      <w:pPr>
        <w:pStyle w:val="Heading5"/>
        <w:jc w:val="left"/>
      </w:pPr>
      <m:oMath>
        <m:sSub>
          <m:sSubPr>
            <m:ctrlPr>
              <w:rPr>
                <w:rFonts w:ascii="Cambria Math" w:hAnsi="Cambria Math"/>
              </w:rPr>
            </m:ctrlPr>
          </m:sSubPr>
          <m:e>
            <m:r>
              <w:rPr>
                <w:rFonts w:ascii="Cambria Math" w:hAnsi="Cambria Math"/>
              </w:rPr>
              <m:t>HVDCSent</m:t>
            </m:r>
          </m:e>
          <m:sub>
            <m:r>
              <w:rPr>
                <w:rFonts w:ascii="Cambria Math" w:hAnsi="Cambria Math"/>
              </w:rPr>
              <m:t>i</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HVD</m:t>
        </m:r>
        <m:sSub>
          <m:sSubPr>
            <m:ctrlPr>
              <w:rPr>
                <w:rFonts w:ascii="Cambria Math" w:hAnsi="Cambria Math"/>
                <w:i/>
              </w:rPr>
            </m:ctrlPr>
          </m:sSubPr>
          <m:e>
            <m:r>
              <w:rPr>
                <w:rFonts w:ascii="Cambria Math" w:hAnsi="Cambria Math"/>
              </w:rPr>
              <m:t>CSentMustZero</m:t>
            </m:r>
          </m:e>
          <m:sub>
            <m:r>
              <w:rPr>
                <w:rFonts w:ascii="Cambria Math" w:hAnsi="Cambria Math"/>
              </w:rPr>
              <m:t>i</m:t>
            </m:r>
          </m:sub>
        </m:sSub>
        <m:r>
          <w:rPr>
            <w:rFonts w:ascii="Cambria Math" w:hAnsi="Cambria Math"/>
          </w:rPr>
          <m:t>)</m:t>
        </m:r>
      </m:oMath>
    </w:p>
    <w:p w14:paraId="09401D40" w14:textId="7BAED55F" w:rsidR="00BD5B60" w:rsidRPr="00BD5B60" w:rsidRDefault="00BD5B60" w:rsidP="00BD5B60">
      <w:pPr>
        <w:pStyle w:val="BodyText"/>
        <w:rPr>
          <w:lang w:val="en-AU"/>
        </w:rPr>
      </w:pPr>
      <m:oMathPara>
        <m:oMathParaPr>
          <m:jc m:val="left"/>
        </m:oMathParaPr>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oMath>
      </m:oMathPara>
    </w:p>
    <w:p w14:paraId="7A4B9641" w14:textId="77777777" w:rsidR="00BD5B60" w:rsidRPr="00BD5B60" w:rsidRDefault="00BD5B60" w:rsidP="00BD5B60">
      <w:pPr>
        <w:pStyle w:val="BodyText"/>
        <w:rPr>
          <w:lang w:val="en-AU"/>
        </w:rPr>
      </w:pPr>
    </w:p>
    <w:p w14:paraId="5FBDB17F" w14:textId="5838E2A0" w:rsidR="00827C4A" w:rsidRDefault="00BC542B" w:rsidP="00085434">
      <w:pPr>
        <w:pStyle w:val="Heading5"/>
        <w:spacing w:before="0" w:after="0"/>
        <w:ind w:right="46"/>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HVDCSecondaryRiskSubtractor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FKBand</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g</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e>
        </m:d>
      </m:oMath>
    </w:p>
    <w:p w14:paraId="195AF7B5" w14:textId="75FE9BFA" w:rsidR="00085434" w:rsidRPr="00085434" w:rsidRDefault="00085434" w:rsidP="00085434">
      <w:pPr>
        <w:pStyle w:val="BodyText"/>
        <w:spacing w:before="0" w:after="0"/>
        <w:rPr>
          <w:lang w:val="en-AU"/>
        </w:rPr>
      </w:pPr>
      <m:oMath>
        <m:r>
          <w:rPr>
            <w:rFonts w:ascii="Cambria Math" w:hAnsi="Cambria Math"/>
          </w:rPr>
          <m:t>- M×HVD</m:t>
        </m:r>
        <m:sSub>
          <m:sSubPr>
            <m:ctrlPr>
              <w:rPr>
                <w:rFonts w:ascii="Cambria Math" w:hAnsi="Cambria Math"/>
                <w:i/>
              </w:rPr>
            </m:ctrlPr>
          </m:sSubPr>
          <m:e>
            <m:r>
              <w:rPr>
                <w:rFonts w:ascii="Cambria Math" w:hAnsi="Cambria Math"/>
              </w:rPr>
              <m:t>CSentMustZero</m:t>
            </m:r>
          </m:e>
          <m:sub>
            <m:r>
              <w:rPr>
                <w:rFonts w:ascii="Cambria Math" w:hAnsi="Cambria Math"/>
              </w:rPr>
              <m:t>j</m:t>
            </m:r>
          </m:sub>
        </m:sSub>
      </m:oMath>
      <w:r>
        <w:t xml:space="preserve"> </w:t>
      </w:r>
    </w:p>
    <w:p w14:paraId="7602AE2D" w14:textId="571687AB" w:rsidR="00CF2F33" w:rsidRPr="00FE2640" w:rsidRDefault="00CF2F33" w:rsidP="0001798D">
      <w:pPr>
        <w:pStyle w:val="EqnNum"/>
        <w:tabs>
          <w:tab w:val="clear" w:pos="1701"/>
        </w:tabs>
        <w:spacing w:after="0"/>
        <w:ind w:firstLine="0"/>
      </w:pPr>
      <m:oMathPara>
        <m:oMath>
          <m:r>
            <m:t>∀g∈</m:t>
          </m:r>
          <m:sSub>
            <m:sSubPr>
              <m:ctrlPr/>
            </m:sSubPr>
            <m:e>
              <m:r>
                <m:t>ISLANDRISKGENERATORS</m:t>
              </m:r>
            </m:e>
            <m:sub>
              <m:r>
                <m:t xml:space="preserve">i </m:t>
              </m:r>
            </m:sub>
          </m:sSub>
          <m:r>
            <m:t xml:space="preserve">  ∀c∈RESERVECLASS</m:t>
          </m:r>
        </m:oMath>
      </m:oMathPara>
    </w:p>
    <w:p w14:paraId="5FE0FC31" w14:textId="54395273" w:rsidR="00CF2F33" w:rsidRPr="00FE2640" w:rsidRDefault="008E55D4" w:rsidP="0001798D">
      <w:pPr>
        <w:pStyle w:val="EqnUnder"/>
        <w:spacing w:before="0"/>
      </w:pPr>
      <m:oMathPara>
        <m:oMath>
          <m:r>
            <m:t>∀i,j∈ISLANDS and i≠j   rc∈</m:t>
          </m:r>
          <m:sSub>
            <m:sSubPr>
              <m:ctrlPr/>
            </m:sSubPr>
            <m:e>
              <m:r>
                <m:t>{HVDCSECRISKSACCE</m:t>
              </m:r>
            </m:e>
            <m:sub>
              <m:r>
                <m:t>i</m:t>
              </m:r>
            </m:sub>
          </m:sSub>
          <m:r>
            <m:t>,</m:t>
          </m:r>
          <m:sSub>
            <m:sSubPr>
              <m:ctrlPr/>
            </m:sSubPr>
            <m:e>
              <m:r>
                <m:t>HVDCSECRISKSACECE</m:t>
              </m:r>
            </m:e>
            <m:sub>
              <m:r>
                <m:t>i</m:t>
              </m:r>
            </m:sub>
          </m:sSub>
          <m:r>
            <m:t>}</m:t>
          </m:r>
        </m:oMath>
      </m:oMathPara>
    </w:p>
    <w:p w14:paraId="20E2D0A7" w14:textId="77777777" w:rsidR="00CF2F33" w:rsidRDefault="00CF2F33" w:rsidP="00C53CA1"/>
    <w:p w14:paraId="386B675E" w14:textId="53BACFA7" w:rsidR="00847707" w:rsidRDefault="00BC542B" w:rsidP="00085434">
      <w:pPr>
        <w:pStyle w:val="Heading5"/>
        <w:spacing w:after="0"/>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IslandMinimumRisk</m:t>
                </m:r>
              </m:e>
              <m:sub>
                <m:r>
                  <w:rPr>
                    <w:rFonts w:ascii="Cambria Math" w:hAnsi="Cambria Math"/>
                  </w:rPr>
                  <m:t>i</m:t>
                </m:r>
                <m:r>
                  <m:rPr>
                    <m:sty m:val="p"/>
                  </m:rPr>
                  <w:rPr>
                    <w:rFonts w:ascii="Cambria Math" w:hAnsi="Cambria Math"/>
                  </w:rPr>
                  <m:t>,</m:t>
                </m:r>
                <m:r>
                  <w:rPr>
                    <w:rFonts w:ascii="Cambria Math" w:hAnsi="Cambria Math"/>
                  </w:rPr>
                  <m:t>rc</m:t>
                </m:r>
              </m:sub>
            </m:sSub>
          </m:e>
        </m:d>
        <m:r>
          <m:rPr>
            <m:sty m:val="p"/>
          </m:rP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HVDCSecondaryRiskSubtractor</m:t>
                </m:r>
              </m:e>
              <m:sub>
                <m:r>
                  <w:rPr>
                    <w:rFonts w:ascii="Cambria Math" w:hAnsi="Cambria Math"/>
                  </w:rPr>
                  <m:t>i</m:t>
                </m:r>
              </m:sub>
            </m:sSub>
          </m:e>
        </m:d>
      </m:oMath>
    </w:p>
    <w:p w14:paraId="2F3AE411" w14:textId="0F22A0EB" w:rsidR="00085434" w:rsidRPr="00085434" w:rsidRDefault="00085434" w:rsidP="009E0DF2">
      <w:pPr>
        <w:pStyle w:val="BodyText"/>
        <w:spacing w:before="60" w:after="0"/>
        <w:rPr>
          <w:lang w:val="en-AU"/>
        </w:rPr>
      </w:pPr>
      <m:oMath>
        <m:r>
          <w:rPr>
            <w:rFonts w:ascii="Cambria Math" w:hAnsi="Cambria Math"/>
          </w:rPr>
          <m:t>- M×HVD</m:t>
        </m:r>
        <m:sSub>
          <m:sSubPr>
            <m:ctrlPr>
              <w:rPr>
                <w:rFonts w:ascii="Cambria Math" w:hAnsi="Cambria Math"/>
                <w:i/>
              </w:rPr>
            </m:ctrlPr>
          </m:sSubPr>
          <m:e>
            <m:r>
              <w:rPr>
                <w:rFonts w:ascii="Cambria Math" w:hAnsi="Cambria Math"/>
              </w:rPr>
              <m:t>CSentMustZero</m:t>
            </m:r>
          </m:e>
          <m:sub>
            <m:r>
              <w:rPr>
                <w:rFonts w:ascii="Cambria Math" w:hAnsi="Cambria Math"/>
              </w:rPr>
              <m:t>j</m:t>
            </m:r>
          </m:sub>
        </m:sSub>
      </m:oMath>
      <w:r>
        <w:t xml:space="preserve"> </w:t>
      </w:r>
    </w:p>
    <w:p w14:paraId="1A8E484B" w14:textId="56082075" w:rsidR="00441B02" w:rsidRPr="00441B02" w:rsidRDefault="00847707" w:rsidP="0001798D">
      <w:pPr>
        <w:pStyle w:val="EqnUnder"/>
        <w:spacing w:before="120" w:after="0"/>
        <w:rPr>
          <w:rFonts w:cs="Times New Roman"/>
        </w:rPr>
      </w:pPr>
      <m:oMathPara>
        <m:oMathParaPr>
          <m:jc m:val="center"/>
        </m:oMathParaPr>
        <m:oMath>
          <m:r>
            <m:t xml:space="preserve">∀c∈RESERVECLASS   ∀i,j∈ISLANDS and i≠j </m:t>
          </m:r>
        </m:oMath>
      </m:oMathPara>
    </w:p>
    <w:p w14:paraId="0B694CAE" w14:textId="6FC3F8EC" w:rsidR="00847707" w:rsidRPr="00441B02" w:rsidRDefault="00CD5A7C" w:rsidP="0001798D">
      <w:pPr>
        <w:pStyle w:val="EqnUnder"/>
        <w:spacing w:before="0"/>
      </w:pPr>
      <m:oMathPara>
        <m:oMathParaPr>
          <m:jc m:val="center"/>
        </m:oMathParaPr>
        <m:oMath>
          <m:r>
            <m:t>rc∈</m:t>
          </m:r>
          <m:sSub>
            <m:sSubPr>
              <m:ctrlPr/>
            </m:sSubPr>
            <m:e>
              <m:r>
                <m:t>{HVDCSECRISKSMANUALCE</m:t>
              </m:r>
            </m:e>
            <m:sub>
              <m:r>
                <m:t>i</m:t>
              </m:r>
            </m:sub>
          </m:sSub>
          <m:r>
            <m:t>,</m:t>
          </m:r>
          <m:sSub>
            <m:sSubPr>
              <m:ctrlPr/>
            </m:sSubPr>
            <m:e>
              <m:r>
                <m:t>HVDCSECRISKSMANUALECE</m:t>
              </m:r>
            </m:e>
            <m:sub>
              <m:r>
                <m:t>i</m:t>
              </m:r>
            </m:sub>
          </m:sSub>
          <m:r>
            <m:t>}</m:t>
          </m:r>
        </m:oMath>
      </m:oMathPara>
    </w:p>
    <w:p w14:paraId="42E8D3D0" w14:textId="77777777" w:rsidR="00714039" w:rsidRDefault="00714039" w:rsidP="00714039">
      <w:pPr>
        <w:rPr>
          <w:lang w:val="en-AU"/>
        </w:rPr>
      </w:pPr>
    </w:p>
    <w:p w14:paraId="7912B2C4" w14:textId="1CA20422" w:rsidR="00CF2F33" w:rsidRPr="00391F2D" w:rsidRDefault="00BC542B"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del w:id="949" w:author="David Bullen" w:date="2025-01-30T14:32:00Z" w16du:dateUtc="2025-01-30T01:32:00Z">
                <w:rPr>
                  <w:rFonts w:ascii="Cambria Math" w:hAnsi="Cambria Math"/>
                </w:rPr>
              </w:del>
            </m:ctrlPr>
          </m:dPr>
          <m:e>
            <m:nary>
              <m:naryPr>
                <m:chr m:val="∑"/>
                <m:limLoc m:val="subSup"/>
                <m:supHide m:val="1"/>
                <m:ctrlPr>
                  <w:del w:id="950" w:author="David Bullen" w:date="2025-01-30T14:32:00Z" w16du:dateUtc="2025-01-30T01:32:00Z">
                    <w:rPr>
                      <w:rFonts w:ascii="Cambria Math" w:hAnsi="Cambria Math"/>
                    </w:rPr>
                  </w:del>
                </m:ctrlPr>
              </m:naryPr>
              <m:sub>
                <m:sSub>
                  <m:sSubPr>
                    <m:ctrlPr>
                      <w:del w:id="951" w:author="David Bullen" w:date="2025-01-30T14:32:00Z" w16du:dateUtc="2025-01-30T01:32:00Z">
                        <w:rPr>
                          <w:rFonts w:ascii="Cambria Math" w:hAnsi="Cambria Math"/>
                        </w:rPr>
                      </w:del>
                    </m:ctrlPr>
                  </m:sSubPr>
                  <m:e>
                    <m:r>
                      <w:del w:id="952" w:author="David Bullen" w:date="2025-01-30T14:32:00Z" w16du:dateUtc="2025-01-30T01:32:00Z">
                        <w:rPr>
                          <w:rFonts w:ascii="Cambria Math" w:hAnsi="Cambria Math"/>
                        </w:rPr>
                        <m:t>g</m:t>
                      </w:del>
                    </m:r>
                    <m:r>
                      <w:del w:id="953" w:author="David Bullen" w:date="2025-01-30T14:32:00Z" w16du:dateUtc="2025-01-30T01:32:00Z">
                        <m:rPr>
                          <m:sty m:val="p"/>
                        </m:rPr>
                        <w:rPr>
                          <w:rFonts w:ascii="Cambria Math" w:hAnsi="Cambria Math"/>
                        </w:rPr>
                        <m:t>∈</m:t>
                      </w:del>
                    </m:r>
                    <m:r>
                      <w:del w:id="954" w:author="David Bullen" w:date="2025-01-30T14:32:00Z" w16du:dateUtc="2025-01-30T01:32:00Z">
                        <w:rPr>
                          <w:rFonts w:ascii="Cambria Math" w:hAnsi="Cambria Math"/>
                        </w:rPr>
                        <m:t>OFFERS</m:t>
                      </w:del>
                    </m:r>
                  </m:e>
                  <m:sub>
                    <m:r>
                      <w:del w:id="955" w:author="David Bullen" w:date="2025-01-30T14:32:00Z" w16du:dateUtc="2025-01-30T01:32:00Z">
                        <w:rPr>
                          <w:rFonts w:ascii="Cambria Math" w:hAnsi="Cambria Math"/>
                        </w:rPr>
                        <m:t>rg</m:t>
                      </w:del>
                    </m:r>
                    <m:r>
                      <w:del w:id="956" w:author="David Bullen" w:date="2025-01-30T14:32:00Z" w16du:dateUtc="2025-01-30T01:32:00Z">
                        <m:rPr>
                          <m:sty m:val="p"/>
                        </m:rPr>
                        <w:rPr>
                          <w:rFonts w:ascii="Cambria Math" w:hAnsi="Cambria Math"/>
                        </w:rPr>
                        <m:t>,</m:t>
                      </w:del>
                    </m:r>
                    <m:r>
                      <w:del w:id="957" w:author="David Bullen" w:date="2025-01-30T14:32:00Z" w16du:dateUtc="2025-01-30T01:32:00Z">
                        <w:rPr>
                          <w:rFonts w:ascii="Cambria Math" w:hAnsi="Cambria Math"/>
                        </w:rPr>
                        <m:t>i</m:t>
                      </w:del>
                    </m:r>
                  </m:sub>
                </m:sSub>
              </m:sub>
              <m:sup/>
              <m:e>
                <m:d>
                  <m:dPr>
                    <m:ctrlPr>
                      <w:del w:id="958" w:author="David Bullen" w:date="2025-01-30T14:32:00Z" w16du:dateUtc="2025-01-30T01:32:00Z">
                        <w:rPr>
                          <w:rFonts w:ascii="Cambria Math" w:hAnsi="Cambria Math"/>
                        </w:rPr>
                      </w:del>
                    </m:ctrlPr>
                  </m:dPr>
                  <m:e>
                    <m:sSub>
                      <m:sSubPr>
                        <m:ctrlPr>
                          <w:del w:id="959" w:author="David Bullen" w:date="2025-01-30T14:32:00Z" w16du:dateUtc="2025-01-30T01:32:00Z">
                            <w:rPr>
                              <w:rFonts w:ascii="Cambria Math" w:hAnsi="Cambria Math"/>
                            </w:rPr>
                          </w:del>
                        </m:ctrlPr>
                      </m:sSubPr>
                      <m:e>
                        <m:r>
                          <w:del w:id="960" w:author="David Bullen" w:date="2025-01-30T14:32:00Z" w16du:dateUtc="2025-01-30T01:32:00Z">
                            <w:rPr>
                              <w:rFonts w:ascii="Cambria Math" w:hAnsi="Cambria Math"/>
                            </w:rPr>
                            <m:t>Generation</m:t>
                          </w:del>
                        </m:r>
                      </m:e>
                      <m:sub>
                        <m:r>
                          <w:del w:id="961" w:author="David Bullen" w:date="2025-01-30T14:32:00Z" w16du:dateUtc="2025-01-30T01:32:00Z">
                            <w:rPr>
                              <w:rFonts w:ascii="Cambria Math" w:hAnsi="Cambria Math"/>
                            </w:rPr>
                            <m:t>g</m:t>
                          </w:del>
                        </m:r>
                      </m:sub>
                    </m:sSub>
                    <m:r>
                      <w:del w:id="962" w:author="David Bullen" w:date="2025-01-30T14:32:00Z" w16du:dateUtc="2025-01-30T01:32:00Z">
                        <m:rPr>
                          <m:sty m:val="p"/>
                        </m:rPr>
                        <w:rPr>
                          <w:rFonts w:ascii="Cambria Math" w:hAnsi="Cambria Math"/>
                        </w:rPr>
                        <m:t>+</m:t>
                      </w:del>
                    </m:r>
                    <m:sSub>
                      <m:sSubPr>
                        <m:ctrlPr>
                          <w:del w:id="963" w:author="David Bullen" w:date="2025-01-30T14:32:00Z" w16du:dateUtc="2025-01-30T01:32:00Z">
                            <w:rPr>
                              <w:rFonts w:ascii="Cambria Math" w:hAnsi="Cambria Math"/>
                            </w:rPr>
                          </w:del>
                        </m:ctrlPr>
                      </m:sSubPr>
                      <m:e>
                        <m:r>
                          <w:del w:id="964" w:author="David Bullen" w:date="2025-01-30T14:32:00Z" w16du:dateUtc="2025-01-30T01:32:00Z">
                            <w:rPr>
                              <w:rFonts w:ascii="Cambria Math" w:hAnsi="Cambria Math"/>
                            </w:rPr>
                            <m:t>FKBand</m:t>
                          </w:del>
                        </m:r>
                      </m:e>
                      <m:sub>
                        <m:r>
                          <w:del w:id="965" w:author="David Bullen" w:date="2025-01-30T14:32:00Z" w16du:dateUtc="2025-01-30T01:32:00Z">
                            <w:rPr>
                              <w:rFonts w:ascii="Cambria Math" w:hAnsi="Cambria Math"/>
                            </w:rPr>
                            <m:t>g</m:t>
                          </w:del>
                        </m:r>
                      </m:sub>
                    </m:sSub>
                    <m:r>
                      <w:del w:id="966" w:author="David Bullen" w:date="2025-01-30T14:32:00Z" w16du:dateUtc="2025-01-30T01:32:00Z">
                        <m:rPr>
                          <m:sty m:val="p"/>
                        </m:rPr>
                        <w:rPr>
                          <w:rFonts w:ascii="Cambria Math" w:hAnsi="Cambria Math"/>
                        </w:rPr>
                        <m:t>+</m:t>
                      </w:del>
                    </m:r>
                    <m:nary>
                      <m:naryPr>
                        <m:chr m:val="∑"/>
                        <m:limLoc m:val="subSup"/>
                        <m:supHide m:val="1"/>
                        <m:ctrlPr>
                          <w:del w:id="967" w:author="David Bullen" w:date="2025-01-30T14:32:00Z" w16du:dateUtc="2025-01-30T01:32:00Z">
                            <w:rPr>
                              <w:rFonts w:ascii="Cambria Math" w:hAnsi="Cambria Math"/>
                            </w:rPr>
                          </w:del>
                        </m:ctrlPr>
                      </m:naryPr>
                      <m:sub>
                        <m:sSub>
                          <m:sSubPr>
                            <m:ctrlPr>
                              <w:del w:id="968" w:author="David Bullen" w:date="2025-01-30T14:32:00Z" w16du:dateUtc="2025-01-30T01:32:00Z">
                                <w:rPr>
                                  <w:rFonts w:ascii="Cambria Math" w:hAnsi="Cambria Math"/>
                                </w:rPr>
                              </w:del>
                            </m:ctrlPr>
                          </m:sSubPr>
                          <m:e>
                            <m:r>
                              <w:del w:id="969" w:author="David Bullen" w:date="2025-01-30T14:32:00Z" w16du:dateUtc="2025-01-30T01:32:00Z">
                                <w:rPr>
                                  <w:rFonts w:ascii="Cambria Math" w:hAnsi="Cambria Math"/>
                                </w:rPr>
                                <m:t>r</m:t>
                              </w:del>
                            </m:r>
                            <m:r>
                              <w:del w:id="970" w:author="David Bullen" w:date="2025-01-30T14:32:00Z" w16du:dateUtc="2025-01-30T01:32:00Z">
                                <m:rPr>
                                  <m:sty m:val="p"/>
                                </m:rPr>
                                <w:rPr>
                                  <w:rFonts w:ascii="Cambria Math" w:hAnsi="Cambria Math"/>
                                </w:rPr>
                                <m:t>∈</m:t>
                              </w:del>
                            </m:r>
                            <m:r>
                              <w:del w:id="971" w:author="David Bullen" w:date="2025-01-30T14:32:00Z" w16du:dateUtc="2025-01-30T01:32:00Z">
                                <w:rPr>
                                  <w:rFonts w:ascii="Cambria Math" w:hAnsi="Cambria Math"/>
                                </w:rPr>
                                <m:t>RESERVEOFFERS</m:t>
                              </w:del>
                            </m:r>
                          </m:e>
                          <m:sub>
                            <m:r>
                              <w:del w:id="972" w:author="David Bullen" w:date="2025-01-30T14:32:00Z" w16du:dateUtc="2025-01-30T01:32:00Z">
                                <w:rPr>
                                  <w:rFonts w:ascii="Cambria Math" w:hAnsi="Cambria Math"/>
                                </w:rPr>
                                <m:t>g</m:t>
                              </w:del>
                            </m:r>
                            <m:r>
                              <w:del w:id="973" w:author="David Bullen" w:date="2025-01-30T14:32:00Z" w16du:dateUtc="2025-01-30T01:32:00Z">
                                <m:rPr>
                                  <m:sty m:val="p"/>
                                </m:rPr>
                                <w:rPr>
                                  <w:rFonts w:ascii="Cambria Math" w:hAnsi="Cambria Math"/>
                                </w:rPr>
                                <m:t>,</m:t>
                              </w:del>
                            </m:r>
                            <m:r>
                              <w:del w:id="974" w:author="David Bullen" w:date="2025-01-30T14:32:00Z" w16du:dateUtc="2025-01-30T01:32:00Z">
                                <w:rPr>
                                  <w:rFonts w:ascii="Cambria Math" w:hAnsi="Cambria Math"/>
                                </w:rPr>
                                <m:t>c</m:t>
                              </w:del>
                            </m:r>
                          </m:sub>
                        </m:sSub>
                      </m:sub>
                      <m:sup/>
                      <m:e>
                        <m:sSub>
                          <m:sSubPr>
                            <m:ctrlPr>
                              <w:del w:id="975" w:author="David Bullen" w:date="2025-01-30T14:32:00Z" w16du:dateUtc="2025-01-30T01:32:00Z">
                                <w:rPr>
                                  <w:rFonts w:ascii="Cambria Math" w:hAnsi="Cambria Math"/>
                                </w:rPr>
                              </w:del>
                            </m:ctrlPr>
                          </m:sSubPr>
                          <m:e>
                            <m:r>
                              <w:del w:id="976" w:author="David Bullen" w:date="2025-01-30T14:32:00Z" w16du:dateUtc="2025-01-30T01:32:00Z">
                                <w:rPr>
                                  <w:rFonts w:ascii="Cambria Math" w:hAnsi="Cambria Math"/>
                                </w:rPr>
                                <m:t>Reserve</m:t>
                              </w:del>
                            </m:r>
                          </m:e>
                          <m:sub>
                            <m:r>
                              <w:del w:id="977" w:author="David Bullen" w:date="2025-01-30T14:32:00Z" w16du:dateUtc="2025-01-30T01:32:00Z">
                                <w:rPr>
                                  <w:rFonts w:ascii="Cambria Math" w:hAnsi="Cambria Math"/>
                                </w:rPr>
                                <m:t>r</m:t>
                              </w:del>
                            </m:r>
                          </m:sub>
                        </m:sSub>
                      </m:e>
                    </m:nary>
                  </m:e>
                </m:d>
              </m:e>
            </m:nary>
          </m:e>
        </m:d>
        <m:r>
          <w:del w:id="978" w:author="David Bullen" w:date="2025-01-30T14:32:00Z" w16du:dateUtc="2025-01-30T01:32:00Z">
            <m:rPr>
              <m:sty m:val="p"/>
            </m:rPr>
            <w:rPr>
              <w:rFonts w:ascii="Cambria Math" w:hAnsi="Cambria Math"/>
            </w:rPr>
            <m:t>-</m:t>
          </w:del>
        </m:r>
        <m:d>
          <m:dPr>
            <m:begChr m:val=""/>
            <m:ctrlPr>
              <w:del w:id="979" w:author="David Bullen" w:date="2025-01-30T14:32:00Z" w16du:dateUtc="2025-01-30T01:32:00Z">
                <w:rPr>
                  <w:rFonts w:ascii="Cambria Math" w:hAnsi="Cambria Math"/>
                </w:rPr>
              </w:del>
            </m:ctrlPr>
          </m:dPr>
          <m:e>
            <m:sSub>
              <m:sSubPr>
                <m:ctrlPr>
                  <w:del w:id="980" w:author="David Bullen" w:date="2025-01-30T14:32:00Z" w16du:dateUtc="2025-01-30T01:32:00Z">
                    <w:rPr>
                      <w:rFonts w:ascii="Cambria Math" w:hAnsi="Cambria Math"/>
                    </w:rPr>
                  </w:del>
                </m:ctrlPr>
              </m:sSubPr>
              <m:e>
                <m:r>
                  <w:del w:id="981" w:author="David Bullen" w:date="2025-01-30T14:32:00Z" w16du:dateUtc="2025-01-30T01:32:00Z">
                    <w:rPr>
                      <w:rFonts w:ascii="Cambria Math" w:hAnsi="Cambria Math"/>
                    </w:rPr>
                    <m:t>RiskOffsetParameter</m:t>
                  </w:del>
                </m:r>
              </m:e>
              <m:sub>
                <m:r>
                  <w:del w:id="982" w:author="David Bullen" w:date="2025-01-30T14:32:00Z" w16du:dateUtc="2025-01-30T01:32:00Z">
                    <w:rPr>
                      <w:rFonts w:ascii="Cambria Math" w:hAnsi="Cambria Math"/>
                    </w:rPr>
                    <m:t>i</m:t>
                  </w:del>
                </m:r>
                <m:r>
                  <w:del w:id="983" w:author="David Bullen" w:date="2025-01-30T14:32:00Z" w16du:dateUtc="2025-01-30T01:32:00Z">
                    <m:rPr>
                      <m:sty m:val="p"/>
                    </m:rPr>
                    <w:rPr>
                      <w:rFonts w:ascii="Cambria Math" w:hAnsi="Cambria Math"/>
                    </w:rPr>
                    <m:t>,</m:t>
                  </w:del>
                </m:r>
                <m:r>
                  <w:del w:id="984" w:author="David Bullen" w:date="2025-01-30T14:32:00Z" w16du:dateUtc="2025-01-30T01:32:00Z">
                    <w:rPr>
                      <w:rFonts w:ascii="Cambria Math" w:hAnsi="Cambria Math"/>
                    </w:rPr>
                    <m:t>c</m:t>
                  </w:del>
                </m:r>
                <m:r>
                  <w:del w:id="985" w:author="David Bullen" w:date="2025-01-30T14:32:00Z" w16du:dateUtc="2025-01-30T01:32:00Z">
                    <m:rPr>
                      <m:sty m:val="p"/>
                    </m:rPr>
                    <w:rPr>
                      <w:rFonts w:ascii="Cambria Math" w:hAnsi="Cambria Math"/>
                    </w:rPr>
                    <m:t>,</m:t>
                  </w:del>
                </m:r>
                <m:r>
                  <w:del w:id="986" w:author="David Bullen" w:date="2025-01-30T14:32:00Z" w16du:dateUtc="2025-01-30T01:32:00Z">
                    <w:rPr>
                      <w:rFonts w:ascii="Cambria Math" w:hAnsi="Cambria Math"/>
                    </w:rPr>
                    <m:t>rc</m:t>
                  </w:del>
                </m:r>
              </m:sub>
            </m:sSub>
          </m:e>
        </m:d>
        <m:r>
          <w:del w:id="987" w:author="David Bullen" w:date="2025-01-30T14:32:00Z" w16du:dateUtc="2025-01-30T01:32:00Z">
            <m:rPr>
              <m:sty m:val="p"/>
            </m:rPr>
            <w:rPr>
              <w:rFonts w:ascii="Cambria Math" w:hAnsi="Cambria Math"/>
            </w:rPr>
            <m:t>-</m:t>
          </w:del>
        </m:r>
        <m:sSub>
          <m:sSubPr>
            <m:ctrlPr>
              <w:del w:id="988" w:author="David Bullen" w:date="2025-01-30T14:32:00Z" w16du:dateUtc="2025-01-30T01:32:00Z">
                <w:rPr>
                  <w:rFonts w:ascii="Cambria Math" w:hAnsi="Cambria Math"/>
                </w:rPr>
              </w:del>
            </m:ctrlPr>
          </m:sSubPr>
          <m:e>
            <m:r>
              <w:del w:id="989" w:author="David Bullen" w:date="2025-01-30T14:32:00Z" w16du:dateUtc="2025-01-30T01:32:00Z">
                <w:rPr>
                  <w:rFonts w:ascii="Cambria Math" w:hAnsi="Cambria Math"/>
                </w:rPr>
                <m:t>ResS</m:t>
              </w:del>
            </m:r>
            <m:r>
              <w:del w:id="990" w:author="David Bullen" w:date="2025-01-30T14:32:00Z" w16du:dateUtc="2025-01-30T01:32:00Z">
                <w:rPr>
                  <w:rFonts w:ascii="Cambria Math" w:hAnsi="Cambria Math"/>
                </w:rPr>
                <m:t>h</m:t>
              </w:del>
            </m:r>
            <m:r>
              <w:del w:id="991" w:author="David Bullen" w:date="2025-01-30T14:32:00Z" w16du:dateUtc="2025-01-30T01:32:00Z">
                <w:rPr>
                  <w:rFonts w:ascii="Cambria Math" w:hAnsi="Cambria Math"/>
                </w:rPr>
                <m:t>areEffective</m:t>
              </w:del>
            </m:r>
          </m:e>
          <m:sub>
            <m:r>
              <w:del w:id="992" w:author="David Bullen" w:date="2025-01-30T14:32:00Z" w16du:dateUtc="2025-01-30T01:32:00Z">
                <w:rPr>
                  <w:rFonts w:ascii="Cambria Math" w:hAnsi="Cambria Math"/>
                </w:rPr>
                <m:t>i</m:t>
              </w:del>
            </m:r>
            <m:r>
              <w:del w:id="993" w:author="David Bullen" w:date="2025-01-30T14:32:00Z" w16du:dateUtc="2025-01-30T01:32:00Z">
                <m:rPr>
                  <m:sty m:val="p"/>
                </m:rPr>
                <w:rPr>
                  <w:rFonts w:ascii="Cambria Math" w:hAnsi="Cambria Math"/>
                </w:rPr>
                <m:t>,</m:t>
              </w:del>
            </m:r>
            <m:r>
              <w:del w:id="994" w:author="David Bullen" w:date="2025-01-30T14:32:00Z" w16du:dateUtc="2025-01-30T01:32:00Z">
                <w:rPr>
                  <w:rFonts w:ascii="Cambria Math" w:hAnsi="Cambria Math"/>
                </w:rPr>
                <m:t>c</m:t>
              </w:del>
            </m:r>
            <m:r>
              <w:del w:id="995" w:author="David Bullen" w:date="2025-01-30T14:32:00Z" w16du:dateUtc="2025-01-30T01:32:00Z">
                <m:rPr>
                  <m:sty m:val="p"/>
                </m:rPr>
                <w:rPr>
                  <w:rFonts w:ascii="Cambria Math" w:hAnsi="Cambria Math"/>
                </w:rPr>
                <m:t>,</m:t>
              </w:del>
            </m:r>
            <m:r>
              <w:del w:id="996" w:author="David Bullen" w:date="2025-01-30T14:32:00Z" w16du:dateUtc="2025-01-30T01:32:00Z">
                <w:rPr>
                  <w:rFonts w:ascii="Cambria Math" w:hAnsi="Cambria Math"/>
                </w:rPr>
                <m:t>rc</m:t>
              </w:del>
            </m:r>
          </m:sub>
        </m:sSub>
        <m:d>
          <m:dPr>
            <m:endChr m:val=""/>
            <m:ctrlPr>
              <w:ins w:id="997" w:author="David Bullen" w:date="2025-01-30T14:32:00Z" w16du:dateUtc="2025-01-30T01:32:00Z">
                <w:rPr>
                  <w:rFonts w:ascii="Cambria Math" w:hAnsi="Cambria Math"/>
                </w:rPr>
              </w:ins>
            </m:ctrlPr>
          </m:dPr>
          <m:e>
            <m:nary>
              <m:naryPr>
                <m:chr m:val="∑"/>
                <m:limLoc m:val="subSup"/>
                <m:supHide m:val="1"/>
                <m:ctrlPr>
                  <w:ins w:id="998" w:author="David Bullen" w:date="2025-01-30T14:32:00Z" w16du:dateUtc="2025-01-30T01:32:00Z">
                    <w:rPr>
                      <w:rFonts w:ascii="Cambria Math" w:hAnsi="Cambria Math"/>
                    </w:rPr>
                  </w:ins>
                </m:ctrlPr>
              </m:naryPr>
              <m:sub>
                <m:sSub>
                  <m:sSubPr>
                    <m:ctrlPr>
                      <w:ins w:id="999" w:author="David Bullen" w:date="2025-01-30T14:32:00Z" w16du:dateUtc="2025-01-30T01:32:00Z">
                        <w:rPr>
                          <w:rFonts w:ascii="Cambria Math" w:hAnsi="Cambria Math"/>
                        </w:rPr>
                      </w:ins>
                    </m:ctrlPr>
                  </m:sSubPr>
                  <m:e>
                    <m:r>
                      <w:ins w:id="1000" w:author="David Bullen" w:date="2025-01-30T14:32:00Z" w16du:dateUtc="2025-01-30T01:32:00Z">
                        <w:rPr>
                          <w:rFonts w:ascii="Cambria Math" w:hAnsi="Cambria Math"/>
                        </w:rPr>
                        <m:t>g</m:t>
                      </w:ins>
                    </m:r>
                    <m:r>
                      <w:ins w:id="1001" w:author="David Bullen" w:date="2025-01-30T14:32:00Z" w16du:dateUtc="2025-01-30T01:32:00Z">
                        <m:rPr>
                          <m:sty m:val="p"/>
                        </m:rPr>
                        <w:rPr>
                          <w:rFonts w:ascii="Cambria Math" w:hAnsi="Cambria Math"/>
                        </w:rPr>
                        <m:t>∈</m:t>
                      </w:ins>
                    </m:r>
                    <m:r>
                      <w:ins w:id="1002" w:author="David Bullen" w:date="2025-01-30T14:32:00Z" w16du:dateUtc="2025-01-30T01:32:00Z">
                        <w:rPr>
                          <w:rFonts w:ascii="Cambria Math" w:hAnsi="Cambria Math"/>
                        </w:rPr>
                        <m:t>OFFERS</m:t>
                      </w:ins>
                    </m:r>
                  </m:e>
                  <m:sub>
                    <m:r>
                      <w:ins w:id="1003" w:author="David Bullen" w:date="2025-01-30T14:32:00Z" w16du:dateUtc="2025-01-30T01:32:00Z">
                        <w:rPr>
                          <w:rFonts w:ascii="Cambria Math" w:hAnsi="Cambria Math"/>
                        </w:rPr>
                        <m:t>rg</m:t>
                      </w:ins>
                    </m:r>
                  </m:sub>
                </m:sSub>
              </m:sub>
              <m:sup/>
              <m:e>
                <m:d>
                  <m:dPr>
                    <m:ctrlPr>
                      <w:ins w:id="1004" w:author="David Bullen" w:date="2025-01-30T14:32:00Z" w16du:dateUtc="2025-01-30T01:32:00Z">
                        <w:rPr>
                          <w:rFonts w:ascii="Cambria Math" w:hAnsi="Cambria Math"/>
                        </w:rPr>
                      </w:ins>
                    </m:ctrlPr>
                  </m:dPr>
                  <m:e>
                    <m:sSub>
                      <m:sSubPr>
                        <m:ctrlPr>
                          <w:ins w:id="1005" w:author="David Bullen" w:date="2025-01-30T14:32:00Z" w16du:dateUtc="2025-01-30T01:32:00Z">
                            <w:rPr>
                              <w:rFonts w:ascii="Cambria Math" w:hAnsi="Cambria Math"/>
                            </w:rPr>
                          </w:ins>
                        </m:ctrlPr>
                      </m:sSubPr>
                      <m:e>
                        <m:r>
                          <w:ins w:id="1006" w:author="David Bullen" w:date="2025-01-30T14:32:00Z" w16du:dateUtc="2025-01-30T01:32:00Z">
                            <w:rPr>
                              <w:rFonts w:ascii="Cambria Math" w:hAnsi="Cambria Math"/>
                            </w:rPr>
                            <m:t>Generation</m:t>
                          </w:ins>
                        </m:r>
                      </m:e>
                      <m:sub>
                        <m:r>
                          <w:ins w:id="1007" w:author="David Bullen" w:date="2025-01-30T14:32:00Z" w16du:dateUtc="2025-01-30T01:32:00Z">
                            <w:rPr>
                              <w:rFonts w:ascii="Cambria Math" w:hAnsi="Cambria Math"/>
                            </w:rPr>
                            <m:t>g</m:t>
                          </w:ins>
                        </m:r>
                      </m:sub>
                    </m:sSub>
                    <m:r>
                      <w:ins w:id="1008" w:author="David Bullen" w:date="2025-01-30T14:32:00Z" w16du:dateUtc="2025-01-30T01:32:00Z">
                        <m:rPr>
                          <m:sty m:val="p"/>
                        </m:rPr>
                        <w:rPr>
                          <w:rFonts w:ascii="Cambria Math" w:hAnsi="Cambria Math"/>
                        </w:rPr>
                        <m:t>+</m:t>
                      </w:ins>
                    </m:r>
                    <m:sSub>
                      <m:sSubPr>
                        <m:ctrlPr>
                          <w:ins w:id="1009" w:author="David Bullen" w:date="2025-01-30T14:32:00Z" w16du:dateUtc="2025-01-30T01:32:00Z">
                            <w:rPr>
                              <w:rFonts w:ascii="Cambria Math" w:hAnsi="Cambria Math"/>
                            </w:rPr>
                          </w:ins>
                        </m:ctrlPr>
                      </m:sSubPr>
                      <m:e>
                        <m:r>
                          <w:ins w:id="1010" w:author="David Bullen" w:date="2025-01-30T14:32:00Z" w16du:dateUtc="2025-01-30T01:32:00Z">
                            <w:rPr>
                              <w:rFonts w:ascii="Cambria Math" w:hAnsi="Cambria Math"/>
                            </w:rPr>
                            <m:t>FKBand</m:t>
                          </w:ins>
                        </m:r>
                      </m:e>
                      <m:sub>
                        <m:r>
                          <w:ins w:id="1011" w:author="David Bullen" w:date="2025-01-30T14:32:00Z" w16du:dateUtc="2025-01-30T01:32:00Z">
                            <w:rPr>
                              <w:rFonts w:ascii="Cambria Math" w:hAnsi="Cambria Math"/>
                            </w:rPr>
                            <m:t>g</m:t>
                          </w:ins>
                        </m:r>
                      </m:sub>
                    </m:sSub>
                  </m:e>
                </m:d>
              </m:e>
            </m:nary>
          </m:e>
        </m:d>
        <m:r>
          <w:ins w:id="1012" w:author="David Bullen" w:date="2025-01-30T14:32:00Z" w16du:dateUtc="2025-01-30T01:32:00Z">
            <m:rPr>
              <m:sty m:val="p"/>
            </m:rPr>
            <w:rPr>
              <w:rFonts w:ascii="Cambria Math" w:hAnsi="Cambria Math"/>
            </w:rPr>
            <m:t>+</m:t>
          </w:ins>
        </m:r>
        <m:nary>
          <m:naryPr>
            <m:chr m:val="∑"/>
            <m:limLoc m:val="subSup"/>
            <m:supHide m:val="1"/>
            <m:ctrlPr>
              <w:ins w:id="1013" w:author="David Bullen" w:date="2025-01-30T14:32:00Z" w16du:dateUtc="2025-01-30T01:32:00Z">
                <w:rPr>
                  <w:rFonts w:ascii="Cambria Math" w:hAnsi="Cambria Math"/>
                </w:rPr>
              </w:ins>
            </m:ctrlPr>
          </m:naryPr>
          <m:sub>
            <m:sSub>
              <m:sSubPr>
                <m:ctrlPr>
                  <w:ins w:id="1014" w:author="David Bullen" w:date="2025-01-30T14:32:00Z" w16du:dateUtc="2025-01-30T01:32:00Z">
                    <w:rPr>
                      <w:rFonts w:ascii="Cambria Math" w:hAnsi="Cambria Math"/>
                    </w:rPr>
                  </w:ins>
                </m:ctrlPr>
              </m:sSubPr>
              <m:e>
                <m:r>
                  <w:ins w:id="1015" w:author="David Bullen" w:date="2025-01-30T14:32:00Z" w16du:dateUtc="2025-01-30T01:32:00Z">
                    <w:rPr>
                      <w:rFonts w:ascii="Cambria Math" w:hAnsi="Cambria Math"/>
                    </w:rPr>
                    <m:t>r</m:t>
                  </w:ins>
                </m:r>
                <m:r>
                  <w:ins w:id="1016" w:author="David Bullen" w:date="2025-01-30T14:32:00Z" w16du:dateUtc="2025-01-30T01:32:00Z">
                    <m:rPr>
                      <m:sty m:val="p"/>
                    </m:rPr>
                    <w:rPr>
                      <w:rFonts w:ascii="Cambria Math" w:hAnsi="Cambria Math"/>
                    </w:rPr>
                    <m:t>∈</m:t>
                  </w:ins>
                </m:r>
                <m:r>
                  <w:ins w:id="1017" w:author="David Bullen" w:date="2025-01-30T14:32:00Z" w16du:dateUtc="2025-01-30T01:32:00Z">
                    <w:rPr>
                      <w:rFonts w:ascii="Cambria Math" w:hAnsi="Cambria Math"/>
                    </w:rPr>
                    <m:t>RESERVEOFFERS</m:t>
                  </w:ins>
                </m:r>
              </m:e>
              <m:sub>
                <m:r>
                  <w:ins w:id="1018" w:author="David Bullen" w:date="2025-01-30T14:32:00Z" w16du:dateUtc="2025-01-30T01:32:00Z">
                    <w:rPr>
                      <w:rFonts w:ascii="Cambria Math" w:hAnsi="Cambria Math"/>
                    </w:rPr>
                    <m:t>rg</m:t>
                  </w:ins>
                </m:r>
                <m:r>
                  <w:ins w:id="1019" w:author="David Bullen" w:date="2025-01-30T14:32:00Z" w16du:dateUtc="2025-01-30T01:32:00Z">
                    <m:rPr>
                      <m:sty m:val="p"/>
                    </m:rPr>
                    <w:rPr>
                      <w:rFonts w:ascii="Cambria Math" w:hAnsi="Cambria Math"/>
                    </w:rPr>
                    <m:t>,</m:t>
                  </w:ins>
                </m:r>
                <m:r>
                  <w:ins w:id="1020" w:author="David Bullen" w:date="2025-01-30T14:32:00Z" w16du:dateUtc="2025-01-30T01:32:00Z">
                    <w:rPr>
                      <w:rFonts w:ascii="Cambria Math" w:hAnsi="Cambria Math"/>
                    </w:rPr>
                    <m:t>c</m:t>
                  </w:ins>
                </m:r>
              </m:sub>
            </m:sSub>
          </m:sub>
          <m:sup/>
          <m:e>
            <m:sSub>
              <m:sSubPr>
                <m:ctrlPr>
                  <w:ins w:id="1021" w:author="David Bullen" w:date="2025-01-30T14:32:00Z" w16du:dateUtc="2025-01-30T01:32:00Z">
                    <w:rPr>
                      <w:rFonts w:ascii="Cambria Math" w:hAnsi="Cambria Math"/>
                    </w:rPr>
                  </w:ins>
                </m:ctrlPr>
              </m:sSubPr>
              <m:e>
                <m:r>
                  <w:ins w:id="1022" w:author="David Bullen" w:date="2025-01-30T14:32:00Z" w16du:dateUtc="2025-01-30T01:32:00Z">
                    <w:rPr>
                      <w:rFonts w:ascii="Cambria Math" w:hAnsi="Cambria Math"/>
                    </w:rPr>
                    <m:t>Reserve</m:t>
                  </w:ins>
                </m:r>
              </m:e>
              <m:sub>
                <m:r>
                  <w:ins w:id="1023" w:author="David Bullen" w:date="2025-01-30T14:32:00Z" w16du:dateUtc="2025-01-30T01:32:00Z">
                    <w:rPr>
                      <w:rFonts w:ascii="Cambria Math" w:hAnsi="Cambria Math"/>
                    </w:rPr>
                    <m:t>r</m:t>
                  </w:ins>
                </m:r>
              </m:sub>
            </m:sSub>
          </m:e>
        </m:nary>
        <m:r>
          <w:ins w:id="1024" w:author="David Bullen" w:date="2025-01-30T14:32:00Z" w16du:dateUtc="2025-01-30T01:32:00Z">
            <m:rPr>
              <m:sty m:val="p"/>
            </m:rPr>
            <w:rPr>
              <w:rFonts w:ascii="Cambria Math" w:hAnsi="Cambria Math"/>
            </w:rPr>
            <m:t>-</m:t>
          </w:ins>
        </m:r>
        <m:r>
          <w:ins w:id="1025" w:author="David Bullen" w:date="2025-01-30T14:32:00Z" w16du:dateUtc="2025-01-30T01:32:00Z">
            <w:rPr>
              <w:rFonts w:ascii="Cambria Math" w:hAnsi="Cambria Math"/>
            </w:rPr>
            <m:t>ACSecondaryRiskM</m:t>
          </w:ins>
        </m:r>
        <m:sSub>
          <m:sSubPr>
            <m:ctrlPr>
              <w:ins w:id="1026" w:author="David Bullen" w:date="2025-01-30T14:32:00Z" w16du:dateUtc="2025-01-30T01:32:00Z">
                <w:rPr>
                  <w:rFonts w:ascii="Cambria Math" w:hAnsi="Cambria Math"/>
                  <w:i/>
                </w:rPr>
              </w:ins>
            </m:ctrlPr>
          </m:sSubPr>
          <m:e>
            <m:r>
              <w:ins w:id="1027" w:author="David Bullen" w:date="2025-01-30T14:32:00Z" w16du:dateUtc="2025-01-30T01:32:00Z">
                <w:rPr>
                  <w:rFonts w:ascii="Cambria Math" w:hAnsi="Cambria Math"/>
                </w:rPr>
                <m:t>W</m:t>
              </w:ins>
            </m:r>
          </m:e>
          <m:sub>
            <m:r>
              <w:ins w:id="1028" w:author="David Bullen" w:date="2025-01-30T14:32:00Z" w16du:dateUtc="2025-01-30T01:32:00Z">
                <w:rPr>
                  <w:rFonts w:ascii="Cambria Math" w:hAnsi="Cambria Math"/>
                </w:rPr>
                <m:t>rg</m:t>
              </w:ins>
            </m:r>
            <m:r>
              <w:ins w:id="1029" w:author="David Bullen" w:date="2025-01-30T14:32:00Z" w16du:dateUtc="2025-01-30T01:32:00Z">
                <w:rPr>
                  <w:rFonts w:ascii="Cambria Math" w:hAnsi="Cambria Math"/>
                </w:rPr>
                <m:t>,</m:t>
              </w:ins>
            </m:r>
            <m:r>
              <w:ins w:id="1030" w:author="David Bullen" w:date="2025-01-30T14:32:00Z" w16du:dateUtc="2025-01-30T01:32:00Z">
                <w:rPr>
                  <w:rFonts w:ascii="Cambria Math" w:hAnsi="Cambria Math"/>
                </w:rPr>
                <m:t>c</m:t>
              </w:ins>
            </m:r>
          </m:sub>
        </m:sSub>
        <m:r>
          <w:ins w:id="1031" w:author="David Bullen" w:date="2025-01-30T14:32:00Z" w16du:dateUtc="2025-01-30T01:32:00Z">
            <w:rPr>
              <w:rFonts w:ascii="Cambria Math" w:hAnsi="Cambria Math"/>
            </w:rPr>
            <m:t>-</m:t>
          </w:ins>
        </m:r>
        <m:d>
          <m:dPr>
            <m:begChr m:val=""/>
            <m:ctrlPr>
              <w:ins w:id="1032" w:author="David Bullen" w:date="2025-01-30T14:32:00Z" w16du:dateUtc="2025-01-30T01:32:00Z">
                <w:rPr>
                  <w:rFonts w:ascii="Cambria Math" w:hAnsi="Cambria Math"/>
                </w:rPr>
              </w:ins>
            </m:ctrlPr>
          </m:dPr>
          <m:e>
            <m:sSub>
              <m:sSubPr>
                <m:ctrlPr>
                  <w:ins w:id="1033" w:author="David Bullen" w:date="2025-01-30T14:32:00Z" w16du:dateUtc="2025-01-30T01:32:00Z">
                    <w:rPr>
                      <w:rFonts w:ascii="Cambria Math" w:hAnsi="Cambria Math"/>
                    </w:rPr>
                  </w:ins>
                </m:ctrlPr>
              </m:sSubPr>
              <m:e>
                <m:r>
                  <w:ins w:id="1034" w:author="David Bullen" w:date="2025-01-30T14:32:00Z" w16du:dateUtc="2025-01-30T01:32:00Z">
                    <w:rPr>
                      <w:rFonts w:ascii="Cambria Math" w:hAnsi="Cambria Math"/>
                    </w:rPr>
                    <m:t>RiskOffsetParameter</m:t>
                  </w:ins>
                </m:r>
              </m:e>
              <m:sub>
                <m:r>
                  <w:ins w:id="1035" w:author="David Bullen" w:date="2025-01-30T14:32:00Z" w16du:dateUtc="2025-01-30T01:32:00Z">
                    <w:rPr>
                      <w:rFonts w:ascii="Cambria Math" w:hAnsi="Cambria Math"/>
                    </w:rPr>
                    <m:t>i</m:t>
                  </w:ins>
                </m:r>
                <m:r>
                  <w:ins w:id="1036" w:author="David Bullen" w:date="2025-01-30T14:32:00Z" w16du:dateUtc="2025-01-30T01:32:00Z">
                    <m:rPr>
                      <m:sty m:val="p"/>
                    </m:rPr>
                    <w:rPr>
                      <w:rFonts w:ascii="Cambria Math" w:hAnsi="Cambria Math"/>
                    </w:rPr>
                    <m:t>,</m:t>
                  </w:ins>
                </m:r>
                <m:r>
                  <w:ins w:id="1037" w:author="David Bullen" w:date="2025-01-30T14:32:00Z" w16du:dateUtc="2025-01-30T01:32:00Z">
                    <w:rPr>
                      <w:rFonts w:ascii="Cambria Math" w:hAnsi="Cambria Math"/>
                    </w:rPr>
                    <m:t>c</m:t>
                  </w:ins>
                </m:r>
                <m:r>
                  <w:ins w:id="1038" w:author="David Bullen" w:date="2025-01-30T14:32:00Z" w16du:dateUtc="2025-01-30T01:32:00Z">
                    <m:rPr>
                      <m:sty m:val="p"/>
                    </m:rPr>
                    <w:rPr>
                      <w:rFonts w:ascii="Cambria Math" w:hAnsi="Cambria Math"/>
                    </w:rPr>
                    <m:t>,</m:t>
                  </w:ins>
                </m:r>
                <m:r>
                  <w:ins w:id="1039" w:author="David Bullen" w:date="2025-01-30T14:32:00Z" w16du:dateUtc="2025-01-30T01:32:00Z">
                    <w:rPr>
                      <w:rFonts w:ascii="Cambria Math" w:hAnsi="Cambria Math"/>
                    </w:rPr>
                    <m:t>rc</m:t>
                  </w:ins>
                </m:r>
              </m:sub>
            </m:sSub>
          </m:e>
        </m:d>
        <m:r>
          <w:ins w:id="1040" w:author="David Bullen" w:date="2025-01-30T14:32:00Z" w16du:dateUtc="2025-01-30T01:32:00Z">
            <m:rPr>
              <m:sty m:val="p"/>
            </m:rPr>
            <w:rPr>
              <w:rFonts w:ascii="Cambria Math" w:hAnsi="Cambria Math"/>
            </w:rPr>
            <m:t>-</m:t>
          </w:ins>
        </m:r>
        <m:sSub>
          <m:sSubPr>
            <m:ctrlPr>
              <w:ins w:id="1041" w:author="David Bullen" w:date="2025-01-30T14:32:00Z" w16du:dateUtc="2025-01-30T01:32:00Z">
                <w:rPr>
                  <w:rFonts w:ascii="Cambria Math" w:hAnsi="Cambria Math"/>
                </w:rPr>
              </w:ins>
            </m:ctrlPr>
          </m:sSubPr>
          <m:e>
            <m:r>
              <w:rPr>
                <w:rFonts w:ascii="Cambria Math" w:hAnsi="Cambria Math"/>
              </w:rPr>
              <m:t>ResS</m:t>
            </m:r>
            <m:r>
              <w:rPr>
                <w:rFonts w:ascii="Cambria Math" w:hAnsi="Cambria Math"/>
              </w:rPr>
              <m:t>h</m:t>
            </m:r>
            <m:r>
              <w:rPr>
                <w:rFonts w:ascii="Cambria Math" w:hAnsi="Cambria Math"/>
              </w:rPr>
              <m:t>areEffective</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ctrlPr>
              <w:rPr>
                <w:rFonts w:ascii="Cambria Math" w:hAnsi="Cambria Math"/>
              </w:rPr>
            </m:ctrlPr>
          </m:sub>
        </m:sSub>
      </m:oMath>
    </w:p>
    <w:p w14:paraId="653E8E88" w14:textId="0E854D18" w:rsidR="00441B02" w:rsidRPr="00441B02" w:rsidRDefault="00BE3681" w:rsidP="00CF2F33">
      <w:pPr>
        <w:pStyle w:val="EqnUnder"/>
        <w:rPr>
          <w:rFonts w:cs="Times New Roman"/>
          <w:i w:val="0"/>
        </w:rPr>
      </w:pPr>
      <m:oMathPara>
        <m:oMathParaPr>
          <m:jc m:val="center"/>
        </m:oMathParaPr>
        <m:oMath>
          <m:r>
            <w:ins w:id="1042" w:author="David Bullen" w:date="2025-01-30T14:32:00Z" w16du:dateUtc="2025-01-30T01:32:00Z">
              <m:t xml:space="preserve">∀i∈ISLANDS   </m:t>
            </w:ins>
          </m:r>
          <m:r>
            <m:t>∀rg∈</m:t>
          </m:r>
          <m:sSub>
            <m:sSubPr>
              <m:ctrlPr/>
            </m:sSubPr>
            <m:e>
              <m:r>
                <m:t>RISKGROUPS</m:t>
              </m:r>
            </m:e>
            <m:sub>
              <m:r>
                <m:t>i</m:t>
              </m:r>
            </m:sub>
          </m:sSub>
          <m:r>
            <m:t xml:space="preserve">  </m:t>
          </m:r>
          <m:r>
            <w:ins w:id="1043" w:author="David Bullen" w:date="2025-01-30T14:32:00Z" w16du:dateUtc="2025-01-30T01:32:00Z">
              <m:t xml:space="preserve"> </m:t>
            </w:ins>
          </m:r>
          <m:r>
            <m:t xml:space="preserve">∀c∈RESERVECLASS </m:t>
          </m:r>
          <m:r>
            <w:del w:id="1044" w:author="David Bullen" w:date="2025-01-30T14:32:00Z" w16du:dateUtc="2025-01-30T01:32:00Z">
              <m:t xml:space="preserve">∀i∈ISLANDS  </m:t>
            </w:del>
          </m:r>
          <m:r>
            <w:ins w:id="1045" w:author="David Bullen" w:date="2025-01-30T14:32:00Z" w16du:dateUtc="2025-01-30T01:32:00Z">
              <m:t xml:space="preserve">  </m:t>
            </w:ins>
          </m:r>
        </m:oMath>
      </m:oMathPara>
    </w:p>
    <w:p w14:paraId="5D611218" w14:textId="4242C570" w:rsidR="00CF2F33" w:rsidRPr="00BB2BC6" w:rsidRDefault="00CD5A7C" w:rsidP="00CF2F33">
      <w:pPr>
        <w:pStyle w:val="EqnUnder"/>
      </w:pPr>
      <m:oMathPara>
        <m:oMathParaPr>
          <m:jc m:val="center"/>
        </m:oMathParaPr>
        <m:oMath>
          <m:r>
            <m:t>rc∈</m:t>
          </m:r>
          <m:sSub>
            <m:sSubPr>
              <m:ctrlPr/>
            </m:sSubPr>
            <m:e>
              <m:r>
                <m:t>{ACCERISKGROUPS</m:t>
              </m:r>
            </m:e>
            <m:sub>
              <m:r>
                <m:t>i</m:t>
              </m:r>
            </m:sub>
          </m:sSub>
          <m:r>
            <m:t>,</m:t>
          </m:r>
          <m:sSub>
            <m:sSubPr>
              <m:ctrlPr/>
            </m:sSubPr>
            <m:e>
              <m:r>
                <m:t>ACECERISKGROUPS</m:t>
              </m:r>
            </m:e>
            <m:sub>
              <m:r>
                <m:t>i</m:t>
              </m:r>
            </m:sub>
          </m:sSub>
          <m:r>
            <m:t>}</m:t>
          </m:r>
        </m:oMath>
      </m:oMathPara>
    </w:p>
    <w:p w14:paraId="3D45BDE0" w14:textId="77777777" w:rsidR="00BB2BC6" w:rsidRDefault="00BB2BC6" w:rsidP="00BB2BC6">
      <w:pPr>
        <w:rPr>
          <w:ins w:id="1046" w:author="David Bullen" w:date="2025-01-30T14:32:00Z" w16du:dateUtc="2025-01-30T01:32:00Z"/>
          <w:lang w:val="en-AU"/>
        </w:rPr>
      </w:pPr>
    </w:p>
    <w:p w14:paraId="37921663" w14:textId="66EC92DB" w:rsidR="00BB2BC6" w:rsidRPr="00391F2D" w:rsidRDefault="00BC542B" w:rsidP="00BB2BC6">
      <w:pPr>
        <w:pStyle w:val="Heading5"/>
        <w:rPr>
          <w:ins w:id="1047" w:author="David Bullen" w:date="2025-01-30T14:32:00Z" w16du:dateUtc="2025-01-30T01:32:00Z"/>
        </w:rPr>
      </w:pPr>
      <m:oMath>
        <m:sSub>
          <m:sSubPr>
            <m:ctrlPr>
              <w:ins w:id="1048" w:author="David Bullen" w:date="2025-01-30T14:32:00Z" w16du:dateUtc="2025-01-30T01:32:00Z">
                <w:rPr>
                  <w:rFonts w:ascii="Cambria Math" w:hAnsi="Cambria Math"/>
                </w:rPr>
              </w:ins>
            </m:ctrlPr>
          </m:sSubPr>
          <m:e>
            <m:r>
              <w:ins w:id="1049" w:author="David Bullen" w:date="2025-01-30T14:32:00Z" w16du:dateUtc="2025-01-30T01:32:00Z">
                <w:rPr>
                  <w:rFonts w:ascii="Cambria Math" w:hAnsi="Cambria Math"/>
                </w:rPr>
                <m:t>IslandRisk</m:t>
              </w:ins>
            </m:r>
          </m:e>
          <m:sub>
            <m:r>
              <w:ins w:id="1050" w:author="David Bullen" w:date="2025-01-30T14:32:00Z" w16du:dateUtc="2025-01-30T01:32:00Z">
                <w:rPr>
                  <w:rFonts w:ascii="Cambria Math" w:hAnsi="Cambria Math"/>
                </w:rPr>
                <m:t>i</m:t>
              </w:ins>
            </m:r>
            <m:r>
              <w:ins w:id="1051" w:author="David Bullen" w:date="2025-01-30T14:32:00Z" w16du:dateUtc="2025-01-30T01:32:00Z">
                <m:rPr>
                  <m:sty m:val="p"/>
                </m:rPr>
                <w:rPr>
                  <w:rFonts w:ascii="Cambria Math" w:hAnsi="Cambria Math"/>
                </w:rPr>
                <m:t>,</m:t>
              </w:ins>
            </m:r>
            <m:r>
              <w:ins w:id="1052" w:author="David Bullen" w:date="2025-01-30T14:32:00Z" w16du:dateUtc="2025-01-30T01:32:00Z">
                <w:rPr>
                  <w:rFonts w:ascii="Cambria Math" w:hAnsi="Cambria Math"/>
                </w:rPr>
                <m:t>c</m:t>
              </w:ins>
            </m:r>
            <m:r>
              <w:ins w:id="1053" w:author="David Bullen" w:date="2025-01-30T14:32:00Z" w16du:dateUtc="2025-01-30T01:32:00Z">
                <m:rPr>
                  <m:sty m:val="p"/>
                </m:rPr>
                <w:rPr>
                  <w:rFonts w:ascii="Cambria Math" w:hAnsi="Cambria Math"/>
                </w:rPr>
                <m:t>,</m:t>
              </w:ins>
            </m:r>
            <m:r>
              <w:ins w:id="1054" w:author="David Bullen" w:date="2025-01-30T14:32:00Z" w16du:dateUtc="2025-01-30T01:32:00Z">
                <w:rPr>
                  <w:rFonts w:ascii="Cambria Math" w:hAnsi="Cambria Math"/>
                </w:rPr>
                <m:t>rc</m:t>
              </w:ins>
            </m:r>
          </m:sub>
        </m:sSub>
        <m:r>
          <w:ins w:id="1055" w:author="David Bullen" w:date="2025-01-30T14:32:00Z" w16du:dateUtc="2025-01-30T01:32:00Z">
            <m:rPr>
              <m:sty m:val="p"/>
            </m:rPr>
            <w:rPr>
              <w:rFonts w:ascii="Cambria Math" w:hAnsi="Cambria Math"/>
            </w:rPr>
            <m:t>=</m:t>
          </w:ins>
        </m:r>
        <m:sSub>
          <m:sSubPr>
            <m:ctrlPr>
              <w:ins w:id="1056" w:author="David Bullen" w:date="2025-01-30T14:32:00Z" w16du:dateUtc="2025-01-30T01:32:00Z">
                <w:rPr>
                  <w:rFonts w:ascii="Cambria Math" w:hAnsi="Cambria Math"/>
                </w:rPr>
              </w:ins>
            </m:ctrlPr>
          </m:sSubPr>
          <m:e>
            <m:r>
              <w:ins w:id="1057" w:author="David Bullen" w:date="2025-01-30T14:32:00Z" w16du:dateUtc="2025-01-30T01:32:00Z">
                <w:rPr>
                  <w:rFonts w:ascii="Cambria Math" w:hAnsi="Cambria Math"/>
                </w:rPr>
                <m:t>IslandRiskAdjustmentFactor</m:t>
              </w:ins>
            </m:r>
          </m:e>
          <m:sub>
            <m:r>
              <w:ins w:id="1058" w:author="David Bullen" w:date="2025-01-30T14:32:00Z" w16du:dateUtc="2025-01-30T01:32:00Z">
                <w:rPr>
                  <w:rFonts w:ascii="Cambria Math" w:hAnsi="Cambria Math"/>
                </w:rPr>
                <m:t>i</m:t>
              </w:ins>
            </m:r>
            <m:r>
              <w:ins w:id="1059" w:author="David Bullen" w:date="2025-01-30T14:32:00Z" w16du:dateUtc="2025-01-30T01:32:00Z">
                <m:rPr>
                  <m:sty m:val="p"/>
                </m:rPr>
                <w:rPr>
                  <w:rFonts w:ascii="Cambria Math" w:hAnsi="Cambria Math"/>
                </w:rPr>
                <m:t>,</m:t>
              </w:ins>
            </m:r>
            <m:r>
              <w:ins w:id="1060" w:author="David Bullen" w:date="2025-01-30T14:32:00Z" w16du:dateUtc="2025-01-30T01:32:00Z">
                <w:rPr>
                  <w:rFonts w:ascii="Cambria Math" w:hAnsi="Cambria Math"/>
                </w:rPr>
                <m:t>c</m:t>
              </w:ins>
            </m:r>
            <m:r>
              <w:ins w:id="1061" w:author="David Bullen" w:date="2025-01-30T14:32:00Z" w16du:dateUtc="2025-01-30T01:32:00Z">
                <m:rPr>
                  <m:sty m:val="p"/>
                </m:rPr>
                <w:rPr>
                  <w:rFonts w:ascii="Cambria Math" w:hAnsi="Cambria Math"/>
                </w:rPr>
                <m:t>,</m:t>
              </w:ins>
            </m:r>
            <m:r>
              <w:ins w:id="1062" w:author="David Bullen" w:date="2025-01-30T14:32:00Z" w16du:dateUtc="2025-01-30T01:32:00Z">
                <w:rPr>
                  <w:rFonts w:ascii="Cambria Math" w:hAnsi="Cambria Math"/>
                </w:rPr>
                <m:t>rc</m:t>
              </w:ins>
            </m:r>
          </m:sub>
        </m:sSub>
        <m:r>
          <w:ins w:id="1063" w:author="David Bullen" w:date="2025-01-30T14:32:00Z" w16du:dateUtc="2025-01-30T01:32:00Z">
            <m:rPr>
              <m:sty m:val="p"/>
            </m:rPr>
            <w:rPr>
              <w:rFonts w:ascii="Cambria Math" w:hAnsi="Cambria Math"/>
            </w:rPr>
            <m:t>×</m:t>
          </w:ins>
        </m:r>
        <m:d>
          <m:dPr>
            <m:endChr m:val=""/>
            <m:ctrlPr>
              <w:ins w:id="1064" w:author="David Bullen" w:date="2025-01-30T14:32:00Z" w16du:dateUtc="2025-01-30T01:32:00Z">
                <w:rPr>
                  <w:rFonts w:ascii="Cambria Math" w:hAnsi="Cambria Math"/>
                </w:rPr>
              </w:ins>
            </m:ctrlPr>
          </m:dPr>
          <m:e>
            <m:nary>
              <m:naryPr>
                <m:chr m:val="∑"/>
                <m:limLoc m:val="undOvr"/>
                <m:supHide m:val="1"/>
                <m:ctrlPr>
                  <w:ins w:id="1065" w:author="David Bullen" w:date="2025-01-30T14:32:00Z" w16du:dateUtc="2025-01-30T01:32:00Z">
                    <w:rPr>
                      <w:rFonts w:ascii="Cambria Math" w:hAnsi="Cambria Math"/>
                    </w:rPr>
                  </w:ins>
                </m:ctrlPr>
              </m:naryPr>
              <m:sub>
                <m:sSub>
                  <m:sSubPr>
                    <m:ctrlPr>
                      <w:ins w:id="1066" w:author="David Bullen" w:date="2025-01-30T14:32:00Z" w16du:dateUtc="2025-01-30T01:32:00Z">
                        <w:rPr>
                          <w:rFonts w:ascii="Cambria Math" w:hAnsi="Cambria Math"/>
                        </w:rPr>
                      </w:ins>
                    </m:ctrlPr>
                  </m:sSubPr>
                  <m:e>
                    <m:r>
                      <w:ins w:id="1067" w:author="David Bullen" w:date="2025-01-30T14:32:00Z" w16du:dateUtc="2025-01-30T01:32:00Z">
                        <w:rPr>
                          <w:rFonts w:ascii="Cambria Math" w:hAnsi="Cambria Math"/>
                        </w:rPr>
                        <m:t>k</m:t>
                      </w:ins>
                    </m:r>
                    <m:r>
                      <w:ins w:id="1068" w:author="David Bullen" w:date="2025-01-30T14:32:00Z" w16du:dateUtc="2025-01-30T01:32:00Z">
                        <w:rPr>
                          <w:rFonts w:ascii="Cambria Math" w:hAnsi="Cambria Math"/>
                        </w:rPr>
                        <m:t>∈</m:t>
                      </w:ins>
                    </m:r>
                    <m:r>
                      <w:ins w:id="1069" w:author="David Bullen" w:date="2025-01-30T14:32:00Z" w16du:dateUtc="2025-01-30T01:32:00Z">
                        <w:rPr>
                          <w:rFonts w:ascii="Cambria Math" w:hAnsi="Cambria Math"/>
                        </w:rPr>
                        <m:t>ACLINES</m:t>
                      </w:ins>
                    </m:r>
                  </m:e>
                  <m:sub>
                    <m:r>
                      <w:ins w:id="1070" w:author="David Bullen" w:date="2025-01-30T14:32:00Z" w16du:dateUtc="2025-01-30T01:32:00Z">
                        <w:rPr>
                          <w:rFonts w:ascii="Cambria Math" w:hAnsi="Cambria Math"/>
                        </w:rPr>
                        <m:t>lr</m:t>
                      </w:ins>
                    </m:r>
                  </m:sub>
                </m:sSub>
              </m:sub>
              <m:sup/>
              <m:e>
                <m:sSub>
                  <m:sSubPr>
                    <m:ctrlPr>
                      <w:ins w:id="1071" w:author="David Bullen" w:date="2025-01-30T14:32:00Z" w16du:dateUtc="2025-01-30T01:32:00Z">
                        <w:rPr>
                          <w:rFonts w:ascii="Cambria Math" w:hAnsi="Cambria Math"/>
                          <w:i/>
                        </w:rPr>
                      </w:ins>
                    </m:ctrlPr>
                  </m:sSubPr>
                  <m:e>
                    <m:r>
                      <w:ins w:id="1072" w:author="David Bullen" w:date="2025-01-30T14:32:00Z" w16du:dateUtc="2025-01-30T01:32:00Z">
                        <w:rPr>
                          <w:rFonts w:ascii="Cambria Math" w:hAnsi="Cambria Math"/>
                        </w:rPr>
                        <m:t>ACLineFlow</m:t>
                      </w:ins>
                    </m:r>
                    <m:ctrlPr>
                      <w:ins w:id="1073" w:author="David Bullen" w:date="2025-01-30T14:32:00Z" w16du:dateUtc="2025-01-30T01:32:00Z">
                        <w:rPr>
                          <w:rFonts w:ascii="Cambria Math" w:hAnsi="Cambria Math"/>
                          <w:iCs w:val="0"/>
                        </w:rPr>
                      </w:ins>
                    </m:ctrlPr>
                  </m:e>
                  <m:sub>
                    <m:r>
                      <w:ins w:id="1074" w:author="David Bullen" w:date="2025-01-30T14:32:00Z" w16du:dateUtc="2025-01-30T01:32:00Z">
                        <w:rPr>
                          <w:rFonts w:ascii="Cambria Math" w:hAnsi="Cambria Math"/>
                        </w:rPr>
                        <m:t>k</m:t>
                      </w:ins>
                    </m:r>
                    <m:ctrlPr>
                      <w:ins w:id="1075" w:author="David Bullen" w:date="2025-01-30T14:32:00Z" w16du:dateUtc="2025-01-30T01:32:00Z">
                        <w:rPr>
                          <w:rFonts w:ascii="Cambria Math" w:hAnsi="Cambria Math"/>
                          <w:iCs w:val="0"/>
                        </w:rPr>
                      </w:ins>
                    </m:ctrlPr>
                  </m:sub>
                </m:sSub>
              </m:e>
            </m:nary>
            <m:r>
              <w:ins w:id="1076" w:author="David Bullen" w:date="2025-01-30T14:32:00Z" w16du:dateUtc="2025-01-30T01:32:00Z">
                <w:rPr>
                  <w:rFonts w:ascii="Cambria Math" w:hAnsi="Cambria Math"/>
                </w:rPr>
                <m:t>×</m:t>
              </w:ins>
            </m:r>
            <m:r>
              <w:ins w:id="1077" w:author="David Bullen" w:date="2025-01-30T14:32:00Z" w16du:dateUtc="2025-01-30T01:32:00Z">
                <w:rPr>
                  <w:rFonts w:ascii="Cambria Math" w:hAnsi="Cambria Math"/>
                </w:rPr>
                <m:t>DirectionalRiskFacto</m:t>
              </w:ins>
            </m:r>
            <m:sSub>
              <m:sSubPr>
                <m:ctrlPr>
                  <w:ins w:id="1078" w:author="David Bullen" w:date="2025-01-30T14:32:00Z" w16du:dateUtc="2025-01-30T01:32:00Z">
                    <w:rPr>
                      <w:rFonts w:ascii="Cambria Math" w:hAnsi="Cambria Math"/>
                      <w:i/>
                    </w:rPr>
                  </w:ins>
                </m:ctrlPr>
              </m:sSubPr>
              <m:e>
                <m:r>
                  <w:ins w:id="1079" w:author="David Bullen" w:date="2025-01-30T14:32:00Z" w16du:dateUtc="2025-01-30T01:32:00Z">
                    <w:rPr>
                      <w:rFonts w:ascii="Cambria Math" w:hAnsi="Cambria Math"/>
                    </w:rPr>
                    <m:t>r</m:t>
                  </w:ins>
                </m:r>
              </m:e>
              <m:sub>
                <m:r>
                  <w:ins w:id="1080" w:author="David Bullen" w:date="2025-01-30T14:32:00Z" w16du:dateUtc="2025-01-30T01:32:00Z">
                    <w:rPr>
                      <w:rFonts w:ascii="Cambria Math" w:hAnsi="Cambria Math"/>
                    </w:rPr>
                    <m:t>lr</m:t>
                  </w:ins>
                </m:r>
                <m:r>
                  <w:ins w:id="1081" w:author="David Bullen" w:date="2025-01-30T14:32:00Z" w16du:dateUtc="2025-01-30T01:32:00Z">
                    <w:rPr>
                      <w:rFonts w:ascii="Cambria Math" w:hAnsi="Cambria Math"/>
                    </w:rPr>
                    <m:t>,</m:t>
                  </w:ins>
                </m:r>
                <m:r>
                  <w:ins w:id="1082" w:author="David Bullen" w:date="2025-01-30T14:32:00Z" w16du:dateUtc="2025-01-30T01:32:00Z">
                    <w:rPr>
                      <w:rFonts w:ascii="Cambria Math" w:hAnsi="Cambria Math"/>
                    </w:rPr>
                    <m:t>k</m:t>
                  </w:ins>
                </m:r>
              </m:sub>
            </m:sSub>
            <m:r>
              <w:ins w:id="1083" w:author="David Bullen" w:date="2025-01-30T14:32:00Z" w16du:dateUtc="2025-01-30T01:32:00Z">
                <w:rPr>
                  <w:rFonts w:ascii="Cambria Math" w:hAnsi="Cambria Math"/>
                </w:rPr>
                <m:t>+</m:t>
              </w:ins>
            </m:r>
            <m:nary>
              <m:naryPr>
                <m:chr m:val="∑"/>
                <m:limLoc m:val="subSup"/>
                <m:supHide m:val="1"/>
                <m:ctrlPr>
                  <w:ins w:id="1084" w:author="David Bullen" w:date="2025-01-30T14:32:00Z" w16du:dateUtc="2025-01-30T01:32:00Z">
                    <w:rPr>
                      <w:rFonts w:ascii="Cambria Math" w:hAnsi="Cambria Math"/>
                    </w:rPr>
                  </w:ins>
                </m:ctrlPr>
              </m:naryPr>
              <m:sub>
                <m:sSub>
                  <m:sSubPr>
                    <m:ctrlPr>
                      <w:ins w:id="1085" w:author="David Bullen" w:date="2025-01-30T14:32:00Z" w16du:dateUtc="2025-01-30T01:32:00Z">
                        <w:rPr>
                          <w:rFonts w:ascii="Cambria Math" w:hAnsi="Cambria Math"/>
                        </w:rPr>
                      </w:ins>
                    </m:ctrlPr>
                  </m:sSubPr>
                  <m:e>
                    <m:r>
                      <w:ins w:id="1086" w:author="David Bullen" w:date="2025-01-30T14:32:00Z" w16du:dateUtc="2025-01-30T01:32:00Z">
                        <w:rPr>
                          <w:rFonts w:ascii="Cambria Math" w:hAnsi="Cambria Math"/>
                        </w:rPr>
                        <m:t>r</m:t>
                      </w:ins>
                    </m:r>
                    <m:r>
                      <w:ins w:id="1087" w:author="David Bullen" w:date="2025-01-30T14:32:00Z" w16du:dateUtc="2025-01-30T01:32:00Z">
                        <m:rPr>
                          <m:sty m:val="p"/>
                        </m:rPr>
                        <w:rPr>
                          <w:rFonts w:ascii="Cambria Math" w:hAnsi="Cambria Math"/>
                        </w:rPr>
                        <m:t>∈</m:t>
                      </w:ins>
                    </m:r>
                    <m:r>
                      <w:ins w:id="1088" w:author="David Bullen" w:date="2025-01-30T14:32:00Z" w16du:dateUtc="2025-01-30T01:32:00Z">
                        <w:rPr>
                          <w:rFonts w:ascii="Cambria Math" w:hAnsi="Cambria Math"/>
                        </w:rPr>
                        <m:t>RESERVEOFFERS</m:t>
                      </w:ins>
                    </m:r>
                  </m:e>
                  <m:sub>
                    <m:r>
                      <w:ins w:id="1089" w:author="David Bullen" w:date="2025-01-30T14:32:00Z" w16du:dateUtc="2025-01-30T01:32:00Z">
                        <w:rPr>
                          <w:rFonts w:ascii="Cambria Math" w:hAnsi="Cambria Math"/>
                        </w:rPr>
                        <m:t>lr</m:t>
                      </w:ins>
                    </m:r>
                    <m:r>
                      <w:ins w:id="1090" w:author="David Bullen" w:date="2025-01-30T14:32:00Z" w16du:dateUtc="2025-01-30T01:32:00Z">
                        <m:rPr>
                          <m:sty m:val="p"/>
                        </m:rPr>
                        <w:rPr>
                          <w:rFonts w:ascii="Cambria Math" w:hAnsi="Cambria Math"/>
                        </w:rPr>
                        <m:t>,</m:t>
                      </w:ins>
                    </m:r>
                    <m:r>
                      <w:ins w:id="1091" w:author="David Bullen" w:date="2025-01-30T14:32:00Z" w16du:dateUtc="2025-01-30T01:32:00Z">
                        <w:rPr>
                          <w:rFonts w:ascii="Cambria Math" w:hAnsi="Cambria Math"/>
                        </w:rPr>
                        <m:t>c</m:t>
                      </w:ins>
                    </m:r>
                  </m:sub>
                </m:sSub>
              </m:sub>
              <m:sup/>
              <m:e>
                <m:sSub>
                  <m:sSubPr>
                    <m:ctrlPr>
                      <w:ins w:id="1092" w:author="David Bullen" w:date="2025-01-30T14:32:00Z" w16du:dateUtc="2025-01-30T01:32:00Z">
                        <w:rPr>
                          <w:rFonts w:ascii="Cambria Math" w:hAnsi="Cambria Math"/>
                        </w:rPr>
                      </w:ins>
                    </m:ctrlPr>
                  </m:sSubPr>
                  <m:e>
                    <m:r>
                      <w:ins w:id="1093" w:author="David Bullen" w:date="2025-01-30T14:32:00Z" w16du:dateUtc="2025-01-30T01:32:00Z">
                        <w:rPr>
                          <w:rFonts w:ascii="Cambria Math" w:hAnsi="Cambria Math"/>
                        </w:rPr>
                        <m:t>Reserve</m:t>
                      </w:ins>
                    </m:r>
                  </m:e>
                  <m:sub>
                    <m:r>
                      <w:ins w:id="1094" w:author="David Bullen" w:date="2025-01-30T14:32:00Z" w16du:dateUtc="2025-01-30T01:32:00Z">
                        <w:rPr>
                          <w:rFonts w:ascii="Cambria Math" w:hAnsi="Cambria Math"/>
                        </w:rPr>
                        <m:t>r</m:t>
                      </w:ins>
                    </m:r>
                  </m:sub>
                </m:sSub>
              </m:e>
            </m:nary>
          </m:e>
        </m:d>
        <m:r>
          <w:ins w:id="1095" w:author="David Bullen" w:date="2025-01-30T14:32:00Z" w16du:dateUtc="2025-01-30T01:32:00Z">
            <m:rPr>
              <m:sty m:val="p"/>
            </m:rPr>
            <w:rPr>
              <w:rFonts w:ascii="Cambria Math" w:hAnsi="Cambria Math"/>
            </w:rPr>
            <m:t>-</m:t>
          </w:ins>
        </m:r>
        <m:r>
          <w:ins w:id="1096" w:author="David Bullen" w:date="2025-01-30T14:32:00Z" w16du:dateUtc="2025-01-30T01:32:00Z">
            <w:rPr>
              <w:rFonts w:ascii="Cambria Math" w:hAnsi="Cambria Math"/>
            </w:rPr>
            <m:t>ACSecondaryRiskM</m:t>
          </w:ins>
        </m:r>
        <m:sSub>
          <m:sSubPr>
            <m:ctrlPr>
              <w:ins w:id="1097" w:author="David Bullen" w:date="2025-01-30T14:32:00Z" w16du:dateUtc="2025-01-30T01:32:00Z">
                <w:rPr>
                  <w:rFonts w:ascii="Cambria Math" w:hAnsi="Cambria Math"/>
                  <w:i/>
                </w:rPr>
              </w:ins>
            </m:ctrlPr>
          </m:sSubPr>
          <m:e>
            <m:r>
              <w:ins w:id="1098" w:author="David Bullen" w:date="2025-01-30T14:32:00Z" w16du:dateUtc="2025-01-30T01:32:00Z">
                <w:rPr>
                  <w:rFonts w:ascii="Cambria Math" w:hAnsi="Cambria Math"/>
                </w:rPr>
                <m:t>W</m:t>
              </w:ins>
            </m:r>
          </m:e>
          <m:sub>
            <m:r>
              <w:ins w:id="1099" w:author="David Bullen" w:date="2025-01-30T14:32:00Z" w16du:dateUtc="2025-01-30T01:32:00Z">
                <w:rPr>
                  <w:rFonts w:ascii="Cambria Math" w:hAnsi="Cambria Math"/>
                </w:rPr>
                <m:t>lr</m:t>
              </w:ins>
            </m:r>
            <m:r>
              <w:ins w:id="1100" w:author="David Bullen" w:date="2025-01-30T14:32:00Z" w16du:dateUtc="2025-01-30T01:32:00Z">
                <w:rPr>
                  <w:rFonts w:ascii="Cambria Math" w:hAnsi="Cambria Math"/>
                </w:rPr>
                <m:t>,</m:t>
              </w:ins>
            </m:r>
            <m:r>
              <w:ins w:id="1101" w:author="David Bullen" w:date="2025-01-30T14:32:00Z" w16du:dateUtc="2025-01-30T01:32:00Z">
                <w:rPr>
                  <w:rFonts w:ascii="Cambria Math" w:hAnsi="Cambria Math"/>
                </w:rPr>
                <m:t>c</m:t>
              </w:ins>
            </m:r>
          </m:sub>
        </m:sSub>
        <m:r>
          <w:ins w:id="1102" w:author="David Bullen" w:date="2025-01-30T14:32:00Z" w16du:dateUtc="2025-01-30T01:32:00Z">
            <w:rPr>
              <w:rFonts w:ascii="Cambria Math" w:hAnsi="Cambria Math"/>
            </w:rPr>
            <m:t>-</m:t>
          </w:ins>
        </m:r>
        <m:d>
          <m:dPr>
            <m:begChr m:val=""/>
            <m:ctrlPr>
              <w:ins w:id="1103" w:author="David Bullen" w:date="2025-01-30T14:32:00Z" w16du:dateUtc="2025-01-30T01:32:00Z">
                <w:rPr>
                  <w:rFonts w:ascii="Cambria Math" w:hAnsi="Cambria Math"/>
                </w:rPr>
              </w:ins>
            </m:ctrlPr>
          </m:dPr>
          <m:e>
            <m:sSub>
              <m:sSubPr>
                <m:ctrlPr>
                  <w:ins w:id="1104" w:author="David Bullen" w:date="2025-01-30T14:32:00Z" w16du:dateUtc="2025-01-30T01:32:00Z">
                    <w:rPr>
                      <w:rFonts w:ascii="Cambria Math" w:hAnsi="Cambria Math"/>
                    </w:rPr>
                  </w:ins>
                </m:ctrlPr>
              </m:sSubPr>
              <m:e>
                <m:r>
                  <w:ins w:id="1105" w:author="David Bullen" w:date="2025-01-30T14:32:00Z" w16du:dateUtc="2025-01-30T01:32:00Z">
                    <w:rPr>
                      <w:rFonts w:ascii="Cambria Math" w:hAnsi="Cambria Math"/>
                    </w:rPr>
                    <m:t>RiskOffsetParameter</m:t>
                  </w:ins>
                </m:r>
              </m:e>
              <m:sub>
                <m:r>
                  <w:ins w:id="1106" w:author="David Bullen" w:date="2025-01-30T14:32:00Z" w16du:dateUtc="2025-01-30T01:32:00Z">
                    <w:rPr>
                      <w:rFonts w:ascii="Cambria Math" w:hAnsi="Cambria Math"/>
                    </w:rPr>
                    <m:t>i</m:t>
                  </w:ins>
                </m:r>
                <m:r>
                  <w:ins w:id="1107" w:author="David Bullen" w:date="2025-01-30T14:32:00Z" w16du:dateUtc="2025-01-30T01:32:00Z">
                    <m:rPr>
                      <m:sty m:val="p"/>
                    </m:rPr>
                    <w:rPr>
                      <w:rFonts w:ascii="Cambria Math" w:hAnsi="Cambria Math"/>
                    </w:rPr>
                    <m:t>,</m:t>
                  </w:ins>
                </m:r>
                <m:r>
                  <w:ins w:id="1108" w:author="David Bullen" w:date="2025-01-30T14:32:00Z" w16du:dateUtc="2025-01-30T01:32:00Z">
                    <w:rPr>
                      <w:rFonts w:ascii="Cambria Math" w:hAnsi="Cambria Math"/>
                    </w:rPr>
                    <m:t>c</m:t>
                  </w:ins>
                </m:r>
                <m:r>
                  <w:ins w:id="1109" w:author="David Bullen" w:date="2025-01-30T14:32:00Z" w16du:dateUtc="2025-01-30T01:32:00Z">
                    <m:rPr>
                      <m:sty m:val="p"/>
                    </m:rPr>
                    <w:rPr>
                      <w:rFonts w:ascii="Cambria Math" w:hAnsi="Cambria Math"/>
                    </w:rPr>
                    <m:t>,</m:t>
                  </w:ins>
                </m:r>
                <m:r>
                  <w:ins w:id="1110" w:author="David Bullen" w:date="2025-01-30T14:32:00Z" w16du:dateUtc="2025-01-30T01:32:00Z">
                    <w:rPr>
                      <w:rFonts w:ascii="Cambria Math" w:hAnsi="Cambria Math"/>
                    </w:rPr>
                    <m:t>rc</m:t>
                  </w:ins>
                </m:r>
              </m:sub>
            </m:sSub>
          </m:e>
        </m:d>
        <m:r>
          <w:ins w:id="1111" w:author="David Bullen" w:date="2025-01-30T14:32:00Z" w16du:dateUtc="2025-01-30T01:32:00Z">
            <m:rPr>
              <m:sty m:val="p"/>
            </m:rPr>
            <w:rPr>
              <w:rFonts w:ascii="Cambria Math" w:hAnsi="Cambria Math"/>
            </w:rPr>
            <m:t>-</m:t>
          </w:ins>
        </m:r>
        <m:sSub>
          <m:sSubPr>
            <m:ctrlPr>
              <w:ins w:id="1112" w:author="David Bullen" w:date="2025-01-30T14:32:00Z" w16du:dateUtc="2025-01-30T01:32:00Z">
                <w:rPr>
                  <w:rFonts w:ascii="Cambria Math" w:hAnsi="Cambria Math"/>
                </w:rPr>
              </w:ins>
            </m:ctrlPr>
          </m:sSubPr>
          <m:e>
            <m:r>
              <w:ins w:id="1113" w:author="David Bullen" w:date="2025-01-30T14:32:00Z" w16du:dateUtc="2025-01-30T01:32:00Z">
                <w:rPr>
                  <w:rFonts w:ascii="Cambria Math" w:hAnsi="Cambria Math"/>
                </w:rPr>
                <m:t>ResS</m:t>
              </w:ins>
            </m:r>
            <m:r>
              <w:ins w:id="1114" w:author="David Bullen" w:date="2025-01-30T14:32:00Z" w16du:dateUtc="2025-01-30T01:32:00Z">
                <w:rPr>
                  <w:rFonts w:ascii="Cambria Math" w:hAnsi="Cambria Math"/>
                </w:rPr>
                <m:t>h</m:t>
              </w:ins>
            </m:r>
            <m:r>
              <w:ins w:id="1115" w:author="David Bullen" w:date="2025-01-30T14:32:00Z" w16du:dateUtc="2025-01-30T01:32:00Z">
                <w:rPr>
                  <w:rFonts w:ascii="Cambria Math" w:hAnsi="Cambria Math"/>
                </w:rPr>
                <m:t>areEffective</m:t>
              </w:ins>
            </m:r>
          </m:e>
          <m:sub>
            <m:r>
              <w:ins w:id="1116" w:author="David Bullen" w:date="2025-01-30T14:32:00Z" w16du:dateUtc="2025-01-30T01:32:00Z">
                <w:rPr>
                  <w:rFonts w:ascii="Cambria Math" w:hAnsi="Cambria Math"/>
                </w:rPr>
                <m:t>i</m:t>
              </w:ins>
            </m:r>
            <m:r>
              <w:ins w:id="1117" w:author="David Bullen" w:date="2025-01-30T14:32:00Z" w16du:dateUtc="2025-01-30T01:32:00Z">
                <m:rPr>
                  <m:sty m:val="p"/>
                </m:rPr>
                <w:rPr>
                  <w:rFonts w:ascii="Cambria Math" w:hAnsi="Cambria Math"/>
                </w:rPr>
                <m:t>,</m:t>
              </w:ins>
            </m:r>
            <m:r>
              <w:ins w:id="1118" w:author="David Bullen" w:date="2025-01-30T14:32:00Z" w16du:dateUtc="2025-01-30T01:32:00Z">
                <w:rPr>
                  <w:rFonts w:ascii="Cambria Math" w:hAnsi="Cambria Math"/>
                </w:rPr>
                <m:t>c</m:t>
              </w:ins>
            </m:r>
            <m:r>
              <w:ins w:id="1119" w:author="David Bullen" w:date="2025-01-30T14:32:00Z" w16du:dateUtc="2025-01-30T01:32:00Z">
                <m:rPr>
                  <m:sty m:val="p"/>
                </m:rPr>
                <w:rPr>
                  <w:rFonts w:ascii="Cambria Math" w:hAnsi="Cambria Math"/>
                </w:rPr>
                <m:t>,</m:t>
              </w:ins>
            </m:r>
            <m:r>
              <w:ins w:id="1120" w:author="David Bullen" w:date="2025-01-30T14:32:00Z" w16du:dateUtc="2025-01-30T01:32:00Z">
                <w:rPr>
                  <w:rFonts w:ascii="Cambria Math" w:hAnsi="Cambria Math"/>
                </w:rPr>
                <m:t>rc</m:t>
              </w:ins>
            </m:r>
          </m:sub>
        </m:sSub>
      </m:oMath>
    </w:p>
    <w:p w14:paraId="7A71AFE6" w14:textId="18287B2B" w:rsidR="00BB2BC6" w:rsidRPr="00441B02" w:rsidRDefault="00BE3681" w:rsidP="00BB2BC6">
      <w:pPr>
        <w:pStyle w:val="EqnUnder"/>
        <w:rPr>
          <w:ins w:id="1121" w:author="David Bullen" w:date="2025-01-30T14:32:00Z" w16du:dateUtc="2025-01-30T01:32:00Z"/>
          <w:rFonts w:cs="Times New Roman"/>
          <w:i w:val="0"/>
        </w:rPr>
      </w:pPr>
      <m:oMathPara>
        <m:oMathParaPr>
          <m:jc m:val="center"/>
        </m:oMathParaPr>
        <m:oMath>
          <m:r>
            <w:ins w:id="1122" w:author="David Bullen" w:date="2025-01-30T14:32:00Z" w16du:dateUtc="2025-01-30T01:32:00Z">
              <m:t>∀i∈ISLANDS   ∀lr∈</m:t>
            </w:ins>
          </m:r>
          <m:sSub>
            <m:sSubPr>
              <m:ctrlPr>
                <w:ins w:id="1123" w:author="David Bullen" w:date="2025-01-30T14:32:00Z" w16du:dateUtc="2025-01-30T01:32:00Z">
                  <w:rPr/>
                </w:ins>
              </m:ctrlPr>
            </m:sSubPr>
            <m:e>
              <m:r>
                <w:ins w:id="1124" w:author="David Bullen" w:date="2025-01-30T14:32:00Z" w16du:dateUtc="2025-01-30T01:32:00Z">
                  <m:t>LINKRISKS</m:t>
                </w:ins>
              </m:r>
            </m:e>
            <m:sub>
              <m:r>
                <w:ins w:id="1125" w:author="David Bullen" w:date="2025-01-30T14:32:00Z" w16du:dateUtc="2025-01-30T01:32:00Z">
                  <m:t>i</m:t>
                </w:ins>
              </m:r>
            </m:sub>
          </m:sSub>
          <m:r>
            <w:ins w:id="1126" w:author="David Bullen" w:date="2025-01-30T14:32:00Z" w16du:dateUtc="2025-01-30T01:32:00Z">
              <m:t xml:space="preserve">   ∀c∈RESERVECLASS</m:t>
            </w:ins>
          </m:r>
        </m:oMath>
      </m:oMathPara>
    </w:p>
    <w:p w14:paraId="767605E2" w14:textId="48EC6690" w:rsidR="00BB2BC6" w:rsidRPr="00441B02" w:rsidRDefault="00BB2BC6" w:rsidP="00BB2BC6">
      <w:pPr>
        <w:pStyle w:val="EqnUnder"/>
        <w:rPr>
          <w:ins w:id="1127" w:author="David Bullen" w:date="2025-01-30T14:32:00Z" w16du:dateUtc="2025-01-30T01:32:00Z"/>
        </w:rPr>
      </w:pPr>
      <m:oMathPara>
        <m:oMathParaPr>
          <m:jc m:val="center"/>
        </m:oMathParaPr>
        <m:oMath>
          <m:r>
            <w:ins w:id="1128" w:author="David Bullen" w:date="2025-01-30T14:32:00Z" w16du:dateUtc="2025-01-30T01:32:00Z">
              <m:t>rc∈</m:t>
            </w:ins>
          </m:r>
          <m:sSub>
            <m:sSubPr>
              <m:ctrlPr>
                <w:ins w:id="1129" w:author="David Bullen" w:date="2025-01-30T14:32:00Z" w16du:dateUtc="2025-01-30T01:32:00Z">
                  <w:rPr/>
                </w:ins>
              </m:ctrlPr>
            </m:sSubPr>
            <m:e>
              <m:r>
                <w:ins w:id="1130" w:author="David Bullen" w:date="2025-01-30T14:32:00Z" w16du:dateUtc="2025-01-30T01:32:00Z">
                  <m:t>{ACCELINKRISKS</m:t>
                </w:ins>
              </m:r>
            </m:e>
            <m:sub>
              <m:r>
                <w:ins w:id="1131" w:author="David Bullen" w:date="2025-01-30T14:32:00Z" w16du:dateUtc="2025-01-30T01:32:00Z">
                  <m:t>i</m:t>
                </w:ins>
              </m:r>
            </m:sub>
          </m:sSub>
          <m:r>
            <w:ins w:id="1132" w:author="David Bullen" w:date="2025-01-30T14:32:00Z" w16du:dateUtc="2025-01-30T01:32:00Z">
              <m:t>,</m:t>
            </w:ins>
          </m:r>
          <m:sSub>
            <m:sSubPr>
              <m:ctrlPr>
                <w:ins w:id="1133" w:author="David Bullen" w:date="2025-01-30T14:32:00Z" w16du:dateUtc="2025-01-30T01:32:00Z">
                  <w:rPr/>
                </w:ins>
              </m:ctrlPr>
            </m:sSubPr>
            <m:e>
              <m:r>
                <w:ins w:id="1134" w:author="David Bullen" w:date="2025-01-30T14:32:00Z" w16du:dateUtc="2025-01-30T01:32:00Z">
                  <m:t>ACECELINKRISKS</m:t>
                </w:ins>
              </m:r>
            </m:e>
            <m:sub>
              <m:r>
                <w:ins w:id="1135" w:author="David Bullen" w:date="2025-01-30T14:32:00Z" w16du:dateUtc="2025-01-30T01:32:00Z">
                  <m:t>i</m:t>
                </w:ins>
              </m:r>
            </m:sub>
          </m:sSub>
          <m:r>
            <w:ins w:id="1136" w:author="David Bullen" w:date="2025-01-30T14:32:00Z" w16du:dateUtc="2025-01-30T01:32:00Z">
              <m:t>}</m:t>
            </w:ins>
          </m:r>
        </m:oMath>
      </m:oMathPara>
    </w:p>
    <w:p w14:paraId="05FE6C32" w14:textId="77777777" w:rsidR="00714039" w:rsidRPr="004D260D" w:rsidRDefault="00714039" w:rsidP="00C46AB9">
      <w:pPr>
        <w:pStyle w:val="Heading3"/>
      </w:pPr>
      <w:bookmarkStart w:id="1137" w:name="_Toc189139661"/>
      <w:bookmarkStart w:id="1138" w:name="_Toc131539315"/>
      <w:r w:rsidRPr="00E33D75">
        <w:t xml:space="preserve">Reserve </w:t>
      </w:r>
      <w:r w:rsidRPr="004D260D">
        <w:t>sharing</w:t>
      </w:r>
      <w:bookmarkEnd w:id="1137"/>
      <w:bookmarkEnd w:id="1138"/>
    </w:p>
    <w:p w14:paraId="0C897B5B" w14:textId="77777777" w:rsidR="00B17A61"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rd</m:t>
            </m:r>
          </m:sub>
          <m:sup/>
          <m:e>
            <m:sSub>
              <m:sSubPr>
                <m:ctrlPr>
                  <w:rPr>
                    <w:rFonts w:ascii="Cambria Math" w:hAnsi="Cambria Math"/>
                  </w:rPr>
                </m:ctrlPr>
              </m:sSubPr>
              <m:e>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areReceivedEffectiveness</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e>
        </m:nary>
      </m:oMath>
    </w:p>
    <w:p w14:paraId="114E0696" w14:textId="77777777" w:rsidR="00714039" w:rsidRPr="00001E74"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795F68A1" w14:textId="77777777" w:rsidR="00714039" w:rsidRPr="00001E74" w:rsidRDefault="00714039" w:rsidP="00714039">
      <w:pPr>
        <w:pStyle w:val="BodyText"/>
        <w:ind w:left="0"/>
        <w:rPr>
          <w:sz w:val="24"/>
          <w:lang w:val="en-AU" w:eastAsia="en-GB"/>
        </w:rPr>
      </w:pPr>
      <m:oMathPara>
        <m:oMathParaPr>
          <m:jc m:val="center"/>
        </m:oMathParaPr>
        <m:oMath>
          <m:r>
            <w:rPr>
              <w:rFonts w:ascii="Cambria Math" w:hAnsi="Cambria Math"/>
              <w:lang w:val="en-AU" w:eastAsia="en-GB"/>
            </w:rPr>
            <m:t xml:space="preserve"> ∀rc∈</m:t>
          </m:r>
          <m:d>
            <m:dPr>
              <m:begChr m:val="{"/>
              <m:endChr m:val="}"/>
              <m:ctrlPr>
                <w:rPr>
                  <w:rFonts w:ascii="Cambria Math" w:hAnsi="Cambria Math"/>
                  <w:i/>
                  <w:color w:val="2E454D" w:themeColor="background1" w:themeShade="40"/>
                  <w:szCs w:val="22"/>
                  <w:lang w:eastAsia="en-GB"/>
                </w:rPr>
              </m:ctrlPr>
            </m:dPr>
            <m:e>
              <m:f>
                <m:fPr>
                  <m:type m:val="noBar"/>
                  <m:ctrlPr>
                    <w:rPr>
                      <w:rFonts w:ascii="Cambria Math" w:hAnsi="Cambria Math"/>
                      <w:i/>
                      <w:color w:val="2E454D" w:themeColor="background1" w:themeShade="40"/>
                      <w:szCs w:val="22"/>
                      <w:lang w:eastAsia="en-GB"/>
                    </w:rPr>
                  </m:ctrlPr>
                </m:fPr>
                <m:num>
                  <m:sSub>
                    <m:sSubPr>
                      <m:ctrlPr>
                        <w:rPr>
                          <w:rFonts w:ascii="Cambria Math" w:hAnsi="Cambria Math"/>
                          <w:i/>
                          <w:color w:val="2E454D" w:themeColor="background1" w:themeShade="40"/>
                          <w:szCs w:val="22"/>
                          <w:lang w:eastAsia="en-GB"/>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ManualCE</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ManualECE</m:t>
                      </m:r>
                      <m:ctrlPr>
                        <w:rPr>
                          <w:rFonts w:ascii="Cambria Math" w:hAnsi="Cambria Math"/>
                          <w:i/>
                        </w:rPr>
                      </m:ctrlPr>
                    </m:e>
                    <m:sub>
                      <m:r>
                        <w:rPr>
                          <w:rFonts w:ascii="Cambria Math" w:hAnsi="Cambria Math"/>
                        </w:rPr>
                        <m:t>i</m:t>
                      </m:r>
                    </m:sub>
                  </m:sSub>
                </m:num>
                <m:den>
                  <m:sSub>
                    <m:sSubPr>
                      <m:ctrlPr>
                        <w:rPr>
                          <w:rFonts w:ascii="Cambria Math" w:hAnsi="Cambria Math"/>
                          <w:i/>
                          <w:color w:val="2E454D" w:themeColor="background1" w:themeShade="40"/>
                          <w:szCs w:val="22"/>
                          <w:lang w:eastAsia="en-GB"/>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ACECERISKGROUPS</m:t>
                      </m:r>
                      <m:ctrlPr>
                        <w:rPr>
                          <w:rFonts w:ascii="Cambria Math" w:hAnsi="Cambria Math"/>
                          <w:i/>
                        </w:rPr>
                      </m:ctrlPr>
                    </m:e>
                    <m:sub>
                      <m:r>
                        <w:rPr>
                          <w:rFonts w:ascii="Cambria Math" w:hAnsi="Cambria Math"/>
                        </w:rPr>
                        <m:t>i</m:t>
                      </m:r>
                    </m:sub>
                  </m:sSub>
                </m:den>
              </m:f>
            </m:e>
          </m:d>
        </m:oMath>
      </m:oMathPara>
    </w:p>
    <w:p w14:paraId="5C3DD4E8" w14:textId="77777777" w:rsidR="00714039" w:rsidRDefault="00714039" w:rsidP="00714039">
      <w:pPr>
        <w:pStyle w:val="BodyText"/>
        <w:ind w:left="0"/>
        <w:rPr>
          <w:lang w:val="en-AU" w:eastAsia="en-GB"/>
        </w:rPr>
      </w:pPr>
    </w:p>
    <w:p w14:paraId="4B1DC230"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S</m:t>
            </m:r>
            <m:r>
              <w:rPr>
                <w:rFonts w:ascii="Cambria Math" w:hAnsi="Cambria Math"/>
              </w:rPr>
              <m:t>h</m:t>
            </m:r>
            <m:r>
              <w:rPr>
                <w:rFonts w:ascii="Cambria Math" w:hAnsi="Cambria Math"/>
              </w:rPr>
              <m:t>aredIslandReserve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oMath>
    </w:p>
    <w:p w14:paraId="4FAF9995" w14:textId="77777777" w:rsidR="00714039" w:rsidRPr="00001E74"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1EA3C36B" w14:textId="77777777" w:rsidR="00714039" w:rsidRDefault="00714039" w:rsidP="00714039">
      <w:pPr>
        <w:pStyle w:val="BodyText"/>
        <w:ind w:left="0"/>
        <w:rPr>
          <w:lang w:val="en-AU" w:eastAsia="en-GB"/>
        </w:rPr>
      </w:pPr>
    </w:p>
    <w:p w14:paraId="0B8CB4FE"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S</m:t>
            </m:r>
            <m:r>
              <w:rPr>
                <w:rFonts w:ascii="Cambria Math" w:hAnsi="Cambria Math"/>
              </w:rPr>
              <m:t>h</m:t>
            </m:r>
            <m:r>
              <w:rPr>
                <w:rFonts w:ascii="Cambria Math" w:hAnsi="Cambria Math"/>
              </w:rPr>
              <m:t>aredNFR</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S</m:t>
            </m:r>
            <m:r>
              <w:rPr>
                <w:rFonts w:ascii="Cambria Math" w:hAnsi="Cambria Math"/>
              </w:rPr>
              <m:t>h</m:t>
            </m:r>
            <m:r>
              <w:rPr>
                <w:rFonts w:ascii="Cambria Math" w:hAnsi="Cambria Math"/>
              </w:rPr>
              <m:t>aredNFRMax</m:t>
            </m:r>
          </m:e>
          <m:sub>
            <m:r>
              <w:rPr>
                <w:rFonts w:ascii="Cambria Math" w:hAnsi="Cambria Math"/>
              </w:rPr>
              <m:t>i</m:t>
            </m:r>
            <m:r>
              <m:rPr>
                <m:sty m:val="p"/>
              </m:rPr>
              <w:rPr>
                <w:rFonts w:ascii="Cambria Math" w:hAnsi="Cambria Math"/>
              </w:rPr>
              <m:t>,</m:t>
            </m:r>
            <m:r>
              <w:rPr>
                <w:rFonts w:ascii="Cambria Math" w:hAnsi="Cambria Math"/>
              </w:rPr>
              <m:t>c</m:t>
            </m:r>
          </m:sub>
        </m:sSub>
      </m:oMath>
    </w:p>
    <w:p w14:paraId="300834F0"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45E3ABA9" w14:textId="77777777" w:rsidR="00714039" w:rsidRPr="00B858BF" w:rsidRDefault="00714039" w:rsidP="00714039">
      <w:pPr>
        <w:pStyle w:val="BodyText"/>
        <w:ind w:left="0"/>
        <w:rPr>
          <w:sz w:val="18"/>
        </w:rPr>
      </w:pPr>
    </w:p>
    <w:p w14:paraId="4A3D4F61"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S</m:t>
            </m:r>
            <m:r>
              <w:rPr>
                <w:rFonts w:ascii="Cambria Math" w:hAnsi="Cambria Math"/>
              </w:rPr>
              <m:t>h</m:t>
            </m:r>
            <m:r>
              <w:rPr>
                <w:rFonts w:ascii="Cambria Math" w:hAnsi="Cambria Math"/>
              </w:rPr>
              <m:t>aredIslandReserve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S</m:t>
            </m:r>
            <m:r>
              <w:rPr>
                <w:rFonts w:ascii="Cambria Math" w:hAnsi="Cambria Math"/>
              </w:rPr>
              <m:t>h</m:t>
            </m:r>
            <m:r>
              <w:rPr>
                <w:rFonts w:ascii="Cambria Math" w:hAnsi="Cambria Math"/>
              </w:rPr>
              <m:t>aredNFR</m:t>
            </m:r>
          </m:e>
          <m:sub>
            <m:r>
              <w:rPr>
                <w:rFonts w:ascii="Cambria Math" w:hAnsi="Cambria Math"/>
              </w:rPr>
              <m:t>i</m:t>
            </m:r>
            <m:r>
              <m:rPr>
                <m:sty m:val="p"/>
              </m:rPr>
              <w:rPr>
                <w:rFonts w:ascii="Cambria Math" w:hAnsi="Cambria Math"/>
              </w:rPr>
              <m:t>,</m:t>
            </m:r>
            <m:r>
              <w:rPr>
                <w:rFonts w:ascii="Cambria Math" w:hAnsi="Cambria Math"/>
              </w:rPr>
              <m:t>c</m:t>
            </m:r>
          </m:sub>
        </m:sSub>
      </m:oMath>
    </w:p>
    <w:p w14:paraId="2D1B260A" w14:textId="77777777" w:rsidR="00714039" w:rsidRPr="00231AAA"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58F1365" w14:textId="77777777" w:rsidR="00714039" w:rsidRDefault="00714039" w:rsidP="00714039">
      <w:pPr>
        <w:pStyle w:val="BodyText"/>
        <w:rPr>
          <w:lang w:val="en-AU" w:eastAsia="en-GB"/>
        </w:rPr>
      </w:pPr>
    </w:p>
    <w:p w14:paraId="5CE7C149"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areMaxLessMR</m:t>
            </m:r>
          </m:e>
          <m:sub>
            <m:r>
              <w:rPr>
                <w:rFonts w:ascii="Cambria Math" w:hAnsi="Cambria Math"/>
              </w:rPr>
              <m:t>i</m:t>
            </m:r>
            <m:r>
              <m:rPr>
                <m:sty m:val="p"/>
              </m:rPr>
              <w:rPr>
                <w:rFonts w:ascii="Cambria Math" w:hAnsi="Cambria Math"/>
              </w:rPr>
              <m:t>,</m:t>
            </m:r>
            <m:r>
              <w:rPr>
                <w:rFonts w:ascii="Cambria Math" w:hAnsi="Cambria Math"/>
              </w:rPr>
              <m:t>rd</m:t>
            </m:r>
          </m:sub>
        </m:sSub>
      </m:oMath>
    </w:p>
    <w:p w14:paraId="41EF052E"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9A692A0" w14:textId="77777777" w:rsidR="00714039" w:rsidRDefault="00714039" w:rsidP="00714039">
      <w:pPr>
        <w:pStyle w:val="BodyText"/>
        <w:ind w:left="0"/>
        <w:rPr>
          <w:lang w:val="en-AU" w:eastAsia="en-GB"/>
        </w:rPr>
      </w:pPr>
    </w:p>
    <w:p w14:paraId="5653C097"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HVDCMaxLessMR</m:t>
            </m:r>
          </m:e>
          <m:sub>
            <m:r>
              <w:rPr>
                <w:rFonts w:ascii="Cambria Math" w:hAnsi="Cambria Math"/>
              </w:rPr>
              <m:t>i</m:t>
            </m:r>
          </m:sub>
        </m:sSub>
      </m:oMath>
    </w:p>
    <w:p w14:paraId="66105119"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oMath>
      </m:oMathPara>
    </w:p>
    <w:p w14:paraId="1B0409AC" w14:textId="77777777" w:rsidR="00714039" w:rsidRDefault="00714039" w:rsidP="00714039">
      <w:pPr>
        <w:pStyle w:val="BodyText"/>
        <w:ind w:left="0"/>
        <w:rPr>
          <w:lang w:val="en-AU" w:eastAsia="en-GB"/>
        </w:rPr>
      </w:pPr>
    </w:p>
    <w:p w14:paraId="04F3B9F2"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IsSendingHVDC</m:t>
                </m:r>
              </m:e>
              <m:sub>
                <m:r>
                  <w:rPr>
                    <w:rFonts w:ascii="Cambria Math" w:hAnsi="Cambria Math"/>
                  </w:rPr>
                  <m:t>i</m:t>
                </m:r>
              </m:sub>
            </m:sSub>
          </m:e>
        </m:d>
      </m:oMath>
    </w:p>
    <w:p w14:paraId="15311DB5" w14:textId="77777777" w:rsidR="00714039"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184D635A" w14:textId="77777777" w:rsidR="00714039" w:rsidRDefault="00714039" w:rsidP="00714039">
      <w:pPr>
        <w:pStyle w:val="BodyText"/>
        <w:ind w:left="0"/>
        <w:rPr>
          <w:lang w:val="en-AU" w:eastAsia="en-GB"/>
        </w:rPr>
      </w:pPr>
    </w:p>
    <w:p w14:paraId="6BE928D1"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areMaxLessMR</m:t>
            </m:r>
          </m:e>
          <m:sub>
            <m:r>
              <w:rPr>
                <w:rFonts w:ascii="Cambria Math" w:hAnsi="Cambria Math"/>
              </w:rPr>
              <m:t>i</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IsSendingHVDC</m:t>
            </m:r>
          </m:e>
          <m:sub>
            <m:r>
              <w:rPr>
                <w:rFonts w:ascii="Cambria Math" w:hAnsi="Cambria Math"/>
              </w:rPr>
              <m:t>i</m:t>
            </m:r>
          </m:sub>
        </m:sSub>
      </m:oMath>
    </w:p>
    <w:p w14:paraId="6ACFD1CF"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41B0E404" w14:textId="77777777" w:rsidR="00714039" w:rsidRDefault="00714039" w:rsidP="00714039">
      <w:pPr>
        <w:pStyle w:val="BodyText"/>
        <w:ind w:left="0"/>
        <w:rPr>
          <w:lang w:val="en-AU" w:eastAsia="en-GB"/>
        </w:rPr>
      </w:pPr>
    </w:p>
    <w:p w14:paraId="3A2843FF"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IsSendingHVDC</m:t>
                </m:r>
              </m:e>
              <m:sub>
                <m:r>
                  <w:rPr>
                    <w:rFonts w:ascii="Cambria Math" w:hAnsi="Cambria Math"/>
                  </w:rPr>
                  <m:t>i</m:t>
                </m:r>
              </m:sub>
            </m:sSub>
          </m:e>
        </m:d>
      </m:oMath>
    </w:p>
    <w:p w14:paraId="35C55F9C"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6FF1B292" w14:textId="77777777" w:rsidR="00714039" w:rsidRDefault="00714039" w:rsidP="00714039">
      <w:pPr>
        <w:pStyle w:val="BodyText"/>
        <w:ind w:left="0"/>
        <w:rPr>
          <w:lang w:val="en-AU" w:eastAsia="en-GB"/>
        </w:rPr>
      </w:pPr>
    </w:p>
    <w:p w14:paraId="265C6F25"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MonopoleMinPlusMR</m:t>
        </m:r>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4320ABB1"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5767898E" w14:textId="77777777" w:rsidR="00714039" w:rsidRPr="00B858BF" w:rsidRDefault="00714039" w:rsidP="00714039">
      <w:pPr>
        <w:pStyle w:val="BodyText"/>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REVERSEZONE</m:t>
              </m:r>
            </m:e>
          </m:d>
        </m:oMath>
      </m:oMathPara>
    </w:p>
    <w:p w14:paraId="3A14E7C6" w14:textId="77777777" w:rsidR="00714039" w:rsidRDefault="00714039" w:rsidP="00714039">
      <w:pPr>
        <w:pStyle w:val="BodyText"/>
        <w:ind w:left="0"/>
        <w:rPr>
          <w:lang w:val="en-AU" w:eastAsia="en-GB"/>
        </w:rPr>
      </w:pPr>
    </w:p>
    <w:p w14:paraId="4F0C72F1"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2BA2637D"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0FCF8762" w14:textId="77777777" w:rsidR="00714039" w:rsidRPr="00B858BF" w:rsidRDefault="00714039" w:rsidP="00714039">
      <w:pPr>
        <w:pStyle w:val="BodyText"/>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NOREVERSEZONE</m:t>
              </m:r>
            </m:e>
          </m:d>
        </m:oMath>
      </m:oMathPara>
    </w:p>
    <w:p w14:paraId="27896D54" w14:textId="77777777" w:rsidR="00714039" w:rsidRDefault="00714039" w:rsidP="00714039">
      <w:pPr>
        <w:pStyle w:val="BodyText"/>
        <w:ind w:left="0"/>
        <w:rPr>
          <w:lang w:val="en-AU" w:eastAsia="en-GB"/>
        </w:rPr>
      </w:pPr>
    </w:p>
    <w:p w14:paraId="5E34083B" w14:textId="77777777" w:rsidR="00714039" w:rsidRPr="00D404B4" w:rsidRDefault="00BC542B" w:rsidP="00901A24">
      <w:pPr>
        <w:pStyle w:val="Heading5"/>
      </w:pPr>
      <m:oMath>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ISLANDS</m:t>
            </m:r>
          </m:sub>
          <m:sup/>
          <m:e>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e>
        </m:nary>
        <m:r>
          <m:rPr>
            <m:sty m:val="p"/>
          </m:rPr>
          <w:rPr>
            <w:rFonts w:ascii="Cambria Math" w:hAnsi="Cambria Math"/>
          </w:rPr>
          <m:t>=1</m:t>
        </m:r>
      </m:oMath>
    </w:p>
    <w:p w14:paraId="0D2C9BAC"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∀c∈RESERVECLASS </m:t>
          </m:r>
        </m:oMath>
      </m:oMathPara>
    </w:p>
    <w:p w14:paraId="035CDFF8" w14:textId="77777777" w:rsidR="00714039" w:rsidRDefault="00714039" w:rsidP="00714039">
      <w:pPr>
        <w:pStyle w:val="BodyText"/>
        <w:ind w:left="0"/>
        <w:rPr>
          <w:lang w:val="en-AU" w:eastAsia="en-GB"/>
        </w:rPr>
      </w:pPr>
    </w:p>
    <w:p w14:paraId="1D08CF57"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r>
          <w:rPr>
            <w:rFonts w:ascii="Cambria Math" w:hAnsi="Cambria Math"/>
          </w:rPr>
          <m:t>M</m:t>
        </m:r>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oMath>
    </w:p>
    <w:p w14:paraId="7606F074" w14:textId="77777777" w:rsidR="00714039" w:rsidRPr="00AB2B13" w:rsidRDefault="00714039" w:rsidP="00714039">
      <w:pPr>
        <w:pStyle w:val="BodyText"/>
        <w:rPr>
          <w:lang w:val="en-AU" w:eastAsia="en-GB"/>
        </w:rPr>
      </w:pPr>
      <m:oMathPara>
        <m:oMath>
          <m:r>
            <w:rPr>
              <w:rFonts w:ascii="Cambria Math" w:hAnsi="Cambria Math"/>
              <w:lang w:val="en-AU" w:eastAsia="en-GB"/>
            </w:rPr>
            <m:t>∀i∈ISLANDS,  ∀c∈RESERVECLASS</m:t>
          </m:r>
        </m:oMath>
      </m:oMathPara>
    </w:p>
    <w:p w14:paraId="034386A8" w14:textId="77777777" w:rsidR="00714039" w:rsidRDefault="00714039" w:rsidP="00714039">
      <w:pPr>
        <w:pStyle w:val="BodyText"/>
        <w:rPr>
          <w:lang w:val="en-AU" w:eastAsia="en-GB"/>
        </w:rPr>
      </w:pPr>
    </w:p>
    <w:p w14:paraId="50919FE4"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RoundPowerZoneExit</m:t>
            </m:r>
          </m:e>
          <m:sub>
            <m:r>
              <w:rPr>
                <w:rFonts w:ascii="Cambria Math" w:hAnsi="Cambria Math"/>
              </w:rPr>
              <m:t>c</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7DAFC4E5" w14:textId="77777777" w:rsidR="00714039" w:rsidRDefault="00714039" w:rsidP="00714039">
      <w:pPr>
        <w:pStyle w:val="BodyText"/>
        <w:rPr>
          <w:lang w:val="en-AU" w:eastAsia="en-GB"/>
        </w:rPr>
      </w:pPr>
      <m:oMathPara>
        <m:oMath>
          <m:r>
            <w:rPr>
              <w:rFonts w:ascii="Cambria Math" w:hAnsi="Cambria Math"/>
              <w:lang w:val="en-AU" w:eastAsia="en-GB"/>
            </w:rPr>
            <m:t>∀i∈ISLANDS,  ∀c∈RESERVECLASS,  ∀rrz∈</m:t>
          </m:r>
          <m:d>
            <m:dPr>
              <m:begChr m:val="{"/>
              <m:endChr m:val="}"/>
              <m:ctrlPr>
                <w:rPr>
                  <w:rFonts w:ascii="Cambria Math" w:hAnsi="Cambria Math"/>
                  <w:i/>
                  <w:lang w:val="en-AU" w:eastAsia="en-GB"/>
                </w:rPr>
              </m:ctrlPr>
            </m:dPr>
            <m:e>
              <m:r>
                <w:rPr>
                  <w:rFonts w:ascii="Cambria Math" w:hAnsi="Cambria Math"/>
                  <w:lang w:val="en-AU" w:eastAsia="en-GB"/>
                </w:rPr>
                <m:t>ROUNDPOWERZONE</m:t>
              </m:r>
            </m:e>
          </m:d>
        </m:oMath>
      </m:oMathPara>
    </w:p>
    <w:p w14:paraId="5B217894" w14:textId="77777777" w:rsidR="00714039" w:rsidRDefault="00714039" w:rsidP="00714039">
      <w:pPr>
        <w:pStyle w:val="BodyText"/>
        <w:rPr>
          <w:lang w:val="en-AU" w:eastAsia="en-GB"/>
        </w:rPr>
      </w:pPr>
    </w:p>
    <w:p w14:paraId="2E1BBB7B"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IsSendingHVDC</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oMath>
    </w:p>
    <w:p w14:paraId="78F41EDE" w14:textId="77777777" w:rsidR="00714039" w:rsidRDefault="00714039" w:rsidP="00714039">
      <w:pPr>
        <w:pStyle w:val="BodyText"/>
        <w:rPr>
          <w:lang w:val="en-AU" w:eastAsia="en-GB"/>
        </w:rPr>
      </w:pPr>
      <m:oMathPara>
        <m:oMath>
          <m:r>
            <w:rPr>
              <w:rFonts w:ascii="Cambria Math" w:hAnsi="Cambria Math"/>
              <w:lang w:val="en-AU" w:eastAsia="en-GB"/>
            </w:rPr>
            <m:t>∀i∈ISLANDS,  ∀c∈RESERVECLASS</m:t>
          </m:r>
        </m:oMath>
      </m:oMathPara>
    </w:p>
    <w:p w14:paraId="48512BE6" w14:textId="77777777" w:rsidR="00714039" w:rsidRDefault="00714039" w:rsidP="00714039">
      <w:pPr>
        <w:pStyle w:val="BodyText"/>
        <w:rPr>
          <w:lang w:val="en-AU" w:eastAsia="en-GB"/>
        </w:rPr>
      </w:pPr>
    </w:p>
    <w:p w14:paraId="6D0DFD21"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RoundPowerDisabled</m:t>
                </m:r>
              </m:e>
              <m:sub>
                <m:r>
                  <w:rPr>
                    <w:rFonts w:ascii="Cambria Math" w:hAnsi="Cambria Math"/>
                  </w:rPr>
                  <m:t>c</m:t>
                </m:r>
              </m:sub>
            </m:sSub>
          </m:e>
        </m:d>
      </m:oMath>
    </w:p>
    <w:p w14:paraId="4CB4CE61"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∀rrz∈</m:t>
          </m:r>
          <m:d>
            <m:dPr>
              <m:begChr m:val="{"/>
              <m:endChr m:val="}"/>
              <m:ctrlPr>
                <w:rPr>
                  <w:rFonts w:ascii="Cambria Math" w:hAnsi="Cambria Math"/>
                  <w:i/>
                  <w:lang w:val="en-AU" w:eastAsia="en-GB"/>
                </w:rPr>
              </m:ctrlPr>
            </m:dPr>
            <m:e>
              <m:r>
                <w:rPr>
                  <w:rFonts w:ascii="Cambria Math" w:hAnsi="Cambria Math"/>
                  <w:lang w:val="en-AU" w:eastAsia="en-GB"/>
                </w:rPr>
                <m:t>ROUNDPOWERZONE</m:t>
              </m:r>
            </m:e>
          </m:d>
          <m:r>
            <w:rPr>
              <w:rFonts w:ascii="Cambria Math" w:hAnsi="Cambria Math"/>
              <w:lang w:val="en-AU" w:eastAsia="en-GB"/>
            </w:rPr>
            <m:t xml:space="preserve">  </m:t>
          </m:r>
        </m:oMath>
      </m:oMathPara>
    </w:p>
    <w:p w14:paraId="4F5E2E96" w14:textId="77777777" w:rsidR="00714039" w:rsidRDefault="00714039" w:rsidP="00714039">
      <w:pPr>
        <w:pStyle w:val="BodyText"/>
        <w:rPr>
          <w:lang w:val="en-AU" w:eastAsia="en-GB"/>
        </w:rPr>
      </w:pPr>
    </w:p>
    <w:p w14:paraId="6B2E180A"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sSub>
          <m:sSubPr>
            <m:ctrlPr>
              <w:rPr>
                <w:rFonts w:ascii="Cambria Math" w:hAnsi="Cambria Math"/>
              </w:rPr>
            </m:ctrlPr>
          </m:sSubPr>
          <m:e>
            <m:r>
              <w:rPr>
                <w:rFonts w:ascii="Cambria Math" w:hAnsi="Cambria Math"/>
              </w:rPr>
              <m:t>RoundPowerDisabled</m:t>
            </m:r>
          </m:e>
          <m:sub>
            <m:r>
              <w:rPr>
                <w:rFonts w:ascii="Cambria Math" w:hAnsi="Cambria Math"/>
              </w:rPr>
              <m:t>c</m:t>
            </m:r>
          </m:sub>
        </m:sSub>
      </m:oMath>
    </w:p>
    <w:p w14:paraId="625D38E2" w14:textId="77777777" w:rsidR="00714039" w:rsidRPr="00B858BF" w:rsidRDefault="00714039" w:rsidP="00714039">
      <w:pPr>
        <w:pStyle w:val="BodyText"/>
        <w:rPr>
          <w:lang w:val="en-AU" w:eastAsia="en-GB"/>
        </w:rPr>
      </w:pPr>
      <m:oMathPara>
        <m:oMath>
          <m:r>
            <w:rPr>
              <w:rFonts w:ascii="Cambria Math" w:hAnsi="Cambria Math"/>
              <w:lang w:val="en-AU" w:eastAsia="en-GB"/>
            </w:rPr>
            <m:t>∀i∈ISLANDS,  ∀c∈</m:t>
          </m:r>
          <m:d>
            <m:dPr>
              <m:begChr m:val="{"/>
              <m:endChr m:val="}"/>
              <m:ctrlPr>
                <w:rPr>
                  <w:rFonts w:ascii="Cambria Math" w:hAnsi="Cambria Math"/>
                  <w:i/>
                  <w:lang w:val="en-AU" w:eastAsia="en-GB"/>
                </w:rPr>
              </m:ctrlPr>
            </m:dPr>
            <m:e>
              <m:r>
                <w:rPr>
                  <w:rFonts w:ascii="Cambria Math" w:hAnsi="Cambria Math"/>
                  <w:lang w:val="en-AU" w:eastAsia="en-GB"/>
                </w:rPr>
                <m:t>Sustained</m:t>
              </m:r>
            </m:e>
          </m:d>
          <m:r>
            <w:rPr>
              <w:rFonts w:ascii="Cambria Math" w:hAnsi="Cambria Math"/>
              <w:lang w:val="en-AU" w:eastAsia="en-GB"/>
            </w:rPr>
            <m:t>,  ∀rrz∈</m:t>
          </m:r>
          <m:d>
            <m:dPr>
              <m:begChr m:val="{"/>
              <m:endChr m:val="}"/>
              <m:ctrlPr>
                <w:rPr>
                  <w:rFonts w:ascii="Cambria Math" w:hAnsi="Cambria Math"/>
                  <w:i/>
                  <w:lang w:val="en-AU" w:eastAsia="en-GB"/>
                </w:rPr>
              </m:ctrlPr>
            </m:dPr>
            <m:e>
              <m:r>
                <w:rPr>
                  <w:rFonts w:ascii="Cambria Math" w:hAnsi="Cambria Math"/>
                  <w:lang w:val="en-AU" w:eastAsia="en-GB"/>
                </w:rPr>
                <m:t>NOREVERSEZONE</m:t>
              </m:r>
            </m:e>
          </m:d>
          <m:r>
            <w:rPr>
              <w:rFonts w:ascii="Cambria Math" w:hAnsi="Cambria Math"/>
              <w:lang w:val="en-AU" w:eastAsia="en-GB"/>
            </w:rPr>
            <m:t xml:space="preserve">  </m:t>
          </m:r>
        </m:oMath>
      </m:oMathPara>
    </w:p>
    <w:p w14:paraId="2D5C1CAE" w14:textId="77777777" w:rsidR="00714039" w:rsidRDefault="00714039" w:rsidP="00714039">
      <w:pPr>
        <w:pStyle w:val="BodyText"/>
        <w:rPr>
          <w:lang w:val="en-AU" w:eastAsia="en-GB"/>
        </w:rPr>
      </w:pPr>
    </w:p>
    <w:p w14:paraId="41C50C3D"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2-</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sSub>
              <m:sSubPr>
                <m:ctrlPr>
                  <w:rPr>
                    <w:rFonts w:ascii="Cambria Math" w:hAnsi="Cambria Math"/>
                  </w:rPr>
                </m:ctrlPr>
              </m:sSubPr>
              <m:e>
                <m:r>
                  <w:rPr>
                    <w:rFonts w:ascii="Cambria Math" w:hAnsi="Cambria Math"/>
                  </w:rPr>
                  <m:t>RoundPowerDisabled</m:t>
                </m:r>
              </m:e>
              <m:sub>
                <m:r>
                  <w:rPr>
                    <w:rFonts w:ascii="Cambria Math" w:hAnsi="Cambria Math"/>
                  </w:rPr>
                  <m:t>c</m:t>
                </m:r>
              </m:sub>
            </m:sSub>
          </m:e>
        </m:d>
      </m:oMath>
    </w:p>
    <w:p w14:paraId="3F734F82"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45BE15C7" w14:textId="77777777" w:rsidR="00714039" w:rsidRPr="00B858BF" w:rsidRDefault="00714039" w:rsidP="00714039">
      <w:pPr>
        <w:pStyle w:val="BodyText"/>
        <w:spacing w:after="360"/>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NOREVERSEZONE</m:t>
              </m:r>
            </m:e>
          </m:d>
        </m:oMath>
      </m:oMathPara>
    </w:p>
    <w:p w14:paraId="28564E2F" w14:textId="77777777" w:rsidR="00714039" w:rsidRPr="00D404B4" w:rsidRDefault="00BC542B" w:rsidP="00901A24">
      <w:pPr>
        <w:pStyle w:val="Heading5"/>
      </w:pPr>
      <m:oMath>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ISLANDS</m:t>
            </m:r>
          </m:sub>
          <m:sup/>
          <m:e>
            <m:sSub>
              <m:sSubPr>
                <m:ctrlPr>
                  <w:rPr>
                    <w:rFonts w:ascii="Cambria Math" w:hAnsi="Cambria Math"/>
                  </w:rPr>
                </m:ctrlPr>
              </m:sSubPr>
              <m:e>
                <m:r>
                  <w:rPr>
                    <w:rFonts w:ascii="Cambria Math" w:hAnsi="Cambria Math"/>
                  </w:rPr>
                  <m:t>IsSendingHVDC</m:t>
                </m:r>
              </m:e>
              <m:sub>
                <m:r>
                  <w:rPr>
                    <w:rFonts w:ascii="Cambria Math" w:hAnsi="Cambria Math"/>
                  </w:rPr>
                  <m:t>i</m:t>
                </m:r>
              </m:sub>
            </m:sSub>
          </m:e>
        </m:nary>
        <m:r>
          <m:rPr>
            <m:sty m:val="p"/>
          </m:rPr>
          <w:rPr>
            <w:rFonts w:ascii="Cambria Math" w:hAnsi="Cambria Math"/>
          </w:rPr>
          <m:t>=1</m:t>
        </m:r>
      </m:oMath>
    </w:p>
    <w:p w14:paraId="12022137" w14:textId="77777777" w:rsidR="00714039" w:rsidRDefault="00714039" w:rsidP="00714039">
      <w:pPr>
        <w:pStyle w:val="BodyText"/>
        <w:ind w:left="0"/>
        <w:rPr>
          <w:lang w:val="en-AU" w:eastAsia="en-GB"/>
        </w:rPr>
      </w:pPr>
    </w:p>
    <w:p w14:paraId="76C10109"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d>
              <m:dPr>
                <m:ctrlPr>
                  <w:rPr>
                    <w:rFonts w:ascii="Cambria Math" w:hAnsi="Cambria Math"/>
                  </w:rPr>
                </m:ctrlPr>
              </m:dPr>
              <m:e>
                <m:r>
                  <w:rPr>
                    <w:rFonts w:ascii="Cambria Math" w:hAnsi="Cambria Math"/>
                  </w:rPr>
                  <m:t>i</m:t>
                </m:r>
              </m:e>
            </m:d>
          </m:sub>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S</m:t>
                    </m:r>
                  </m:e>
                  <m:sub>
                    <m:r>
                      <w:rPr>
                        <w:rFonts w:ascii="Cambria Math" w:hAnsi="Cambria Math"/>
                      </w:rPr>
                      <m:t>HVDC</m:t>
                    </m:r>
                  </m:sub>
                </m:sSub>
                <m:d>
                  <m:dPr>
                    <m:ctrlPr>
                      <w:rPr>
                        <w:rFonts w:ascii="Cambria Math" w:hAnsi="Cambria Math"/>
                      </w:rPr>
                    </m:ctrlPr>
                  </m:dPr>
                  <m:e>
                    <m:r>
                      <w:rPr>
                        <w:rFonts w:ascii="Cambria Math" w:hAnsi="Cambria Math"/>
                      </w:rPr>
                      <m:t>n</m:t>
                    </m:r>
                  </m:e>
                </m:d>
              </m:sub>
              <m:sup/>
              <m:e>
                <m:sSub>
                  <m:sSubPr>
                    <m:ctrlPr>
                      <w:rPr>
                        <w:rFonts w:ascii="Cambria Math" w:hAnsi="Cambria Math"/>
                      </w:rPr>
                    </m:ctrlPr>
                  </m:sSubPr>
                  <m:e>
                    <m:r>
                      <w:rPr>
                        <w:rFonts w:ascii="Cambria Math" w:hAnsi="Cambria Math"/>
                      </w:rPr>
                      <m:t>HVDCLinkFlow</m:t>
                    </m:r>
                  </m:e>
                  <m:sub>
                    <m:r>
                      <w:rPr>
                        <w:rFonts w:ascii="Cambria Math" w:hAnsi="Cambria Math"/>
                      </w:rPr>
                      <m:t>l</m:t>
                    </m:r>
                  </m:sub>
                </m:sSub>
              </m:e>
            </m:nary>
          </m:e>
        </m:nary>
      </m:oMath>
    </w:p>
    <w:p w14:paraId="6551B01A" w14:textId="77777777" w:rsidR="00714039" w:rsidRPr="00D404B4" w:rsidRDefault="00714039" w:rsidP="00714039">
      <w:pPr>
        <w:pStyle w:val="BodyText"/>
        <w:rPr>
          <w:lang w:val="en-AU" w:eastAsia="en-GB"/>
        </w:rPr>
      </w:pPr>
      <m:oMathPara>
        <m:oMath>
          <m:r>
            <w:rPr>
              <w:rFonts w:ascii="Cambria Math" w:hAnsi="Cambria Math"/>
              <w:lang w:val="en-AU" w:eastAsia="en-GB"/>
            </w:rPr>
            <m:t>∀i∈ISLANDS</m:t>
          </m:r>
        </m:oMath>
      </m:oMathPara>
    </w:p>
    <w:p w14:paraId="09DDBCC6" w14:textId="77777777" w:rsidR="00714039" w:rsidRDefault="00714039" w:rsidP="00714039">
      <w:pPr>
        <w:pStyle w:val="BodyText"/>
        <w:rPr>
          <w:lang w:val="en-AU" w:eastAsia="en-GB"/>
        </w:rPr>
      </w:pPr>
    </w:p>
    <w:p w14:paraId="1A9FBDEA"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HVDCSentAfterResS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m:t>
            </m:r>
          </m:e>
          <m:sub>
            <m:r>
              <w:rPr>
                <w:rFonts w:ascii="Cambria Math" w:hAnsi="Cambria Math"/>
              </w:rPr>
              <m:t>i</m:t>
            </m:r>
          </m:sub>
        </m:sSub>
      </m:oMath>
    </w:p>
    <w:p w14:paraId="7D458682"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6F461485" w14:textId="77777777" w:rsidR="00714039" w:rsidRDefault="00714039" w:rsidP="00714039">
      <w:pPr>
        <w:pStyle w:val="BodyText"/>
        <w:rPr>
          <w:lang w:val="en-AU" w:eastAsia="en-GB"/>
        </w:rPr>
      </w:pPr>
    </w:p>
    <w:p w14:paraId="6E8E36B6"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HVDCLossAfterResS</m:t>
            </m:r>
            <m:r>
              <w:rPr>
                <w:rFonts w:ascii="Cambria Math" w:hAnsi="Cambria Math"/>
              </w:rPr>
              <m:t>h</m:t>
            </m:r>
            <m:r>
              <w:rPr>
                <w:rFonts w:ascii="Cambria Math" w:hAnsi="Cambria Math"/>
              </w:rPr>
              <m:t>are</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HVDCSentLoss</m:t>
            </m:r>
          </m:e>
          <m:sub>
            <m:r>
              <w:rPr>
                <w:rFonts w:ascii="Cambria Math" w:hAnsi="Cambria Math"/>
              </w:rPr>
              <m:t>j</m:t>
            </m:r>
          </m:sub>
        </m:sSub>
      </m:oMath>
    </w:p>
    <w:p w14:paraId="60D5E2D2" w14:textId="77777777" w:rsidR="00714039" w:rsidRPr="00B858BF" w:rsidRDefault="00714039" w:rsidP="00714039">
      <w:pPr>
        <w:pStyle w:val="BodyText"/>
        <w:rPr>
          <w:lang w:val="en-AU" w:eastAsia="en-GB"/>
        </w:rPr>
      </w:pPr>
      <m:oMathPara>
        <m:oMath>
          <m:r>
            <w:rPr>
              <w:rFonts w:ascii="Cambria Math" w:hAnsi="Cambria Math"/>
              <w:lang w:val="en-AU" w:eastAsia="en-GB"/>
            </w:rPr>
            <m:t>∀i,j∈ISLANDS and i≠j,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086B7220" w14:textId="77777777" w:rsidR="00714039" w:rsidRDefault="00714039" w:rsidP="00714039">
      <w:pPr>
        <w:pStyle w:val="BodyText"/>
        <w:rPr>
          <w:lang w:val="en-AU" w:eastAsia="en-GB"/>
        </w:rPr>
      </w:pPr>
    </w:p>
    <w:p w14:paraId="1D05F551"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HVDCSentAfterResS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oMath>
    </w:p>
    <w:p w14:paraId="08A0E70A" w14:textId="77777777" w:rsidR="00714039" w:rsidRPr="00B858BF" w:rsidRDefault="00714039" w:rsidP="00714039">
      <w:pPr>
        <w:pStyle w:val="BodyText"/>
        <w:rPr>
          <w:lang w:val="en-AU" w:eastAsia="en-GB"/>
        </w:rPr>
      </w:pPr>
      <m:oMathPara>
        <m:oMath>
          <m:r>
            <w:rPr>
              <w:rFonts w:ascii="Cambria Math" w:hAnsi="Cambria Math"/>
              <w:lang w:val="en-AU" w:eastAsia="en-GB"/>
            </w:rPr>
            <m:t>∀i,j∈ISLANDS,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1FCC3078" w14:textId="77777777" w:rsidR="00714039" w:rsidRDefault="00714039" w:rsidP="00714039">
      <w:pPr>
        <w:pStyle w:val="BodyText"/>
        <w:rPr>
          <w:lang w:val="en-AU" w:eastAsia="en-GB"/>
        </w:rPr>
      </w:pPr>
    </w:p>
    <w:p w14:paraId="776C2A28"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HVDCLossAfterResS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HVDCSentLoss</m:t>
            </m:r>
          </m:e>
          <m:sub>
            <m:r>
              <w:rPr>
                <w:rFonts w:ascii="Cambria Math" w:hAnsi="Cambria Math"/>
              </w:rPr>
              <m:t>i</m:t>
            </m:r>
          </m:sub>
        </m:sSub>
      </m:oMath>
    </w:p>
    <w:p w14:paraId="0B9A3413" w14:textId="77777777" w:rsidR="00714039" w:rsidRDefault="00714039" w:rsidP="00714039">
      <w:pPr>
        <w:pStyle w:val="BodyText"/>
        <w:spacing w:after="360"/>
        <w:rPr>
          <w:lang w:val="en-AU" w:eastAsia="en-GB"/>
        </w:rPr>
      </w:pPr>
      <m:oMathPara>
        <m:oMath>
          <m:r>
            <w:rPr>
              <w:rFonts w:ascii="Cambria Math" w:hAnsi="Cambria Math"/>
              <w:lang w:val="en-AU" w:eastAsia="en-GB"/>
            </w:rPr>
            <m:t>∀i,j∈ISLANDS and i≠j,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35CC73FA" w14:textId="77777777" w:rsidR="00714039" w:rsidRPr="00D404B4" w:rsidRDefault="00BC542B" w:rsidP="00901A24">
      <w:pPr>
        <w:pStyle w:val="Heading5"/>
      </w:pPr>
      <m:oMath>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r>
          <m:rPr>
            <m:sty m:val="p"/>
          </m:rPr>
          <w:rPr>
            <w:rFonts w:ascii="Cambria Math" w:hAnsi="Cambria Math"/>
          </w:rPr>
          <m:t>=1</m:t>
        </m:r>
      </m:oMath>
    </w:p>
    <w:p w14:paraId="7F8A04B3" w14:textId="77777777" w:rsidR="00714039" w:rsidRDefault="00714039" w:rsidP="00714039">
      <w:pPr>
        <w:pStyle w:val="BodyText"/>
        <w:rPr>
          <w:lang w:val="en-AU" w:eastAsia="en-GB"/>
        </w:rPr>
      </w:pPr>
      <m:oMathPara>
        <m:oMath>
          <m:r>
            <w:rPr>
              <w:rFonts w:ascii="Cambria Math" w:hAnsi="Cambria Math"/>
              <w:lang w:val="en-AU" w:eastAsia="en-GB"/>
            </w:rPr>
            <m:t>∀i∈ISLANDS</m:t>
          </m:r>
        </m:oMath>
      </m:oMathPara>
    </w:p>
    <w:p w14:paraId="6CE340C9" w14:textId="77777777" w:rsidR="00714039" w:rsidRDefault="00714039" w:rsidP="00714039">
      <w:pPr>
        <w:pStyle w:val="BodyText"/>
        <w:rPr>
          <w:lang w:val="en-AU" w:eastAsia="en-GB"/>
        </w:rPr>
      </w:pPr>
    </w:p>
    <w:p w14:paraId="65393F4D"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HVDCSentFlowBreakPoint</m:t>
                </m:r>
              </m:e>
              <m:sub>
                <m:r>
                  <w:rPr>
                    <w:rFonts w:ascii="Cambria Math" w:hAnsi="Cambria Math"/>
                  </w:rPr>
                  <m:t>i</m:t>
                </m:r>
                <m:r>
                  <m:rPr>
                    <m:sty m:val="p"/>
                  </m:rPr>
                  <w:rPr>
                    <w:rFonts w:ascii="Cambria Math" w:hAnsi="Cambria Math"/>
                  </w:rPr>
                  <m:t>,</m:t>
                </m:r>
                <m:r>
                  <w:rPr>
                    <w:rFonts w:ascii="Cambria Math" w:hAnsi="Cambria Math"/>
                  </w:rPr>
                  <m:t>bp</m:t>
                </m:r>
              </m:sub>
            </m:sSub>
            <m:r>
              <m:rPr>
                <m:sty m:val="p"/>
              </m:rPr>
              <w:rPr>
                <w:rFonts w:ascii="Cambria Math" w:hAnsi="Cambria Math"/>
              </w:rPr>
              <m:t>×</m:t>
            </m:r>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oMath>
    </w:p>
    <w:p w14:paraId="603E568C" w14:textId="77777777" w:rsidR="00714039" w:rsidRDefault="00714039" w:rsidP="00714039">
      <w:pPr>
        <w:pStyle w:val="BodyText"/>
        <w:spacing w:after="360"/>
        <w:rPr>
          <w:lang w:val="en-AU" w:eastAsia="en-GB"/>
        </w:rPr>
      </w:pPr>
      <m:oMathPara>
        <m:oMath>
          <m:r>
            <w:rPr>
              <w:rFonts w:ascii="Cambria Math" w:hAnsi="Cambria Math"/>
              <w:lang w:val="en-AU" w:eastAsia="en-GB"/>
            </w:rPr>
            <m:t>∀i∈ISLANDS</m:t>
          </m:r>
        </m:oMath>
      </m:oMathPara>
    </w:p>
    <w:p w14:paraId="528B1013"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HVDCSentLoss</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HVDCSentLossBreakPoint</m:t>
                </m:r>
              </m:e>
              <m:sub>
                <m:r>
                  <w:rPr>
                    <w:rFonts w:ascii="Cambria Math" w:hAnsi="Cambria Math"/>
                  </w:rPr>
                  <m:t>i</m:t>
                </m:r>
                <m:r>
                  <m:rPr>
                    <m:sty m:val="p"/>
                  </m:rPr>
                  <w:rPr>
                    <w:rFonts w:ascii="Cambria Math" w:hAnsi="Cambria Math"/>
                  </w:rPr>
                  <m:t>,</m:t>
                </m:r>
                <m:r>
                  <w:rPr>
                    <w:rFonts w:ascii="Cambria Math" w:hAnsi="Cambria Math"/>
                  </w:rPr>
                  <m:t>bp</m:t>
                </m:r>
              </m:sub>
            </m:sSub>
            <m:r>
              <m:rPr>
                <m:sty m:val="p"/>
              </m:rPr>
              <w:rPr>
                <w:rFonts w:ascii="Cambria Math" w:hAnsi="Cambria Math"/>
              </w:rPr>
              <m:t>×</m:t>
            </m:r>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oMath>
    </w:p>
    <w:p w14:paraId="3BF4933A" w14:textId="77777777" w:rsidR="00714039" w:rsidRDefault="00714039" w:rsidP="00714039">
      <w:pPr>
        <w:pStyle w:val="BodyText"/>
        <w:spacing w:after="360"/>
        <w:rPr>
          <w:lang w:val="en-AU" w:eastAsia="en-GB"/>
        </w:rPr>
      </w:pPr>
      <m:oMathPara>
        <m:oMath>
          <m:r>
            <w:rPr>
              <w:rFonts w:ascii="Cambria Math" w:hAnsi="Cambria Math"/>
              <w:lang w:val="en-AU" w:eastAsia="en-GB"/>
            </w:rPr>
            <m:t>∀i∈ISLANDS</m:t>
          </m:r>
        </m:oMath>
      </m:oMathPara>
    </w:p>
    <w:p w14:paraId="30C0E83F" w14:textId="77777777" w:rsidR="00714039" w:rsidRPr="00D404B4" w:rsidRDefault="00BC542B" w:rsidP="00901A24">
      <w:pPr>
        <w:pStyle w:val="Heading5"/>
      </w:pPr>
      <m:oMath>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LambdaResS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r>
          <m:rPr>
            <m:sty m:val="p"/>
          </m:rPr>
          <w:rPr>
            <w:rFonts w:ascii="Cambria Math" w:hAnsi="Cambria Math"/>
          </w:rPr>
          <m:t>=1</m:t>
        </m:r>
      </m:oMath>
    </w:p>
    <w:p w14:paraId="739A79FF"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84725EC" w14:textId="77777777" w:rsidR="00714039" w:rsidRDefault="00714039" w:rsidP="00714039">
      <w:pPr>
        <w:pStyle w:val="BodyText"/>
        <w:rPr>
          <w:lang w:val="en-AU" w:eastAsia="en-GB"/>
        </w:rPr>
      </w:pPr>
    </w:p>
    <w:p w14:paraId="2C8692FF"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HVDCSentAfterResS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HVDCAfterResS</m:t>
                </m:r>
                <m:r>
                  <w:rPr>
                    <w:rFonts w:ascii="Cambria Math" w:hAnsi="Cambria Math"/>
                  </w:rPr>
                  <m:t>h</m:t>
                </m:r>
                <m:r>
                  <w:rPr>
                    <w:rFonts w:ascii="Cambria Math" w:hAnsi="Cambria Math"/>
                  </w:rPr>
                  <m:t>areBreakPoint</m:t>
                </m:r>
              </m:e>
              <m:sub>
                <m:r>
                  <w:rPr>
                    <w:rFonts w:ascii="Cambria Math" w:hAnsi="Cambria Math"/>
                  </w:rPr>
                  <m:t>i</m:t>
                </m:r>
                <m:r>
                  <m:rPr>
                    <m:sty m:val="p"/>
                  </m:rPr>
                  <w:rPr>
                    <w:rFonts w:ascii="Cambria Math" w:hAnsi="Cambria Math"/>
                  </w:rPr>
                  <m:t>,</m:t>
                </m:r>
                <m:r>
                  <w:rPr>
                    <w:rFonts w:ascii="Cambria Math" w:hAnsi="Cambria Math"/>
                  </w:rPr>
                  <m:t>rsbp</m:t>
                </m:r>
              </m:sub>
            </m:sSub>
            <m:r>
              <m:rPr>
                <m:sty m:val="p"/>
              </m:rPr>
              <w:rPr>
                <w:rFonts w:ascii="Cambria Math" w:hAnsi="Cambria Math"/>
              </w:rPr>
              <m:t>×</m:t>
            </m:r>
            <m:sSub>
              <m:sSubPr>
                <m:ctrlPr>
                  <w:rPr>
                    <w:rFonts w:ascii="Cambria Math" w:hAnsi="Cambria Math"/>
                  </w:rPr>
                </m:ctrlPr>
              </m:sSubPr>
              <m:e>
                <m:r>
                  <w:rPr>
                    <w:rFonts w:ascii="Cambria Math" w:hAnsi="Cambria Math"/>
                  </w:rPr>
                  <m:t>LambdaResS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oMath>
    </w:p>
    <w:p w14:paraId="41C20652" w14:textId="77777777" w:rsidR="00714039" w:rsidRDefault="00714039" w:rsidP="00714039">
      <w:pPr>
        <w:pStyle w:val="BodyText"/>
        <w:rPr>
          <w:lang w:val="en-AU" w:eastAsia="en-GB"/>
        </w:rPr>
      </w:pPr>
      <m:oMathPara>
        <m:oMath>
          <m:r>
            <w:rPr>
              <w:rFonts w:ascii="Cambria Math" w:hAnsi="Cambria Math"/>
              <w:lang w:val="en-AU" w:eastAsia="en-GB"/>
            </w:rPr>
            <m:t>∀i∈ISLANDS,  ∀c∈RESERVECLASS,  ∀rd∈RESERVEDIRECTIONS</m:t>
          </m:r>
        </m:oMath>
      </m:oMathPara>
    </w:p>
    <w:p w14:paraId="4B794EC8" w14:textId="77777777" w:rsidR="00714039" w:rsidRDefault="00714039" w:rsidP="00714039">
      <w:pPr>
        <w:pStyle w:val="BodyText"/>
        <w:rPr>
          <w:lang w:val="en-AU" w:eastAsia="en-GB"/>
        </w:rPr>
      </w:pPr>
    </w:p>
    <w:p w14:paraId="07D02414"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HVDCLossAfterResS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HVDCAfterResS</m:t>
                </m:r>
                <m:r>
                  <w:rPr>
                    <w:rFonts w:ascii="Cambria Math" w:hAnsi="Cambria Math"/>
                  </w:rPr>
                  <m:t>h</m:t>
                </m:r>
                <m:r>
                  <w:rPr>
                    <w:rFonts w:ascii="Cambria Math" w:hAnsi="Cambria Math"/>
                  </w:rPr>
                  <m:t>areLossBreakPoint</m:t>
                </m:r>
              </m:e>
              <m:sub>
                <m:r>
                  <w:rPr>
                    <w:rFonts w:ascii="Cambria Math" w:hAnsi="Cambria Math"/>
                  </w:rPr>
                  <m:t>i</m:t>
                </m:r>
                <m:r>
                  <m:rPr>
                    <m:sty m:val="p"/>
                  </m:rPr>
                  <w:rPr>
                    <w:rFonts w:ascii="Cambria Math" w:hAnsi="Cambria Math"/>
                  </w:rPr>
                  <m:t>,</m:t>
                </m:r>
                <m:r>
                  <w:rPr>
                    <w:rFonts w:ascii="Cambria Math" w:hAnsi="Cambria Math"/>
                  </w:rPr>
                  <m:t>rsbp</m:t>
                </m:r>
              </m:sub>
            </m:sSub>
            <m:r>
              <m:rPr>
                <m:sty m:val="p"/>
              </m:rPr>
              <w:rPr>
                <w:rFonts w:ascii="Cambria Math" w:hAnsi="Cambria Math"/>
              </w:rPr>
              <m:t>×</m:t>
            </m:r>
            <m:sSub>
              <m:sSubPr>
                <m:ctrlPr>
                  <w:rPr>
                    <w:rFonts w:ascii="Cambria Math" w:hAnsi="Cambria Math"/>
                  </w:rPr>
                </m:ctrlPr>
              </m:sSubPr>
              <m:e>
                <m:r>
                  <w:rPr>
                    <w:rFonts w:ascii="Cambria Math" w:hAnsi="Cambria Math"/>
                  </w:rPr>
                  <m:t>LambdaResS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oMath>
    </w:p>
    <w:p w14:paraId="5704C970" w14:textId="77777777" w:rsidR="00714039" w:rsidRDefault="00714039" w:rsidP="00714039">
      <w:pPr>
        <w:pStyle w:val="BodyText"/>
        <w:rPr>
          <w:lang w:val="en-AU" w:eastAsia="en-GB"/>
        </w:rPr>
      </w:pPr>
      <m:oMathPara>
        <m:oMath>
          <m:r>
            <w:rPr>
              <w:rFonts w:ascii="Cambria Math" w:hAnsi="Cambria Math"/>
              <w:lang w:val="en-AU" w:eastAsia="en-GB"/>
            </w:rPr>
            <m:t>∀i∈ISLANDS,  ∀c∈RESERVECLASS,  ∀rd∈RESERVEDIRECTIONS</m:t>
          </m:r>
        </m:oMath>
      </m:oMathPara>
    </w:p>
    <w:p w14:paraId="6DB0B409" w14:textId="77777777" w:rsidR="00714039" w:rsidRDefault="00714039" w:rsidP="00714039">
      <w:pPr>
        <w:pStyle w:val="BodyText"/>
        <w:rPr>
          <w:lang w:val="en-AU" w:eastAsia="en-GB"/>
        </w:rPr>
      </w:pPr>
    </w:p>
    <w:p w14:paraId="2EF7C21E" w14:textId="77777777" w:rsidR="00714039" w:rsidRPr="00D404B4" w:rsidRDefault="00714039" w:rsidP="00901A24">
      <w:pPr>
        <w:pStyle w:val="Heading5"/>
      </w:pPr>
      <m:oMath>
        <m:r>
          <w:rPr>
            <w:rFonts w:ascii="Cambria Math" w:hAnsi="Cambria Math"/>
          </w:rPr>
          <m:t>ExcessResSharePenalty</m:t>
        </m:r>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up/>
          <m:e>
            <m:r>
              <w:rPr>
                <w:rFonts w:ascii="Cambria Math" w:hAnsi="Cambria Math"/>
              </w:rPr>
              <m:t>ExcessResShareEffectivePenaltyPrice</m:t>
            </m:r>
            <m:r>
              <m:rPr>
                <m:sty m:val="p"/>
              </m:rPr>
              <w:rPr>
                <w:rFonts w:ascii="Cambria Math" w:hAnsi="Cambria Math" w:hint="eastAsia"/>
              </w:rPr>
              <m:t>×</m:t>
            </m:r>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sub>
          <m:sup/>
          <m:e>
            <m:r>
              <w:rPr>
                <w:rFonts w:ascii="Cambria Math" w:hAnsi="Cambria Math"/>
              </w:rPr>
              <m:t>ExcessSharedNFRPenaltyPrice</m:t>
            </m:r>
            <m:r>
              <m:rPr>
                <m:sty m:val="p"/>
              </m:rPr>
              <w:rPr>
                <w:rFonts w:ascii="Cambria Math" w:hAnsi="Cambria Math" w:hint="eastAsia"/>
              </w:rPr>
              <m:t>×</m:t>
            </m:r>
            <m:sSub>
              <m:sSubPr>
                <m:ctrlPr>
                  <w:rPr>
                    <w:rFonts w:ascii="Cambria Math" w:hAnsi="Cambria Math"/>
                  </w:rPr>
                </m:ctrlPr>
              </m:sSubPr>
              <m:e>
                <m:r>
                  <w:rPr>
                    <w:rFonts w:ascii="Cambria Math" w:hAnsi="Cambria Math"/>
                  </w:rPr>
                  <m:t>SharedNFR</m:t>
                </m:r>
              </m:e>
              <m:sub>
                <m:r>
                  <w:rPr>
                    <w:rFonts w:ascii="Cambria Math" w:hAnsi="Cambria Math"/>
                  </w:rPr>
                  <m:t>i</m:t>
                </m:r>
                <m:r>
                  <m:rPr>
                    <m:sty m:val="p"/>
                  </m:rPr>
                  <w:rPr>
                    <w:rFonts w:ascii="Cambria Math" w:hAnsi="Cambria Math"/>
                  </w:rPr>
                  <m:t>,</m:t>
                </m:r>
                <m:r>
                  <w:rPr>
                    <w:rFonts w:ascii="Cambria Math" w:hAnsi="Cambria Math"/>
                  </w:rPr>
                  <m:t>c</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sub>
          <m:sup/>
          <m:e>
            <m:r>
              <w:rPr>
                <w:rFonts w:ascii="Cambria Math" w:hAnsi="Cambria Math"/>
              </w:rPr>
              <m:t>ExcessSharedIslandResPenaltyPrice</m:t>
            </m:r>
            <m:r>
              <m:rPr>
                <m:sty m:val="p"/>
              </m:rPr>
              <w:rPr>
                <w:rFonts w:ascii="Cambria Math" w:hAnsi="Cambria Math" w:hint="eastAsia"/>
              </w:rPr>
              <m:t>×</m:t>
            </m:r>
            <m:sSub>
              <m:sSubPr>
                <m:ctrlPr>
                  <w:rPr>
                    <w:rFonts w:ascii="Cambria Math" w:hAnsi="Cambria Math"/>
                  </w:rPr>
                </m:ctrlPr>
              </m:sSubPr>
              <m:e>
                <m:r>
                  <w:rPr>
                    <w:rFonts w:ascii="Cambria Math" w:hAnsi="Cambria Math"/>
                  </w:rPr>
                  <m:t>SharedIslandReserve</m:t>
                </m:r>
              </m:e>
              <m:sub>
                <m:r>
                  <w:rPr>
                    <w:rFonts w:ascii="Cambria Math" w:hAnsi="Cambria Math"/>
                  </w:rPr>
                  <m:t>i</m:t>
                </m:r>
                <m:r>
                  <m:rPr>
                    <m:sty m:val="p"/>
                  </m:rPr>
                  <w:rPr>
                    <w:rFonts w:ascii="Cambria Math" w:hAnsi="Cambria Math"/>
                  </w:rPr>
                  <m:t>,</m:t>
                </m:r>
                <m:r>
                  <w:rPr>
                    <w:rFonts w:ascii="Cambria Math" w:hAnsi="Cambria Math"/>
                  </w:rPr>
                  <m:t>c</m:t>
                </m:r>
              </m:sub>
            </m:sSub>
          </m:e>
        </m:nary>
      </m:oMath>
    </w:p>
    <w:p w14:paraId="71DED4AF" w14:textId="77777777" w:rsidR="00714039" w:rsidRPr="00D404B4" w:rsidRDefault="00714039" w:rsidP="00C46AB9">
      <w:pPr>
        <w:pStyle w:val="Heading3"/>
      </w:pPr>
      <w:bookmarkStart w:id="1139" w:name="_Toc189139662"/>
      <w:bookmarkStart w:id="1140" w:name="_Toc131539316"/>
      <w:r w:rsidRPr="00901A24">
        <w:t>Reserve</w:t>
      </w:r>
      <w:bookmarkEnd w:id="1139"/>
      <w:bookmarkEnd w:id="1140"/>
    </w:p>
    <w:p w14:paraId="0C922AF9"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ReserverOfferProportion</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r</m:t>
                </m:r>
              </m:e>
            </m:d>
          </m:sub>
        </m:sSub>
      </m:oMath>
    </w:p>
    <w:p w14:paraId="5E874D6D" w14:textId="49CD305F" w:rsidR="00714039" w:rsidRPr="00AD74E9" w:rsidRDefault="00714039" w:rsidP="00714039">
      <w:pPr>
        <w:pStyle w:val="BodyText"/>
      </w:pPr>
      <m:oMathPara>
        <m:oMath>
          <m:r>
            <w:rPr>
              <w:rFonts w:ascii="Cambria Math" w:hAnsi="Cambria Math"/>
            </w:rPr>
            <m:t xml:space="preserve">j=1, …, </m:t>
          </m:r>
          <m:sSub>
            <m:sSubPr>
              <m:ctrlPr>
                <w:rPr>
                  <w:rFonts w:ascii="Cambria Math" w:hAnsi="Cambria Math"/>
                  <w:i/>
                </w:rPr>
              </m:ctrlPr>
            </m:sSubPr>
            <m:e>
              <m:r>
                <w:rPr>
                  <w:rFonts w:ascii="Cambria Math" w:hAnsi="Cambria Math"/>
                </w:rPr>
                <m:t>ReserveOfferBlocks</m:t>
              </m:r>
            </m:e>
            <m:sub>
              <m:r>
                <w:rPr>
                  <w:rFonts w:ascii="Cambria Math" w:hAnsi="Cambria Math"/>
                </w:rPr>
                <m:t xml:space="preserve">r </m:t>
              </m:r>
            </m:sub>
          </m:sSub>
          <m:r>
            <w:rPr>
              <w:rFonts w:ascii="Cambria Math" w:hAnsi="Cambria Math"/>
            </w:rPr>
            <m:t xml:space="preserve">  ∀r∈</m:t>
          </m:r>
          <m:sSub>
            <m:sSubPr>
              <m:ctrlPr>
                <w:rPr>
                  <w:rFonts w:ascii="Cambria Math" w:hAnsi="Cambria Math"/>
                  <w:i/>
                </w:rPr>
              </m:ctrlPr>
            </m:sSubPr>
            <m:e>
              <m:r>
                <w:rPr>
                  <w:rFonts w:ascii="Cambria Math" w:hAnsi="Cambria Math"/>
                </w:rPr>
                <m:t>RESERVEOFFERS</m:t>
              </m:r>
            </m:e>
            <m:sub>
              <m:r>
                <w:rPr>
                  <w:rFonts w:ascii="Cambria Math" w:hAnsi="Cambria Math"/>
                </w:rPr>
                <m:t>PLSR</m:t>
              </m:r>
            </m:sub>
          </m:sSub>
        </m:oMath>
      </m:oMathPara>
    </w:p>
    <w:p w14:paraId="6ACA5DA9" w14:textId="7078078A" w:rsidR="00AD74E9" w:rsidRDefault="00AD74E9" w:rsidP="00714039">
      <w:pPr>
        <w:pStyle w:val="BodyText"/>
      </w:pPr>
    </w:p>
    <w:p w14:paraId="587E4597" w14:textId="77777777" w:rsidR="00714039" w:rsidRDefault="00BC542B" w:rsidP="00901A24">
      <w:pPr>
        <w:pStyle w:val="Heading5"/>
      </w:pPr>
      <m:oMath>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ReserveOfferMaximum</m:t>
            </m:r>
          </m:e>
          <m:sub>
            <m:r>
              <w:rPr>
                <w:rFonts w:ascii="Cambria Math" w:hAnsi="Cambria Math"/>
              </w:rPr>
              <m:t>r</m:t>
            </m:r>
            <m:r>
              <m:rPr>
                <m:sty m:val="p"/>
              </m:rPr>
              <w:rPr>
                <w:rFonts w:ascii="Cambria Math" w:hAnsi="Cambria Math"/>
              </w:rPr>
              <m:t>,</m:t>
            </m:r>
            <m:r>
              <w:rPr>
                <w:rFonts w:ascii="Cambria Math" w:hAnsi="Cambria Math"/>
              </w:rPr>
              <m:t>j</m:t>
            </m:r>
          </m:sub>
        </m:sSub>
      </m:oMath>
    </w:p>
    <w:p w14:paraId="7F40A58B" w14:textId="382497D7" w:rsidR="00714039" w:rsidRPr="00E91EB3" w:rsidRDefault="00714039" w:rsidP="00714039">
      <w:pPr>
        <w:pStyle w:val="BodyText"/>
      </w:pPr>
      <m:oMathPara>
        <m:oMath>
          <m:r>
            <w:rPr>
              <w:rFonts w:ascii="Cambria Math" w:hAnsi="Cambria Math"/>
            </w:rPr>
            <m:t xml:space="preserve">j=1, …, </m:t>
          </m:r>
          <m:sSub>
            <m:sSubPr>
              <m:ctrlPr>
                <w:rPr>
                  <w:rFonts w:ascii="Cambria Math" w:hAnsi="Cambria Math"/>
                  <w:i/>
                </w:rPr>
              </m:ctrlPr>
            </m:sSubPr>
            <m:e>
              <m:r>
                <w:rPr>
                  <w:rFonts w:ascii="Cambria Math" w:hAnsi="Cambria Math"/>
                </w:rPr>
                <m:t>ReserveOfferBlocks</m:t>
              </m:r>
            </m:e>
            <m:sub>
              <m:r>
                <w:rPr>
                  <w:rFonts w:ascii="Cambria Math" w:hAnsi="Cambria Math"/>
                </w:rPr>
                <m:t xml:space="preserve">r </m:t>
              </m:r>
            </m:sub>
          </m:sSub>
          <m:r>
            <w:rPr>
              <w:rFonts w:ascii="Cambria Math" w:hAnsi="Cambria Math"/>
            </w:rPr>
            <m:t xml:space="preserve">  ∀r∈RESERVEOFFERS</m:t>
          </m:r>
        </m:oMath>
      </m:oMathPara>
    </w:p>
    <w:p w14:paraId="36509CFD" w14:textId="4DA36350" w:rsidR="00E91EB3" w:rsidRDefault="00E91EB3" w:rsidP="00714039">
      <w:pPr>
        <w:pStyle w:val="BodyText"/>
      </w:pPr>
    </w:p>
    <w:p w14:paraId="017068B2" w14:textId="534FBEFD" w:rsidR="00E91EB3" w:rsidRDefault="00BC542B" w:rsidP="00E91EB3">
      <w:pPr>
        <w:pStyle w:val="Heading5"/>
      </w:pPr>
      <m:oMath>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RESERVEOFFERBLOCKS</m:t>
            </m:r>
          </m:sub>
          <m:sup/>
          <m:e>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Demand</m:t>
            </m:r>
          </m:e>
          <m:sub>
            <m:r>
              <w:rPr>
                <w:rFonts w:ascii="Cambria Math" w:hAnsi="Cambria Math"/>
              </w:rPr>
              <m:t>db</m:t>
            </m:r>
            <m:r>
              <w:rPr>
                <w:rFonts w:ascii="Cambria Math" w:hAnsi="Cambria Math"/>
              </w:rPr>
              <m:t>(</m:t>
            </m:r>
            <m:r>
              <w:rPr>
                <w:rFonts w:ascii="Cambria Math" w:hAnsi="Cambria Math"/>
              </w:rPr>
              <m:t>r</m:t>
            </m:r>
            <m:r>
              <w:rPr>
                <w:rFonts w:ascii="Cambria Math" w:hAnsi="Cambria Math"/>
              </w:rPr>
              <m:t>)</m:t>
            </m:r>
          </m:sub>
        </m:sSub>
      </m:oMath>
    </w:p>
    <w:p w14:paraId="48DFBD45" w14:textId="0FB608FB" w:rsidR="00155509" w:rsidRPr="00155509" w:rsidRDefault="00D315CC" w:rsidP="00155509">
      <w:pPr>
        <w:pStyle w:val="BodyText"/>
        <w:rPr>
          <w:lang w:val="en-AU"/>
        </w:rPr>
      </w:pPr>
      <m:oMathPara>
        <m:oMath>
          <m:r>
            <w:rPr>
              <w:rFonts w:ascii="Cambria Math" w:hAnsi="Cambria Math"/>
            </w:rPr>
            <m:t xml:space="preserve"> ∀db∈DISPATCHABLEBIDS   ∀r∈</m:t>
          </m:r>
          <m:sSub>
            <m:sSubPr>
              <m:ctrlPr>
                <w:rPr>
                  <w:rFonts w:ascii="Cambria Math" w:hAnsi="Cambria Math"/>
                  <w:i/>
                </w:rPr>
              </m:ctrlPr>
            </m:sSubPr>
            <m:e>
              <m:r>
                <w:rPr>
                  <w:rFonts w:ascii="Cambria Math" w:hAnsi="Cambria Math"/>
                </w:rPr>
                <m:t>RESERVEOFFERS</m:t>
              </m:r>
            </m:e>
            <m:sub>
              <m:r>
                <w:rPr>
                  <w:rFonts w:ascii="Cambria Math" w:hAnsi="Cambria Math"/>
                </w:rPr>
                <m:t>IL</m:t>
              </m:r>
            </m:sub>
          </m:sSub>
          <m:r>
            <w:rPr>
              <w:rFonts w:ascii="Cambria Math" w:hAnsi="Cambria Math"/>
              <w:lang w:eastAsia="en-GB"/>
            </w:rPr>
            <m:t xml:space="preserve">  </m:t>
          </m:r>
        </m:oMath>
      </m:oMathPara>
    </w:p>
    <w:p w14:paraId="2FC5FD9A" w14:textId="599EC4A7" w:rsidR="00AD74E9" w:rsidRDefault="00AD74E9" w:rsidP="00714039">
      <w:pPr>
        <w:pStyle w:val="BodyText"/>
      </w:pPr>
    </w:p>
    <w:p w14:paraId="375759FC" w14:textId="77777777" w:rsidR="00714039" w:rsidRPr="00D404B4" w:rsidRDefault="00BC542B" w:rsidP="00901A24">
      <w:pPr>
        <w:pStyle w:val="Heading5"/>
      </w:pPr>
      <m:oMath>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ReserveOfferBlocks</m:t>
                </m:r>
              </m:e>
              <m:sub>
                <m:r>
                  <w:rPr>
                    <w:rFonts w:ascii="Cambria Math" w:hAnsi="Cambria Math"/>
                  </w:rPr>
                  <m:t>r</m:t>
                </m:r>
              </m:sub>
            </m:sSub>
          </m:sup>
          <m:e>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e>
        </m:nary>
      </m:oMath>
    </w:p>
    <w:p w14:paraId="2D23FBFA" w14:textId="75515730" w:rsidR="00714039" w:rsidRPr="005D28C7" w:rsidRDefault="00714039" w:rsidP="00714039">
      <w:pPr>
        <w:pStyle w:val="BodyText"/>
      </w:pPr>
      <m:oMathPara>
        <m:oMath>
          <m:r>
            <w:rPr>
              <w:rFonts w:ascii="Cambria Math" w:hAnsi="Cambria Math"/>
            </w:rPr>
            <m:t>∀r∈RESERVEOFFERS</m:t>
          </m:r>
        </m:oMath>
      </m:oMathPara>
    </w:p>
    <w:p w14:paraId="58868115" w14:textId="77777777" w:rsidR="00714039" w:rsidRDefault="00714039" w:rsidP="00714039">
      <w:pPr>
        <w:pStyle w:val="BodyText"/>
      </w:pPr>
    </w:p>
    <w:p w14:paraId="3B12E59C" w14:textId="77777777" w:rsidR="00714039" w:rsidRDefault="00BC542B" w:rsidP="00901A24">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ReserveMaximumFactor</m:t>
            </m:r>
          </m:e>
          <m:sub>
            <m:r>
              <w:rPr>
                <w:rFonts w:ascii="Cambria Math" w:hAnsi="Cambria Math"/>
              </w:rPr>
              <m:t>g</m:t>
            </m:r>
            <m:r>
              <m:rPr>
                <m:sty m:val="p"/>
              </m:rPr>
              <w:rPr>
                <w:rFonts w:ascii="Cambria Math" w:hAnsi="Cambria Math"/>
              </w:rPr>
              <m:t>,</m:t>
            </m:r>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g</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r>
          <m:rPr>
            <m:sty m:val="p"/>
          </m:rPr>
          <w:rPr>
            <w:rFonts w:ascii="Cambria Math" w:hAnsi="Cambria Math"/>
          </w:rPr>
          <m:t>≤</m:t>
        </m:r>
        <m:sSub>
          <m:sSubPr>
            <m:ctrlPr>
              <w:rPr>
                <w:rFonts w:ascii="Cambria Math" w:hAnsi="Cambria Math"/>
              </w:rPr>
            </m:ctrlPr>
          </m:sSubPr>
          <m:e>
            <m:r>
              <w:rPr>
                <w:rFonts w:ascii="Cambria Math" w:hAnsi="Cambria Math"/>
              </w:rPr>
              <m:t>ReserveGenerationMaximum</m:t>
            </m:r>
          </m:e>
          <m:sub>
            <m:r>
              <w:rPr>
                <w:rFonts w:ascii="Cambria Math" w:hAnsi="Cambria Math"/>
              </w:rPr>
              <m:t>g</m:t>
            </m:r>
          </m:sub>
        </m:sSub>
      </m:oMath>
    </w:p>
    <w:p w14:paraId="5EFF697C" w14:textId="77777777" w:rsidR="00714039" w:rsidRDefault="00714039" w:rsidP="00714039">
      <w:pPr>
        <w:pStyle w:val="BodyText"/>
      </w:pPr>
      <m:oMathPara>
        <m:oMath>
          <m:r>
            <w:rPr>
              <w:rFonts w:ascii="Cambria Math" w:hAnsi="Cambria Math"/>
            </w:rPr>
            <m:t>∀g∈OFFERS   ∀c∈RESERVECLASSES</m:t>
          </m:r>
        </m:oMath>
      </m:oMathPara>
    </w:p>
    <w:p w14:paraId="4347FE0F" w14:textId="77777777" w:rsidR="003849D3" w:rsidRDefault="003849D3" w:rsidP="00C46AB9">
      <w:pPr>
        <w:pStyle w:val="Heading3"/>
      </w:pPr>
      <w:bookmarkStart w:id="1141" w:name="_Toc189139663"/>
      <w:bookmarkStart w:id="1142" w:name="_Toc131539317"/>
      <w:r>
        <w:t>Reserve Scarcity</w:t>
      </w:r>
      <w:bookmarkEnd w:id="1141"/>
      <w:bookmarkEnd w:id="1142"/>
    </w:p>
    <w:p w14:paraId="3BEA5240" w14:textId="11C0CB58" w:rsidR="003849D3" w:rsidRPr="00D404B4" w:rsidRDefault="00BC542B" w:rsidP="00901A24">
      <w:pPr>
        <w:pStyle w:val="Heading5"/>
      </w:pPr>
      <m:oMath>
        <m:sSub>
          <m:sSubPr>
            <m:ctrlPr>
              <w:rPr>
                <w:rFonts w:ascii="Cambria Math" w:hAnsi="Cambria Math"/>
              </w:rPr>
            </m:ctrlPr>
          </m:sSubPr>
          <m:e>
            <m:r>
              <w:rPr>
                <w:rFonts w:ascii="Cambria Math" w:hAnsi="Cambria Math"/>
              </w:rPr>
              <m:t>ReserveScarcityCleared</m:t>
            </m:r>
          </m:e>
          <m:sub>
            <m:r>
              <w:rPr>
                <w:rFonts w:ascii="Cambria Math" w:hAnsi="Cambria Math"/>
              </w:rPr>
              <m:t>c</m:t>
            </m:r>
            <m:r>
              <m:rPr>
                <m:sty m:val="p"/>
              </m:rPr>
              <w:rPr>
                <w:rFonts w:ascii="Cambria Math" w:hAnsi="Cambria Math"/>
              </w:rPr>
              <m:t xml:space="preserve">,rc,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ReserveScarcityLimit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j</m:t>
            </m:r>
          </m:sub>
        </m:sSub>
      </m:oMath>
    </w:p>
    <w:p w14:paraId="6D64FB5C" w14:textId="57226F2C" w:rsidR="003849D3" w:rsidRDefault="003849D3" w:rsidP="003849D3">
      <w:pPr>
        <w:pStyle w:val="BodyText"/>
        <w:tabs>
          <w:tab w:val="left" w:pos="851"/>
        </w:tabs>
        <w:ind w:left="851" w:hanging="851"/>
        <w:jc w:val="center"/>
      </w:pPr>
      <m:oMathPara>
        <m:oMath>
          <m:r>
            <m:rPr>
              <m:sty m:val="p"/>
            </m:rPr>
            <w:rPr>
              <w:rFonts w:ascii="Cambria Math" w:hAnsi="Cambria Math"/>
            </w:rPr>
            <m:t>∀c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oMath>
      </m:oMathPara>
    </w:p>
    <w:p w14:paraId="2762420F" w14:textId="3ECE83F9" w:rsidR="003849D3" w:rsidRPr="00D404B4" w:rsidRDefault="003849D3" w:rsidP="003849D3">
      <w:pPr>
        <w:pStyle w:val="BodyText"/>
        <w:tabs>
          <w:tab w:val="left" w:pos="851"/>
        </w:tabs>
        <w:ind w:left="851" w:hanging="851"/>
        <w:jc w:val="center"/>
      </w:pPr>
      <m:oMathPara>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ReserveScarcityBlockCount</m:t>
              </m:r>
            </m:e>
            <m:sub>
              <m:r>
                <w:rPr>
                  <w:rFonts w:ascii="Cambria Math" w:hAnsi="Cambria Math"/>
                  <w:lang w:eastAsia="en-GB"/>
                </w:rPr>
                <m:t>i,c</m:t>
              </m:r>
            </m:sub>
          </m:sSub>
        </m:oMath>
      </m:oMathPara>
    </w:p>
    <w:p w14:paraId="7F8D06FF" w14:textId="77777777" w:rsidR="003849D3" w:rsidRPr="00D404B4" w:rsidRDefault="003849D3" w:rsidP="003849D3">
      <w:pPr>
        <w:pStyle w:val="BodyText"/>
        <w:tabs>
          <w:tab w:val="left" w:pos="851"/>
        </w:tabs>
        <w:ind w:left="851" w:hanging="851"/>
        <w:rPr>
          <w:lang w:eastAsia="en-GB"/>
        </w:rPr>
      </w:pPr>
    </w:p>
    <w:p w14:paraId="605264C3" w14:textId="340AA5EB" w:rsidR="003849D3" w:rsidRPr="00776083" w:rsidRDefault="003849D3" w:rsidP="00901A24">
      <w:pPr>
        <w:pStyle w:val="Heading5"/>
      </w:pPr>
      <w:r w:rsidRPr="00D404B4">
        <w:t xml:space="preserve">   </w:t>
      </w:r>
      <w:r w:rsidRPr="00D404B4">
        <w:tab/>
      </w:r>
      <w:r w:rsidRPr="00776083">
        <w:t xml:space="preserve"> </w:t>
      </w:r>
      <m:oMath>
        <m:sSub>
          <m:sSubPr>
            <m:ctrlPr>
              <w:rPr>
                <w:rFonts w:ascii="Cambria Math" w:hAnsi="Cambria Math"/>
              </w:rPr>
            </m:ctrlPr>
          </m:sSubPr>
          <m:e>
            <m:r>
              <w:rPr>
                <w:rFonts w:ascii="Cambria Math" w:hAnsi="Cambria Math"/>
              </w:rPr>
              <m:t>ReserveShortfall</m:t>
            </m:r>
          </m:e>
          <m:sub>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ReserveScarcityBlockCoun</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c</m:t>
                </m:r>
              </m:sub>
            </m:sSub>
          </m:sup>
          <m:e>
            <m:sSub>
              <m:sSubPr>
                <m:ctrlPr>
                  <w:rPr>
                    <w:rFonts w:ascii="Cambria Math" w:hAnsi="Cambria Math"/>
                  </w:rPr>
                </m:ctrlPr>
              </m:sSubPr>
              <m:e>
                <m:r>
                  <w:rPr>
                    <w:rFonts w:ascii="Cambria Math" w:hAnsi="Cambria Math"/>
                  </w:rPr>
                  <m:t>ReserveScarcityCleared</m:t>
                </m:r>
              </m:e>
              <m:sub>
                <m:r>
                  <w:rPr>
                    <w:rFonts w:ascii="Cambria Math" w:hAnsi="Cambria Math"/>
                  </w:rPr>
                  <m:t>c,rc</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1E6FD4EB" w14:textId="3F5A431E" w:rsidR="003849D3" w:rsidRDefault="003849D3" w:rsidP="003849D3">
      <w:pPr>
        <w:pStyle w:val="BodyText"/>
        <w:tabs>
          <w:tab w:val="left" w:pos="851"/>
        </w:tabs>
        <w:ind w:left="851" w:hanging="851"/>
        <w:rPr>
          <w:lang w:eastAsia="en-GB"/>
        </w:rPr>
      </w:pPr>
      <w:r w:rsidRPr="00D404B4">
        <w:rPr>
          <w:lang w:eastAsia="en-GB"/>
        </w:rPr>
        <w:tab/>
      </w:r>
      <w:r w:rsidRPr="00D404B4">
        <w:rPr>
          <w:lang w:eastAsia="en-GB"/>
        </w:rPr>
        <w:tab/>
      </w:r>
      <m:oMath>
        <m:r>
          <m:rPr>
            <m:sty m:val="p"/>
          </m:rPr>
          <w:rPr>
            <w:rFonts w:ascii="Cambria Math" w:hAnsi="Cambria Math"/>
          </w:rPr>
          <m:t>∀c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oMath>
    </w:p>
    <w:p w14:paraId="077EB5C2" w14:textId="604A5370" w:rsidR="00714039" w:rsidRDefault="004C0BFD" w:rsidP="00C46AB9">
      <w:pPr>
        <w:pStyle w:val="Heading3"/>
      </w:pPr>
      <w:bookmarkStart w:id="1143" w:name="_Ref114049654"/>
      <w:bookmarkStart w:id="1144" w:name="_Toc189139664"/>
      <w:bookmarkStart w:id="1145" w:name="_Toc131539318"/>
      <w:r>
        <w:t>Reserve covers Risk</w:t>
      </w:r>
      <w:bookmarkEnd w:id="1143"/>
      <w:bookmarkEnd w:id="1144"/>
      <w:bookmarkEnd w:id="1145"/>
    </w:p>
    <w:bookmarkStart w:id="1146" w:name="_Ref114050012"/>
    <w:p w14:paraId="61D3D3F6" w14:textId="77777777" w:rsidR="00B67532" w:rsidRDefault="00BC542B" w:rsidP="00901A24">
      <w:pPr>
        <w:pStyle w:val="Heading5"/>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i</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oMath>
      <w:bookmarkEnd w:id="1146"/>
    </w:p>
    <w:p w14:paraId="16776E78" w14:textId="77777777" w:rsidR="00B67532" w:rsidRDefault="00B67532" w:rsidP="00B67532">
      <w:pPr>
        <w:pStyle w:val="BodyText"/>
      </w:pPr>
      <m:oMathPara>
        <m:oMath>
          <m:r>
            <w:rPr>
              <w:rFonts w:ascii="Cambria Math" w:hAnsi="Cambria Math"/>
            </w:rPr>
            <m:t>∀c∈RESERVECLASSES   ∀i∈ISLANDS</m:t>
          </m:r>
        </m:oMath>
      </m:oMathPara>
    </w:p>
    <w:p w14:paraId="2C01F2FE" w14:textId="77777777" w:rsidR="00B67532" w:rsidRPr="00B67532" w:rsidRDefault="00B67532" w:rsidP="00B67532">
      <w:pPr>
        <w:pStyle w:val="BodyText"/>
        <w:rPr>
          <w:lang w:val="en-AU" w:eastAsia="en-GB"/>
        </w:rPr>
      </w:pPr>
    </w:p>
    <w:p w14:paraId="2FE048D5" w14:textId="7E56008A" w:rsidR="007222B4" w:rsidRPr="007222B4" w:rsidRDefault="00BC542B" w:rsidP="00901A24">
      <w:pPr>
        <w:pStyle w:val="Heading5"/>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sSub>
          <m:sSubPr>
            <m:ctrlPr>
              <w:rPr>
                <w:rStyle w:val="EqnNumChar"/>
                <w:i w:val="0"/>
              </w:rPr>
            </m:ctrlPr>
          </m:sSubPr>
          <m:e>
            <m:r>
              <m:rPr>
                <m:sty m:val="p"/>
              </m:rPr>
              <w:rPr>
                <w:rStyle w:val="EqnNumChar"/>
              </w:rPr>
              <m:t>≥</m:t>
            </m:r>
            <m:r>
              <w:rPr>
                <w:rStyle w:val="EqnNumChar"/>
              </w:rPr>
              <m:t>IslandRisk</m:t>
            </m:r>
          </m:e>
          <m:sub>
            <m:r>
              <w:rPr>
                <w:rStyle w:val="EqnNumChar"/>
              </w:rPr>
              <m:t>i</m:t>
            </m:r>
            <m:r>
              <m:rPr>
                <m:sty m:val="p"/>
              </m:rPr>
              <w:rPr>
                <w:rStyle w:val="EqnNumChar"/>
              </w:rPr>
              <m:t>,</m:t>
            </m:r>
            <m:r>
              <w:rPr>
                <w:rStyle w:val="EqnNumChar"/>
              </w:rPr>
              <m:t>c</m:t>
            </m:r>
            <m:r>
              <m:rPr>
                <m:sty m:val="p"/>
              </m:rPr>
              <w:rPr>
                <w:rStyle w:val="EqnNumChar"/>
              </w:rPr>
              <m:t>,</m:t>
            </m:r>
            <m:r>
              <w:rPr>
                <w:rStyle w:val="EqnNumChar"/>
              </w:rPr>
              <m:t>rc</m:t>
            </m:r>
          </m:sub>
        </m:sSub>
        <m:r>
          <m:rPr>
            <m:sty m:val="p"/>
          </m:rPr>
          <w:rPr>
            <w:rStyle w:val="EqnNumChar"/>
          </w:rPr>
          <m:t xml:space="preserve"> - </m:t>
        </m:r>
        <m:sSub>
          <m:sSubPr>
            <m:ctrlPr>
              <w:rPr>
                <w:rStyle w:val="EqnNumChar"/>
                <w:i w:val="0"/>
              </w:rPr>
            </m:ctrlPr>
          </m:sSubPr>
          <m:e>
            <m:r>
              <w:rPr>
                <w:rStyle w:val="EqnNumChar"/>
              </w:rPr>
              <m:t>ReserveS</m:t>
            </m:r>
            <m:r>
              <w:rPr>
                <w:rStyle w:val="EqnNumChar"/>
              </w:rPr>
              <m:t>h</m:t>
            </m:r>
            <m:r>
              <w:rPr>
                <w:rStyle w:val="EqnNumChar"/>
              </w:rPr>
              <m:t>ortfall</m:t>
            </m:r>
          </m:e>
          <m:sub>
            <m:r>
              <w:rPr>
                <w:rStyle w:val="EqnNumChar"/>
              </w:rPr>
              <m:t>c</m:t>
            </m:r>
            <m:r>
              <m:rPr>
                <m:sty m:val="p"/>
              </m:rPr>
              <w:rPr>
                <w:rStyle w:val="EqnNumChar"/>
              </w:rPr>
              <m:t>,rc</m:t>
            </m:r>
          </m:sub>
        </m:sSub>
      </m:oMath>
    </w:p>
    <w:p w14:paraId="3A0612AF" w14:textId="5C53B772" w:rsidR="00714039" w:rsidRPr="004C1B27" w:rsidRDefault="009014FD" w:rsidP="004C1B27">
      <w:pPr>
        <w:pStyle w:val="BodyText"/>
        <w:spacing w:before="0" w:after="0"/>
        <w:ind w:left="709"/>
        <w:contextualSpacing/>
      </w:pPr>
      <m:oMathPara>
        <m:oMath>
          <m:r>
            <m:rPr>
              <m:sty m:val="p"/>
            </m:rPr>
            <w:rPr>
              <w:rFonts w:ascii="Cambria Math" w:hAnsi="Cambria Math"/>
            </w:rPr>
            <m:t>∀i∈ISLANDS  ∀c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r>
            <w:rPr>
              <w:rFonts w:ascii="Cambria Math" w:hAnsi="Cambria Math"/>
            </w:rPr>
            <m:t xml:space="preserve">  </m:t>
          </m:r>
        </m:oMath>
      </m:oMathPara>
    </w:p>
    <w:p w14:paraId="12B18455" w14:textId="77777777" w:rsidR="004C1B27" w:rsidRDefault="004C1B27" w:rsidP="004C1B27">
      <w:pPr>
        <w:pStyle w:val="BodyText"/>
        <w:spacing w:before="0" w:after="0"/>
        <w:ind w:left="709"/>
        <w:contextualSpacing/>
      </w:pPr>
    </w:p>
    <w:p w14:paraId="5DD00362" w14:textId="22B90D22" w:rsidR="004C0BFD" w:rsidRPr="004C0BFD" w:rsidRDefault="00BC542B" w:rsidP="00901A24">
      <w:pPr>
        <w:pStyle w:val="Heading5"/>
        <w:rPr>
          <w:rStyle w:val="EqnNumChar"/>
          <w:rFonts w:ascii="Arial" w:hAnsi="Arial"/>
          <w:i w:val="0"/>
          <w:iCs w:val="0"/>
        </w:rPr>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sSub>
          <m:sSubPr>
            <m:ctrlPr>
              <w:rPr>
                <w:rStyle w:val="EqnNumChar"/>
                <w:i w:val="0"/>
              </w:rPr>
            </m:ctrlPr>
          </m:sSubPr>
          <m:e>
            <m:r>
              <m:rPr>
                <m:sty m:val="p"/>
              </m:rPr>
              <w:rPr>
                <w:rStyle w:val="EqnNumChar"/>
              </w:rPr>
              <m:t>≥</m:t>
            </m:r>
            <m:r>
              <w:rPr>
                <w:rStyle w:val="EqnNumChar"/>
              </w:rPr>
              <m:t>IslandRisk</m:t>
            </m:r>
          </m:e>
          <m:sub>
            <m:r>
              <w:rPr>
                <w:rStyle w:val="EqnNumChar"/>
              </w:rPr>
              <m:t>i</m:t>
            </m:r>
            <m:r>
              <m:rPr>
                <m:sty m:val="p"/>
              </m:rPr>
              <w:rPr>
                <w:rStyle w:val="EqnNumChar"/>
              </w:rPr>
              <m:t>,c,</m:t>
            </m:r>
            <m:r>
              <w:rPr>
                <w:rStyle w:val="EqnNumChar"/>
              </w:rPr>
              <m:t>rc</m:t>
            </m:r>
          </m:sub>
        </m:sSub>
        <m:r>
          <m:rPr>
            <m:sty m:val="p"/>
          </m:rPr>
          <w:rPr>
            <w:rStyle w:val="EqnNumChar"/>
          </w:rPr>
          <m:t xml:space="preserve">- </m:t>
        </m:r>
        <m:sSub>
          <m:sSubPr>
            <m:ctrlPr>
              <w:rPr>
                <w:rStyle w:val="EqnNumChar"/>
                <w:i w:val="0"/>
              </w:rPr>
            </m:ctrlPr>
          </m:sSubPr>
          <m:e>
            <m:r>
              <m:rPr>
                <m:sty m:val="p"/>
              </m:rPr>
              <w:rPr>
                <w:rStyle w:val="EqnNumChar"/>
              </w:rPr>
              <m:t>ECE</m:t>
            </m:r>
            <m:r>
              <w:rPr>
                <w:rStyle w:val="EqnNumChar"/>
              </w:rPr>
              <m:t>ReserveDeficit</m:t>
            </m:r>
          </m:e>
          <m:sub>
            <m:r>
              <m:rPr>
                <m:sty m:val="p"/>
              </m:rPr>
              <w:rPr>
                <w:rStyle w:val="EqnNumChar"/>
              </w:rPr>
              <m:t>i,</m:t>
            </m:r>
            <m:r>
              <w:rPr>
                <w:rStyle w:val="EqnNumChar"/>
              </w:rPr>
              <m:t>c</m:t>
            </m:r>
          </m:sub>
        </m:sSub>
      </m:oMath>
    </w:p>
    <w:p w14:paraId="7BEBF91B" w14:textId="5ECEFAF0" w:rsidR="004C0BFD" w:rsidRPr="004C0BFD" w:rsidRDefault="004C0BFD" w:rsidP="00776083">
      <w:pPr>
        <w:pStyle w:val="BodyText"/>
      </w:pPr>
      <m:oMathPara>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ISLANDS</m:t>
          </m:r>
          <m:r>
            <m:rPr>
              <m:sty m:val="p"/>
            </m:rPr>
            <w:rPr>
              <w:rFonts w:ascii="Cambria Math" w:hAnsi="Cambria Math"/>
            </w:rPr>
            <m:t xml:space="preserve">    </m:t>
          </m:r>
          <m:r>
            <w:rPr>
              <w:rFonts w:ascii="Cambria Math" w:hAnsi="Cambria Math"/>
            </w:rPr>
            <m:t xml:space="preserve"> </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m:t>
              </m:r>
              <m:r>
                <w:rPr>
                  <w:rFonts w:ascii="Cambria Math"/>
                </w:rPr>
                <m:t>E</m:t>
              </m:r>
              <m:r>
                <w:rPr>
                  <w:rFonts w:ascii="Cambria Math" w:hAnsi="Cambria Math"/>
                </w:rPr>
                <m:t>CE</m:t>
              </m:r>
            </m:sub>
          </m:sSub>
        </m:oMath>
      </m:oMathPara>
    </w:p>
    <w:p w14:paraId="2016C324" w14:textId="77777777" w:rsidR="00BD6B93" w:rsidRDefault="00BD6B93" w:rsidP="00714039">
      <w:pPr>
        <w:pStyle w:val="BodyText"/>
      </w:pPr>
    </w:p>
    <w:p w14:paraId="48EA2F3A" w14:textId="77777777" w:rsidR="00714039" w:rsidRPr="00511198" w:rsidRDefault="00714039" w:rsidP="00714039">
      <w:pPr>
        <w:pStyle w:val="Heading2"/>
        <w:tabs>
          <w:tab w:val="clear" w:pos="1440"/>
        </w:tabs>
        <w:ind w:left="851" w:hanging="851"/>
        <w:jc w:val="left"/>
      </w:pPr>
      <w:bookmarkStart w:id="1147" w:name="_Ref109026908"/>
      <w:bookmarkStart w:id="1148" w:name="_Toc189139665"/>
      <w:bookmarkStart w:id="1149" w:name="_Toc131539319"/>
      <w:r w:rsidRPr="00511198">
        <w:t>Security</w:t>
      </w:r>
      <w:bookmarkEnd w:id="1147"/>
      <w:bookmarkEnd w:id="1148"/>
      <w:bookmarkEnd w:id="1149"/>
    </w:p>
    <w:p w14:paraId="5B22AD45" w14:textId="77777777" w:rsidR="00714039" w:rsidRDefault="00BC542B" w:rsidP="00155721">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SecurityGenerationMaximum</m:t>
            </m:r>
          </m:e>
          <m:sub>
            <m:r>
              <w:rPr>
                <w:rFonts w:ascii="Cambria Math" w:hAnsi="Cambria Math"/>
              </w:rPr>
              <m:t>v</m:t>
            </m:r>
          </m:sub>
        </m:sSub>
      </m:oMath>
    </w:p>
    <w:p w14:paraId="5C5E0ACE"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GenerationMaximum</m:t>
              </m:r>
            </m:sub>
          </m:sSub>
        </m:oMath>
      </m:oMathPara>
    </w:p>
    <w:p w14:paraId="1ED15967" w14:textId="77777777" w:rsidR="00714039" w:rsidRDefault="00714039" w:rsidP="00714039">
      <w:pPr>
        <w:pStyle w:val="BodyText"/>
        <w:rPr>
          <w:lang w:eastAsia="en-GB"/>
        </w:rPr>
      </w:pPr>
    </w:p>
    <w:p w14:paraId="605F92B7" w14:textId="77777777" w:rsidR="00714039" w:rsidRDefault="00BC542B" w:rsidP="00155721">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SecurityGenerationMinimum</m:t>
            </m:r>
          </m:e>
          <m:sub>
            <m:r>
              <w:rPr>
                <w:rFonts w:ascii="Cambria Math" w:hAnsi="Cambria Math"/>
              </w:rPr>
              <m:t>v</m:t>
            </m:r>
          </m:sub>
        </m:sSub>
      </m:oMath>
    </w:p>
    <w:p w14:paraId="4D8C6F90"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GenerationMinimum</m:t>
              </m:r>
            </m:sub>
          </m:sSub>
        </m:oMath>
      </m:oMathPara>
    </w:p>
    <w:p w14:paraId="1FA0D589" w14:textId="77777777" w:rsidR="00714039" w:rsidRDefault="00714039" w:rsidP="00714039">
      <w:pPr>
        <w:pStyle w:val="BodyText"/>
        <w:rPr>
          <w:lang w:eastAsia="en-GB"/>
        </w:rPr>
      </w:pPr>
    </w:p>
    <w:p w14:paraId="782CA3A9" w14:textId="77777777" w:rsidR="00714039" w:rsidRDefault="00BC542B" w:rsidP="00155721">
      <w:pPr>
        <w:pStyle w:val="Heading5"/>
      </w:pPr>
      <m:oMath>
        <m:sSubSup>
          <m:sSubSupPr>
            <m:ctrlPr>
              <w:rPr>
                <w:rFonts w:ascii="Cambria Math" w:hAnsi="Cambria Math"/>
              </w:rPr>
            </m:ctrlPr>
          </m:sSubSupPr>
          <m:e>
            <m:r>
              <w:rPr>
                <w:rFonts w:ascii="Cambria Math" w:hAnsi="Cambria Math"/>
              </w:rPr>
              <m:t>ACLineFlow</m:t>
            </m:r>
          </m:e>
          <m:sub>
            <m:r>
              <w:rPr>
                <w:rFonts w:ascii="Cambria Math" w:hAnsi="Cambria Math"/>
              </w:rPr>
              <m:t>q</m:t>
            </m:r>
            <m:d>
              <m:dPr>
                <m:ctrlPr>
                  <w:rPr>
                    <w:rFonts w:ascii="Cambria Math" w:hAnsi="Cambria Math"/>
                  </w:rPr>
                </m:ctrlPr>
              </m:dPr>
              <m:e>
                <m:r>
                  <w:rPr>
                    <w:rFonts w:ascii="Cambria Math" w:hAnsi="Cambria Math"/>
                  </w:rPr>
                  <m:t>v</m:t>
                </m:r>
              </m:e>
            </m:d>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SecurityACLineCapacity</m:t>
            </m:r>
          </m:e>
          <m:sub>
            <m:r>
              <w:rPr>
                <w:rFonts w:ascii="Cambria Math" w:hAnsi="Cambria Math"/>
              </w:rPr>
              <m:t>v</m:t>
            </m:r>
          </m:sub>
        </m:sSub>
      </m:oMath>
    </w:p>
    <w:p w14:paraId="638F81C1"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ACLineCapacity</m:t>
              </m:r>
            </m:sub>
          </m:sSub>
        </m:oMath>
      </m:oMathPara>
    </w:p>
    <w:p w14:paraId="1371B098" w14:textId="77777777" w:rsidR="00714039" w:rsidRDefault="00714039" w:rsidP="00714039">
      <w:pPr>
        <w:pStyle w:val="BodyText"/>
        <w:ind w:left="0"/>
        <w:rPr>
          <w:lang w:eastAsia="en-GB"/>
        </w:rPr>
      </w:pPr>
    </w:p>
    <w:p w14:paraId="0B9064C7" w14:textId="77777777" w:rsidR="00714039" w:rsidRDefault="00BC542B" w:rsidP="00155721">
      <w:pPr>
        <w:pStyle w:val="Heading5"/>
      </w:pPr>
      <m:oMath>
        <m:sSub>
          <m:sSubPr>
            <m:ctrlPr>
              <w:rPr>
                <w:rFonts w:ascii="Cambria Math" w:hAnsi="Cambria Math"/>
              </w:rPr>
            </m:ctrlPr>
          </m:sSubPr>
          <m:e>
            <m:r>
              <w:rPr>
                <w:rFonts w:ascii="Cambria Math" w:hAnsi="Cambria Math"/>
              </w:rPr>
              <m:t>HVDCLinkFlow</m:t>
            </m:r>
          </m:e>
          <m:sub>
            <m:r>
              <w:rPr>
                <w:rFonts w:ascii="Cambria Math" w:hAnsi="Cambria Math"/>
              </w:rPr>
              <m:t>l</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SecurityHVDCLinkCapacity</m:t>
            </m:r>
          </m:e>
          <m:sub>
            <m:r>
              <w:rPr>
                <w:rFonts w:ascii="Cambria Math" w:hAnsi="Cambria Math"/>
              </w:rPr>
              <m:t>v</m:t>
            </m:r>
          </m:sub>
        </m:sSub>
      </m:oMath>
    </w:p>
    <w:p w14:paraId="3D76EA8E"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HVDCLinkCapacity</m:t>
              </m:r>
            </m:sub>
          </m:sSub>
        </m:oMath>
      </m:oMathPara>
    </w:p>
    <w:p w14:paraId="16110F46" w14:textId="77777777" w:rsidR="00714039" w:rsidRDefault="00714039" w:rsidP="00714039">
      <w:pPr>
        <w:pStyle w:val="BodyText"/>
        <w:rPr>
          <w:lang w:eastAsia="en-GB"/>
        </w:rPr>
      </w:pPr>
    </w:p>
    <w:p w14:paraId="2783A10F" w14:textId="77777777" w:rsidR="00714039" w:rsidRDefault="00BC542B" w:rsidP="00155721">
      <w:pPr>
        <w:pStyle w:val="Heading5"/>
      </w:pPr>
      <m:oMath>
        <m:nary>
          <m:naryPr>
            <m:chr m:val="∑"/>
            <m:limLoc m:val="undOvr"/>
            <m:supHide m:val="1"/>
            <m:ctrlPr>
              <w:rPr>
                <w:rFonts w:ascii="Cambria Math" w:hAnsi="Cambria Math"/>
              </w:rPr>
            </m:ctrlPr>
          </m:naryPr>
          <m:sub>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SECURITYACLINESGROUP</m:t>
                </m:r>
              </m:e>
              <m:sub>
                <m:r>
                  <w:rPr>
                    <w:rFonts w:ascii="Cambria Math" w:hAnsi="Cambria Math"/>
                  </w:rPr>
                  <m:t>v</m:t>
                </m:r>
              </m:sub>
            </m:sSub>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m:r>
          <m:rPr>
            <m:sty m:val="p"/>
          </m:rPr>
          <w:rPr>
            <w:rFonts w:ascii="Cambria Math" w:hAnsi="Cambria Math"/>
          </w:rPr>
          <m:t>×</m:t>
        </m:r>
        <m:sSub>
          <m:sSubPr>
            <m:ctrlPr>
              <w:rPr>
                <w:rFonts w:ascii="Cambria Math" w:hAnsi="Cambria Math"/>
              </w:rPr>
            </m:ctrlPr>
          </m:sSubPr>
          <m:e>
            <m:r>
              <w:rPr>
                <w:rFonts w:ascii="Cambria Math" w:hAnsi="Cambria Math"/>
              </w:rPr>
              <m:t>SecurityGroupACLineWeig</m:t>
            </m:r>
            <m:r>
              <w:rPr>
                <w:rFonts w:ascii="Cambria Math" w:hAnsi="Cambria Math"/>
              </w:rPr>
              <m:t>h</m:t>
            </m:r>
            <m:r>
              <w:rPr>
                <w:rFonts w:ascii="Cambria Math" w:hAnsi="Cambria Math"/>
              </w:rPr>
              <m:t>t</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SecurityGroupACLinesFlow</m:t>
            </m:r>
          </m:e>
          <m:sub>
            <m:r>
              <w:rPr>
                <w:rFonts w:ascii="Cambria Math" w:hAnsi="Cambria Math"/>
              </w:rPr>
              <m:t>v</m:t>
            </m:r>
          </m:sub>
        </m:sSub>
      </m:oMath>
    </w:p>
    <w:p w14:paraId="7FC691DD"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GroupACLinesFlow</m:t>
              </m:r>
            </m:sub>
          </m:sSub>
        </m:oMath>
      </m:oMathPara>
    </w:p>
    <w:p w14:paraId="7FD6CE2E" w14:textId="77777777" w:rsidR="00714039" w:rsidRDefault="00BC542B" w:rsidP="00155721">
      <w:pPr>
        <w:pStyle w:val="Heading5"/>
      </w:pPr>
      <m:oMath>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n</m:t>
                </m:r>
                <m:r>
                  <m:rPr>
                    <m:sty m:val="p"/>
                  </m:rPr>
                  <w:rPr>
                    <w:rFonts w:ascii="Cambria Math" w:hAnsi="Cambria Math"/>
                  </w:rPr>
                  <m:t>∈</m:t>
                </m:r>
                <m:r>
                  <w:rPr>
                    <w:rFonts w:ascii="Cambria Math" w:hAnsi="Cambria Math"/>
                  </w:rPr>
                  <m:t>SECURITYACNODESGROUP</m:t>
                </m:r>
              </m:e>
              <m:sub>
                <m:r>
                  <w:rPr>
                    <w:rFonts w:ascii="Cambria Math" w:hAnsi="Cambria Math"/>
                  </w:rPr>
                  <m:t>v</m:t>
                </m:r>
              </m:sub>
            </m:sSub>
          </m:sub>
          <m:sup/>
          <m:e>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SecurityGroupACNodeWeig</m:t>
                </m:r>
                <m:r>
                  <w:rPr>
                    <w:rFonts w:ascii="Cambria Math" w:hAnsi="Cambria Math"/>
                  </w:rPr>
                  <m:t>h</m:t>
                </m:r>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SecurityGroupACNodesNetInjection</m:t>
                </m:r>
              </m:e>
              <m:sub>
                <m:r>
                  <w:rPr>
                    <w:rFonts w:ascii="Cambria Math" w:hAnsi="Cambria Math"/>
                  </w:rPr>
                  <m:t>v</m:t>
                </m:r>
              </m:sub>
            </m:sSub>
          </m:e>
        </m:nary>
      </m:oMath>
    </w:p>
    <w:p w14:paraId="0EE25F08" w14:textId="6C29CC9D" w:rsidR="00714039" w:rsidRDefault="00714039" w:rsidP="00FE5F3B">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GroupACNodesNetInjection</m:t>
              </m:r>
            </m:sub>
          </m:sSub>
        </m:oMath>
      </m:oMathPara>
    </w:p>
    <w:p w14:paraId="1D646E2E" w14:textId="77777777" w:rsidR="00714039" w:rsidRDefault="00BC542B" w:rsidP="00155721">
      <w:pPr>
        <w:pStyle w:val="Heading5"/>
      </w:pPr>
      <m:oMath>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r>
                  <m:rPr>
                    <m:sty m:val="p"/>
                  </m:rPr>
                  <w:rPr>
                    <w:rFonts w:ascii="Cambria Math" w:hAnsi="Cambria Math"/>
                  </w:rPr>
                  <m:t>∈</m:t>
                </m:r>
                <m:r>
                  <w:rPr>
                    <w:rFonts w:ascii="Cambria Math" w:hAnsi="Cambria Math"/>
                  </w:rPr>
                  <m:t>SECURITYMARKETDEMNODEGROUP</m:t>
                </m:r>
              </m:e>
              <m:sub>
                <m:r>
                  <w:rPr>
                    <w:rFonts w:ascii="Cambria Math" w:hAnsi="Cambria Math"/>
                  </w:rPr>
                  <m:t>v</m:t>
                </m:r>
              </m:sub>
            </m:sSub>
          </m:sub>
          <m:sup/>
          <m:e>
            <m:sSub>
              <m:sSubPr>
                <m:ctrlPr>
                  <w:rPr>
                    <w:rFonts w:ascii="Cambria Math" w:hAnsi="Cambria Math"/>
                  </w:rPr>
                </m:ctrlPr>
              </m:sSubPr>
              <m:e>
                <m:r>
                  <w:rPr>
                    <w:rFonts w:ascii="Cambria Math" w:hAnsi="Cambria Math"/>
                  </w:rPr>
                  <m:t>Demand</m:t>
                </m:r>
              </m:e>
              <m:sub>
                <m:r>
                  <w:rPr>
                    <w:rFonts w:ascii="Cambria Math" w:hAnsi="Cambria Math"/>
                  </w:rPr>
                  <m:t>p</m:t>
                </m:r>
              </m:sub>
            </m:sSub>
          </m:e>
        </m:nary>
        <m:r>
          <m:rPr>
            <m:sty m:val="p"/>
          </m:rPr>
          <w:rPr>
            <w:rFonts w:ascii="Cambria Math" w:hAnsi="Cambria Math"/>
          </w:rPr>
          <m:t>×</m:t>
        </m:r>
        <m:sSub>
          <m:sSubPr>
            <m:ctrlPr>
              <w:rPr>
                <w:rFonts w:ascii="Cambria Math" w:hAnsi="Cambria Math"/>
              </w:rPr>
            </m:ctrlPr>
          </m:sSubPr>
          <m:e>
            <m:r>
              <w:rPr>
                <w:rFonts w:ascii="Cambria Math" w:hAnsi="Cambria Math"/>
              </w:rPr>
              <m:t>MarketNodeDemWeig</m:t>
            </m:r>
            <m:r>
              <w:rPr>
                <w:rFonts w:ascii="Cambria Math" w:hAnsi="Cambria Math"/>
              </w:rPr>
              <m:t>h</m:t>
            </m:r>
            <m:r>
              <w:rPr>
                <w:rFonts w:ascii="Cambria Math" w:hAnsi="Cambria Math"/>
              </w:rPr>
              <m:t>t</m:t>
            </m:r>
          </m:e>
          <m:sub>
            <m:r>
              <w:rPr>
                <w:rFonts w:ascii="Cambria Math" w:hAnsi="Cambria Math"/>
              </w:rPr>
              <m:t>p</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SECURITYMARKETGENNODEGROUP</m:t>
                </m:r>
              </m:e>
              <m:sub>
                <m:r>
                  <w:rPr>
                    <w:rFonts w:ascii="Cambria Math" w:hAnsi="Cambria Math"/>
                  </w:rPr>
                  <m:t>v</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r>
          <m:rPr>
            <m:sty m:val="p"/>
          </m:rPr>
          <w:rPr>
            <w:rFonts w:ascii="Cambria Math" w:hAnsi="Cambria Math"/>
          </w:rPr>
          <m:t>×</m:t>
        </m:r>
        <m:sSub>
          <m:sSubPr>
            <m:ctrlPr>
              <w:rPr>
                <w:rFonts w:ascii="Cambria Math" w:hAnsi="Cambria Math"/>
              </w:rPr>
            </m:ctrlPr>
          </m:sSubPr>
          <m:e>
            <m:r>
              <w:rPr>
                <w:rFonts w:ascii="Cambria Math" w:hAnsi="Cambria Math"/>
              </w:rPr>
              <m:t>MarketNodeGenWeig</m:t>
            </m:r>
            <m:r>
              <w:rPr>
                <w:rFonts w:ascii="Cambria Math" w:hAnsi="Cambria Math"/>
              </w:rPr>
              <m:t>h</m:t>
            </m:r>
            <m:r>
              <w:rPr>
                <w:rFonts w:ascii="Cambria Math" w:hAnsi="Cambria Math"/>
              </w:rPr>
              <m:t>t</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SECURITYMARKETRESNODEGROUP</m:t>
                </m:r>
              </m:e>
              <m:sub>
                <m:r>
                  <w:rPr>
                    <w:rFonts w:ascii="Cambria Math" w:hAnsi="Cambria Math"/>
                  </w:rPr>
                  <m:t>v</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MarketNodeResWeig</m:t>
                </m:r>
                <m:r>
                  <w:rPr>
                    <w:rFonts w:ascii="Cambria Math" w:hAnsi="Cambria Math"/>
                  </w:rPr>
                  <m:t>h</m:t>
                </m:r>
                <m:r>
                  <w:rPr>
                    <w:rFonts w:ascii="Cambria Math" w:hAnsi="Cambria Math"/>
                  </w:rPr>
                  <m:t>t</m:t>
                </m:r>
              </m:e>
              <m:sub>
                <m:r>
                  <w:rPr>
                    <w:rFonts w:ascii="Cambria Math" w:hAnsi="Cambria Math"/>
                  </w:rPr>
                  <m:t>r</m:t>
                </m:r>
              </m:sub>
            </m:sSub>
            <m:r>
              <m:rPr>
                <m:sty m:val="p"/>
              </m:rPr>
              <w:rPr>
                <w:rFonts w:ascii="Cambria Math" w:hAnsi="Cambria Math"/>
              </w:rPr>
              <m:t>= ≤ ≥</m:t>
            </m:r>
            <m:sSub>
              <m:sSubPr>
                <m:ctrlPr>
                  <w:rPr>
                    <w:rFonts w:ascii="Cambria Math" w:hAnsi="Cambria Math"/>
                  </w:rPr>
                </m:ctrlPr>
              </m:sSubPr>
              <m:e>
                <m:r>
                  <w:rPr>
                    <w:rFonts w:ascii="Cambria Math" w:hAnsi="Cambria Math"/>
                  </w:rPr>
                  <m:t>MarketNodeSecurityLimit</m:t>
                </m:r>
              </m:e>
              <m:sub>
                <m:r>
                  <w:rPr>
                    <w:rFonts w:ascii="Cambria Math" w:hAnsi="Cambria Math"/>
                  </w:rPr>
                  <m:t>v</m:t>
                </m:r>
              </m:sub>
            </m:sSub>
          </m:e>
        </m:nary>
      </m:oMath>
    </w:p>
    <w:p w14:paraId="30E39DFF"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GroupMarketNodes</m:t>
              </m:r>
            </m:sub>
          </m:sSub>
        </m:oMath>
      </m:oMathPara>
    </w:p>
    <w:p w14:paraId="27311DD3" w14:textId="77777777" w:rsidR="00714039" w:rsidRPr="00774ADD" w:rsidRDefault="00714039" w:rsidP="00714039">
      <w:pPr>
        <w:pStyle w:val="BodyText"/>
        <w:rPr>
          <w:lang w:eastAsia="en-GB"/>
        </w:rPr>
      </w:pPr>
      <w:r>
        <w:rPr>
          <w:lang w:eastAsia="en-GB"/>
        </w:rPr>
        <w:t xml:space="preserve">Note that the sign = </w:t>
      </w:r>
      <w:r>
        <w:rPr>
          <w:rFonts w:cs="Arial"/>
          <w:lang w:eastAsia="en-GB"/>
        </w:rPr>
        <w:t>≤ ≥</w:t>
      </w:r>
      <w:r>
        <w:rPr>
          <w:lang w:eastAsia="en-GB"/>
        </w:rPr>
        <w:t xml:space="preserve"> in Constraint 3.5.1.7, and in subsequent constraints, is taken as meaning </w:t>
      </w:r>
      <w:r w:rsidRPr="00456057">
        <w:rPr>
          <w:lang w:eastAsia="en-GB"/>
        </w:rPr>
        <w:t>three constraint types in one formula</w:t>
      </w:r>
      <w:r>
        <w:rPr>
          <w:lang w:eastAsia="en-GB"/>
        </w:rPr>
        <w:t>, these being</w:t>
      </w:r>
      <w:r w:rsidRPr="00456057">
        <w:rPr>
          <w:lang w:eastAsia="en-GB"/>
        </w:rPr>
        <w:t xml:space="preserve"> =, </w:t>
      </w:r>
      <w:r>
        <w:rPr>
          <w:rFonts w:cs="Arial"/>
          <w:lang w:eastAsia="en-GB"/>
        </w:rPr>
        <w:t>≤</w:t>
      </w:r>
      <w:r w:rsidRPr="00456057">
        <w:rPr>
          <w:lang w:eastAsia="en-GB"/>
        </w:rPr>
        <w:t xml:space="preserve"> and </w:t>
      </w:r>
      <w:r>
        <w:rPr>
          <w:rFonts w:cs="Arial"/>
          <w:lang w:eastAsia="en-GB"/>
        </w:rPr>
        <w:t>≥.</w:t>
      </w:r>
    </w:p>
    <w:p w14:paraId="2251E77E" w14:textId="77777777" w:rsidR="00714039" w:rsidRPr="00511198" w:rsidRDefault="00714039" w:rsidP="00714039">
      <w:pPr>
        <w:pStyle w:val="Heading2"/>
        <w:tabs>
          <w:tab w:val="clear" w:pos="1440"/>
        </w:tabs>
        <w:ind w:left="851" w:hanging="851"/>
        <w:jc w:val="left"/>
      </w:pPr>
      <w:bookmarkStart w:id="1150" w:name="_Toc189139666"/>
      <w:bookmarkStart w:id="1151" w:name="_Toc131539320"/>
      <w:r w:rsidRPr="00511198">
        <w:t>Mixed Constraints</w:t>
      </w:r>
      <w:bookmarkEnd w:id="1150"/>
      <w:bookmarkEnd w:id="1151"/>
    </w:p>
    <w:p w14:paraId="3B2A9D52" w14:textId="2E42BED7" w:rsidR="00714039" w:rsidRDefault="00BC542B" w:rsidP="00155721">
      <w:pPr>
        <w:pStyle w:val="Heading5"/>
      </w:pPr>
      <m:oMath>
        <m:sSub>
          <m:sSubPr>
            <m:ctrlPr>
              <w:rPr>
                <w:rFonts w:ascii="Cambria Math" w:hAnsi="Cambria Math"/>
              </w:rPr>
            </m:ctrlPr>
          </m:sSubPr>
          <m:e>
            <m:r>
              <w:rPr>
                <w:rFonts w:ascii="Cambria Math" w:hAnsi="Cambria Math"/>
              </w:rPr>
              <m:t>MixedConstraintVariable</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MixedConstVarWeig</m:t>
            </m:r>
            <m:r>
              <w:rPr>
                <w:rFonts w:ascii="Cambria Math" w:hAnsi="Cambria Math"/>
              </w:rPr>
              <m:t>h</m:t>
            </m:r>
            <m:r>
              <w:rPr>
                <w:rFonts w:ascii="Cambria Math" w:hAnsi="Cambria Math"/>
              </w:rPr>
              <m:t>t</m:t>
            </m:r>
            <m:r>
              <m:rPr>
                <m:sty m:val="p"/>
              </m:rPr>
              <w:rPr>
                <w:rFonts w:ascii="Cambria Math" w:hAnsi="Cambria Math"/>
              </w:rPr>
              <m:t>1</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r>
                  <m:rPr>
                    <m:sty m:val="p"/>
                  </m:rPr>
                  <w:rPr>
                    <w:rFonts w:ascii="Cambria Math" w:hAnsi="Cambria Math"/>
                  </w:rPr>
                  <m:t>∈</m:t>
                </m:r>
                <m:r>
                  <w:rPr>
                    <w:rFonts w:ascii="Cambria Math" w:hAnsi="Cambria Math"/>
                  </w:rPr>
                  <m:t>MIXEDDEMNODEGROUP</m:t>
                </m:r>
              </m:e>
              <m:sub>
                <m:r>
                  <w:rPr>
                    <w:rFonts w:ascii="Cambria Math" w:hAnsi="Cambria Math"/>
                  </w:rPr>
                  <m:t>m</m:t>
                </m:r>
              </m:sub>
            </m:sSub>
          </m:sub>
          <m:sup/>
          <m:e>
            <m:sSub>
              <m:sSubPr>
                <m:ctrlPr>
                  <w:rPr>
                    <w:rFonts w:ascii="Cambria Math" w:hAnsi="Cambria Math"/>
                  </w:rPr>
                </m:ctrlPr>
              </m:sSubPr>
              <m:e>
                <m:r>
                  <w:rPr>
                    <w:rFonts w:ascii="Cambria Math" w:hAnsi="Cambria Math"/>
                  </w:rPr>
                  <m:t>Demand</m:t>
                </m:r>
              </m:e>
              <m:sub>
                <m:r>
                  <w:rPr>
                    <w:rFonts w:ascii="Cambria Math" w:hAnsi="Cambria Math"/>
                  </w:rPr>
                  <m:t>p</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MixedConstDemWeig</m:t>
            </m:r>
            <m:r>
              <w:rPr>
                <w:rFonts w:ascii="Cambria Math" w:hAnsi="Cambria Math"/>
              </w:rPr>
              <m:t>h</m:t>
            </m:r>
            <m:r>
              <w:rPr>
                <w:rFonts w:ascii="Cambria Math" w:hAnsi="Cambria Math"/>
              </w:rPr>
              <m:t>t</m:t>
            </m:r>
          </m:e>
          <m:sub>
            <m:r>
              <w:rPr>
                <w:rFonts w:ascii="Cambria Math" w:hAnsi="Cambria Math"/>
              </w:rPr>
              <m:t>p</m:t>
            </m:r>
            <m:r>
              <m:rPr>
                <m:sty m:val="p"/>
              </m:rPr>
              <w:rPr>
                <w:rFonts w:ascii="Cambria Math" w:hAnsi="Cambria Math"/>
              </w:rPr>
              <m:t>,</m:t>
            </m:r>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MIXEDGENNODEGROUP</m:t>
                </m:r>
              </m:e>
              <m:sub>
                <m:r>
                  <w:rPr>
                    <w:rFonts w:ascii="Cambria Math" w:hAnsi="Cambria Math"/>
                  </w:rPr>
                  <m:t>m</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MixedConstGenWeig</m:t>
            </m:r>
            <m:r>
              <w:rPr>
                <w:rFonts w:ascii="Cambria Math" w:hAnsi="Cambria Math"/>
              </w:rPr>
              <m:t>h</m:t>
            </m:r>
            <m:r>
              <w:rPr>
                <w:rFonts w:ascii="Cambria Math" w:hAnsi="Cambria Math"/>
              </w:rPr>
              <m:t>t</m:t>
            </m:r>
          </m:e>
          <m:sub>
            <m:r>
              <w:rPr>
                <w:rFonts w:ascii="Cambria Math" w:hAnsi="Cambria Math"/>
              </w:rPr>
              <m:t>g</m:t>
            </m:r>
            <m:r>
              <m:rPr>
                <m:sty m:val="p"/>
              </m:rPr>
              <w:rPr>
                <w:rFonts w:ascii="Cambria Math" w:hAnsi="Cambria Math"/>
              </w:rPr>
              <m:t>,</m:t>
            </m:r>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MIXEDRESNODEGROUP</m:t>
                </m:r>
              </m:e>
              <m:sub>
                <m:r>
                  <w:rPr>
                    <w:rFonts w:ascii="Cambria Math" w:hAnsi="Cambria Math"/>
                  </w:rPr>
                  <m:t>m</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MixedConstResWeig</m:t>
                </m:r>
                <m:r>
                  <w:rPr>
                    <w:rFonts w:ascii="Cambria Math" w:hAnsi="Cambria Math"/>
                  </w:rPr>
                  <m:t>h</m:t>
                </m:r>
                <m:r>
                  <w:rPr>
                    <w:rFonts w:ascii="Cambria Math" w:hAnsi="Cambria Math"/>
                  </w:rPr>
                  <m:t>t</m:t>
                </m:r>
              </m:e>
              <m:sub>
                <m:r>
                  <w:rPr>
                    <w:rFonts w:ascii="Cambria Math" w:hAnsi="Cambria Math"/>
                  </w:rPr>
                  <m:t>r</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MIXEDDIRACLINEGROUP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ACLineFlow</m:t>
                </m:r>
              </m:e>
              <m:sub>
                <m:r>
                  <w:rPr>
                    <w:rFonts w:ascii="Cambria Math" w:hAnsi="Cambria Math"/>
                  </w:rPr>
                  <m:t>p</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MixedConstACLineWeig</m:t>
                </m:r>
                <m:r>
                  <w:rPr>
                    <w:rFonts w:ascii="Cambria Math" w:hAnsi="Cambria Math"/>
                  </w:rPr>
                  <m:t>h</m:t>
                </m:r>
                <m:r>
                  <w:rPr>
                    <w:rFonts w:ascii="Cambria Math" w:hAnsi="Cambria Math"/>
                  </w:rPr>
                  <m:t>t</m:t>
                </m:r>
              </m:e>
              <m:sub>
                <m:r>
                  <w:rPr>
                    <w:rFonts w:ascii="Cambria Math" w:hAnsi="Cambria Math"/>
                  </w:rPr>
                  <m:t>q</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MIXEDDIRACLINEGROUP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ACLineLosses</m:t>
                </m:r>
              </m:e>
              <m:sub>
                <m:r>
                  <w:rPr>
                    <w:rFonts w:ascii="Cambria Math" w:hAnsi="Cambria Math"/>
                  </w:rPr>
                  <m:t>q</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MixedConstACLineLossWeig</m:t>
                </m:r>
                <m:r>
                  <w:rPr>
                    <w:rFonts w:ascii="Cambria Math" w:hAnsi="Cambria Math"/>
                  </w:rPr>
                  <m:t>h</m:t>
                </m:r>
                <m:r>
                  <w:rPr>
                    <w:rFonts w:ascii="Cambria Math" w:hAnsi="Cambria Math"/>
                  </w:rPr>
                  <m:t>t</m:t>
                </m:r>
              </m:e>
              <m:sub>
                <m:r>
                  <w:rPr>
                    <w:rFonts w:ascii="Cambria Math" w:hAnsi="Cambria Math"/>
                  </w:rPr>
                  <m:t>q</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k</m:t>
                </m:r>
                <m:r>
                  <m:rPr>
                    <m:sty m:val="p"/>
                  </m:rPr>
                  <w:rPr>
                    <w:rFonts w:ascii="Cambria Math" w:hAnsi="Cambria Math"/>
                  </w:rPr>
                  <m:t>∈</m:t>
                </m:r>
                <m:r>
                  <w:rPr>
                    <w:rFonts w:ascii="Cambria Math" w:hAnsi="Cambria Math"/>
                  </w:rPr>
                  <m:t>MIXEDACLINEGROUP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ACLineFixedLosses</m:t>
                </m:r>
              </m:e>
              <m:sub>
                <m:r>
                  <w:rPr>
                    <w:rFonts w:ascii="Cambria Math" w:hAnsi="Cambria Math"/>
                  </w:rPr>
                  <m:t>k</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MixedConstACLineFixedLossWeig</m:t>
                </m:r>
                <m:r>
                  <w:rPr>
                    <w:rFonts w:ascii="Cambria Math" w:hAnsi="Cambria Math"/>
                  </w:rPr>
                  <m:t>h</m:t>
                </m:r>
                <m:r>
                  <w:rPr>
                    <w:rFonts w:ascii="Cambria Math" w:hAnsi="Cambria Math"/>
                  </w:rPr>
                  <m:t>t</m:t>
                </m:r>
              </m:e>
              <m:sub>
                <m:r>
                  <w:rPr>
                    <w:rFonts w:ascii="Cambria Math" w:hAnsi="Cambria Math"/>
                  </w:rPr>
                  <m:t>k</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r>
              <w:rPr>
                <w:rFonts w:ascii="Cambria Math" w:hAnsi="Cambria Math"/>
              </w:rPr>
              <m:t>HVDCLinkFlo</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MixedConstDCLinkWeig</m:t>
                </m:r>
                <m:r>
                  <w:rPr>
                    <w:rFonts w:ascii="Cambria Math" w:hAnsi="Cambria Math"/>
                  </w:rPr>
                  <m:t>h</m:t>
                </m:r>
                <m:r>
                  <w:rPr>
                    <w:rFonts w:ascii="Cambria Math" w:hAnsi="Cambria Math"/>
                  </w:rPr>
                  <m:t>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sSubSup>
              <m:sSubSupPr>
                <m:ctrlPr>
                  <w:rPr>
                    <w:rFonts w:ascii="Cambria Math" w:hAnsi="Cambria Math"/>
                  </w:rPr>
                </m:ctrlPr>
              </m:sSubSupPr>
              <m:e>
                <m:r>
                  <w:rPr>
                    <w:rFonts w:ascii="Cambria Math" w:hAnsi="Cambria Math"/>
                  </w:rPr>
                  <m:t>HVDCLinkLosses</m:t>
                </m:r>
              </m:e>
              <m:sub>
                <m:r>
                  <w:rPr>
                    <w:rFonts w:ascii="Cambria Math" w:hAnsi="Cambria Math"/>
                  </w:rPr>
                  <m:t>l</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MixedConstDCLinkLossWeig</m:t>
                </m:r>
                <m:r>
                  <w:rPr>
                    <w:rFonts w:ascii="Cambria Math" w:hAnsi="Cambria Math"/>
                  </w:rPr>
                  <m:t>h</m:t>
                </m:r>
                <m:r>
                  <w:rPr>
                    <w:rFonts w:ascii="Cambria Math" w:hAnsi="Cambria Math"/>
                  </w:rPr>
                  <m:t>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sSubSup>
              <m:sSubSupPr>
                <m:ctrlPr>
                  <w:rPr>
                    <w:rFonts w:ascii="Cambria Math" w:hAnsi="Cambria Math"/>
                  </w:rPr>
                </m:ctrlPr>
              </m:sSubSupPr>
              <m:e>
                <m:r>
                  <w:rPr>
                    <w:rFonts w:ascii="Cambria Math" w:hAnsi="Cambria Math"/>
                  </w:rPr>
                  <m:t>HVDCLinkFixedLosses</m:t>
                </m:r>
              </m:e>
              <m:sub>
                <m:r>
                  <w:rPr>
                    <w:rFonts w:ascii="Cambria Math" w:hAnsi="Cambria Math"/>
                  </w:rPr>
                  <m:t>l</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MixedConstDCLinkFixedLossWeig</m:t>
                </m:r>
                <m:r>
                  <w:rPr>
                    <w:rFonts w:ascii="Cambria Math" w:hAnsi="Cambria Math"/>
                  </w:rPr>
                  <m:t>h</m:t>
                </m:r>
                <m:r>
                  <w:rPr>
                    <w:rFonts w:ascii="Cambria Math" w:hAnsi="Cambria Math"/>
                  </w:rPr>
                  <m:t>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 ≤ ≥</m:t>
        </m:r>
        <m:sSub>
          <m:sSubPr>
            <m:ctrlPr>
              <w:rPr>
                <w:rFonts w:ascii="Cambria Math" w:hAnsi="Cambria Math"/>
              </w:rPr>
            </m:ctrlPr>
          </m:sSubPr>
          <m:e>
            <m:r>
              <w:rPr>
                <w:rFonts w:ascii="Cambria Math" w:hAnsi="Cambria Math"/>
              </w:rPr>
              <m:t>MixedConstraintLimit</m:t>
            </m:r>
            <m:r>
              <m:rPr>
                <m:sty m:val="p"/>
              </m:rPr>
              <w:rPr>
                <w:rFonts w:ascii="Cambria Math" w:hAnsi="Cambria Math"/>
              </w:rPr>
              <m:t>1</m:t>
            </m:r>
          </m:e>
          <m:sub>
            <m:r>
              <w:rPr>
                <w:rFonts w:ascii="Cambria Math" w:hAnsi="Cambria Math"/>
              </w:rPr>
              <m:t>m</m:t>
            </m:r>
          </m:sub>
        </m:sSub>
      </m:oMath>
    </w:p>
    <w:p w14:paraId="6CE236BE" w14:textId="77777777" w:rsidR="00714039" w:rsidRDefault="00714039" w:rsidP="00714039">
      <w:pPr>
        <w:pStyle w:val="BodyText"/>
        <w:rPr>
          <w:lang w:eastAsia="en-GB"/>
        </w:rPr>
      </w:pPr>
      <m:oMathPara>
        <m:oMath>
          <m:r>
            <w:rPr>
              <w:rFonts w:ascii="Cambria Math" w:hAnsi="Cambria Math"/>
              <w:lang w:eastAsia="en-GB"/>
            </w:rPr>
            <m:t>∀m∈</m:t>
          </m:r>
          <m:sSub>
            <m:sSubPr>
              <m:ctrlPr>
                <w:rPr>
                  <w:rFonts w:ascii="Cambria Math" w:hAnsi="Cambria Math"/>
                  <w:i/>
                  <w:lang w:eastAsia="en-GB"/>
                </w:rPr>
              </m:ctrlPr>
            </m:sSubPr>
            <m:e>
              <m:r>
                <w:rPr>
                  <w:rFonts w:ascii="Cambria Math" w:hAnsi="Cambria Math"/>
                  <w:lang w:eastAsia="en-GB"/>
                </w:rPr>
                <m:t>MIXEDCONSTRAINTS</m:t>
              </m:r>
            </m:e>
            <m:sub>
              <m:r>
                <w:rPr>
                  <w:rFonts w:ascii="Cambria Math" w:hAnsi="Cambria Math"/>
                  <w:lang w:eastAsia="en-GB"/>
                </w:rPr>
                <m:t>Type1</m:t>
              </m:r>
            </m:sub>
          </m:sSub>
        </m:oMath>
      </m:oMathPara>
    </w:p>
    <w:p w14:paraId="3D5AFCB4" w14:textId="77777777" w:rsidR="00714039" w:rsidRPr="00774ADD" w:rsidRDefault="00714039" w:rsidP="00714039">
      <w:pPr>
        <w:pStyle w:val="BodyText"/>
        <w:rPr>
          <w:lang w:eastAsia="en-GB"/>
        </w:rPr>
      </w:pPr>
    </w:p>
    <w:p w14:paraId="669D4B99" w14:textId="77777777" w:rsidR="00714039" w:rsidRDefault="00BC542B" w:rsidP="00155721">
      <w:pPr>
        <w:pStyle w:val="Heading5"/>
      </w:pPr>
      <m:oMath>
        <m:nary>
          <m:naryPr>
            <m:chr m:val="∑"/>
            <m:limLoc m:val="undOvr"/>
            <m:supHide m:val="1"/>
            <m:ctrlPr>
              <w:rPr>
                <w:rFonts w:ascii="Cambria Math" w:hAnsi="Cambria Math"/>
              </w:rPr>
            </m:ctrlPr>
          </m:naryPr>
          <m: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MIXEDVARGROUP</m:t>
                </m:r>
              </m:e>
              <m:sub>
                <m:r>
                  <w:rPr>
                    <w:rFonts w:ascii="Cambria Math" w:hAnsi="Cambria Math"/>
                  </w:rPr>
                  <m:t>b</m:t>
                </m:r>
              </m:sub>
            </m:sSub>
          </m:sub>
          <m:sup/>
          <m:e>
            <m:sSub>
              <m:sSubPr>
                <m:ctrlPr>
                  <w:rPr>
                    <w:rFonts w:ascii="Cambria Math" w:hAnsi="Cambria Math"/>
                  </w:rPr>
                </m:ctrlPr>
              </m:sSubPr>
              <m:e>
                <m:r>
                  <w:rPr>
                    <w:rFonts w:ascii="Cambria Math" w:hAnsi="Cambria Math"/>
                  </w:rPr>
                  <m:t>MixedConstraintVariable</m:t>
                </m:r>
              </m:e>
              <m:sub>
                <m:r>
                  <w:rPr>
                    <w:rFonts w:ascii="Cambria Math" w:hAnsi="Cambria Math"/>
                  </w:rPr>
                  <m:t>m</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MixedConstVarWeig</m:t>
            </m:r>
            <m:r>
              <w:rPr>
                <w:rFonts w:ascii="Cambria Math" w:hAnsi="Cambria Math"/>
              </w:rPr>
              <m:t>h</m:t>
            </m:r>
            <m:r>
              <w:rPr>
                <w:rFonts w:ascii="Cambria Math" w:hAnsi="Cambria Math"/>
              </w:rPr>
              <m:t>t</m:t>
            </m:r>
            <m:r>
              <m:rPr>
                <m:sty m:val="p"/>
              </m:rPr>
              <w:rPr>
                <w:rFonts w:ascii="Cambria Math" w:hAnsi="Cambria Math"/>
              </w:rPr>
              <m:t>2</m:t>
            </m:r>
          </m:e>
          <m:sub>
            <m:r>
              <w:rPr>
                <w:rFonts w:ascii="Cambria Math" w:hAnsi="Cambria Math"/>
              </w:rPr>
              <m:t>m</m:t>
            </m:r>
            <m:r>
              <m:rPr>
                <m:sty m:val="p"/>
              </m:rPr>
              <w:rPr>
                <w:rFonts w:ascii="Cambria Math" w:hAnsi="Cambria Math"/>
              </w:rPr>
              <m:t>,</m:t>
            </m:r>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MixedConstraintLimit</m:t>
            </m:r>
            <m:r>
              <m:rPr>
                <m:sty m:val="p"/>
              </m:rPr>
              <w:rPr>
                <w:rFonts w:ascii="Cambria Math" w:hAnsi="Cambria Math"/>
              </w:rPr>
              <m:t>2</m:t>
            </m:r>
          </m:e>
          <m:sub>
            <m:r>
              <w:rPr>
                <w:rFonts w:ascii="Cambria Math" w:hAnsi="Cambria Math"/>
              </w:rPr>
              <m:t>b</m:t>
            </m:r>
          </m:sub>
        </m:sSub>
      </m:oMath>
    </w:p>
    <w:p w14:paraId="3B6A0DFD" w14:textId="77777777" w:rsidR="00714039" w:rsidRDefault="00714039" w:rsidP="00714039">
      <w:pPr>
        <w:pStyle w:val="BodyText"/>
        <w:rPr>
          <w:lang w:eastAsia="en-GB"/>
        </w:rPr>
      </w:pPr>
      <m:oMathPara>
        <m:oMath>
          <m:r>
            <w:rPr>
              <w:rFonts w:ascii="Cambria Math" w:hAnsi="Cambria Math"/>
              <w:lang w:eastAsia="en-GB"/>
            </w:rPr>
            <m:t>∀b∈</m:t>
          </m:r>
          <m:sSub>
            <m:sSubPr>
              <m:ctrlPr>
                <w:rPr>
                  <w:rFonts w:ascii="Cambria Math" w:hAnsi="Cambria Math"/>
                  <w:i/>
                  <w:lang w:eastAsia="en-GB"/>
                </w:rPr>
              </m:ctrlPr>
            </m:sSubPr>
            <m:e>
              <m:r>
                <w:rPr>
                  <w:rFonts w:ascii="Cambria Math" w:hAnsi="Cambria Math"/>
                  <w:lang w:eastAsia="en-GB"/>
                </w:rPr>
                <m:t>MIXEDCONSTRAINTS</m:t>
              </m:r>
            </m:e>
            <m:sub>
              <m:r>
                <w:rPr>
                  <w:rFonts w:ascii="Cambria Math" w:hAnsi="Cambria Math"/>
                  <w:lang w:eastAsia="en-GB"/>
                </w:rPr>
                <m:t>Type2</m:t>
              </m:r>
            </m:sub>
          </m:sSub>
        </m:oMath>
      </m:oMathPara>
    </w:p>
    <w:p w14:paraId="6EA781D7" w14:textId="77777777" w:rsidR="00714039" w:rsidRPr="00511198" w:rsidRDefault="00714039" w:rsidP="00714039">
      <w:pPr>
        <w:pStyle w:val="Heading2"/>
        <w:tabs>
          <w:tab w:val="clear" w:pos="1440"/>
        </w:tabs>
        <w:ind w:left="851" w:hanging="851"/>
        <w:jc w:val="left"/>
      </w:pPr>
      <w:bookmarkStart w:id="1152" w:name="_Toc189139667"/>
      <w:bookmarkStart w:id="1153" w:name="_Toc131539321"/>
      <w:r w:rsidRPr="00511198">
        <w:t>Integer Constraints</w:t>
      </w:r>
      <w:bookmarkEnd w:id="1152"/>
      <w:bookmarkEnd w:id="1153"/>
    </w:p>
    <w:p w14:paraId="2B2D1AA1" w14:textId="2490DEFA" w:rsidR="00714039" w:rsidRDefault="00714039" w:rsidP="00714039">
      <w:pPr>
        <w:pStyle w:val="BodyText"/>
      </w:pPr>
      <w:r>
        <w:t xml:space="preserve">The Mathematical model presented in this document has a linear objective function with integer variables used in some constraints thus resulting in a mixed integer linear programming (MILP) formulation. </w:t>
      </w:r>
    </w:p>
    <w:p w14:paraId="7C636056" w14:textId="597D6E29" w:rsidR="00714039" w:rsidRDefault="00714039" w:rsidP="00714039">
      <w:pPr>
        <w:pStyle w:val="BodyText"/>
      </w:pPr>
      <w:r>
        <w:t>C</w:t>
      </w:r>
      <w:r w:rsidRPr="00C02015">
        <w:t xml:space="preserve">onstraints </w:t>
      </w:r>
      <w:r>
        <w:fldChar w:fldCharType="begin"/>
      </w:r>
      <w:r>
        <w:instrText xml:space="preserve"> REF _Ref108681018 \r </w:instrText>
      </w:r>
      <w:r>
        <w:fldChar w:fldCharType="separate"/>
      </w:r>
      <w:r w:rsidR="009476C2">
        <w:t>6.4.1.6</w:t>
      </w:r>
      <w:r>
        <w:fldChar w:fldCharType="end"/>
      </w:r>
      <w:r w:rsidR="00CB789F">
        <w:t xml:space="preserve"> - </w:t>
      </w:r>
      <w:r>
        <w:fldChar w:fldCharType="begin"/>
      </w:r>
      <w:r>
        <w:instrText xml:space="preserve"> REF _Ref108681046 \r </w:instrText>
      </w:r>
      <w:r>
        <w:fldChar w:fldCharType="separate"/>
      </w:r>
      <w:r w:rsidR="009476C2">
        <w:t>6.4.1.9</w:t>
      </w:r>
      <w:r>
        <w:fldChar w:fldCharType="end"/>
      </w:r>
      <w:r w:rsidRPr="00D404B4">
        <w:t xml:space="preserve"> are used to linearise a non-linear equality constraint, a technique which is only </w:t>
      </w:r>
      <w:r w:rsidR="00CB789F">
        <w:t xml:space="preserve">reliably </w:t>
      </w:r>
      <w:r w:rsidRPr="00D404B4">
        <w:t xml:space="preserve">applicable for convex optimisation problems.  </w:t>
      </w:r>
      <w:r w:rsidR="00CB789F">
        <w:t>Hence</w:t>
      </w:r>
      <w:r w:rsidRPr="00D404B4">
        <w:t>, when the effective cost of losses is negative</w:t>
      </w:r>
      <w:r>
        <w:t xml:space="preserve"> this approximation will not produce the correct result. </w:t>
      </w:r>
    </w:p>
    <w:p w14:paraId="0B73B8E2" w14:textId="3593BE04" w:rsidR="00714039" w:rsidRDefault="00714039" w:rsidP="00714039">
      <w:pPr>
        <w:pStyle w:val="BodyText"/>
      </w:pPr>
      <w:r w:rsidRPr="00874207">
        <w:t>When post-processing detects circulating flows</w:t>
      </w:r>
      <w:r>
        <w:t xml:space="preserve"> on AC Lines or HVDC Poles</w:t>
      </w:r>
      <w:r w:rsidRPr="00874207">
        <w:t xml:space="preserve">, additional integer constraints </w:t>
      </w:r>
      <w:r>
        <w:t xml:space="preserve">specifically designed to remove circulating flows </w:t>
      </w:r>
      <w:r w:rsidRPr="00874207">
        <w:t>are activated and</w:t>
      </w:r>
      <w:r>
        <w:t xml:space="preserve"> the problem is re-solved. The process and the constraints are</w:t>
      </w:r>
      <w:r w:rsidRPr="00874207">
        <w:t xml:space="preserve"> described </w:t>
      </w:r>
      <w:r>
        <w:t xml:space="preserve">in Post Processing section </w:t>
      </w:r>
      <w:r>
        <w:fldChar w:fldCharType="begin"/>
      </w:r>
      <w:r>
        <w:instrText xml:space="preserve"> REF _Ref108681148 \r </w:instrText>
      </w:r>
      <w:r>
        <w:fldChar w:fldCharType="separate"/>
      </w:r>
      <w:r w:rsidR="009476C2">
        <w:t>7</w:t>
      </w:r>
      <w:r>
        <w:fldChar w:fldCharType="end"/>
      </w:r>
      <w:r w:rsidR="00B047AA">
        <w:t>.</w:t>
      </w:r>
    </w:p>
    <w:p w14:paraId="71887078" w14:textId="77777777" w:rsidR="00714039" w:rsidRPr="002A762F" w:rsidRDefault="00714039" w:rsidP="00C46AB9">
      <w:pPr>
        <w:pStyle w:val="Heading3"/>
      </w:pPr>
      <w:bookmarkStart w:id="1154" w:name="_Toc189139668"/>
      <w:bookmarkStart w:id="1155" w:name="_Toc131539322"/>
      <w:r w:rsidRPr="00E37ED5">
        <w:t>Integer Constraints for non-continuous limits</w:t>
      </w:r>
      <w:bookmarkEnd w:id="1154"/>
      <w:bookmarkEnd w:id="1155"/>
    </w:p>
    <w:p w14:paraId="1A4F988B" w14:textId="550AFBA4" w:rsidR="00714039" w:rsidRDefault="00714039" w:rsidP="00714039">
      <w:pPr>
        <w:pStyle w:val="BodyText"/>
      </w:pPr>
      <w:r>
        <w:t xml:space="preserve">When the limits on a set of circuits, transformers, and/or market nodes </w:t>
      </w:r>
      <w:proofErr w:type="gramStart"/>
      <w:r>
        <w:t>is</w:t>
      </w:r>
      <w:proofErr w:type="gramEnd"/>
      <w:r>
        <w:t xml:space="preserve"> dependent on the sign of another variable (indicating a direction of flow, for example), then a decision must be made as to what sign that variable will have, and hence which limits shall apply.  Where appropriate an integer optimisation may be used to determine the most appropriate sign and set limits accordingly.  These integer constraints existed only in </w:t>
      </w:r>
      <w:r w:rsidR="00B64520">
        <w:t xml:space="preserve">the </w:t>
      </w:r>
      <w:r>
        <w:t xml:space="preserve">mixed constrains </w:t>
      </w:r>
      <w:r w:rsidR="00B64520">
        <w:t xml:space="preserve">section </w:t>
      </w:r>
      <w:r>
        <w:fldChar w:fldCharType="begin"/>
      </w:r>
      <w:r>
        <w:instrText xml:space="preserve"> REF _Ref108681282 \r </w:instrText>
      </w:r>
      <w:r>
        <w:fldChar w:fldCharType="separate"/>
      </w:r>
      <w:r w:rsidR="009476C2">
        <w:t>3.9</w:t>
      </w:r>
      <w:r>
        <w:fldChar w:fldCharType="end"/>
      </w:r>
      <w:r w:rsidR="00B64520">
        <w:t xml:space="preserve"> </w:t>
      </w:r>
      <w:r>
        <w:t>and will be subject to approval in accordance with the procedures established for those constraints.  Such integer constraints will effectively force the model to examine an LP solution for each possible constraint limit condition, and then select the lowest cost solution from those options.</w:t>
      </w:r>
    </w:p>
    <w:p w14:paraId="7A9BC42A" w14:textId="77777777" w:rsidR="00714039" w:rsidRPr="002A762F" w:rsidRDefault="00714039" w:rsidP="00C46AB9">
      <w:pPr>
        <w:pStyle w:val="Heading3"/>
      </w:pPr>
      <w:bookmarkStart w:id="1156" w:name="_Toc189139669"/>
      <w:bookmarkStart w:id="1157" w:name="_Toc131539323"/>
      <w:r>
        <w:t>Reserve sharing</w:t>
      </w:r>
      <w:bookmarkEnd w:id="1156"/>
      <w:bookmarkEnd w:id="1157"/>
    </w:p>
    <w:p w14:paraId="44C17DE3" w14:textId="1D0D0CD8" w:rsidR="00714039" w:rsidRDefault="00714039" w:rsidP="00714039">
      <w:pPr>
        <w:pStyle w:val="BodyText"/>
      </w:pPr>
      <w:r>
        <w:t xml:space="preserve">Integer constraints have been introduced to the model formulation to represent the non-convex operating region of the HVDC when sharing reserves in the reverse direction. </w:t>
      </w:r>
      <w:r w:rsidR="00BE2C51">
        <w:t>I</w:t>
      </w:r>
      <w:r>
        <w:t xml:space="preserve">nteger variables are used to identify the HVDC sending island </w:t>
      </w:r>
      <w:proofErr w:type="gramStart"/>
      <w:r>
        <w:t>and also</w:t>
      </w:r>
      <w:proofErr w:type="gramEnd"/>
      <w:r>
        <w:t xml:space="preserve"> identify the zone within which the HVDC is operating, which in turn affects the constraints that limit the quantity of reserves that can be shared across the HVDC in the reverse direction. The </w:t>
      </w:r>
      <m:oMath>
        <m:sSub>
          <m:sSubPr>
            <m:ctrlPr>
              <w:rPr>
                <w:rFonts w:ascii="Cambria Math" w:hAnsi="Cambria Math"/>
                <w:i/>
              </w:rPr>
            </m:ctrlPr>
          </m:sSubPr>
          <m:e>
            <m:r>
              <w:rPr>
                <w:rFonts w:ascii="Cambria Math" w:hAnsi="Cambria Math"/>
              </w:rPr>
              <m:t>InZone</m:t>
            </m:r>
          </m:e>
          <m:sub>
            <m:r>
              <w:rPr>
                <w:rFonts w:ascii="Cambria Math" w:hAnsi="Cambria Math"/>
              </w:rPr>
              <m:t>i,c,rrz</m:t>
            </m:r>
          </m:sub>
        </m:sSub>
      </m:oMath>
      <w:r>
        <w:t xml:space="preserve"> integer variable is also used to model the availability of reserve sharing in the forward direction when roundpower is disabled.  </w:t>
      </w:r>
    </w:p>
    <w:p w14:paraId="4E074667" w14:textId="1261355F" w:rsidR="00714039" w:rsidRPr="00D404B4" w:rsidRDefault="00714039" w:rsidP="00714039">
      <w:pPr>
        <w:pStyle w:val="BodyText"/>
      </w:pPr>
      <w:r>
        <w:t>The lambda formulation is used to model the losses for the sent HVDC flow and the HVDC flow after accounting for shared reserves. These losses are used to adjust the shared reserves received in an island. Integer constraints are applied to the lambda formulation to ensure that at most two adjacent lambda variables are greater than zero in the model.</w:t>
      </w:r>
    </w:p>
    <w:p w14:paraId="55E6640B" w14:textId="77777777" w:rsidR="00435F3E" w:rsidRDefault="00435F3E" w:rsidP="00435F3E">
      <w:pPr>
        <w:pStyle w:val="Heading1"/>
      </w:pPr>
      <w:bookmarkStart w:id="1158" w:name="_Toc189139670"/>
      <w:bookmarkStart w:id="1159" w:name="_Ref108681148"/>
      <w:bookmarkStart w:id="1160" w:name="_Toc131539324"/>
      <w:r>
        <w:t>Post-Solve Checks</w:t>
      </w:r>
      <w:bookmarkEnd w:id="1158"/>
      <w:bookmarkEnd w:id="1160"/>
    </w:p>
    <w:p w14:paraId="0298E1ED" w14:textId="376AE1F0" w:rsidR="00435F3E" w:rsidRPr="00082531" w:rsidRDefault="00AC05E3" w:rsidP="00435F3E">
      <w:pPr>
        <w:pStyle w:val="BodyText"/>
        <w:rPr>
          <w:lang w:eastAsia="en-GB"/>
        </w:rPr>
      </w:pPr>
      <w:r>
        <w:rPr>
          <w:lang w:eastAsia="en-GB"/>
        </w:rPr>
        <w:t>The following post-solve checks</w:t>
      </w:r>
      <w:r w:rsidR="00435F3E">
        <w:rPr>
          <w:lang w:eastAsia="en-GB"/>
        </w:rPr>
        <w:t xml:space="preserve"> occur immediately after the solve</w:t>
      </w:r>
      <w:r w:rsidR="007B25F2">
        <w:rPr>
          <w:lang w:eastAsia="en-GB"/>
        </w:rPr>
        <w:t xml:space="preserve"> and th</w:t>
      </w:r>
      <w:r w:rsidR="00435F3E">
        <w:rPr>
          <w:lang w:eastAsia="en-GB"/>
        </w:rPr>
        <w:t xml:space="preserve">ey can result in the model being re-solved. </w:t>
      </w:r>
      <w:r w:rsidR="00B27D23">
        <w:rPr>
          <w:lang w:eastAsia="en-GB"/>
        </w:rPr>
        <w:t xml:space="preserve">While it is necessary to perform some post-processing calculations </w:t>
      </w:r>
      <w:proofErr w:type="gramStart"/>
      <w:r w:rsidR="00B27D23">
        <w:rPr>
          <w:lang w:eastAsia="en-GB"/>
        </w:rPr>
        <w:t>in order to</w:t>
      </w:r>
      <w:proofErr w:type="gramEnd"/>
      <w:r w:rsidR="00B27D23">
        <w:rPr>
          <w:lang w:eastAsia="en-GB"/>
        </w:rPr>
        <w:t xml:space="preserve"> prepare the inputs required by these checks, the post-processing calculation of the final results only occurs after these checks and any associated re-solves have completed.</w:t>
      </w:r>
    </w:p>
    <w:p w14:paraId="0715286F" w14:textId="4A534215" w:rsidR="00714039" w:rsidRDefault="00714039" w:rsidP="00714039">
      <w:pPr>
        <w:pStyle w:val="Heading2"/>
        <w:tabs>
          <w:tab w:val="clear" w:pos="1440"/>
        </w:tabs>
        <w:ind w:left="851" w:hanging="851"/>
        <w:jc w:val="left"/>
      </w:pPr>
      <w:bookmarkStart w:id="1161" w:name="_Toc189139671"/>
      <w:bookmarkStart w:id="1162" w:name="_Toc131539325"/>
      <w:r w:rsidRPr="00511198">
        <w:t>Circulating Flow</w:t>
      </w:r>
      <w:r w:rsidR="000C0B2F">
        <w:t xml:space="preserve"> Check</w:t>
      </w:r>
      <w:bookmarkEnd w:id="1159"/>
      <w:bookmarkEnd w:id="1161"/>
      <w:bookmarkEnd w:id="1162"/>
    </w:p>
    <w:p w14:paraId="14A5822E" w14:textId="77777777" w:rsidR="0093614C" w:rsidRDefault="0093614C" w:rsidP="0093614C">
      <w:pPr>
        <w:pStyle w:val="Heading3"/>
      </w:pPr>
      <w:bookmarkStart w:id="1163" w:name="_Toc189139672"/>
      <w:r>
        <w:t>Parameters</w:t>
      </w:r>
      <w:bookmarkEnd w:id="1163"/>
    </w:p>
    <w:tbl>
      <w:tblPr>
        <w:tblStyle w:val="SOReportTable"/>
        <w:tblW w:w="0" w:type="auto"/>
        <w:tblLook w:val="04A0" w:firstRow="1" w:lastRow="0" w:firstColumn="1" w:lastColumn="0" w:noHBand="0" w:noVBand="1"/>
      </w:tblPr>
      <w:tblGrid>
        <w:gridCol w:w="2754"/>
        <w:gridCol w:w="5044"/>
      </w:tblGrid>
      <w:tr w:rsidR="0093614C" w14:paraId="30B37978" w14:textId="77777777" w:rsidTr="00B37C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C7FDE97" w14:textId="77777777" w:rsidR="0093614C" w:rsidRDefault="0093614C" w:rsidP="00DB2CEC">
            <w:pPr>
              <w:pStyle w:val="BodyText"/>
              <w:ind w:left="0"/>
              <w:rPr>
                <w:lang w:eastAsia="en-GB"/>
              </w:rPr>
            </w:pPr>
            <w:r>
              <w:rPr>
                <w:lang w:eastAsia="en-GB"/>
              </w:rPr>
              <w:t>Item</w:t>
            </w:r>
          </w:p>
        </w:tc>
        <w:tc>
          <w:tcPr>
            <w:tcW w:w="5144" w:type="dxa"/>
          </w:tcPr>
          <w:p w14:paraId="408B07B5" w14:textId="77777777" w:rsidR="0093614C" w:rsidRDefault="0093614C" w:rsidP="00DB2CEC">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93614C" w14:paraId="7FEC417A" w14:textId="77777777" w:rsidTr="00B37C4E">
        <w:tc>
          <w:tcPr>
            <w:cnfStyle w:val="001000000000" w:firstRow="0" w:lastRow="0" w:firstColumn="1" w:lastColumn="0" w:oddVBand="0" w:evenVBand="0" w:oddHBand="0" w:evenHBand="0" w:firstRowFirstColumn="0" w:firstRowLastColumn="0" w:lastRowFirstColumn="0" w:lastRowLastColumn="0"/>
            <w:tcW w:w="2700" w:type="dxa"/>
          </w:tcPr>
          <w:p w14:paraId="7047B021" w14:textId="6C2346B8" w:rsidR="0093614C" w:rsidRDefault="00B37C4E" w:rsidP="00DB2CEC">
            <w:pPr>
              <w:pStyle w:val="Equation"/>
            </w:pPr>
            <w:r w:rsidRPr="00B37C4E">
              <w:t>BadPriceFactorFromScarcity</w:t>
            </w:r>
          </w:p>
        </w:tc>
        <w:tc>
          <w:tcPr>
            <w:tcW w:w="5144" w:type="dxa"/>
          </w:tcPr>
          <w:p w14:paraId="093CE365" w14:textId="3B2CB198" w:rsidR="0093614C" w:rsidRDefault="00EF5758" w:rsidP="00DB2CEC">
            <w:pPr>
              <w:pStyle w:val="BodyText"/>
              <w:ind w:left="0"/>
              <w:jc w:val="left"/>
              <w:cnfStyle w:val="000000000000" w:firstRow="0" w:lastRow="0" w:firstColumn="0" w:lastColumn="0" w:oddVBand="0" w:evenVBand="0" w:oddHBand="0" w:evenHBand="0" w:firstRowFirstColumn="0" w:firstRowLastColumn="0" w:lastRowFirstColumn="0" w:lastRowLastColumn="0"/>
            </w:pPr>
            <w:r>
              <w:t>A m</w:t>
            </w:r>
            <w:r w:rsidR="008A651B">
              <w:t xml:space="preserve">ultiplier applied to the </w:t>
            </w:r>
            <w:r w:rsidR="00B37C4E">
              <w:t xml:space="preserve">maximum </w:t>
            </w:r>
            <w:r w:rsidR="008A651B">
              <w:t xml:space="preserve">energy scarcity price to </w:t>
            </w:r>
            <w:r w:rsidR="008B6152">
              <w:t>define</w:t>
            </w:r>
            <w:r w:rsidR="008A651B">
              <w:t xml:space="preserve"> positive and negative thresholds</w:t>
            </w:r>
            <w:r>
              <w:t xml:space="preserve"> beyond which a price is assumed to have been set by a penalty price and not by a scarcity price</w:t>
            </w:r>
            <w:r w:rsidR="008A651B">
              <w:t xml:space="preserve">. </w:t>
            </w:r>
            <w:r w:rsidR="00CF0FFC">
              <w:t>U</w:t>
            </w:r>
            <w:r>
              <w:t xml:space="preserve">sed by the post-SOS1 price replacement to identify </w:t>
            </w:r>
            <w:r w:rsidR="00CF0FFC">
              <w:t>invalid</w:t>
            </w:r>
            <w:r>
              <w:t xml:space="preserve"> prices.</w:t>
            </w:r>
          </w:p>
        </w:tc>
      </w:tr>
    </w:tbl>
    <w:p w14:paraId="51BCCDB1" w14:textId="77777777" w:rsidR="00714039" w:rsidRDefault="00714039" w:rsidP="00C46AB9">
      <w:pPr>
        <w:pStyle w:val="Heading3"/>
      </w:pPr>
      <w:bookmarkStart w:id="1164" w:name="_Toc189139673"/>
      <w:bookmarkStart w:id="1165" w:name="_Toc131539326"/>
      <w:r w:rsidRPr="000869AB">
        <w:t>Cause of circulating flows</w:t>
      </w:r>
      <w:bookmarkEnd w:id="1164"/>
      <w:bookmarkEnd w:id="1165"/>
    </w:p>
    <w:p w14:paraId="532BCEF3" w14:textId="7C7B2971" w:rsidR="00714039" w:rsidRPr="00F3305D" w:rsidRDefault="00714039" w:rsidP="00714039">
      <w:pPr>
        <w:pStyle w:val="BodyText"/>
        <w:rPr>
          <w:lang w:val="en-AU"/>
        </w:rPr>
      </w:pPr>
      <w:r>
        <w:t>T</w:t>
      </w:r>
      <w:r w:rsidRPr="00D16AFE">
        <w:t xml:space="preserve">he </w:t>
      </w:r>
      <m:oMath>
        <m:sSub>
          <m:sSubPr>
            <m:ctrlPr>
              <w:rPr>
                <w:rFonts w:ascii="Cambria Math" w:hAnsi="Cambria Math"/>
                <w:i/>
              </w:rPr>
            </m:ctrlPr>
          </m:sSubPr>
          <m:e>
            <m:r>
              <w:rPr>
                <w:rFonts w:ascii="Cambria Math" w:hAnsi="Cambria Math"/>
              </w:rPr>
              <m:t>ACLineFlow</m:t>
            </m:r>
          </m:e>
          <m:sub>
            <m:r>
              <w:rPr>
                <w:rFonts w:ascii="Cambria Math" w:hAnsi="Cambria Math"/>
              </w:rPr>
              <m:t>k</m:t>
            </m:r>
          </m:sub>
        </m:sSub>
      </m:oMath>
      <w:r w:rsidRPr="00D16AFE">
        <w:t xml:space="preserve"> </w:t>
      </w:r>
      <w:r w:rsidRPr="00C02015">
        <w:t>constraint</w:t>
      </w:r>
      <w:r>
        <w:t xml:space="preserve"> defines AC line flow using two positive variables, each representing a directed flow as shown in</w:t>
      </w:r>
      <w:r w:rsidR="00FD2BCE">
        <w:t xml:space="preserve"> </w:t>
      </w:r>
      <w:r w:rsidR="00FD2BCE">
        <w:fldChar w:fldCharType="begin"/>
      </w:r>
      <w:r w:rsidR="00FD2BCE">
        <w:instrText xml:space="preserve"> REF _Ref108678840 \h </w:instrText>
      </w:r>
      <w:r w:rsidR="00FD2BCE">
        <w:fldChar w:fldCharType="separate"/>
      </w:r>
      <w:r w:rsidR="009476C2">
        <w:t xml:space="preserve">Figure </w:t>
      </w:r>
      <w:r w:rsidR="009476C2">
        <w:rPr>
          <w:noProof/>
        </w:rPr>
        <w:t>8</w:t>
      </w:r>
      <w:r w:rsidR="00FD2BCE">
        <w:fldChar w:fldCharType="end"/>
      </w:r>
      <w:r>
        <w:t>.</w:t>
      </w:r>
    </w:p>
    <w:p w14:paraId="23055D03" w14:textId="2437EE26" w:rsidR="00714039" w:rsidRDefault="00D22A73" w:rsidP="00241653">
      <w:pPr>
        <w:pStyle w:val="BodyText"/>
        <w:spacing w:after="0"/>
        <w:jc w:val="center"/>
      </w:pPr>
      <w:r>
        <w:rPr>
          <w:noProof/>
        </w:rPr>
        <w:drawing>
          <wp:inline distT="0" distB="0" distL="0" distR="0" wp14:anchorId="10B7FC8D" wp14:editId="201DC6DE">
            <wp:extent cx="2719346" cy="1147490"/>
            <wp:effectExtent l="0" t="0" r="5080" b="0"/>
            <wp:docPr id="2121840580" name="Picture 1" descr="A diagram of a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40580" name="Picture 1" descr="A diagram of a pipe&#10;&#10;Description automatically generated"/>
                    <pic:cNvPicPr/>
                  </pic:nvPicPr>
                  <pic:blipFill>
                    <a:blip r:embed="rId23"/>
                    <a:stretch>
                      <a:fillRect/>
                    </a:stretch>
                  </pic:blipFill>
                  <pic:spPr>
                    <a:xfrm>
                      <a:off x="0" y="0"/>
                      <a:ext cx="2745605" cy="1158570"/>
                    </a:xfrm>
                    <a:prstGeom prst="rect">
                      <a:avLst/>
                    </a:prstGeom>
                  </pic:spPr>
                </pic:pic>
              </a:graphicData>
            </a:graphic>
          </wp:inline>
        </w:drawing>
      </w:r>
    </w:p>
    <w:p w14:paraId="4B8944F4" w14:textId="4D6BADDB" w:rsidR="00241653" w:rsidRDefault="00241653" w:rsidP="00241653">
      <w:pPr>
        <w:pStyle w:val="Caption"/>
        <w:keepNext/>
        <w:spacing w:before="0"/>
        <w:jc w:val="both"/>
      </w:pPr>
      <w:bookmarkStart w:id="1166" w:name="_Ref108678840"/>
      <w:r>
        <w:t xml:space="preserve">Figure </w:t>
      </w:r>
      <w:r>
        <w:fldChar w:fldCharType="begin"/>
      </w:r>
      <w:r>
        <w:instrText xml:space="preserve"> SEQ Figure \* ARABIC </w:instrText>
      </w:r>
      <w:r>
        <w:fldChar w:fldCharType="separate"/>
      </w:r>
      <w:r w:rsidR="009476C2">
        <w:rPr>
          <w:noProof/>
        </w:rPr>
        <w:t>8</w:t>
      </w:r>
      <w:r>
        <w:rPr>
          <w:noProof/>
        </w:rPr>
        <w:fldChar w:fldCharType="end"/>
      </w:r>
      <w:bookmarkEnd w:id="1166"/>
      <w:r>
        <w:rPr>
          <w:noProof/>
        </w:rPr>
        <w:t xml:space="preserve">: </w:t>
      </w:r>
      <w:r w:rsidRPr="00527634">
        <w:rPr>
          <w:noProof/>
        </w:rPr>
        <w:t xml:space="preserve">AC Line </w:t>
      </w:r>
      <w:r>
        <w:rPr>
          <w:noProof/>
        </w:rPr>
        <w:t>f</w:t>
      </w:r>
      <w:r w:rsidRPr="00527634">
        <w:rPr>
          <w:noProof/>
        </w:rPr>
        <w:t xml:space="preserve">low modelled as </w:t>
      </w:r>
      <w:r>
        <w:rPr>
          <w:noProof/>
        </w:rPr>
        <w:t>D</w:t>
      </w:r>
      <w:r w:rsidRPr="00527634">
        <w:rPr>
          <w:noProof/>
        </w:rPr>
        <w:t xml:space="preserve">irected </w:t>
      </w:r>
      <w:r>
        <w:rPr>
          <w:noProof/>
        </w:rPr>
        <w:t>AC L</w:t>
      </w:r>
      <w:r w:rsidRPr="00527634">
        <w:rPr>
          <w:noProof/>
        </w:rPr>
        <w:t>ine flows</w:t>
      </w:r>
    </w:p>
    <w:p w14:paraId="1FCDFDBB" w14:textId="61EA60C8" w:rsidR="00714039" w:rsidRDefault="00714039" w:rsidP="00714039">
      <w:pPr>
        <w:pStyle w:val="BodyText"/>
      </w:pPr>
      <w:r>
        <w:t xml:space="preserve">When the objective becomes non-convex (globally or locally) the formulation can produce circulating flows, as shown by the example in </w:t>
      </w:r>
      <w:r w:rsidR="00FD2BCE">
        <w:fldChar w:fldCharType="begin"/>
      </w:r>
      <w:r w:rsidR="00FD2BCE">
        <w:instrText xml:space="preserve"> REF _Ref108678868 \h </w:instrText>
      </w:r>
      <w:r w:rsidR="00FD2BCE">
        <w:fldChar w:fldCharType="separate"/>
      </w:r>
      <w:r w:rsidR="009476C2">
        <w:t xml:space="preserve">Figure </w:t>
      </w:r>
      <w:r w:rsidR="009476C2">
        <w:rPr>
          <w:noProof/>
        </w:rPr>
        <w:t>9</w:t>
      </w:r>
      <w:r w:rsidR="00FD2BCE">
        <w:fldChar w:fldCharType="end"/>
      </w:r>
      <w:r w:rsidR="00FD2BCE">
        <w:t>.</w:t>
      </w:r>
    </w:p>
    <w:p w14:paraId="548EE00E" w14:textId="3850CBA0" w:rsidR="00714039" w:rsidRDefault="00D22A73" w:rsidP="00414CD1">
      <w:pPr>
        <w:pStyle w:val="BodyText"/>
        <w:spacing w:after="0"/>
        <w:ind w:left="851" w:hanging="1985"/>
        <w:jc w:val="center"/>
      </w:pPr>
      <w:r>
        <w:rPr>
          <w:noProof/>
        </w:rPr>
        <w:drawing>
          <wp:inline distT="0" distB="0" distL="0" distR="0" wp14:anchorId="0EA09118" wp14:editId="13B0A87E">
            <wp:extent cx="1614115" cy="1050583"/>
            <wp:effectExtent l="0" t="0" r="5715" b="0"/>
            <wp:docPr id="113097096" name="Picture 1" descr="A diagram of a cylinder and 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7096" name="Picture 1" descr="A diagram of a cylinder and a diagram of a house&#10;&#10;Description automatically generated"/>
                    <pic:cNvPicPr/>
                  </pic:nvPicPr>
                  <pic:blipFill>
                    <a:blip r:embed="rId24"/>
                    <a:stretch>
                      <a:fillRect/>
                    </a:stretch>
                  </pic:blipFill>
                  <pic:spPr>
                    <a:xfrm>
                      <a:off x="0" y="0"/>
                      <a:ext cx="1637503" cy="1065806"/>
                    </a:xfrm>
                    <a:prstGeom prst="rect">
                      <a:avLst/>
                    </a:prstGeom>
                  </pic:spPr>
                </pic:pic>
              </a:graphicData>
            </a:graphic>
          </wp:inline>
        </w:drawing>
      </w:r>
    </w:p>
    <w:p w14:paraId="702FF7E4" w14:textId="44AC12CC" w:rsidR="00241653" w:rsidRDefault="00241653" w:rsidP="00241653">
      <w:pPr>
        <w:pStyle w:val="Caption"/>
        <w:keepNext/>
        <w:spacing w:before="0"/>
        <w:jc w:val="both"/>
      </w:pPr>
      <w:bookmarkStart w:id="1167" w:name="_Ref108678868"/>
      <w:r>
        <w:t xml:space="preserve">Figure </w:t>
      </w:r>
      <w:r>
        <w:fldChar w:fldCharType="begin"/>
      </w:r>
      <w:r>
        <w:instrText xml:space="preserve"> SEQ Figure \* ARABIC </w:instrText>
      </w:r>
      <w:r>
        <w:fldChar w:fldCharType="separate"/>
      </w:r>
      <w:r w:rsidR="009476C2">
        <w:rPr>
          <w:noProof/>
        </w:rPr>
        <w:t>9</w:t>
      </w:r>
      <w:r>
        <w:rPr>
          <w:noProof/>
        </w:rPr>
        <w:fldChar w:fldCharType="end"/>
      </w:r>
      <w:bookmarkEnd w:id="1167"/>
      <w:r>
        <w:t xml:space="preserve">: </w:t>
      </w:r>
      <w:r w:rsidRPr="006B203B">
        <w:t>Example of circulating flows on an AC Line or HVDC Pole</w:t>
      </w:r>
    </w:p>
    <w:p w14:paraId="083667C2" w14:textId="4BA4A149" w:rsidR="00714039" w:rsidRDefault="00714039" w:rsidP="00714039">
      <w:pPr>
        <w:pStyle w:val="BodyText"/>
      </w:pPr>
      <w:r>
        <w:t xml:space="preserve">Similarly, due to the modelling of HVDC </w:t>
      </w:r>
      <w:r w:rsidR="00C5044B">
        <w:t xml:space="preserve">Poles </w:t>
      </w:r>
      <w:r>
        <w:t xml:space="preserve">and </w:t>
      </w:r>
      <w:r w:rsidR="00C5044B">
        <w:t xml:space="preserve">Links as shown in </w:t>
      </w:r>
      <w:r w:rsidR="00C5044B">
        <w:fldChar w:fldCharType="begin"/>
      </w:r>
      <w:r w:rsidR="00C5044B">
        <w:instrText xml:space="preserve"> REF _Ref175425703 \h </w:instrText>
      </w:r>
      <w:r w:rsidR="00C5044B">
        <w:fldChar w:fldCharType="separate"/>
      </w:r>
      <w:r w:rsidR="009476C2">
        <w:t xml:space="preserve">Figure </w:t>
      </w:r>
      <w:r w:rsidR="009476C2">
        <w:rPr>
          <w:noProof/>
        </w:rPr>
        <w:t>10</w:t>
      </w:r>
      <w:r w:rsidR="00C5044B">
        <w:fldChar w:fldCharType="end"/>
      </w:r>
      <w:r w:rsidR="00C5044B">
        <w:t xml:space="preserve"> and </w:t>
      </w:r>
      <w:r w:rsidR="00C5044B">
        <w:fldChar w:fldCharType="begin"/>
      </w:r>
      <w:r w:rsidR="00C5044B">
        <w:instrText xml:space="preserve"> REF _Ref175425708 \h </w:instrText>
      </w:r>
      <w:r w:rsidR="00C5044B">
        <w:fldChar w:fldCharType="separate"/>
      </w:r>
      <w:r w:rsidR="009476C2">
        <w:t xml:space="preserve">Figure </w:t>
      </w:r>
      <w:r w:rsidR="009476C2">
        <w:rPr>
          <w:noProof/>
        </w:rPr>
        <w:t>11</w:t>
      </w:r>
      <w:r w:rsidR="00C5044B">
        <w:fldChar w:fldCharType="end"/>
      </w:r>
      <w:r>
        <w:t>, in non-convex situations the model can schedule circulating flow between the directed HVDC Lines within the HVDC Poles (e.g., flow on both BEN_HAY2.1 and HAY_BEN2.1), or between the directed HVDC Links, i.e., flow on both the NORTH link and the SOUTH link.</w:t>
      </w:r>
    </w:p>
    <w:p w14:paraId="23FE9F90" w14:textId="085D977E" w:rsidR="00714039" w:rsidRDefault="00C5044B" w:rsidP="00414CD1">
      <w:pPr>
        <w:pStyle w:val="BodyText"/>
        <w:spacing w:after="0"/>
        <w:ind w:hanging="839"/>
        <w:jc w:val="center"/>
      </w:pPr>
      <w:r>
        <w:rPr>
          <w:noProof/>
        </w:rPr>
        <w:drawing>
          <wp:inline distT="0" distB="0" distL="0" distR="0" wp14:anchorId="098972BA" wp14:editId="0A8C45BD">
            <wp:extent cx="4518076" cy="1224501"/>
            <wp:effectExtent l="0" t="0" r="0" b="0"/>
            <wp:docPr id="2138298139"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98139" name="Picture 1" descr="A close-up of a label&#10;&#10;Description automatically generated"/>
                    <pic:cNvPicPr/>
                  </pic:nvPicPr>
                  <pic:blipFill>
                    <a:blip r:embed="rId25"/>
                    <a:stretch>
                      <a:fillRect/>
                    </a:stretch>
                  </pic:blipFill>
                  <pic:spPr>
                    <a:xfrm>
                      <a:off x="0" y="0"/>
                      <a:ext cx="4524900" cy="1226350"/>
                    </a:xfrm>
                    <a:prstGeom prst="rect">
                      <a:avLst/>
                    </a:prstGeom>
                  </pic:spPr>
                </pic:pic>
              </a:graphicData>
            </a:graphic>
          </wp:inline>
        </w:drawing>
      </w:r>
    </w:p>
    <w:p w14:paraId="6F253536" w14:textId="5EB39D74" w:rsidR="00241653" w:rsidRDefault="00241653" w:rsidP="00241653">
      <w:pPr>
        <w:pStyle w:val="Caption"/>
        <w:keepNext/>
        <w:spacing w:before="0"/>
        <w:jc w:val="both"/>
      </w:pPr>
      <w:bookmarkStart w:id="1168" w:name="_Ref175425703"/>
      <w:r>
        <w:t xml:space="preserve">Figure </w:t>
      </w:r>
      <w:r>
        <w:fldChar w:fldCharType="begin"/>
      </w:r>
      <w:r>
        <w:instrText xml:space="preserve"> SEQ Figure \* ARABIC </w:instrText>
      </w:r>
      <w:r>
        <w:fldChar w:fldCharType="separate"/>
      </w:r>
      <w:r w:rsidR="009476C2">
        <w:rPr>
          <w:noProof/>
        </w:rPr>
        <w:t>10</w:t>
      </w:r>
      <w:r>
        <w:rPr>
          <w:noProof/>
        </w:rPr>
        <w:fldChar w:fldCharType="end"/>
      </w:r>
      <w:bookmarkEnd w:id="1168"/>
      <w:r>
        <w:t xml:space="preserve">: </w:t>
      </w:r>
      <w:r w:rsidRPr="00410484">
        <w:t xml:space="preserve">HVDC Flow modelled as directed </w:t>
      </w:r>
      <w:r>
        <w:t>HVDC Lines</w:t>
      </w:r>
      <w:r w:rsidRPr="00410484">
        <w:t xml:space="preserve"> within Poles</w:t>
      </w:r>
    </w:p>
    <w:p w14:paraId="4E7EBCFE" w14:textId="77777777" w:rsidR="00241653" w:rsidRDefault="00241653" w:rsidP="00714039">
      <w:pPr>
        <w:pStyle w:val="BodyText"/>
        <w:ind w:left="0"/>
        <w:jc w:val="center"/>
      </w:pPr>
    </w:p>
    <w:p w14:paraId="6ED53DC4" w14:textId="1869F803" w:rsidR="00714039" w:rsidRDefault="00C5044B" w:rsidP="00414CD1">
      <w:pPr>
        <w:pStyle w:val="BodyText"/>
        <w:spacing w:after="0"/>
        <w:ind w:hanging="697"/>
        <w:jc w:val="center"/>
      </w:pPr>
      <w:r>
        <w:rPr>
          <w:noProof/>
        </w:rPr>
        <w:drawing>
          <wp:inline distT="0" distB="0" distL="0" distR="0" wp14:anchorId="345C5B57" wp14:editId="653850A7">
            <wp:extent cx="4667416" cy="1164572"/>
            <wp:effectExtent l="0" t="0" r="0" b="0"/>
            <wp:docPr id="139323777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37774" name="Picture 1" descr="A close-up of a sign&#10;&#10;Description automatically generated"/>
                    <pic:cNvPicPr/>
                  </pic:nvPicPr>
                  <pic:blipFill>
                    <a:blip r:embed="rId26"/>
                    <a:stretch>
                      <a:fillRect/>
                    </a:stretch>
                  </pic:blipFill>
                  <pic:spPr>
                    <a:xfrm>
                      <a:off x="0" y="0"/>
                      <a:ext cx="4673647" cy="1166127"/>
                    </a:xfrm>
                    <a:prstGeom prst="rect">
                      <a:avLst/>
                    </a:prstGeom>
                  </pic:spPr>
                </pic:pic>
              </a:graphicData>
            </a:graphic>
          </wp:inline>
        </w:drawing>
      </w:r>
    </w:p>
    <w:p w14:paraId="6D9DEE30" w14:textId="088315B9" w:rsidR="00241653" w:rsidRDefault="00241653" w:rsidP="00241653">
      <w:pPr>
        <w:pStyle w:val="Caption"/>
        <w:keepNext/>
        <w:spacing w:before="0"/>
        <w:jc w:val="both"/>
      </w:pPr>
      <w:bookmarkStart w:id="1169" w:name="_Ref175425708"/>
      <w:r>
        <w:t xml:space="preserve">Figure </w:t>
      </w:r>
      <w:r>
        <w:fldChar w:fldCharType="begin"/>
      </w:r>
      <w:r>
        <w:instrText xml:space="preserve"> SEQ Figure \* ARABIC </w:instrText>
      </w:r>
      <w:r>
        <w:fldChar w:fldCharType="separate"/>
      </w:r>
      <w:r w:rsidR="009476C2">
        <w:rPr>
          <w:noProof/>
        </w:rPr>
        <w:t>11</w:t>
      </w:r>
      <w:r>
        <w:rPr>
          <w:noProof/>
        </w:rPr>
        <w:fldChar w:fldCharType="end"/>
      </w:r>
      <w:bookmarkEnd w:id="1169"/>
      <w:r>
        <w:t xml:space="preserve">: </w:t>
      </w:r>
      <w:r w:rsidRPr="00AB650C">
        <w:t>HVDC Flow modelled as directed Links</w:t>
      </w:r>
    </w:p>
    <w:p w14:paraId="05AF6E7C" w14:textId="77777777" w:rsidR="00714039" w:rsidRDefault="00714039" w:rsidP="00C46AB9">
      <w:pPr>
        <w:pStyle w:val="Heading3"/>
      </w:pPr>
      <w:bookmarkStart w:id="1170" w:name="_Toc189139674"/>
      <w:bookmarkStart w:id="1171" w:name="_Toc131539327"/>
      <w:r>
        <w:t>R</w:t>
      </w:r>
      <w:r w:rsidRPr="000869AB">
        <w:t>emov</w:t>
      </w:r>
      <w:r>
        <w:t>al</w:t>
      </w:r>
      <w:r w:rsidRPr="000869AB">
        <w:t xml:space="preserve"> </w:t>
      </w:r>
      <w:r>
        <w:t xml:space="preserve">of </w:t>
      </w:r>
      <w:r w:rsidRPr="000869AB">
        <w:t>circulating</w:t>
      </w:r>
      <w:r>
        <w:t xml:space="preserve"> </w:t>
      </w:r>
      <w:r w:rsidRPr="000869AB">
        <w:t>flows</w:t>
      </w:r>
      <w:bookmarkEnd w:id="1170"/>
      <w:bookmarkEnd w:id="1171"/>
    </w:p>
    <w:p w14:paraId="362E3C47" w14:textId="77777777" w:rsidR="00714039" w:rsidRDefault="00714039" w:rsidP="00714039">
      <w:pPr>
        <w:pStyle w:val="BodyText"/>
      </w:pPr>
      <w:r>
        <w:t xml:space="preserve">If post-processing detects circulating flows then the LP Model will be re-solved with the following SOS1 constraints active: </w:t>
      </w:r>
    </w:p>
    <w:p w14:paraId="26CB303C" w14:textId="77777777" w:rsidR="00714039" w:rsidRPr="00F8589C" w:rsidRDefault="00BC542B" w:rsidP="00714039">
      <w:pPr>
        <w:pStyle w:val="BodyText"/>
        <w:numPr>
          <w:ilvl w:val="3"/>
          <w:numId w:val="1"/>
        </w:numPr>
        <w:tabs>
          <w:tab w:val="clear" w:pos="2880"/>
          <w:tab w:val="num" w:pos="1418"/>
        </w:tabs>
        <w:ind w:left="709" w:right="-306" w:hanging="709"/>
        <w:rPr>
          <w:rFonts w:eastAsiaTheme="minorEastAsia"/>
        </w:rPr>
      </w:pPr>
      <m:oMath>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po</m:t>
                </m:r>
                <m:r>
                  <w:rPr>
                    <w:rFonts w:ascii="Cambria Math" w:hAnsi="Cambria Math"/>
                  </w:rPr>
                  <m:t>,h</m:t>
                </m:r>
              </m:e>
              <m:e>
                <m:r>
                  <w:rPr>
                    <w:rFonts w:ascii="Cambria Math" w:hAnsi="Cambria Math"/>
                  </w:rPr>
                  <m:t>HVDCLINEPOLE</m:t>
                </m:r>
                <m:d>
                  <m:dPr>
                    <m:ctrlPr>
                      <w:rPr>
                        <w:rFonts w:ascii="Cambria Math" w:hAnsi="Cambria Math"/>
                        <w:i/>
                      </w:rPr>
                    </m:ctrlPr>
                  </m:dPr>
                  <m:e>
                    <m:r>
                      <w:rPr>
                        <w:rFonts w:ascii="Cambria Math" w:hAnsi="Cambria Math"/>
                      </w:rPr>
                      <m:t>po</m:t>
                    </m:r>
                    <m:r>
                      <w:rPr>
                        <w:rFonts w:ascii="Cambria Math" w:hAnsi="Cambria Math"/>
                      </w:rPr>
                      <m:t>,h</m:t>
                    </m:r>
                  </m:e>
                </m:d>
              </m:e>
            </m:eqArr>
          </m:sub>
          <m:sup/>
          <m:e>
            <m:r>
              <w:rPr>
                <w:rFonts w:ascii="Cambria Math" w:hAnsi="Cambria Math"/>
              </w:rPr>
              <m:t>HVDCLineFlo</m:t>
            </m:r>
            <m:sSub>
              <m:sSubPr>
                <m:ctrlPr>
                  <w:rPr>
                    <w:rFonts w:ascii="Cambria Math" w:hAnsi="Cambria Math"/>
                    <w:i/>
                  </w:rPr>
                </m:ctrlPr>
              </m:sSubPr>
              <m:e>
                <m:r>
                  <w:rPr>
                    <w:rFonts w:ascii="Cambria Math" w:hAnsi="Cambria Math"/>
                  </w:rPr>
                  <m:t>w</m:t>
                </m:r>
              </m:e>
              <m:sub>
                <m:r>
                  <w:rPr>
                    <w:rFonts w:ascii="Cambria Math" w:hAnsi="Cambria Math"/>
                  </w:rPr>
                  <m:t>h</m:t>
                </m:r>
              </m:sub>
            </m:sSub>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eqArr>
                  <m:eqArrPr>
                    <m:ctrlPr>
                      <w:rPr>
                        <w:rFonts w:ascii="Cambria Math" w:hAnsi="Cambria Math"/>
                        <w:i/>
                      </w:rPr>
                    </m:ctrlPr>
                  </m:eqArrPr>
                  <m:e>
                    <m:r>
                      <w:rPr>
                        <w:rFonts w:ascii="Cambria Math" w:hAnsi="Cambria Math"/>
                      </w:rPr>
                      <m:t>po</m:t>
                    </m:r>
                    <m:r>
                      <w:rPr>
                        <w:rFonts w:ascii="Cambria Math" w:hAnsi="Cambria Math"/>
                      </w:rPr>
                      <m:t>,h</m:t>
                    </m:r>
                  </m:e>
                  <m:e>
                    <m:r>
                      <w:rPr>
                        <w:rFonts w:ascii="Cambria Math" w:hAnsi="Cambria Math"/>
                      </w:rPr>
                      <m:t>HVDCLINEPOLE</m:t>
                    </m:r>
                    <m:d>
                      <m:dPr>
                        <m:ctrlPr>
                          <w:rPr>
                            <w:rFonts w:ascii="Cambria Math" w:hAnsi="Cambria Math"/>
                            <w:i/>
                          </w:rPr>
                        </m:ctrlPr>
                      </m:dPr>
                      <m:e>
                        <m:r>
                          <w:rPr>
                            <w:rFonts w:ascii="Cambria Math" w:hAnsi="Cambria Math"/>
                          </w:rPr>
                          <m:t>p</m:t>
                        </m:r>
                        <m:r>
                          <w:rPr>
                            <w:rFonts w:ascii="Cambria Math" w:hAnsi="Cambria Math"/>
                          </w:rPr>
                          <m:t>,h</m:t>
                        </m:r>
                      </m:e>
                    </m:d>
                  </m:e>
                </m:eqArr>
                <m:ctrlPr>
                  <w:rPr>
                    <w:rFonts w:ascii="Cambria Math" w:hAnsi="Cambria Math"/>
                  </w:rPr>
                </m:ctrlPr>
              </m:lim>
            </m:limLow>
          </m:fName>
          <m:e>
            <m:r>
              <w:rPr>
                <w:rFonts w:ascii="Cambria Math" w:hAnsi="Cambria Math"/>
              </w:rPr>
              <m:t>HVDCLineCapacit</m:t>
            </m:r>
            <m:sSub>
              <m:sSubPr>
                <m:ctrlPr>
                  <w:rPr>
                    <w:rFonts w:ascii="Cambria Math" w:hAnsi="Cambria Math"/>
                    <w:i/>
                  </w:rPr>
                </m:ctrlPr>
              </m:sSubPr>
              <m:e>
                <m:r>
                  <w:rPr>
                    <w:rFonts w:ascii="Cambria Math" w:hAnsi="Cambria Math"/>
                  </w:rPr>
                  <m:t>y</m:t>
                </m:r>
              </m:e>
              <m:sub>
                <m:r>
                  <w:rPr>
                    <w:rFonts w:ascii="Cambria Math" w:hAnsi="Cambria Math"/>
                  </w:rPr>
                  <m:t>h</m:t>
                </m:r>
              </m:sub>
            </m:sSub>
          </m:e>
        </m:func>
      </m:oMath>
    </w:p>
    <w:p w14:paraId="5C06295D" w14:textId="77777777" w:rsidR="00714039" w:rsidRDefault="00714039" w:rsidP="00714039">
      <w:pPr>
        <w:ind w:left="142"/>
        <w:jc w:val="center"/>
      </w:pPr>
      <m:oMathPara>
        <m:oMath>
          <m:r>
            <w:rPr>
              <w:rFonts w:ascii="Cambria Math" w:hAnsi="Cambria Math"/>
            </w:rPr>
            <m:t>∀po∈HVDCPOLES,  ∀h∈HVDCLINES</m:t>
          </m:r>
        </m:oMath>
      </m:oMathPara>
    </w:p>
    <w:p w14:paraId="736DBE22" w14:textId="77777777" w:rsidR="00714039" w:rsidRDefault="00714039" w:rsidP="00714039">
      <w:pPr>
        <w:pStyle w:val="BodyText"/>
        <w:ind w:left="142"/>
        <w:jc w:val="center"/>
        <w:rPr>
          <w:rFonts w:eastAsiaTheme="minorEastAsia"/>
        </w:rPr>
      </w:pPr>
    </w:p>
    <w:p w14:paraId="54240707" w14:textId="223504E6" w:rsidR="00714039" w:rsidRDefault="00714039" w:rsidP="00714039">
      <w:pPr>
        <w:pStyle w:val="BodyText"/>
        <w:numPr>
          <w:ilvl w:val="3"/>
          <w:numId w:val="1"/>
        </w:numPr>
        <w:tabs>
          <w:tab w:val="clear" w:pos="2880"/>
          <w:tab w:val="num" w:pos="1418"/>
        </w:tabs>
        <w:ind w:left="709" w:hanging="709"/>
      </w:pPr>
      <m:oMath>
        <m:r>
          <w:rPr>
            <w:rFonts w:ascii="Cambria Math" w:hAnsi="Cambria Math"/>
          </w:rPr>
          <m:t>HVDCLinkFlo</m:t>
        </m:r>
        <m:sSub>
          <m:sSubPr>
            <m:ctrlPr>
              <w:rPr>
                <w:rFonts w:ascii="Cambria Math" w:hAnsi="Cambria Math"/>
                <w:i/>
              </w:rPr>
            </m:ctrlPr>
          </m:sSubPr>
          <m:e>
            <m:r>
              <w:rPr>
                <w:rFonts w:ascii="Cambria Math" w:hAnsi="Cambria Math"/>
              </w:rPr>
              <m:t>w</m:t>
            </m:r>
          </m:e>
          <m:sub>
            <m:r>
              <w:rPr>
                <w:rFonts w:ascii="Cambria Math" w:hAnsi="Cambria Math"/>
              </w:rPr>
              <m:t>l= NORTH</m:t>
            </m:r>
          </m:sub>
        </m:sSub>
        <m:r>
          <w:rPr>
            <w:rFonts w:ascii="Cambria Math" w:hAnsi="Cambria Math"/>
          </w:rPr>
          <m:t>+HVDCLinkFlo</m:t>
        </m:r>
        <m:sSub>
          <m:sSubPr>
            <m:ctrlPr>
              <w:rPr>
                <w:rFonts w:ascii="Cambria Math" w:hAnsi="Cambria Math"/>
                <w:i/>
              </w:rPr>
            </m:ctrlPr>
          </m:sSubPr>
          <m:e>
            <m:r>
              <w:rPr>
                <w:rFonts w:ascii="Cambria Math" w:hAnsi="Cambria Math"/>
              </w:rPr>
              <m:t>w</m:t>
            </m:r>
          </m:e>
          <m:sub>
            <m:r>
              <w:rPr>
                <w:rFonts w:ascii="Cambria Math" w:hAnsi="Cambria Math"/>
              </w:rPr>
              <m:t>l=SOUTH</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l∈HVDCLINKS</m:t>
                </m:r>
                <m:ctrlPr>
                  <w:rPr>
                    <w:rFonts w:ascii="Cambria Math" w:hAnsi="Cambria Math"/>
                  </w:rPr>
                </m:ctrlPr>
              </m:lim>
            </m:limLow>
          </m:fName>
          <m:e>
            <m:r>
              <w:rPr>
                <w:rFonts w:ascii="Cambria Math" w:hAnsi="Cambria Math"/>
              </w:rPr>
              <m:t>HVDCLinkCapacit</m:t>
            </m:r>
            <m:sSub>
              <m:sSubPr>
                <m:ctrlPr>
                  <w:rPr>
                    <w:rFonts w:ascii="Cambria Math" w:hAnsi="Cambria Math"/>
                    <w:i/>
                  </w:rPr>
                </m:ctrlPr>
              </m:sSubPr>
              <m:e>
                <m:r>
                  <w:rPr>
                    <w:rFonts w:ascii="Cambria Math" w:hAnsi="Cambria Math"/>
                  </w:rPr>
                  <m:t>y</m:t>
                </m:r>
              </m:e>
              <m:sub>
                <m:r>
                  <w:rPr>
                    <w:rFonts w:ascii="Cambria Math" w:hAnsi="Cambria Math"/>
                  </w:rPr>
                  <m:t>l</m:t>
                </m:r>
              </m:sub>
            </m:sSub>
          </m:e>
        </m:func>
      </m:oMath>
    </w:p>
    <w:p w14:paraId="6709A8C5" w14:textId="12F12C38" w:rsidR="00B01F49" w:rsidRPr="00F3305D" w:rsidRDefault="00B01F49" w:rsidP="00B01F49">
      <w:pPr>
        <w:ind w:left="142"/>
        <w:jc w:val="center"/>
      </w:pPr>
      <m:oMathPara>
        <m:oMath>
          <m:r>
            <w:rPr>
              <w:rFonts w:ascii="Cambria Math" w:hAnsi="Cambria Math"/>
            </w:rPr>
            <m:t>∀l∈HVDCLINKS</m:t>
          </m:r>
        </m:oMath>
      </m:oMathPara>
    </w:p>
    <w:p w14:paraId="052E67F2" w14:textId="032C42E1" w:rsidR="00714039" w:rsidRDefault="00B4784A" w:rsidP="00714039">
      <w:pPr>
        <w:pStyle w:val="BodyText"/>
        <w:spacing w:before="240"/>
      </w:pPr>
      <w:r>
        <w:t>Because a</w:t>
      </w:r>
      <w:r w:rsidR="00714039">
        <w:t xml:space="preserve"> SOS1 constraint only allows one of the variables in the constraint to be non-zero</w:t>
      </w:r>
      <w:r>
        <w:t>,</w:t>
      </w:r>
      <w:r w:rsidR="00714039">
        <w:t xml:space="preserve"> when the </w:t>
      </w:r>
      <w:r w:rsidR="00E74D9F">
        <w:t xml:space="preserve">SOS1 </w:t>
      </w:r>
      <w:r w:rsidR="00714039">
        <w:t xml:space="preserve">constraints are active they will enforce a single </w:t>
      </w:r>
      <w:r>
        <w:t xml:space="preserve">non-zero HVDCLineFlow </w:t>
      </w:r>
      <w:r w:rsidR="00714039">
        <w:t xml:space="preserve">within each HVDC Pole, and a single </w:t>
      </w:r>
      <w:r>
        <w:t xml:space="preserve">non-zero </w:t>
      </w:r>
      <w:r w:rsidR="00714039">
        <w:t>HVDCLink</w:t>
      </w:r>
      <w:r>
        <w:t>Flow</w:t>
      </w:r>
      <w:r w:rsidR="00714039">
        <w:t xml:space="preserve">, i.e., </w:t>
      </w:r>
      <w:r>
        <w:t xml:space="preserve">either </w:t>
      </w:r>
      <w:r w:rsidR="00714039">
        <w:t>North or South.</w:t>
      </w:r>
    </w:p>
    <w:p w14:paraId="60565E91" w14:textId="1A69920B" w:rsidR="00714039" w:rsidRDefault="00714039" w:rsidP="00714039">
      <w:pPr>
        <w:pStyle w:val="BodyText"/>
        <w:spacing w:before="240"/>
        <w:rPr>
          <w:rFonts w:eastAsiaTheme="minorEastAsia"/>
        </w:rPr>
      </w:pPr>
      <w:r>
        <w:t>For AC Lines the following constraints are applied to remove circulating flows:</w:t>
      </w:r>
    </w:p>
    <w:p w14:paraId="6C76CE98" w14:textId="77777777" w:rsidR="00714039" w:rsidRDefault="00BC542B"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ACLineCapacity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oMath>
    </w:p>
    <w:p w14:paraId="24E088F8" w14:textId="77777777" w:rsidR="00714039" w:rsidRDefault="00714039" w:rsidP="00714039">
      <w:pPr>
        <w:spacing w:after="360"/>
        <w:ind w:left="142"/>
        <w:jc w:val="center"/>
      </w:pPr>
      <m:oMath>
        <m:r>
          <w:rPr>
            <w:rFonts w:ascii="Cambria Math" w:hAnsi="Cambria Math"/>
          </w:rPr>
          <m:t>∀k∈ACLINES</m:t>
        </m:r>
      </m:oMath>
      <w:r>
        <w:t xml:space="preserve"> </w:t>
      </w:r>
    </w:p>
    <w:p w14:paraId="54F34D5C" w14:textId="77777777" w:rsidR="00714039" w:rsidRDefault="00BC542B"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ACLineCapacity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oMath>
    </w:p>
    <w:p w14:paraId="14EBB644" w14:textId="77777777" w:rsidR="00714039" w:rsidRDefault="00714039" w:rsidP="00714039">
      <w:pPr>
        <w:spacing w:after="360"/>
        <w:ind w:left="142"/>
        <w:jc w:val="center"/>
      </w:pPr>
      <m:oMath>
        <m:r>
          <w:rPr>
            <w:rFonts w:ascii="Cambria Math" w:hAnsi="Cambria Math"/>
          </w:rPr>
          <m:t>∀k∈ACLINES</m:t>
        </m:r>
      </m:oMath>
      <w:r>
        <w:t xml:space="preserve"> </w:t>
      </w:r>
    </w:p>
    <w:p w14:paraId="31BBFB23" w14:textId="77777777" w:rsidR="00714039" w:rsidRDefault="00BC542B"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ACLineFlowBinary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=1</m:t>
        </m:r>
      </m:oMath>
    </w:p>
    <w:p w14:paraId="139E3C8B" w14:textId="77777777" w:rsidR="00714039" w:rsidRDefault="00714039" w:rsidP="00714039">
      <w:pPr>
        <w:pStyle w:val="BodyText"/>
        <w:spacing w:before="240"/>
      </w:pPr>
      <m:oMathPara>
        <m:oMath>
          <m:r>
            <w:rPr>
              <w:rFonts w:ascii="Cambria Math" w:hAnsi="Cambria Math"/>
            </w:rPr>
            <m:t>∀k∈ACLINES</m:t>
          </m:r>
        </m:oMath>
      </m:oMathPara>
    </w:p>
    <w:p w14:paraId="38855745" w14:textId="33024ECE" w:rsidR="00714039" w:rsidRDefault="00714039" w:rsidP="00714039">
      <w:pPr>
        <w:pStyle w:val="BodyText"/>
        <w:spacing w:before="240"/>
      </w:pPr>
      <w:r>
        <w:t>In addition to these constraints, if non-physical losses are detected on an HVDC branch then the following SOS2 constraint is activated</w:t>
      </w:r>
      <w:r w:rsidR="00582F4B">
        <w:t xml:space="preserve"> which </w:t>
      </w:r>
      <w:r>
        <w:t>will prevent loss segment skipping in the lambda formulation</w:t>
      </w:r>
      <w:r w:rsidR="0008284A">
        <w:t>.</w:t>
      </w:r>
    </w:p>
    <w:p w14:paraId="6E71C370" w14:textId="77777777" w:rsidR="00714039" w:rsidRDefault="00BC542B" w:rsidP="00714039">
      <w:pPr>
        <w:pStyle w:val="BodyText"/>
        <w:numPr>
          <w:ilvl w:val="3"/>
          <w:numId w:val="1"/>
        </w:numPr>
        <w:tabs>
          <w:tab w:val="clear" w:pos="2880"/>
          <w:tab w:val="num" w:pos="1701"/>
        </w:tabs>
        <w:ind w:left="709" w:hanging="709"/>
      </w:pPr>
      <m:oMath>
        <m:nary>
          <m:naryPr>
            <m:chr m:val="∑"/>
            <m:limLoc m:val="undOvr"/>
            <m:ctrlPr>
              <w:rPr>
                <w:rFonts w:ascii="Cambria Math" w:hAnsi="Cambria Math"/>
                <w:i/>
              </w:rPr>
            </m:ctrlPr>
          </m:naryPr>
          <m:sub>
            <m:r>
              <w:rPr>
                <w:rFonts w:ascii="Cambria Math" w:hAnsi="Cambria Math"/>
              </w:rPr>
              <m:t>bp</m:t>
            </m:r>
            <m:r>
              <w:rPr>
                <w:rFonts w:ascii="Cambria Math" w:hAnsi="Cambria Math"/>
              </w:rPr>
              <m:t>=1</m:t>
            </m:r>
          </m:sub>
          <m:sup>
            <m:sSub>
              <m:sSubPr>
                <m:ctrlPr>
                  <w:rPr>
                    <w:rFonts w:ascii="Cambria Math" w:hAnsi="Cambria Math"/>
                    <w:i/>
                  </w:rPr>
                </m:ctrlPr>
              </m:sSubPr>
              <m:e>
                <m:r>
                  <w:rPr>
                    <w:rFonts w:ascii="Cambria Math" w:hAnsi="Cambria Math"/>
                  </w:rPr>
                  <m:t>HVDCBreakpoints</m:t>
                </m:r>
              </m:e>
              <m:sub>
                <m:r>
                  <w:rPr>
                    <w:rFonts w:ascii="Cambria Math" w:hAnsi="Cambria Math"/>
                  </w:rPr>
                  <m:t>l</m:t>
                </m:r>
              </m:sub>
            </m:sSub>
          </m:sup>
          <m:e>
            <m:sSub>
              <m:sSubPr>
                <m:ctrlPr>
                  <w:rPr>
                    <w:rFonts w:ascii="Cambria Math" w:hAnsi="Cambria Math"/>
                    <w:i/>
                  </w:rPr>
                </m:ctrlPr>
              </m:sSubPr>
              <m:e>
                <m:r>
                  <w:rPr>
                    <w:rFonts w:ascii="Cambria Math" w:hAnsi="Cambria Math"/>
                  </w:rPr>
                  <m:t>Lambda</m:t>
                </m:r>
              </m:e>
              <m:sub>
                <m:r>
                  <w:rPr>
                    <w:rFonts w:ascii="Cambria Math" w:hAnsi="Cambria Math"/>
                  </w:rPr>
                  <m:t>l</m:t>
                </m:r>
                <m:r>
                  <w:rPr>
                    <w:rFonts w:ascii="Cambria Math" w:hAnsi="Cambria Math"/>
                  </w:rPr>
                  <m:t xml:space="preserve">, </m:t>
                </m:r>
                <m:r>
                  <w:rPr>
                    <w:rFonts w:ascii="Cambria Math" w:hAnsi="Cambria Math"/>
                  </w:rPr>
                  <m:t>bp</m:t>
                </m:r>
              </m:sub>
            </m:sSub>
          </m:e>
        </m:nary>
        <m:r>
          <w:rPr>
            <w:rFonts w:ascii="Cambria Math" w:hAnsi="Cambria Math"/>
          </w:rPr>
          <m:t>=1</m:t>
        </m:r>
      </m:oMath>
    </w:p>
    <w:p w14:paraId="1D638392" w14:textId="66BE855A" w:rsidR="00714039" w:rsidRDefault="00714039" w:rsidP="00714039">
      <w:pPr>
        <w:pStyle w:val="BodyText"/>
        <w:spacing w:before="240"/>
      </w:pPr>
      <w:r>
        <w:t>I</w:t>
      </w:r>
      <w:r w:rsidR="00582F4B">
        <w:t>f there is</w:t>
      </w:r>
      <w:r w:rsidRPr="00440B25">
        <w:t xml:space="preserve"> a requirement to schedule circulating power flow between HVDC poles</w:t>
      </w:r>
      <w:r w:rsidR="00582F4B">
        <w:t xml:space="preserve"> then </w:t>
      </w:r>
      <w:r w:rsidRPr="00440B25">
        <w:t>the integer constraints that prevent the circulating flow</w:t>
      </w:r>
      <w:r>
        <w:t>s</w:t>
      </w:r>
      <w:r w:rsidRPr="00440B25">
        <w:t xml:space="preserve"> </w:t>
      </w:r>
      <w:r>
        <w:t>on</w:t>
      </w:r>
      <w:r w:rsidRPr="00440B25">
        <w:t xml:space="preserve"> HVDC poles will be disabled. This feature will only be used during commissioning.</w:t>
      </w:r>
    </w:p>
    <w:p w14:paraId="0DBB3077" w14:textId="177E39A3" w:rsidR="00714039" w:rsidRDefault="00714039" w:rsidP="00C46AB9">
      <w:pPr>
        <w:pStyle w:val="Heading3"/>
      </w:pPr>
      <w:bookmarkStart w:id="1172" w:name="_Toc189139675"/>
      <w:bookmarkStart w:id="1173" w:name="_Hlk112997479"/>
      <w:bookmarkStart w:id="1174" w:name="_Toc131539328"/>
      <w:r>
        <w:t>Replac</w:t>
      </w:r>
      <w:r w:rsidR="007C52EA">
        <w:t>ement of</w:t>
      </w:r>
      <w:r>
        <w:t xml:space="preserve"> invalid prices after</w:t>
      </w:r>
      <w:r w:rsidRPr="00423FE9">
        <w:t xml:space="preserve"> </w:t>
      </w:r>
      <w:r>
        <w:t>SOS1</w:t>
      </w:r>
      <w:bookmarkEnd w:id="1172"/>
      <w:bookmarkEnd w:id="1174"/>
    </w:p>
    <w:p w14:paraId="51779889" w14:textId="71E46607" w:rsidR="00592B16" w:rsidRPr="00592B16" w:rsidRDefault="00592B16" w:rsidP="00592B16">
      <w:pPr>
        <w:pStyle w:val="BodyText"/>
        <w:rPr>
          <w:lang w:val="en-AU"/>
        </w:rPr>
      </w:pPr>
      <w:r w:rsidRPr="00BE41D0">
        <w:t>Following a SOS1 solve</w:t>
      </w:r>
      <w:r>
        <w:t xml:space="preserve"> there is the possibility of invalid prices at spur AC Nodes. This section described the </w:t>
      </w:r>
      <w:r w:rsidRPr="00BE41D0">
        <w:t xml:space="preserve">post-processing </w:t>
      </w:r>
      <w:r>
        <w:t xml:space="preserve">that detects and </w:t>
      </w:r>
      <w:r w:rsidRPr="00BE41D0">
        <w:t xml:space="preserve">replaces </w:t>
      </w:r>
      <w:r>
        <w:t xml:space="preserve">these </w:t>
      </w:r>
      <w:r w:rsidRPr="00BE41D0">
        <w:t>invalid prices.</w:t>
      </w:r>
    </w:p>
    <w:p w14:paraId="536A2BB0" w14:textId="6BDCAF70" w:rsidR="009D1586" w:rsidRDefault="009D1586" w:rsidP="009D1586">
      <w:pPr>
        <w:pStyle w:val="Heading5"/>
      </w:pPr>
      <w:r>
        <w:t>Cause of invalid prices</w:t>
      </w:r>
    </w:p>
    <w:bookmarkEnd w:id="1173"/>
    <w:p w14:paraId="63D1AE05" w14:textId="34BC694D" w:rsidR="00F344A1" w:rsidRDefault="00592B16" w:rsidP="00F344A1">
      <w:pPr>
        <w:pStyle w:val="BodyText"/>
      </w:pPr>
      <w:r>
        <w:t xml:space="preserve">As described in the Circulating Flow Check section above, </w:t>
      </w:r>
      <w:r w:rsidR="00CE19BA">
        <w:t>when</w:t>
      </w:r>
      <w:r w:rsidR="00714039">
        <w:t xml:space="preserve"> circulating flows are detected </w:t>
      </w:r>
      <w:r>
        <w:t xml:space="preserve">a </w:t>
      </w:r>
      <w:r w:rsidR="00714039">
        <w:t xml:space="preserve">SOS1 </w:t>
      </w:r>
      <w:r>
        <w:t>solve is run that automatically restrict</w:t>
      </w:r>
      <w:r w:rsidR="00AE3896">
        <w:t>s</w:t>
      </w:r>
      <w:r w:rsidR="00714039">
        <w:t xml:space="preserve"> the flow to zero on one of the Directed AC Lines</w:t>
      </w:r>
      <w:r w:rsidR="00F86A7C">
        <w:t xml:space="preserve"> </w:t>
      </w:r>
      <w:r w:rsidR="00D131C6">
        <w:t>for</w:t>
      </w:r>
      <w:r w:rsidR="00F86A7C">
        <w:t xml:space="preserve"> each AC Line</w:t>
      </w:r>
      <w:r w:rsidR="00714039">
        <w:t xml:space="preserve">. </w:t>
      </w:r>
      <w:r w:rsidR="00D131C6">
        <w:t>This remove</w:t>
      </w:r>
      <w:r w:rsidR="00AE3896">
        <w:t>s</w:t>
      </w:r>
      <w:r w:rsidR="00D131C6">
        <w:t xml:space="preserve"> the possibility of circulating flows but also</w:t>
      </w:r>
      <w:r w:rsidR="00714039">
        <w:t xml:space="preserve"> </w:t>
      </w:r>
      <w:r w:rsidR="00F86A7C">
        <w:t xml:space="preserve">has </w:t>
      </w:r>
      <w:r w:rsidR="00714039">
        <w:t>the potential to produce invalid prices</w:t>
      </w:r>
      <w:r w:rsidR="005D0937">
        <w:t xml:space="preserve"> </w:t>
      </w:r>
      <w:r w:rsidR="00F344A1">
        <w:t>at AC Node</w:t>
      </w:r>
      <w:r w:rsidR="00125116">
        <w:t>s</w:t>
      </w:r>
      <w:r w:rsidR="00F344A1">
        <w:t xml:space="preserve"> </w:t>
      </w:r>
      <w:r w:rsidR="00125116">
        <w:t>which</w:t>
      </w:r>
      <w:r w:rsidR="00F344A1">
        <w:t xml:space="preserve"> </w:t>
      </w:r>
      <w:r w:rsidR="00125116">
        <w:t>are</w:t>
      </w:r>
      <w:r w:rsidR="00F344A1">
        <w:t xml:space="preserve"> connected to the system by AC Line</w:t>
      </w:r>
      <w:r w:rsidR="00AE3896">
        <w:t>s</w:t>
      </w:r>
      <w:r w:rsidR="00F344A1">
        <w:t xml:space="preserve"> </w:t>
      </w:r>
      <w:r w:rsidR="00AE3896">
        <w:t>with</w:t>
      </w:r>
      <w:r w:rsidR="00F344A1">
        <w:t xml:space="preserve"> zero scheduled flow. </w:t>
      </w:r>
    </w:p>
    <w:p w14:paraId="5CDDA51A" w14:textId="4EA9A403" w:rsidR="00DA3237" w:rsidRDefault="00DA3237" w:rsidP="00DA3237">
      <w:pPr>
        <w:pStyle w:val="BodyText"/>
      </w:pPr>
      <w:r>
        <w:t xml:space="preserve">The first contributing factor to invalid prices is that </w:t>
      </w:r>
      <w:r w:rsidR="00592B16">
        <w:t>a</w:t>
      </w:r>
      <w:r>
        <w:t xml:space="preserve">n AC Line </w:t>
      </w:r>
      <w:r w:rsidR="00592B16">
        <w:t xml:space="preserve">with </w:t>
      </w:r>
      <w:r>
        <w:t xml:space="preserve">zero flow has no </w:t>
      </w:r>
      <w:r w:rsidR="00592B16">
        <w:t>impact</w:t>
      </w:r>
      <w:r>
        <w:t xml:space="preserve"> o</w:t>
      </w:r>
      <w:r w:rsidR="00592B16">
        <w:t>n</w:t>
      </w:r>
      <w:r>
        <w:t xml:space="preserve"> the objective function value</w:t>
      </w:r>
      <w:r w:rsidR="00592B16">
        <w:t xml:space="preserve"> and therefore the direction that </w:t>
      </w:r>
      <w:r>
        <w:t xml:space="preserve">SOS1 </w:t>
      </w:r>
      <w:r w:rsidR="00592B16">
        <w:t>restricts</w:t>
      </w:r>
      <w:r>
        <w:t xml:space="preserve"> to zero </w:t>
      </w:r>
      <w:r w:rsidR="009251C2">
        <w:t xml:space="preserve">is </w:t>
      </w:r>
      <w:r>
        <w:t>arbitrary.</w:t>
      </w:r>
    </w:p>
    <w:p w14:paraId="3E13B156" w14:textId="5A8325AD" w:rsidR="00DA3237" w:rsidRDefault="00DA3237" w:rsidP="00DA3237">
      <w:pPr>
        <w:pStyle w:val="BodyText"/>
      </w:pPr>
      <w:r>
        <w:t xml:space="preserve">The second contributing factor is </w:t>
      </w:r>
      <w:r w:rsidR="00CE19BA">
        <w:t>that the</w:t>
      </w:r>
      <w:r>
        <w:t xml:space="preserve"> energy price is </w:t>
      </w:r>
      <w:r w:rsidR="00CE19BA">
        <w:t xml:space="preserve">based on </w:t>
      </w:r>
      <w:r>
        <w:t>the change in the objective function value due to a marginal change in the energy requirement at the AC Node.</w:t>
      </w:r>
      <w:r w:rsidR="00CE19BA">
        <w:t xml:space="preserve"> This marginal change can be an increase or a decrease, normally the price impact would be the same regardless but, when combined with the arbitrary restriction of branch flow </w:t>
      </w:r>
      <w:r w:rsidR="00E74D9F">
        <w:t>by SOS1 for an AC Line with zero flow</w:t>
      </w:r>
      <w:r w:rsidR="00CE19BA">
        <w:t xml:space="preserve">, can give rise </w:t>
      </w:r>
      <w:r w:rsidR="00AE3896">
        <w:t>to</w:t>
      </w:r>
      <w:r w:rsidR="00CE19BA">
        <w:t xml:space="preserve"> invalid price scenarios.</w:t>
      </w:r>
    </w:p>
    <w:p w14:paraId="1D7FD592" w14:textId="118FBB14" w:rsidR="00BA6292" w:rsidRDefault="00DA3237" w:rsidP="00DA3237">
      <w:pPr>
        <w:pStyle w:val="BodyText"/>
      </w:pPr>
      <w:r>
        <w:t xml:space="preserve">For an AC Node with zero flow in or out, the arbitrary direction of the SOS1 branch </w:t>
      </w:r>
      <w:r w:rsidR="00AA60A1">
        <w:t>restriction</w:t>
      </w:r>
      <w:r>
        <w:t xml:space="preserve"> could </w:t>
      </w:r>
      <w:r w:rsidR="00E74D9F">
        <w:t xml:space="preserve">result in </w:t>
      </w:r>
      <w:r>
        <w:t xml:space="preserve">valid </w:t>
      </w:r>
      <w:r w:rsidR="00E74D9F">
        <w:t xml:space="preserve">prices </w:t>
      </w:r>
      <w:r>
        <w:t xml:space="preserve">as shown in </w:t>
      </w:r>
      <w:r>
        <w:fldChar w:fldCharType="begin"/>
      </w:r>
      <w:r>
        <w:instrText xml:space="preserve"> REF _Ref108680119 \h </w:instrText>
      </w:r>
      <w:r>
        <w:fldChar w:fldCharType="separate"/>
      </w:r>
      <w:r w:rsidR="009476C2">
        <w:t xml:space="preserve">Figure </w:t>
      </w:r>
      <w:r w:rsidR="009476C2">
        <w:rPr>
          <w:noProof/>
        </w:rPr>
        <w:t>12</w:t>
      </w:r>
      <w:r>
        <w:fldChar w:fldCharType="end"/>
      </w:r>
      <w:r>
        <w:t>.</w:t>
      </w:r>
      <w:r w:rsidR="005B2DD4">
        <w:t xml:space="preserve"> </w:t>
      </w:r>
    </w:p>
    <w:p w14:paraId="41C79E72" w14:textId="05E445A1" w:rsidR="00DD3F21" w:rsidRDefault="00C16FBD" w:rsidP="00DD3F21">
      <w:pPr>
        <w:pStyle w:val="BodyText"/>
        <w:ind w:hanging="981"/>
      </w:pPr>
      <w:r>
        <w:rPr>
          <w:noProof/>
        </w:rPr>
        <w:drawing>
          <wp:inline distT="0" distB="0" distL="0" distR="0" wp14:anchorId="214FDDA0" wp14:editId="00D8C77E">
            <wp:extent cx="5520055" cy="1471930"/>
            <wp:effectExtent l="0" t="0" r="4445" b="0"/>
            <wp:docPr id="8943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8326" name=""/>
                    <pic:cNvPicPr/>
                  </pic:nvPicPr>
                  <pic:blipFill>
                    <a:blip r:embed="rId27"/>
                    <a:stretch>
                      <a:fillRect/>
                    </a:stretch>
                  </pic:blipFill>
                  <pic:spPr>
                    <a:xfrm>
                      <a:off x="0" y="0"/>
                      <a:ext cx="5520055" cy="1471930"/>
                    </a:xfrm>
                    <a:prstGeom prst="rect">
                      <a:avLst/>
                    </a:prstGeom>
                  </pic:spPr>
                </pic:pic>
              </a:graphicData>
            </a:graphic>
          </wp:inline>
        </w:drawing>
      </w:r>
    </w:p>
    <w:p w14:paraId="0DDFF3C6" w14:textId="17546746" w:rsidR="00BA6292" w:rsidRDefault="00BA6292" w:rsidP="00BA6292">
      <w:pPr>
        <w:pStyle w:val="Caption"/>
        <w:keepNext/>
        <w:spacing w:before="0"/>
        <w:ind w:left="851"/>
        <w:jc w:val="both"/>
      </w:pPr>
      <w:bookmarkStart w:id="1175" w:name="_Ref108680119"/>
      <w:r>
        <w:t xml:space="preserve">Figure </w:t>
      </w:r>
      <w:r>
        <w:fldChar w:fldCharType="begin"/>
      </w:r>
      <w:r>
        <w:instrText xml:space="preserve"> SEQ Figure \* ARABIC </w:instrText>
      </w:r>
      <w:r>
        <w:fldChar w:fldCharType="separate"/>
      </w:r>
      <w:r w:rsidR="009476C2">
        <w:rPr>
          <w:noProof/>
        </w:rPr>
        <w:t>12</w:t>
      </w:r>
      <w:r>
        <w:rPr>
          <w:noProof/>
        </w:rPr>
        <w:fldChar w:fldCharType="end"/>
      </w:r>
      <w:bookmarkEnd w:id="1175"/>
      <w:r>
        <w:t xml:space="preserve">: AC </w:t>
      </w:r>
      <w:r w:rsidRPr="0048585C">
        <w:t xml:space="preserve">Node </w:t>
      </w:r>
      <w:r>
        <w:t xml:space="preserve">with zero flow, options for a </w:t>
      </w:r>
      <w:r w:rsidRPr="006F4653">
        <w:rPr>
          <w:u w:val="single"/>
        </w:rPr>
        <w:t>valid</w:t>
      </w:r>
      <w:r>
        <w:t xml:space="preserve"> price</w:t>
      </w:r>
      <w:r w:rsidRPr="0048585C">
        <w:t xml:space="preserve"> after</w:t>
      </w:r>
      <w:r>
        <w:t xml:space="preserve"> </w:t>
      </w:r>
      <w:r w:rsidRPr="0048585C">
        <w:t>SOS</w:t>
      </w:r>
      <w:r>
        <w:t>1</w:t>
      </w:r>
    </w:p>
    <w:p w14:paraId="685EF23C" w14:textId="6C65DD74" w:rsidR="00BA6292" w:rsidRDefault="00FA24D9" w:rsidP="00714039">
      <w:pPr>
        <w:pStyle w:val="BodyText"/>
      </w:pPr>
      <w:r>
        <w:t xml:space="preserve">However, </w:t>
      </w:r>
      <w:r w:rsidR="00B61525">
        <w:t xml:space="preserve">the SOS1 branch restriction could also </w:t>
      </w:r>
      <w:r>
        <w:t xml:space="preserve">restrict flow such that a marginal change can only be balanced by a deficit or surplus quantity, as shown in </w:t>
      </w:r>
      <w:r>
        <w:fldChar w:fldCharType="begin"/>
      </w:r>
      <w:r>
        <w:instrText xml:space="preserve"> REF _Ref108680054 \h </w:instrText>
      </w:r>
      <w:r>
        <w:fldChar w:fldCharType="separate"/>
      </w:r>
      <w:r w:rsidR="009476C2">
        <w:t xml:space="preserve">Figure </w:t>
      </w:r>
      <w:r w:rsidR="009476C2">
        <w:rPr>
          <w:noProof/>
        </w:rPr>
        <w:t>13</w:t>
      </w:r>
      <w:r>
        <w:fldChar w:fldCharType="end"/>
      </w:r>
      <w:r w:rsidR="00B61525">
        <w:t>, resulting in invalid prices.</w:t>
      </w:r>
    </w:p>
    <w:p w14:paraId="624FC118" w14:textId="3457F34A" w:rsidR="00714039" w:rsidRDefault="00AB4A29" w:rsidP="00DD3F21">
      <w:pPr>
        <w:pStyle w:val="BodyText"/>
        <w:spacing w:after="0"/>
        <w:ind w:hanging="839"/>
      </w:pPr>
      <w:r>
        <w:rPr>
          <w:noProof/>
        </w:rPr>
        <w:drawing>
          <wp:inline distT="0" distB="0" distL="0" distR="0" wp14:anchorId="2D1D3001" wp14:editId="01C3EE03">
            <wp:extent cx="5597718" cy="1653622"/>
            <wp:effectExtent l="0" t="0" r="3175" b="3810"/>
            <wp:docPr id="181547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71334" name=""/>
                    <pic:cNvPicPr/>
                  </pic:nvPicPr>
                  <pic:blipFill>
                    <a:blip r:embed="rId28"/>
                    <a:stretch>
                      <a:fillRect/>
                    </a:stretch>
                  </pic:blipFill>
                  <pic:spPr>
                    <a:xfrm>
                      <a:off x="0" y="0"/>
                      <a:ext cx="5600951" cy="1654577"/>
                    </a:xfrm>
                    <a:prstGeom prst="rect">
                      <a:avLst/>
                    </a:prstGeom>
                  </pic:spPr>
                </pic:pic>
              </a:graphicData>
            </a:graphic>
          </wp:inline>
        </w:drawing>
      </w:r>
    </w:p>
    <w:p w14:paraId="5AACB333" w14:textId="01F1C5C1" w:rsidR="00241653" w:rsidRDefault="00241653" w:rsidP="00241653">
      <w:pPr>
        <w:pStyle w:val="Caption"/>
        <w:keepNext/>
        <w:spacing w:before="0"/>
        <w:ind w:left="851"/>
        <w:jc w:val="both"/>
      </w:pPr>
      <w:bookmarkStart w:id="1176" w:name="_Ref108680054"/>
      <w:r>
        <w:t xml:space="preserve">Figure </w:t>
      </w:r>
      <w:r>
        <w:fldChar w:fldCharType="begin"/>
      </w:r>
      <w:r>
        <w:instrText xml:space="preserve"> SEQ Figure \* ARABIC </w:instrText>
      </w:r>
      <w:r>
        <w:fldChar w:fldCharType="separate"/>
      </w:r>
      <w:r w:rsidR="009476C2">
        <w:rPr>
          <w:noProof/>
        </w:rPr>
        <w:t>13</w:t>
      </w:r>
      <w:r>
        <w:rPr>
          <w:noProof/>
        </w:rPr>
        <w:fldChar w:fldCharType="end"/>
      </w:r>
      <w:bookmarkEnd w:id="1176"/>
      <w:r>
        <w:t xml:space="preserve">: AC </w:t>
      </w:r>
      <w:r w:rsidRPr="0048585C">
        <w:t xml:space="preserve">Node </w:t>
      </w:r>
      <w:r>
        <w:t xml:space="preserve">with zero flow, options for an </w:t>
      </w:r>
      <w:r w:rsidRPr="006F4653">
        <w:rPr>
          <w:u w:val="single"/>
        </w:rPr>
        <w:t>invalid</w:t>
      </w:r>
      <w:r>
        <w:t xml:space="preserve"> price</w:t>
      </w:r>
      <w:r w:rsidRPr="0048585C">
        <w:t xml:space="preserve"> after</w:t>
      </w:r>
      <w:r>
        <w:t xml:space="preserve"> </w:t>
      </w:r>
      <w:r w:rsidRPr="0048585C">
        <w:t>SOS</w:t>
      </w:r>
      <w:r>
        <w:t>1</w:t>
      </w:r>
    </w:p>
    <w:p w14:paraId="51D50DDD" w14:textId="77777777" w:rsidR="00021B20" w:rsidRDefault="00021B20" w:rsidP="00021B20">
      <w:pPr>
        <w:pStyle w:val="Heading5"/>
      </w:pPr>
      <w:r>
        <w:t>Invalid price scenarios</w:t>
      </w:r>
    </w:p>
    <w:p w14:paraId="3BE00A40" w14:textId="5802CE47" w:rsidR="00BA6292" w:rsidRDefault="00BA6292" w:rsidP="00BA6292">
      <w:pPr>
        <w:pStyle w:val="BodyText"/>
      </w:pPr>
      <w:r>
        <w:t>The invalid pric</w:t>
      </w:r>
      <w:r w:rsidR="00E712E1">
        <w:t>e</w:t>
      </w:r>
      <w:r>
        <w:t xml:space="preserve"> scenarios are as follows:</w:t>
      </w:r>
    </w:p>
    <w:p w14:paraId="21349E28" w14:textId="6E1F71D5" w:rsidR="00E277CA" w:rsidRDefault="008673AC" w:rsidP="008673AC">
      <w:pPr>
        <w:pStyle w:val="BodyText"/>
        <w:numPr>
          <w:ilvl w:val="0"/>
          <w:numId w:val="24"/>
        </w:numPr>
        <w:ind w:left="1276" w:hanging="425"/>
      </w:pPr>
      <w:r>
        <w:t xml:space="preserve">In the scenario where SOS1 </w:t>
      </w:r>
      <w:r w:rsidR="00E277CA">
        <w:t>restricts</w:t>
      </w:r>
      <w:r>
        <w:t xml:space="preserve"> </w:t>
      </w:r>
      <w:r w:rsidR="00CF3BA2">
        <w:t>flow</w:t>
      </w:r>
      <w:r>
        <w:t xml:space="preserve"> enter</w:t>
      </w:r>
      <w:r w:rsidR="00E277CA">
        <w:t>ing</w:t>
      </w:r>
      <w:r>
        <w:t xml:space="preserve"> the AC Node and the </w:t>
      </w:r>
      <w:r w:rsidR="00D131C6">
        <w:t>price is based on energy</w:t>
      </w:r>
      <w:r>
        <w:t xml:space="preserve"> leaving the AC Node</w:t>
      </w:r>
      <w:r w:rsidR="00E277CA">
        <w:t xml:space="preserve"> then</w:t>
      </w:r>
      <w:r w:rsidR="00CE2EC0">
        <w:t xml:space="preserve"> either</w:t>
      </w:r>
      <w:r w:rsidR="00E277CA">
        <w:t>:</w:t>
      </w:r>
    </w:p>
    <w:p w14:paraId="3C4F9F83" w14:textId="08244294" w:rsidR="008673AC" w:rsidRDefault="00CE2EC0" w:rsidP="00E277CA">
      <w:pPr>
        <w:pStyle w:val="BodyText"/>
        <w:numPr>
          <w:ilvl w:val="0"/>
          <w:numId w:val="32"/>
        </w:numPr>
      </w:pPr>
      <w:r>
        <w:t>If t</w:t>
      </w:r>
      <w:r w:rsidR="008673AC">
        <w:t xml:space="preserve">here are no offers associated with the AC Node, </w:t>
      </w:r>
      <w:r w:rsidR="009251C2">
        <w:t xml:space="preserve">then </w:t>
      </w:r>
      <w:r w:rsidR="008673AC">
        <w:t>the energy balance constraint can only be balanced by deficit energy</w:t>
      </w:r>
      <w:r w:rsidR="00300123">
        <w:t>,</w:t>
      </w:r>
      <w:r w:rsidR="008673AC">
        <w:t xml:space="preserve"> resulting in a deficit energy price at the AC Node.</w:t>
      </w:r>
    </w:p>
    <w:p w14:paraId="55A74A7E" w14:textId="669C9A31" w:rsidR="008673AC" w:rsidRDefault="00CE2EC0" w:rsidP="00E277CA">
      <w:pPr>
        <w:pStyle w:val="BodyText"/>
        <w:numPr>
          <w:ilvl w:val="0"/>
          <w:numId w:val="32"/>
        </w:numPr>
      </w:pPr>
      <w:r>
        <w:t xml:space="preserve">Or else if </w:t>
      </w:r>
      <w:r w:rsidR="008673AC">
        <w:t>there are offers associated with the AC Node</w:t>
      </w:r>
      <w:r w:rsidR="009251C2">
        <w:t>,</w:t>
      </w:r>
      <w:r w:rsidR="008673AC">
        <w:t xml:space="preserve"> then the AC Node price may be set by the</w:t>
      </w:r>
      <w:r w:rsidR="00AB4A29">
        <w:t xml:space="preserve"> </w:t>
      </w:r>
      <w:r w:rsidR="008673AC">
        <w:t>offer</w:t>
      </w:r>
      <w:r w:rsidR="00AB4A29">
        <w:t xml:space="preserve"> price.</w:t>
      </w:r>
    </w:p>
    <w:p w14:paraId="17592CDC" w14:textId="1E27E4C4" w:rsidR="00E277CA" w:rsidRDefault="00714039" w:rsidP="0057101C">
      <w:pPr>
        <w:pStyle w:val="BodyText"/>
        <w:numPr>
          <w:ilvl w:val="0"/>
          <w:numId w:val="24"/>
        </w:numPr>
        <w:ind w:left="1276" w:hanging="425"/>
      </w:pPr>
      <w:r>
        <w:t xml:space="preserve">If SOS1 </w:t>
      </w:r>
      <w:r w:rsidR="00E277CA">
        <w:t>restricts</w:t>
      </w:r>
      <w:r>
        <w:t xml:space="preserve"> </w:t>
      </w:r>
      <w:r w:rsidR="00CE2EC0">
        <w:t>out</w:t>
      </w:r>
      <w:r w:rsidR="00CF3BA2">
        <w:t xml:space="preserve">flow </w:t>
      </w:r>
      <w:r w:rsidR="00CE2EC0">
        <w:t xml:space="preserve">from </w:t>
      </w:r>
      <w:r>
        <w:t xml:space="preserve">the AC Node and the </w:t>
      </w:r>
      <w:r w:rsidR="00D131C6">
        <w:t>price is based on</w:t>
      </w:r>
      <w:r>
        <w:t xml:space="preserve"> energy entering the AC Node, then</w:t>
      </w:r>
      <w:r w:rsidR="00CE2EC0">
        <w:t xml:space="preserve"> either</w:t>
      </w:r>
      <w:r w:rsidR="00E277CA">
        <w:t>:</w:t>
      </w:r>
    </w:p>
    <w:p w14:paraId="76564240" w14:textId="41B95DAF" w:rsidR="00714039" w:rsidRDefault="00E277CA" w:rsidP="00E277CA">
      <w:pPr>
        <w:pStyle w:val="BodyText"/>
        <w:numPr>
          <w:ilvl w:val="0"/>
          <w:numId w:val="33"/>
        </w:numPr>
      </w:pPr>
      <w:r>
        <w:t>T</w:t>
      </w:r>
      <w:r w:rsidR="00714039">
        <w:t xml:space="preserve">he energy balance constraint </w:t>
      </w:r>
      <w:r w:rsidR="00CE2EC0">
        <w:t>is</w:t>
      </w:r>
      <w:r w:rsidR="00714039">
        <w:t xml:space="preserve"> balanced by surplus energy, resulting in a surplus energy price at the AC Node. </w:t>
      </w:r>
    </w:p>
    <w:p w14:paraId="4B48DB2F" w14:textId="66F59850" w:rsidR="005A51C3" w:rsidRDefault="00CE2EC0" w:rsidP="00E277CA">
      <w:pPr>
        <w:pStyle w:val="BodyText"/>
        <w:numPr>
          <w:ilvl w:val="0"/>
          <w:numId w:val="33"/>
        </w:numPr>
      </w:pPr>
      <w:r>
        <w:t>Or else i</w:t>
      </w:r>
      <w:r w:rsidR="00E277CA">
        <w:t>f there is</w:t>
      </w:r>
      <w:r w:rsidR="009251C2">
        <w:t xml:space="preserve"> </w:t>
      </w:r>
      <w:r w:rsidR="008A5BFB">
        <w:t xml:space="preserve">a </w:t>
      </w:r>
      <w:r w:rsidR="00CD73C6">
        <w:t>parallel</w:t>
      </w:r>
      <w:r w:rsidR="00E277CA">
        <w:t xml:space="preserve"> </w:t>
      </w:r>
      <w:r w:rsidR="00714039">
        <w:t xml:space="preserve">Directed AC Line </w:t>
      </w:r>
      <w:r w:rsidR="00CD73C6">
        <w:t xml:space="preserve">that </w:t>
      </w:r>
      <w:r w:rsidR="008A5BFB">
        <w:t xml:space="preserve">is unrestricted for </w:t>
      </w:r>
      <w:r w:rsidR="00CD73C6">
        <w:t>outflow</w:t>
      </w:r>
      <w:r w:rsidR="00300123">
        <w:t>,</w:t>
      </w:r>
      <w:r w:rsidR="00E277CA">
        <w:t xml:space="preserve"> then </w:t>
      </w:r>
      <w:r>
        <w:t xml:space="preserve">a proportion of </w:t>
      </w:r>
      <w:r w:rsidR="00E277CA">
        <w:t xml:space="preserve">the energy </w:t>
      </w:r>
      <w:r w:rsidR="00482E54">
        <w:t>can</w:t>
      </w:r>
      <w:r w:rsidR="00E277CA">
        <w:t xml:space="preserve"> leave via flow on the unrestricted line </w:t>
      </w:r>
      <w:r w:rsidR="00482E54">
        <w:t xml:space="preserve">with the necessary </w:t>
      </w:r>
      <w:r w:rsidR="00E277CA">
        <w:t xml:space="preserve">parallel </w:t>
      </w:r>
      <w:r w:rsidR="00714039">
        <w:t xml:space="preserve">flow </w:t>
      </w:r>
      <w:r w:rsidR="00E277CA">
        <w:t>on the restricted line</w:t>
      </w:r>
      <w:r w:rsidR="00482E54">
        <w:t xml:space="preserve"> achieved by surplus branch flow</w:t>
      </w:r>
      <w:r w:rsidR="00714039">
        <w:t>.</w:t>
      </w:r>
      <w:r w:rsidR="00E277CA">
        <w:t xml:space="preserve"> The </w:t>
      </w:r>
      <w:r w:rsidR="00300123">
        <w:t xml:space="preserve">proportion of the outflow that is </w:t>
      </w:r>
      <w:r>
        <w:t xml:space="preserve">met by </w:t>
      </w:r>
      <w:r w:rsidR="00300123">
        <w:t>surplus</w:t>
      </w:r>
      <w:r>
        <w:t xml:space="preserve"> flow</w:t>
      </w:r>
      <w:r w:rsidR="00300123">
        <w:t xml:space="preserve"> will set the AC Node price at a proportion of the surplus price.</w:t>
      </w:r>
    </w:p>
    <w:p w14:paraId="48B91164" w14:textId="5C00117E" w:rsidR="009251C2" w:rsidRDefault="009251C2" w:rsidP="00384FEE">
      <w:pPr>
        <w:pStyle w:val="BodyText"/>
        <w:numPr>
          <w:ilvl w:val="0"/>
          <w:numId w:val="24"/>
        </w:numPr>
        <w:ind w:left="1276" w:hanging="425"/>
      </w:pPr>
      <w:r>
        <w:t>The other possibility is that the SOS1 constraints isolate the AC Node such that its shadow price is zero.</w:t>
      </w:r>
    </w:p>
    <w:p w14:paraId="0F9D06A3" w14:textId="6E65EF71" w:rsidR="009D1586" w:rsidRDefault="009D1586" w:rsidP="009D1586">
      <w:pPr>
        <w:pStyle w:val="Heading5"/>
      </w:pPr>
      <w:r>
        <w:t>Detecting invalid prices</w:t>
      </w:r>
    </w:p>
    <w:p w14:paraId="03208E08" w14:textId="58BCC538" w:rsidR="00482E54" w:rsidRDefault="00336F3D" w:rsidP="00336F3D">
      <w:pPr>
        <w:pStyle w:val="BodyText"/>
      </w:pPr>
      <w:r w:rsidRPr="00BE41D0">
        <w:t xml:space="preserve">An AC Node </w:t>
      </w:r>
      <w:r w:rsidR="00B9648B">
        <w:t>is flagged as having an invalid price if</w:t>
      </w:r>
      <w:r w:rsidR="00A22554">
        <w:t xml:space="preserve"> it</w:t>
      </w:r>
      <w:r w:rsidR="00482E54">
        <w:t>:</w:t>
      </w:r>
    </w:p>
    <w:p w14:paraId="7A0CE54C" w14:textId="062539FD" w:rsidR="00482E54" w:rsidRDefault="00336F3D" w:rsidP="00482E54">
      <w:pPr>
        <w:pStyle w:val="BodyText"/>
        <w:numPr>
          <w:ilvl w:val="0"/>
          <w:numId w:val="34"/>
        </w:numPr>
      </w:pPr>
      <w:r w:rsidRPr="00BE41D0">
        <w:t xml:space="preserve">is </w:t>
      </w:r>
      <w:r>
        <w:t>not dead</w:t>
      </w:r>
      <w:r w:rsidR="00482E54">
        <w:t>,</w:t>
      </w:r>
      <w:r>
        <w:t xml:space="preserve"> and </w:t>
      </w:r>
    </w:p>
    <w:p w14:paraId="29290238" w14:textId="5D2E426D" w:rsidR="00482E54" w:rsidRDefault="00336F3D" w:rsidP="00482E54">
      <w:pPr>
        <w:pStyle w:val="BodyText"/>
        <w:numPr>
          <w:ilvl w:val="0"/>
          <w:numId w:val="34"/>
        </w:numPr>
      </w:pPr>
      <w:r w:rsidRPr="00BE41D0">
        <w:t>has zero</w:t>
      </w:r>
      <w:r>
        <w:t xml:space="preserve"> </w:t>
      </w:r>
      <w:r w:rsidRPr="00BE41D0">
        <w:t>flow in and zero flow out</w:t>
      </w:r>
      <w:r w:rsidR="00482E54">
        <w:t>, and</w:t>
      </w:r>
    </w:p>
    <w:p w14:paraId="2B9ABB78" w14:textId="52B72D2F" w:rsidR="00482E54" w:rsidRDefault="00336F3D" w:rsidP="00482E54">
      <w:pPr>
        <w:pStyle w:val="BodyText"/>
        <w:numPr>
          <w:ilvl w:val="0"/>
          <w:numId w:val="34"/>
        </w:numPr>
      </w:pPr>
      <w:r>
        <w:t>has zero net injection</w:t>
      </w:r>
      <w:r w:rsidR="00482E54">
        <w:t>,</w:t>
      </w:r>
      <w:r>
        <w:t xml:space="preserve"> </w:t>
      </w:r>
      <w:r w:rsidRPr="00BE41D0">
        <w:t xml:space="preserve">and </w:t>
      </w:r>
    </w:p>
    <w:p w14:paraId="22DDEFCC" w14:textId="21E74C7C" w:rsidR="00482E54" w:rsidRDefault="00336F3D" w:rsidP="00482E54">
      <w:pPr>
        <w:pStyle w:val="BodyText"/>
        <w:numPr>
          <w:ilvl w:val="0"/>
          <w:numId w:val="34"/>
        </w:numPr>
      </w:pPr>
      <w:r w:rsidRPr="00BE41D0">
        <w:t xml:space="preserve">has a zero </w:t>
      </w:r>
      <w:r w:rsidR="00482E54">
        <w:t>deficit or surplus,</w:t>
      </w:r>
      <w:r w:rsidRPr="00BE41D0">
        <w:t xml:space="preserve"> and</w:t>
      </w:r>
    </w:p>
    <w:p w14:paraId="71D07100" w14:textId="5B9C893E" w:rsidR="00482E54" w:rsidRDefault="00A22554" w:rsidP="00482E54">
      <w:pPr>
        <w:pStyle w:val="BodyText"/>
        <w:numPr>
          <w:ilvl w:val="0"/>
          <w:numId w:val="34"/>
        </w:numPr>
      </w:pPr>
      <w:r>
        <w:t>has an</w:t>
      </w:r>
      <w:r w:rsidR="00336F3D" w:rsidRPr="00BE41D0">
        <w:t xml:space="preserve"> energy price </w:t>
      </w:r>
      <w:r>
        <w:t xml:space="preserve">that </w:t>
      </w:r>
      <w:r w:rsidR="00336F3D" w:rsidRPr="00BE41D0">
        <w:t>is either</w:t>
      </w:r>
    </w:p>
    <w:p w14:paraId="3174A304" w14:textId="77777777" w:rsidR="00482E54" w:rsidRDefault="00336F3D" w:rsidP="00482E54">
      <w:pPr>
        <w:pStyle w:val="BodyText"/>
        <w:numPr>
          <w:ilvl w:val="0"/>
          <w:numId w:val="35"/>
        </w:numPr>
        <w:ind w:hanging="436"/>
      </w:pPr>
      <w:r w:rsidRPr="00BE41D0">
        <w:t>zero, or</w:t>
      </w:r>
    </w:p>
    <w:p w14:paraId="51422230" w14:textId="5E946874" w:rsidR="00482E54" w:rsidRDefault="00A22554" w:rsidP="00482E54">
      <w:pPr>
        <w:pStyle w:val="BodyText"/>
        <w:numPr>
          <w:ilvl w:val="0"/>
          <w:numId w:val="35"/>
        </w:numPr>
        <w:ind w:hanging="436"/>
      </w:pPr>
      <w:r>
        <w:t>set by</w:t>
      </w:r>
      <w:r w:rsidR="00336F3D">
        <w:t xml:space="preserve"> the lowest priced non-zero energy offer mapped to th</w:t>
      </w:r>
      <w:r>
        <w:t>at</w:t>
      </w:r>
      <w:r w:rsidR="00336F3D">
        <w:t xml:space="preserve"> AC </w:t>
      </w:r>
      <w:r w:rsidR="00336F3D">
        <w:rPr>
          <w:lang w:eastAsia="en-GB"/>
        </w:rPr>
        <w:t>Node</w:t>
      </w:r>
      <w:r w:rsidR="00336F3D">
        <w:t xml:space="preserve">, </w:t>
      </w:r>
      <w:r w:rsidR="00336F3D" w:rsidRPr="00BE41D0">
        <w:t>or</w:t>
      </w:r>
    </w:p>
    <w:p w14:paraId="22967B48" w14:textId="1A42557F" w:rsidR="009D1586" w:rsidRDefault="00EC75AB" w:rsidP="00482E54">
      <w:pPr>
        <w:pStyle w:val="BodyText"/>
        <w:numPr>
          <w:ilvl w:val="0"/>
          <w:numId w:val="35"/>
        </w:numPr>
        <w:ind w:hanging="436"/>
      </w:pPr>
      <w:r>
        <w:t xml:space="preserve">set by a </w:t>
      </w:r>
      <w:r w:rsidR="00336F3D" w:rsidRPr="00BE41D0">
        <w:t>penalty price.</w:t>
      </w:r>
    </w:p>
    <w:p w14:paraId="086D9397" w14:textId="39947F5F" w:rsidR="00A22554" w:rsidRDefault="00D216DB" w:rsidP="00A22554">
      <w:pPr>
        <w:pStyle w:val="BodyText"/>
      </w:pPr>
      <w:r>
        <w:t xml:space="preserve">For an RTD schedule, when determining if the price is set by the lowest priced non-zero energy offer </w:t>
      </w:r>
      <w:r>
        <w:rPr>
          <w:lang w:eastAsia="en-GB"/>
        </w:rPr>
        <w:t>the check needs to account for the impact of</w:t>
      </w:r>
      <w:r w:rsidR="002063DC">
        <w:rPr>
          <w:lang w:eastAsia="en-GB"/>
        </w:rPr>
        <w:t xml:space="preserve"> </w:t>
      </w:r>
      <m:oMath>
        <m:r>
          <w:rPr>
            <w:rFonts w:ascii="Cambria Math" w:hAnsi="Cambria Math"/>
          </w:rPr>
          <m:t>PenaltyForMWChangeOf5Mindispatch</m:t>
        </m:r>
      </m:oMath>
      <w:r w:rsidR="002063DC">
        <w:t xml:space="preserve"> which will either add to or subtract from the </w:t>
      </w:r>
      <w:r w:rsidR="003E642B">
        <w:t xml:space="preserve">energy </w:t>
      </w:r>
      <w:r w:rsidR="002063DC">
        <w:t xml:space="preserve">price depending on whether the marginal MW would move generation towards or away from </w:t>
      </w:r>
      <m:oMath>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oMath>
      <w:r w:rsidR="002063DC">
        <w:t>.</w:t>
      </w:r>
    </w:p>
    <w:p w14:paraId="25DDF4BB" w14:textId="450D27C6" w:rsidR="006F5781" w:rsidRDefault="00717F0B" w:rsidP="004A35B0">
      <w:pPr>
        <w:pStyle w:val="BodyText"/>
      </w:pPr>
      <w:r>
        <w:t>When determining if the</w:t>
      </w:r>
      <w:r w:rsidR="00C4173A">
        <w:t xml:space="preserve"> </w:t>
      </w:r>
      <w:r>
        <w:t xml:space="preserve">price is set by a </w:t>
      </w:r>
      <w:r w:rsidR="00C4173A">
        <w:t>penalty price</w:t>
      </w:r>
      <w:r w:rsidR="00665EFA">
        <w:t xml:space="preserve"> </w:t>
      </w:r>
      <w:r>
        <w:t xml:space="preserve">the check must consider that such a price may be </w:t>
      </w:r>
      <w:r w:rsidR="00665EFA">
        <w:t>some proportion of the penalty price</w:t>
      </w:r>
      <w:r>
        <w:t>. F</w:t>
      </w:r>
      <w:r w:rsidR="00665EFA">
        <w:t xml:space="preserve">or </w:t>
      </w:r>
      <w:proofErr w:type="gramStart"/>
      <w:r w:rsidR="00665EFA">
        <w:t>example</w:t>
      </w:r>
      <w:proofErr w:type="gramEnd"/>
      <w:r w:rsidR="0036084D">
        <w:t xml:space="preserve"> as illustrated in  </w:t>
      </w:r>
      <w:r w:rsidR="0036084D">
        <w:fldChar w:fldCharType="begin"/>
      </w:r>
      <w:r w:rsidR="0036084D">
        <w:instrText xml:space="preserve"> REF _Ref108680054 \h </w:instrText>
      </w:r>
      <w:r w:rsidR="0036084D">
        <w:fldChar w:fldCharType="separate"/>
      </w:r>
      <w:r w:rsidR="009476C2">
        <w:t xml:space="preserve">Figure </w:t>
      </w:r>
      <w:r w:rsidR="009476C2">
        <w:rPr>
          <w:noProof/>
        </w:rPr>
        <w:t>13</w:t>
      </w:r>
      <w:r w:rsidR="0036084D">
        <w:fldChar w:fldCharType="end"/>
      </w:r>
      <w:r w:rsidR="0036084D">
        <w:t xml:space="preserve"> b) ii)</w:t>
      </w:r>
      <w:r>
        <w:t>,</w:t>
      </w:r>
      <w:r w:rsidR="00665EFA">
        <w:t xml:space="preserve"> when SOS1 restrict</w:t>
      </w:r>
      <w:r>
        <w:t>s</w:t>
      </w:r>
      <w:r w:rsidR="00665EFA">
        <w:t xml:space="preserve"> </w:t>
      </w:r>
      <w:r>
        <w:t xml:space="preserve">directional </w:t>
      </w:r>
      <w:r w:rsidR="00665EFA">
        <w:t xml:space="preserve">flow on </w:t>
      </w:r>
      <w:r>
        <w:t xml:space="preserve">one </w:t>
      </w:r>
      <w:r w:rsidR="00665EFA">
        <w:t xml:space="preserve">AC Line but </w:t>
      </w:r>
      <w:r>
        <w:t xml:space="preserve">a </w:t>
      </w:r>
      <w:r w:rsidR="00665EFA">
        <w:t xml:space="preserve">parallel </w:t>
      </w:r>
      <w:r>
        <w:t xml:space="preserve">line is unrestricted, </w:t>
      </w:r>
      <w:r w:rsidR="00E62C8A">
        <w:t xml:space="preserve">the </w:t>
      </w:r>
      <w:r>
        <w:t xml:space="preserve">penalty price </w:t>
      </w:r>
      <w:r w:rsidR="00E62C8A">
        <w:t xml:space="preserve">will </w:t>
      </w:r>
      <w:r>
        <w:t xml:space="preserve">only </w:t>
      </w:r>
      <w:r w:rsidR="00E62C8A">
        <w:t xml:space="preserve">be incurred </w:t>
      </w:r>
      <w:r>
        <w:t xml:space="preserve">for the proportion of flow that is met by surplus flow </w:t>
      </w:r>
      <w:r w:rsidR="00E62C8A">
        <w:t>on the restricted line</w:t>
      </w:r>
      <w:r w:rsidR="00665EFA">
        <w:t>.</w:t>
      </w:r>
      <w:r w:rsidR="004A35B0">
        <w:t xml:space="preserve"> To account for this, t</w:t>
      </w:r>
      <w:r>
        <w:t>he</w:t>
      </w:r>
      <w:r w:rsidR="00E62C8A">
        <w:t xml:space="preserve"> check </w:t>
      </w:r>
      <w:r>
        <w:t xml:space="preserve">will look for </w:t>
      </w:r>
      <w:r w:rsidR="00E62C8A">
        <w:t xml:space="preserve">a </w:t>
      </w:r>
      <w:r>
        <w:t>price that is</w:t>
      </w:r>
      <w:r w:rsidR="00E62C8A">
        <w:t xml:space="preserve"> less than the full penalty price but </w:t>
      </w:r>
      <w:r>
        <w:t xml:space="preserve">high enough that it cannot be a valid price </w:t>
      </w:r>
      <w:r w:rsidR="006F5781">
        <w:t>set by</w:t>
      </w:r>
      <w:r>
        <w:t xml:space="preserve"> </w:t>
      </w:r>
      <m:oMath>
        <m:sSub>
          <m:sSubPr>
            <m:ctrlPr>
              <w:rPr>
                <w:rFonts w:ascii="Cambria Math" w:hAnsi="Cambria Math"/>
                <w:sz w:val="20"/>
              </w:rPr>
            </m:ctrlPr>
          </m:sSubPr>
          <m:e>
            <m:r>
              <w:rPr>
                <w:rFonts w:ascii="Cambria Math" w:hAnsi="Cambria Math"/>
                <w:sz w:val="20"/>
              </w:rPr>
              <m:t>EnergyScarcityPrice</m:t>
            </m:r>
          </m:e>
          <m:sub>
            <m:r>
              <w:rPr>
                <w:rFonts w:ascii="Cambria Math" w:hAnsi="Cambria Math"/>
                <w:sz w:val="20"/>
              </w:rPr>
              <m:t>es,j</m:t>
            </m:r>
          </m:sub>
        </m:sSub>
      </m:oMath>
      <w:r w:rsidR="006F5781" w:rsidRPr="006F5781">
        <w:t>.</w:t>
      </w:r>
      <w:r w:rsidR="006F5781">
        <w:t xml:space="preserve"> Hence a price is determined to have been set by a penalty price if it is outside of the range:</w:t>
      </w:r>
    </w:p>
    <w:p w14:paraId="3E87DD78" w14:textId="1BA13C77" w:rsidR="006F5781" w:rsidRPr="00E62C8A" w:rsidRDefault="006F5781" w:rsidP="006F5781">
      <w:pPr>
        <w:pStyle w:val="BodyText"/>
        <w:rPr>
          <w:sz w:val="20"/>
        </w:rPr>
      </w:pPr>
      <m:oMathPara>
        <m:oMath>
          <m:r>
            <w:rPr>
              <w:rFonts w:ascii="Cambria Math" w:hAnsi="Cambria Math"/>
            </w:rPr>
            <m:t xml:space="preserve"> ±BadPriceFactorFromScarcity×</m:t>
          </m:r>
          <m:func>
            <m:funcPr>
              <m:ctrlPr>
                <w:rPr>
                  <w:rFonts w:ascii="Cambria Math" w:hAnsi="Cambria Math"/>
                  <w:i/>
                  <w:sz w:val="20"/>
                </w:rPr>
              </m:ctrlPr>
            </m:funcPr>
            <m:fName>
              <m:limLow>
                <m:limLowPr>
                  <m:ctrlPr>
                    <w:rPr>
                      <w:rFonts w:ascii="Cambria Math" w:hAnsi="Cambria Math"/>
                      <w:i/>
                      <w:sz w:val="20"/>
                    </w:rPr>
                  </m:ctrlPr>
                </m:limLowPr>
                <m:e>
                  <m:r>
                    <w:rPr>
                      <w:rFonts w:ascii="Cambria Math" w:hAnsi="Cambria Math"/>
                      <w:sz w:val="20"/>
                    </w:rPr>
                    <m:t>max</m:t>
                  </m:r>
                </m:e>
                <m:lim>
                  <m:r>
                    <w:rPr>
                      <w:rFonts w:ascii="Cambria Math" w:hAnsi="Cambria Math"/>
                      <w:sz w:val="20"/>
                    </w:rPr>
                    <m:t>es,j</m:t>
                  </m:r>
                </m:lim>
              </m:limLow>
            </m:fName>
            <m:e>
              <m:r>
                <w:rPr>
                  <w:rFonts w:ascii="Cambria Math" w:hAnsi="Cambria Math"/>
                  <w:sz w:val="20"/>
                </w:rPr>
                <m:t>EnergyScarcityPric</m:t>
              </m:r>
              <m:sSub>
                <m:sSubPr>
                  <m:ctrlPr>
                    <w:rPr>
                      <w:rFonts w:ascii="Cambria Math" w:hAnsi="Cambria Math"/>
                      <w:i/>
                      <w:sz w:val="20"/>
                    </w:rPr>
                  </m:ctrlPr>
                </m:sSubPr>
                <m:e>
                  <m:r>
                    <w:rPr>
                      <w:rFonts w:ascii="Cambria Math" w:hAnsi="Cambria Math"/>
                      <w:sz w:val="20"/>
                    </w:rPr>
                    <m:t>e</m:t>
                  </m:r>
                </m:e>
                <m:sub>
                  <m:r>
                    <w:rPr>
                      <w:rFonts w:ascii="Cambria Math" w:hAnsi="Cambria Math"/>
                      <w:sz w:val="20"/>
                    </w:rPr>
                    <m:t>e,j</m:t>
                  </m:r>
                </m:sub>
              </m:sSub>
            </m:e>
          </m:func>
        </m:oMath>
      </m:oMathPara>
    </w:p>
    <w:p w14:paraId="78D74A7D" w14:textId="4AFF485C" w:rsidR="009D1586" w:rsidRPr="006F5781" w:rsidRDefault="009D1586" w:rsidP="006F5781">
      <w:pPr>
        <w:pStyle w:val="Heading5"/>
        <w:rPr>
          <w:rFonts w:cs="Times New Roman"/>
        </w:rPr>
      </w:pPr>
      <w:r>
        <w:t>Replacing invalid prices</w:t>
      </w:r>
    </w:p>
    <w:p w14:paraId="3F012DF6" w14:textId="26C66D38" w:rsidR="001B4ED5" w:rsidRDefault="001B4ED5" w:rsidP="00482E54">
      <w:pPr>
        <w:pStyle w:val="BodyText"/>
      </w:pPr>
      <w:r>
        <w:t>A</w:t>
      </w:r>
      <w:r w:rsidRPr="00BE41D0">
        <w:t>s shown in</w:t>
      </w:r>
      <w:r>
        <w:t xml:space="preserve"> </w:t>
      </w:r>
      <w:r>
        <w:fldChar w:fldCharType="begin"/>
      </w:r>
      <w:r>
        <w:instrText xml:space="preserve"> REF _Ref108986470 \h </w:instrText>
      </w:r>
      <w:r>
        <w:fldChar w:fldCharType="separate"/>
      </w:r>
      <w:r w:rsidR="009476C2">
        <w:t xml:space="preserve">Figure </w:t>
      </w:r>
      <w:r w:rsidR="009476C2">
        <w:rPr>
          <w:noProof/>
        </w:rPr>
        <w:t>14</w:t>
      </w:r>
      <w:r>
        <w:fldChar w:fldCharType="end"/>
      </w:r>
      <w:r>
        <w:t xml:space="preserve"> </w:t>
      </w:r>
      <w:r w:rsidR="00B9648B">
        <w:t>an</w:t>
      </w:r>
      <w:r>
        <w:t xml:space="preserve"> </w:t>
      </w:r>
      <w:r w:rsidR="00B9648B">
        <w:t xml:space="preserve">AC Node flagged as having an </w:t>
      </w:r>
      <w:r>
        <w:t xml:space="preserve">invalid price </w:t>
      </w:r>
      <w:r w:rsidR="00B9648B">
        <w:t xml:space="preserve">will have its price </w:t>
      </w:r>
      <w:r>
        <w:t>replaced by the adjacent bus</w:t>
      </w:r>
      <w:r w:rsidR="00B9648B">
        <w:t xml:space="preserve"> price</w:t>
      </w:r>
      <w:r>
        <w:t xml:space="preserve">. </w:t>
      </w:r>
      <w:r w:rsidR="00B9648B">
        <w:t>T</w:t>
      </w:r>
      <w:r>
        <w:t>he adjacent bus price is checked and if it has an invalid price then the next adjacent bus price is checked. There is a limit on the number of steps.</w:t>
      </w:r>
    </w:p>
    <w:p w14:paraId="0B2F094B" w14:textId="5D6544CE" w:rsidR="00714039" w:rsidRDefault="006D1BA4" w:rsidP="0075118B">
      <w:pPr>
        <w:pStyle w:val="BodyText"/>
        <w:spacing w:after="0"/>
        <w:ind w:left="0" w:firstLine="284"/>
      </w:pPr>
      <w:r>
        <w:rPr>
          <w:noProof/>
        </w:rPr>
        <w:drawing>
          <wp:inline distT="0" distB="0" distL="0" distR="0" wp14:anchorId="110D73F2" wp14:editId="4F8B27B5">
            <wp:extent cx="5398923" cy="161056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6245" cy="1612745"/>
                    </a:xfrm>
                    <a:prstGeom prst="rect">
                      <a:avLst/>
                    </a:prstGeom>
                  </pic:spPr>
                </pic:pic>
              </a:graphicData>
            </a:graphic>
          </wp:inline>
        </w:drawing>
      </w:r>
    </w:p>
    <w:p w14:paraId="522B3629" w14:textId="48653983" w:rsidR="00241653" w:rsidRDefault="00241653" w:rsidP="001B4ED5">
      <w:pPr>
        <w:pStyle w:val="Caption"/>
        <w:keepNext/>
        <w:spacing w:before="0"/>
        <w:ind w:firstLine="851"/>
        <w:jc w:val="both"/>
      </w:pPr>
      <w:bookmarkStart w:id="1177" w:name="_Ref108986470"/>
      <w:r>
        <w:t xml:space="preserve">Figure </w:t>
      </w:r>
      <w:r>
        <w:fldChar w:fldCharType="begin"/>
      </w:r>
      <w:r>
        <w:instrText xml:space="preserve"> SEQ Figure \* ARABIC </w:instrText>
      </w:r>
      <w:r>
        <w:fldChar w:fldCharType="separate"/>
      </w:r>
      <w:r w:rsidR="009476C2">
        <w:rPr>
          <w:noProof/>
        </w:rPr>
        <w:t>14</w:t>
      </w:r>
      <w:r>
        <w:rPr>
          <w:noProof/>
        </w:rPr>
        <w:fldChar w:fldCharType="end"/>
      </w:r>
      <w:bookmarkEnd w:id="1177"/>
      <w:r>
        <w:t>: Example of replacing invalid prices after a SOS1 solve (two steps shown)</w:t>
      </w:r>
    </w:p>
    <w:p w14:paraId="24CDBE6C" w14:textId="0B8949C5" w:rsidR="001B4ED5" w:rsidRDefault="001B4ED5" w:rsidP="00336F3D">
      <w:pPr>
        <w:pStyle w:val="BodyText"/>
      </w:pPr>
      <w:r>
        <w:t>Wh</w:t>
      </w:r>
      <w:r w:rsidR="00B9648B">
        <w:t>ile the</w:t>
      </w:r>
      <w:r>
        <w:t xml:space="preserve"> adjacent </w:t>
      </w:r>
      <w:r w:rsidR="00B9648B">
        <w:t xml:space="preserve">bus price </w:t>
      </w:r>
      <w:r>
        <w:t xml:space="preserve"> may not meet any of the conditions for an invalid price, it may have </w:t>
      </w:r>
      <w:r w:rsidR="00B9648B">
        <w:t xml:space="preserve">had its price set by the bus with the </w:t>
      </w:r>
      <w:r>
        <w:t xml:space="preserve">invalid price if it is connected to </w:t>
      </w:r>
      <w:r w:rsidR="00B9648B">
        <w:t>that</w:t>
      </w:r>
      <w:r>
        <w:t xml:space="preserve"> </w:t>
      </w:r>
      <w:r w:rsidR="00B9648B">
        <w:t>bus</w:t>
      </w:r>
      <w:r>
        <w:t xml:space="preserve"> by a lossless AC Line, as illustrated in </w:t>
      </w:r>
      <w:r w:rsidR="0027573A">
        <w:rPr>
          <w:lang w:eastAsia="en-GB"/>
        </w:rPr>
        <w:fldChar w:fldCharType="begin"/>
      </w:r>
      <w:r w:rsidR="0027573A">
        <w:rPr>
          <w:lang w:eastAsia="en-GB"/>
        </w:rPr>
        <w:instrText xml:space="preserve"> REF _Ref112273814 \h </w:instrText>
      </w:r>
      <w:r w:rsidR="00336F3D">
        <w:rPr>
          <w:lang w:eastAsia="en-GB"/>
        </w:rPr>
        <w:instrText xml:space="preserve"> \* MERGEFORMAT </w:instrText>
      </w:r>
      <w:r w:rsidR="0027573A">
        <w:rPr>
          <w:lang w:eastAsia="en-GB"/>
        </w:rPr>
      </w:r>
      <w:r w:rsidR="0027573A">
        <w:rPr>
          <w:lang w:eastAsia="en-GB"/>
        </w:rPr>
        <w:fldChar w:fldCharType="separate"/>
      </w:r>
      <w:r w:rsidR="009476C2">
        <w:rPr>
          <w:lang w:eastAsia="en-GB"/>
        </w:rPr>
        <w:t>Figure</w:t>
      </w:r>
      <w:r w:rsidR="009476C2">
        <w:t xml:space="preserve"> </w:t>
      </w:r>
      <w:r w:rsidR="009476C2">
        <w:rPr>
          <w:noProof/>
        </w:rPr>
        <w:t>15</w:t>
      </w:r>
      <w:r w:rsidR="0027573A">
        <w:fldChar w:fldCharType="end"/>
      </w:r>
      <w:r>
        <w:t xml:space="preserve">. Hence there is an additional check to confirm that the adjacent bus does not have the same price as the </w:t>
      </w:r>
      <w:r w:rsidR="00B9648B">
        <w:t xml:space="preserve">bus with the </w:t>
      </w:r>
      <w:r>
        <w:t>invalid price.</w:t>
      </w:r>
    </w:p>
    <w:p w14:paraId="5FC4E3F2" w14:textId="77777777" w:rsidR="00B9648B" w:rsidRDefault="00B9648B" w:rsidP="00B9648B">
      <w:pPr>
        <w:keepNext/>
        <w:spacing w:before="120"/>
        <w:ind w:firstLine="851"/>
      </w:pPr>
      <w:r>
        <w:rPr>
          <w:noProof/>
        </w:rPr>
        <w:drawing>
          <wp:inline distT="0" distB="0" distL="0" distR="0" wp14:anchorId="330344B0" wp14:editId="1F6EE6CF">
            <wp:extent cx="2363638" cy="161922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3412" cy="1625924"/>
                    </a:xfrm>
                    <a:prstGeom prst="rect">
                      <a:avLst/>
                    </a:prstGeom>
                  </pic:spPr>
                </pic:pic>
              </a:graphicData>
            </a:graphic>
          </wp:inline>
        </w:drawing>
      </w:r>
    </w:p>
    <w:p w14:paraId="284E52A2" w14:textId="7097BEF2" w:rsidR="00B9648B" w:rsidRDefault="00B9648B" w:rsidP="00B9648B">
      <w:pPr>
        <w:pStyle w:val="Caption"/>
        <w:spacing w:before="0"/>
        <w:ind w:firstLine="851"/>
        <w:jc w:val="left"/>
      </w:pPr>
      <w:bookmarkStart w:id="1178" w:name="_Ref112273814"/>
      <w:r>
        <w:t xml:space="preserve">Figure </w:t>
      </w:r>
      <w:r>
        <w:fldChar w:fldCharType="begin"/>
      </w:r>
      <w:r>
        <w:instrText xml:space="preserve"> SEQ Figure \* ARABIC </w:instrText>
      </w:r>
      <w:r>
        <w:fldChar w:fldCharType="separate"/>
      </w:r>
      <w:r w:rsidR="009476C2">
        <w:rPr>
          <w:noProof/>
        </w:rPr>
        <w:t>15</w:t>
      </w:r>
      <w:r>
        <w:rPr>
          <w:noProof/>
        </w:rPr>
        <w:fldChar w:fldCharType="end"/>
      </w:r>
      <w:bookmarkEnd w:id="1178"/>
      <w:r>
        <w:t xml:space="preserve"> Potential for the transfer of invalid price</w:t>
      </w:r>
    </w:p>
    <w:p w14:paraId="15E6366B" w14:textId="3E5760E3" w:rsidR="00B9648B" w:rsidRDefault="00B9648B" w:rsidP="00336F3D">
      <w:pPr>
        <w:pStyle w:val="BodyText"/>
      </w:pPr>
      <w:r>
        <w:t>If the adjacent bus has the same price as the invalid price, then it is flagged as having an invalid price. Additionally, any buses that may have used this bus to obtain a replacement price are also flagged as having an invalid price.</w:t>
      </w:r>
    </w:p>
    <w:p w14:paraId="4BF8F1C2" w14:textId="5F2135EB" w:rsidR="000C0B2F" w:rsidRDefault="000C0B2F" w:rsidP="000C0B2F">
      <w:pPr>
        <w:pStyle w:val="Heading2"/>
        <w:tabs>
          <w:tab w:val="clear" w:pos="1440"/>
        </w:tabs>
        <w:ind w:left="851" w:hanging="851"/>
        <w:jc w:val="left"/>
      </w:pPr>
      <w:bookmarkStart w:id="1179" w:name="_Ref111724260"/>
      <w:bookmarkStart w:id="1180" w:name="_Toc189139676"/>
      <w:bookmarkStart w:id="1181" w:name="_Toc131539329"/>
      <w:r w:rsidRPr="00511198">
        <w:t>Energy Shortfall</w:t>
      </w:r>
      <w:r>
        <w:t xml:space="preserve"> Check</w:t>
      </w:r>
      <w:bookmarkEnd w:id="1179"/>
      <w:bookmarkEnd w:id="1180"/>
      <w:bookmarkEnd w:id="1181"/>
    </w:p>
    <w:p w14:paraId="181E6399" w14:textId="19126E53" w:rsidR="000F0ECB" w:rsidRDefault="000F0ECB" w:rsidP="00C46AB9">
      <w:pPr>
        <w:pStyle w:val="Heading3"/>
      </w:pPr>
      <w:bookmarkStart w:id="1182" w:name="_Toc189139677"/>
      <w:bookmarkStart w:id="1183" w:name="_Toc131539330"/>
      <w:r>
        <w:t>Overview</w:t>
      </w:r>
      <w:bookmarkEnd w:id="1182"/>
      <w:bookmarkEnd w:id="1183"/>
    </w:p>
    <w:p w14:paraId="4DAF0896" w14:textId="49B756F2" w:rsidR="000F0ECB" w:rsidRPr="000F0ECB" w:rsidRDefault="0075118B" w:rsidP="000F0ECB">
      <w:pPr>
        <w:pStyle w:val="BodyText"/>
        <w:rPr>
          <w:lang w:eastAsia="en-GB"/>
        </w:rPr>
      </w:pPr>
      <w:r>
        <w:rPr>
          <w:lang w:val="en-AU" w:eastAsia="en-GB"/>
        </w:rPr>
        <w:t>To</w:t>
      </w:r>
      <w:r w:rsidR="00D54E04">
        <w:rPr>
          <w:lang w:eastAsia="en-GB"/>
        </w:rPr>
        <w:t xml:space="preserve"> ensure that energy shortfall results are as accurate as possible</w:t>
      </w:r>
      <w:r w:rsidR="00D54E04">
        <w:rPr>
          <w:lang w:val="en-AU" w:eastAsia="en-GB"/>
        </w:rPr>
        <w:t xml:space="preserve"> t</w:t>
      </w:r>
      <w:r w:rsidR="004519AC">
        <w:rPr>
          <w:lang w:val="en-AU" w:eastAsia="en-GB"/>
        </w:rPr>
        <w:t>he Energy Shortfall Check is applied to Schedule Types that produce settlement prices, i.e., RTD, RTDP, PRS</w:t>
      </w:r>
      <w:r w:rsidR="00D54E04">
        <w:rPr>
          <w:lang w:val="en-AU" w:eastAsia="en-GB"/>
        </w:rPr>
        <w:t xml:space="preserve"> and any energy shortfall that is determined to be potentially inaccurate is removed.</w:t>
      </w:r>
    </w:p>
    <w:p w14:paraId="3B091A9C" w14:textId="29CCD923" w:rsidR="00C31F13" w:rsidRDefault="00C31F13" w:rsidP="00C46AB9">
      <w:pPr>
        <w:pStyle w:val="Heading3"/>
      </w:pPr>
      <w:bookmarkStart w:id="1184" w:name="_Toc189139678"/>
      <w:bookmarkStart w:id="1185" w:name="_Toc131539331"/>
      <w:r>
        <w:t>Parameters</w:t>
      </w:r>
      <w:bookmarkEnd w:id="1184"/>
      <w:bookmarkEnd w:id="1185"/>
    </w:p>
    <w:tbl>
      <w:tblPr>
        <w:tblStyle w:val="SOReportTable"/>
        <w:tblW w:w="0" w:type="auto"/>
        <w:tblLook w:val="04A0" w:firstRow="1" w:lastRow="0" w:firstColumn="1" w:lastColumn="0" w:noHBand="0" w:noVBand="1"/>
      </w:tblPr>
      <w:tblGrid>
        <w:gridCol w:w="2950"/>
        <w:gridCol w:w="4848"/>
      </w:tblGrid>
      <w:tr w:rsidR="00C31F13" w14:paraId="0D68EE8D" w14:textId="77777777" w:rsidTr="00813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0" w:type="dxa"/>
          </w:tcPr>
          <w:p w14:paraId="674EB799" w14:textId="77777777" w:rsidR="00C31F13" w:rsidRDefault="00C31F13" w:rsidP="008F3377">
            <w:pPr>
              <w:pStyle w:val="BodyText"/>
              <w:ind w:left="0"/>
              <w:rPr>
                <w:lang w:eastAsia="en-GB"/>
              </w:rPr>
            </w:pPr>
            <w:r>
              <w:rPr>
                <w:lang w:eastAsia="en-GB"/>
              </w:rPr>
              <w:t>Item</w:t>
            </w:r>
          </w:p>
        </w:tc>
        <w:tc>
          <w:tcPr>
            <w:tcW w:w="4967" w:type="dxa"/>
          </w:tcPr>
          <w:p w14:paraId="51E65C1F" w14:textId="77777777" w:rsidR="00C31F13" w:rsidRDefault="00C31F13" w:rsidP="008F3377">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F60E56" w14:paraId="68232513"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714BD1FD" w14:textId="4C99946A" w:rsidR="00F60E56" w:rsidRDefault="00F60E56" w:rsidP="00F14A2B">
            <w:pPr>
              <w:pStyle w:val="Equation"/>
            </w:pPr>
            <w:proofErr w:type="spellStart"/>
            <w:r>
              <w:t>EnergyShortfall</w:t>
            </w:r>
            <w:r>
              <w:rPr>
                <w:vertAlign w:val="subscript"/>
              </w:rPr>
              <w:t>pn</w:t>
            </w:r>
            <w:proofErr w:type="spellEnd"/>
          </w:p>
        </w:tc>
        <w:tc>
          <w:tcPr>
            <w:tcW w:w="4967" w:type="dxa"/>
          </w:tcPr>
          <w:p w14:paraId="04C3D731" w14:textId="15C3E551" w:rsidR="00F60E56" w:rsidRDefault="00F60E56" w:rsidP="00F14A2B">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 energy shortfall calculated as the </w:t>
            </w:r>
            <w:r w:rsidRPr="00F60E56">
              <w:t xml:space="preserve">sum over the scarcity </w:t>
            </w:r>
            <w:r>
              <w:t xml:space="preserve">energy </w:t>
            </w:r>
            <w:r w:rsidRPr="00F60E56">
              <w:t xml:space="preserve">blocks </w:t>
            </w:r>
            <w:r>
              <w:t xml:space="preserve">associated with the Pnode </w:t>
            </w:r>
            <w:r w:rsidRPr="00F60E56">
              <w:t>of the difference between the block limit and the block cleared</w:t>
            </w:r>
          </w:p>
        </w:tc>
      </w:tr>
      <w:tr w:rsidR="00C31F13" w14:paraId="270A8C70"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0D94502C" w14:textId="7C509777" w:rsidR="00C31F13" w:rsidRDefault="00C31F13" w:rsidP="008F3377">
            <w:pPr>
              <w:pStyle w:val="Equation"/>
            </w:pPr>
            <w:proofErr w:type="spellStart"/>
            <w:r w:rsidRPr="00C31F13">
              <w:t>DidShortfallTransfer</w:t>
            </w:r>
            <w:r>
              <w:rPr>
                <w:vertAlign w:val="subscript"/>
              </w:rPr>
              <w:t>pn</w:t>
            </w:r>
            <w:proofErr w:type="spellEnd"/>
          </w:p>
        </w:tc>
        <w:tc>
          <w:tcPr>
            <w:tcW w:w="4967" w:type="dxa"/>
          </w:tcPr>
          <w:p w14:paraId="0DD45D43" w14:textId="0EDE1526" w:rsidR="00C31F13" w:rsidRDefault="003D7DF9" w:rsidP="008F3377">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t>
            </w:r>
            <w:r w:rsidR="002F06BF">
              <w:t xml:space="preserve">with an initial value of False </w:t>
            </w:r>
            <w:r>
              <w:t>that is set to True if</w:t>
            </w:r>
            <w:r w:rsidR="001C773E">
              <w:t xml:space="preserve"> </w:t>
            </w:r>
            <w:proofErr w:type="spellStart"/>
            <w:r w:rsidR="006D1CA3" w:rsidRPr="006D1CA3">
              <w:rPr>
                <w:rFonts w:ascii="Times New Roman" w:hAnsi="Times New Roman"/>
                <w:i/>
                <w:szCs w:val="22"/>
                <w:lang w:eastAsia="en-GB"/>
              </w:rPr>
              <w:t>PnodeRequiredLoad</w:t>
            </w:r>
            <w:r w:rsidR="006D1CA3">
              <w:rPr>
                <w:rFonts w:ascii="Times New Roman" w:hAnsi="Times New Roman"/>
                <w:i/>
                <w:szCs w:val="22"/>
                <w:vertAlign w:val="subscript"/>
                <w:lang w:eastAsia="en-GB"/>
              </w:rPr>
              <w:t>pn</w:t>
            </w:r>
            <w:proofErr w:type="spellEnd"/>
            <w:r w:rsidR="001C773E" w:rsidRPr="006D1CA3">
              <w:rPr>
                <w:rFonts w:ascii="Times New Roman" w:hAnsi="Times New Roman"/>
                <w:i/>
                <w:szCs w:val="22"/>
                <w:lang w:eastAsia="en-GB"/>
              </w:rPr>
              <w:t xml:space="preserve"> </w:t>
            </w:r>
            <w:r w:rsidR="006D1CA3">
              <w:t xml:space="preserve">is </w:t>
            </w:r>
            <w:r w:rsidR="00AE74C7">
              <w:t>adjusted</w:t>
            </w:r>
            <w:r w:rsidR="001C773E">
              <w:t xml:space="preserve"> </w:t>
            </w:r>
            <w:r w:rsidR="00AE74C7">
              <w:t xml:space="preserve">by the </w:t>
            </w:r>
            <w:r w:rsidR="006D1CA3">
              <w:t>E</w:t>
            </w:r>
            <w:r w:rsidR="00AE74C7">
              <w:t xml:space="preserve">nergy </w:t>
            </w:r>
            <w:r w:rsidR="006D1CA3">
              <w:t>S</w:t>
            </w:r>
            <w:r w:rsidR="00AE74C7">
              <w:t xml:space="preserve">hortfall </w:t>
            </w:r>
            <w:r w:rsidR="006D1CA3">
              <w:t>C</w:t>
            </w:r>
            <w:r w:rsidR="00AE74C7">
              <w:t>heck</w:t>
            </w:r>
          </w:p>
        </w:tc>
      </w:tr>
      <w:tr w:rsidR="000F0ECB" w14:paraId="50570679"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66CE3A0A" w14:textId="0158B71B" w:rsidR="000F0ECB" w:rsidRPr="00C31F13" w:rsidRDefault="000F0ECB" w:rsidP="008F3377">
            <w:pPr>
              <w:pStyle w:val="Equation"/>
            </w:pPr>
            <w:proofErr w:type="spellStart"/>
            <w:r>
              <w:t>MaxSolveLoops</w:t>
            </w:r>
            <w:proofErr w:type="spellEnd"/>
          </w:p>
        </w:tc>
        <w:tc>
          <w:tcPr>
            <w:tcW w:w="4967" w:type="dxa"/>
          </w:tcPr>
          <w:p w14:paraId="10957285" w14:textId="7518EC64" w:rsidR="000F0ECB" w:rsidRDefault="000F0ECB" w:rsidP="008F3377">
            <w:pPr>
              <w:pStyle w:val="BodyText"/>
              <w:ind w:left="0"/>
              <w:jc w:val="left"/>
              <w:cnfStyle w:val="000000000000" w:firstRow="0" w:lastRow="0" w:firstColumn="0" w:lastColumn="0" w:oddVBand="0" w:evenVBand="0" w:oddHBand="0" w:evenHBand="0" w:firstRowFirstColumn="0" w:firstRowLastColumn="0" w:lastRowFirstColumn="0" w:lastRowLastColumn="0"/>
            </w:pPr>
            <w:r>
              <w:t>T</w:t>
            </w:r>
            <w:r w:rsidR="004B58D7">
              <w:t xml:space="preserve">he maximum number of times that the </w:t>
            </w:r>
            <w:r w:rsidR="00625B86">
              <w:t>E</w:t>
            </w:r>
            <w:r w:rsidR="00AE74C7">
              <w:t xml:space="preserve">nergy </w:t>
            </w:r>
            <w:r w:rsidR="00625B86">
              <w:t>S</w:t>
            </w:r>
            <w:r w:rsidR="00AE74C7">
              <w:t xml:space="preserve">hortfall </w:t>
            </w:r>
            <w:r w:rsidR="00625B86">
              <w:t>C</w:t>
            </w:r>
            <w:r w:rsidR="00AE74C7">
              <w:t>heck will re-solve the m</w:t>
            </w:r>
            <w:r w:rsidR="004B58D7">
              <w:t>odel</w:t>
            </w:r>
          </w:p>
        </w:tc>
      </w:tr>
      <w:tr w:rsidR="00DC5A3F" w14:paraId="31C0E113"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21726A5B" w14:textId="53BFF275" w:rsidR="00DC5A3F" w:rsidRDefault="00B04EB0" w:rsidP="008F3377">
            <w:pPr>
              <w:pStyle w:val="Equation"/>
            </w:pPr>
            <w:proofErr w:type="spellStart"/>
            <w:r>
              <w:t>EnergyShortfallRemoval</w:t>
            </w:r>
            <w:r w:rsidR="00DC5A3F">
              <w:t>Margin</w:t>
            </w:r>
            <w:proofErr w:type="spellEnd"/>
          </w:p>
        </w:tc>
        <w:tc>
          <w:tcPr>
            <w:tcW w:w="4967" w:type="dxa"/>
          </w:tcPr>
          <w:p w14:paraId="3D66F48F" w14:textId="18AD62BF" w:rsidR="00DC5A3F" w:rsidRPr="00695079" w:rsidRDefault="00D54E04" w:rsidP="008F3377">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When the Energy Shortfall Check removes a shortfall</w:t>
            </w:r>
            <w:r w:rsidR="00695079">
              <w:t xml:space="preserve"> from a Pnode</w:t>
            </w:r>
            <w:r>
              <w:t xml:space="preserve">, this small margin is added to the removed amount </w:t>
            </w:r>
            <w:proofErr w:type="gramStart"/>
            <w:r>
              <w:t>in order to</w:t>
            </w:r>
            <w:proofErr w:type="gramEnd"/>
            <w:r>
              <w:t xml:space="preserve"> prevent </w:t>
            </w:r>
            <w:r w:rsidR="00813CA9">
              <w:t xml:space="preserve">any </w:t>
            </w:r>
            <w:r>
              <w:t xml:space="preserve">associated </w:t>
            </w:r>
            <w:r w:rsidR="00813CA9">
              <w:t xml:space="preserve">binding ACLine </w:t>
            </w:r>
            <w:r>
              <w:t>constraint from solving exactly on the endpoint and potentially setting a binding price</w:t>
            </w:r>
            <w:r w:rsidR="00695079">
              <w:t xml:space="preserve">. </w:t>
            </w:r>
            <w:r w:rsidR="00813CA9">
              <w:t xml:space="preserve">Note that if the Pnode is in the set of </w:t>
            </w:r>
            <w:proofErr w:type="spellStart"/>
            <w:r w:rsidR="00813CA9" w:rsidRPr="001C0C14">
              <w:rPr>
                <w:i/>
                <w:iCs/>
              </w:rPr>
              <w:t>DEADPNODES</w:t>
            </w:r>
            <w:r w:rsidR="00813CA9" w:rsidRPr="001C0C14">
              <w:rPr>
                <w:i/>
                <w:iCs/>
                <w:vertAlign w:val="subscript"/>
              </w:rPr>
              <w:t>pn</w:t>
            </w:r>
            <w:proofErr w:type="spellEnd"/>
            <w:r w:rsidR="00813CA9">
              <w:t xml:space="preserve"> then this margin is not applied</w:t>
            </w:r>
          </w:p>
        </w:tc>
      </w:tr>
    </w:tbl>
    <w:p w14:paraId="3E0841C1" w14:textId="7B1272EA" w:rsidR="000C0B2F" w:rsidRDefault="000C0B2F" w:rsidP="00C46AB9">
      <w:pPr>
        <w:pStyle w:val="Heading3"/>
      </w:pPr>
      <w:bookmarkStart w:id="1186" w:name="_Toc189139679"/>
      <w:bookmarkStart w:id="1187" w:name="_Toc131539332"/>
      <w:r>
        <w:t>Processing</w:t>
      </w:r>
      <w:bookmarkEnd w:id="1186"/>
      <w:bookmarkEnd w:id="1187"/>
    </w:p>
    <w:p w14:paraId="0DCF6AE1" w14:textId="13BA0EB0" w:rsidR="00AE74C7" w:rsidRPr="00AE74C7" w:rsidRDefault="00AE74C7" w:rsidP="008822CE">
      <w:pPr>
        <w:pStyle w:val="BodyText"/>
      </w:pPr>
      <w:r>
        <w:fldChar w:fldCharType="begin"/>
      </w:r>
      <w:r>
        <w:instrText xml:space="preserve"> REF _Ref108518773 \h </w:instrText>
      </w:r>
      <w:r>
        <w:fldChar w:fldCharType="separate"/>
      </w:r>
      <w:r w:rsidR="009476C2">
        <w:t xml:space="preserve">Figure </w:t>
      </w:r>
      <w:r w:rsidR="009476C2">
        <w:rPr>
          <w:noProof/>
        </w:rPr>
        <w:t>16</w:t>
      </w:r>
      <w:r>
        <w:fldChar w:fldCharType="end"/>
      </w:r>
      <w:r>
        <w:t xml:space="preserve"> provides an overview of the Energy Shortfall Check. In the context of this diagram the components of the process are as follows.</w:t>
      </w:r>
    </w:p>
    <w:p w14:paraId="5DCF68A5" w14:textId="037DB4B0" w:rsidR="000C0B2F" w:rsidRDefault="00B56C11" w:rsidP="008822CE">
      <w:pPr>
        <w:pStyle w:val="BodyText"/>
        <w:ind w:hanging="839"/>
        <w:rPr>
          <w:lang w:val="en-AU" w:eastAsia="en-GB"/>
        </w:rPr>
      </w:pPr>
      <w:r>
        <w:rPr>
          <w:noProof/>
        </w:rPr>
        <w:drawing>
          <wp:inline distT="0" distB="0" distL="0" distR="0" wp14:anchorId="0889801C" wp14:editId="31FC8BDC">
            <wp:extent cx="5164506"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104" cy="4959328"/>
                    </a:xfrm>
                    <a:prstGeom prst="rect">
                      <a:avLst/>
                    </a:prstGeom>
                  </pic:spPr>
                </pic:pic>
              </a:graphicData>
            </a:graphic>
          </wp:inline>
        </w:drawing>
      </w:r>
    </w:p>
    <w:p w14:paraId="78EE727B" w14:textId="2FE2B9A7" w:rsidR="000C0B2F" w:rsidRDefault="000C0B2F" w:rsidP="000C0B2F">
      <w:pPr>
        <w:pStyle w:val="Caption"/>
        <w:keepNext/>
        <w:jc w:val="both"/>
      </w:pPr>
      <w:bookmarkStart w:id="1188" w:name="_Ref108518773"/>
      <w:r>
        <w:t xml:space="preserve">Figure </w:t>
      </w:r>
      <w:r>
        <w:fldChar w:fldCharType="begin"/>
      </w:r>
      <w:r>
        <w:instrText xml:space="preserve"> SEQ Figure \* ARABIC </w:instrText>
      </w:r>
      <w:r>
        <w:fldChar w:fldCharType="separate"/>
      </w:r>
      <w:r w:rsidR="009476C2">
        <w:rPr>
          <w:noProof/>
        </w:rPr>
        <w:t>16</w:t>
      </w:r>
      <w:r>
        <w:rPr>
          <w:noProof/>
        </w:rPr>
        <w:fldChar w:fldCharType="end"/>
      </w:r>
      <w:bookmarkEnd w:id="1188"/>
      <w:r>
        <w:t>: Overview of Energy Shortfall Check</w:t>
      </w:r>
    </w:p>
    <w:p w14:paraId="2A4C99DA" w14:textId="6964EC9B" w:rsidR="000C0B2F" w:rsidRDefault="000C0B2F" w:rsidP="0057101C">
      <w:pPr>
        <w:pStyle w:val="BodyText"/>
        <w:numPr>
          <w:ilvl w:val="0"/>
          <w:numId w:val="27"/>
        </w:numPr>
      </w:pPr>
      <w:r w:rsidRPr="00AD5997">
        <w:rPr>
          <w:b/>
          <w:bCs/>
        </w:rPr>
        <w:t>Checkable Energy Shortfall</w:t>
      </w:r>
      <w:r>
        <w:rPr>
          <w:b/>
          <w:bCs/>
        </w:rPr>
        <w:t xml:space="preserve"> </w:t>
      </w:r>
      <w:r>
        <w:t xml:space="preserve">  </w:t>
      </w:r>
      <w:r w:rsidR="00F60E56">
        <w:t xml:space="preserve">If a Pnode has </w:t>
      </w:r>
      <w:r w:rsidR="00BA0E72">
        <w:t xml:space="preserve">an </w:t>
      </w:r>
      <w:proofErr w:type="spellStart"/>
      <w:r w:rsidR="00F60E56" w:rsidRPr="00F60E56">
        <w:rPr>
          <w:i/>
          <w:iCs/>
        </w:rPr>
        <w:t>EnergyShortfall</w:t>
      </w:r>
      <w:r w:rsidR="00F60E56" w:rsidRPr="00F60E56">
        <w:rPr>
          <w:i/>
          <w:iCs/>
          <w:vertAlign w:val="subscript"/>
        </w:rPr>
        <w:t>pn</w:t>
      </w:r>
      <w:proofErr w:type="spellEnd"/>
      <w:r w:rsidR="00F60E56">
        <w:rPr>
          <w:vertAlign w:val="subscript"/>
        </w:rPr>
        <w:t xml:space="preserve"> </w:t>
      </w:r>
      <w:r w:rsidR="00F60E56">
        <w:t xml:space="preserve">greater than zero and the Pnode </w:t>
      </w:r>
      <w:r w:rsidR="003872D3">
        <w:t>has</w:t>
      </w:r>
      <w:r w:rsidR="00F60E56">
        <w:t xml:space="preserve"> </w:t>
      </w:r>
      <w:proofErr w:type="spellStart"/>
      <w:r w:rsidR="003872D3" w:rsidRPr="003872D3">
        <w:rPr>
          <w:i/>
          <w:iCs/>
        </w:rPr>
        <w:t>LoadIsOverride</w:t>
      </w:r>
      <w:r w:rsidR="003872D3" w:rsidRPr="003872D3">
        <w:rPr>
          <w:i/>
          <w:iCs/>
          <w:vertAlign w:val="subscript"/>
        </w:rPr>
        <w:t>pn</w:t>
      </w:r>
      <w:proofErr w:type="spellEnd"/>
      <w:r w:rsidR="003872D3">
        <w:t xml:space="preserve"> set to False </w:t>
      </w:r>
      <w:r w:rsidR="00F60E56">
        <w:t xml:space="preserve">and the Pnode </w:t>
      </w:r>
      <w:r w:rsidR="003872D3">
        <w:t xml:space="preserve">has </w:t>
      </w:r>
      <w:r w:rsidR="003872D3" w:rsidRPr="003872D3">
        <w:rPr>
          <w:i/>
          <w:iCs/>
        </w:rPr>
        <w:t>InstructedShedActive</w:t>
      </w:r>
      <w:r w:rsidR="003872D3" w:rsidRPr="003872D3">
        <w:rPr>
          <w:i/>
          <w:iCs/>
          <w:vertAlign w:val="subscript"/>
        </w:rPr>
        <w:t>pn</w:t>
      </w:r>
      <w:r>
        <w:t xml:space="preserve"> </w:t>
      </w:r>
      <w:r w:rsidR="003872D3">
        <w:t>set to False</w:t>
      </w:r>
      <w:r w:rsidR="00BA0E72">
        <w:t>,</w:t>
      </w:r>
      <w:r w:rsidR="003872D3">
        <w:t xml:space="preserve"> </w:t>
      </w:r>
      <w:r>
        <w:t xml:space="preserve">then </w:t>
      </w:r>
      <w:proofErr w:type="spellStart"/>
      <w:r w:rsidR="00BA0E72" w:rsidRPr="00F60E56">
        <w:rPr>
          <w:i/>
          <w:iCs/>
        </w:rPr>
        <w:t>EnergyShortfall</w:t>
      </w:r>
      <w:r w:rsidR="00BA0E72" w:rsidRPr="00F60E56">
        <w:rPr>
          <w:i/>
          <w:iCs/>
          <w:vertAlign w:val="subscript"/>
        </w:rPr>
        <w:t>pn</w:t>
      </w:r>
      <w:proofErr w:type="spellEnd"/>
      <w:r w:rsidR="00BA0E72">
        <w:t xml:space="preserve"> is checked.</w:t>
      </w:r>
    </w:p>
    <w:p w14:paraId="57B713E4" w14:textId="3046F6B7" w:rsidR="000C0B2F" w:rsidRDefault="000C0B2F" w:rsidP="0057101C">
      <w:pPr>
        <w:pStyle w:val="BodyText"/>
        <w:numPr>
          <w:ilvl w:val="0"/>
          <w:numId w:val="27"/>
        </w:numPr>
      </w:pPr>
      <w:r w:rsidRPr="00AD5997">
        <w:rPr>
          <w:b/>
          <w:bCs/>
        </w:rPr>
        <w:t>RTD</w:t>
      </w:r>
      <w:r>
        <w:t xml:space="preserve">   In the context of the Energy Shortfall Check, RTD refers to RTD and RTDP schedule</w:t>
      </w:r>
      <w:r w:rsidR="00BA0E72">
        <w:t xml:space="preserve"> types</w:t>
      </w:r>
      <w:r>
        <w:t xml:space="preserve">. </w:t>
      </w:r>
      <w:r w:rsidR="00BA0E72">
        <w:t>R</w:t>
      </w:r>
      <w:r>
        <w:t xml:space="preserve">eferences to the RTD Required Load calculation </w:t>
      </w:r>
      <w:r w:rsidR="00BA0E72">
        <w:t xml:space="preserve">refer to the process </w:t>
      </w:r>
      <w:r>
        <w:t>described in the section Required Load for Real Time Dispatch.</w:t>
      </w:r>
    </w:p>
    <w:p w14:paraId="2582E78C" w14:textId="7A50C8B0" w:rsidR="000C0B2F" w:rsidRDefault="000C0B2F" w:rsidP="0057101C">
      <w:pPr>
        <w:pStyle w:val="BodyText"/>
        <w:numPr>
          <w:ilvl w:val="0"/>
          <w:numId w:val="27"/>
        </w:numPr>
      </w:pPr>
      <w:r w:rsidRPr="00AD5997">
        <w:rPr>
          <w:b/>
          <w:bCs/>
        </w:rPr>
        <w:t>Eligible for Removal</w:t>
      </w:r>
      <w:r>
        <w:t xml:space="preserve">   </w:t>
      </w:r>
      <w:r w:rsidR="00BA0E72">
        <w:t xml:space="preserve">An </w:t>
      </w:r>
      <w:proofErr w:type="spellStart"/>
      <w:r w:rsidR="00BA0E72" w:rsidRPr="00F60E56">
        <w:rPr>
          <w:i/>
          <w:iCs/>
        </w:rPr>
        <w:t>EnergyShortfall</w:t>
      </w:r>
      <w:r w:rsidR="00BA0E72" w:rsidRPr="00F60E56">
        <w:rPr>
          <w:i/>
          <w:iCs/>
          <w:vertAlign w:val="subscript"/>
        </w:rPr>
        <w:t>pn</w:t>
      </w:r>
      <w:proofErr w:type="spellEnd"/>
      <w:r w:rsidR="00BA0E72">
        <w:rPr>
          <w:vertAlign w:val="subscript"/>
        </w:rPr>
        <w:t xml:space="preserve"> </w:t>
      </w:r>
      <w:r>
        <w:t xml:space="preserve">is eligible for removal if there is evidence that </w:t>
      </w:r>
      <w:r w:rsidR="00BA0E72">
        <w:t>it</w:t>
      </w:r>
      <w:r>
        <w:t xml:space="preserve"> is due to a modelling inconsistency (as described below), or if the RTD Required Load calculation used an estimated initial load rather than an actual initial load</w:t>
      </w:r>
      <w:r w:rsidR="009B611D">
        <w:t xml:space="preserve">, or if the Pnode is in the set of </w:t>
      </w:r>
      <w:proofErr w:type="spellStart"/>
      <w:r w:rsidR="009B611D" w:rsidRPr="001C0C14">
        <w:rPr>
          <w:i/>
          <w:iCs/>
        </w:rPr>
        <w:t>DEADPNODES</w:t>
      </w:r>
      <w:r w:rsidR="009B611D" w:rsidRPr="001C0C14">
        <w:rPr>
          <w:i/>
          <w:iCs/>
          <w:vertAlign w:val="subscript"/>
        </w:rPr>
        <w:t>pn</w:t>
      </w:r>
      <w:proofErr w:type="spellEnd"/>
      <w:r>
        <w:t xml:space="preserve">. </w:t>
      </w:r>
    </w:p>
    <w:p w14:paraId="29F9B7E8" w14:textId="47C38736" w:rsidR="000C0B2F" w:rsidRDefault="000C0B2F" w:rsidP="0057101C">
      <w:pPr>
        <w:pStyle w:val="BodyText"/>
        <w:numPr>
          <w:ilvl w:val="0"/>
          <w:numId w:val="27"/>
        </w:numPr>
      </w:pPr>
      <w:r w:rsidRPr="00AD5997">
        <w:rPr>
          <w:b/>
          <w:bCs/>
        </w:rPr>
        <w:t>Shortfall Removal</w:t>
      </w:r>
      <w:r>
        <w:t xml:space="preserve">   If </w:t>
      </w:r>
      <w:r w:rsidR="00813CA9">
        <w:t>the</w:t>
      </w:r>
      <w:r>
        <w:t xml:space="preserve"> shortfall at a Pnode is eligible for removal then </w:t>
      </w:r>
      <w:r w:rsidR="00695079">
        <w:t>a</w:t>
      </w:r>
      <w:r w:rsidR="00813CA9">
        <w:t xml:space="preserve"> Shortfall A</w:t>
      </w:r>
      <w:r w:rsidR="00695079">
        <w:t>djustment</w:t>
      </w:r>
      <w:r w:rsidR="00813CA9">
        <w:t xml:space="preserve"> quantity</w:t>
      </w:r>
      <w:r w:rsidR="00695079">
        <w:t xml:space="preserve"> is subtracted from </w:t>
      </w:r>
      <w:r>
        <w:t>the</w:t>
      </w:r>
      <w:r w:rsidR="00C31C1F">
        <w:t xml:space="preserve"> </w:t>
      </w:r>
      <w:proofErr w:type="spellStart"/>
      <w:r w:rsidR="00813CA9" w:rsidRPr="00F7576B">
        <w:rPr>
          <w:i/>
          <w:iCs/>
        </w:rPr>
        <w:t>PnodeRequiredLoad</w:t>
      </w:r>
      <w:r w:rsidR="00813CA9" w:rsidRPr="00F7576B">
        <w:rPr>
          <w:i/>
          <w:iCs/>
          <w:vertAlign w:val="subscript"/>
        </w:rPr>
        <w:t>pn</w:t>
      </w:r>
      <w:proofErr w:type="spellEnd"/>
      <w:r w:rsidR="00813CA9">
        <w:t xml:space="preserve"> </w:t>
      </w:r>
      <w:proofErr w:type="gramStart"/>
      <w:r w:rsidR="00695079">
        <w:t xml:space="preserve">in order </w:t>
      </w:r>
      <w:r w:rsidR="00C31C1F">
        <w:t>to</w:t>
      </w:r>
      <w:proofErr w:type="gramEnd"/>
      <w:r w:rsidR="00C31C1F">
        <w:t xml:space="preserve"> remove the shortfall</w:t>
      </w:r>
      <w:r w:rsidR="00695079">
        <w:t xml:space="preserve">. </w:t>
      </w:r>
      <w:r w:rsidR="00813CA9">
        <w:t xml:space="preserve">If the Pnode is in the set of </w:t>
      </w:r>
      <w:proofErr w:type="spellStart"/>
      <w:r w:rsidR="00813CA9" w:rsidRPr="001C0C14">
        <w:rPr>
          <w:i/>
          <w:iCs/>
        </w:rPr>
        <w:t>DEADPNODES</w:t>
      </w:r>
      <w:r w:rsidR="00813CA9" w:rsidRPr="001C0C14">
        <w:rPr>
          <w:i/>
          <w:iCs/>
          <w:vertAlign w:val="subscript"/>
        </w:rPr>
        <w:t>pn</w:t>
      </w:r>
      <w:proofErr w:type="spellEnd"/>
      <w:r w:rsidR="00813CA9">
        <w:t xml:space="preserve"> then the Shortfall Adjustment is equal to </w:t>
      </w:r>
      <w:proofErr w:type="spellStart"/>
      <w:r w:rsidR="00DC5A3F" w:rsidRPr="00DC5A3F">
        <w:rPr>
          <w:i/>
          <w:iCs/>
        </w:rPr>
        <w:t>EnergyShortfall</w:t>
      </w:r>
      <w:r w:rsidR="00DC5A3F" w:rsidRPr="00DC5A3F">
        <w:rPr>
          <w:i/>
          <w:iCs/>
          <w:vertAlign w:val="subscript"/>
        </w:rPr>
        <w:t>p</w:t>
      </w:r>
      <w:r w:rsidR="00813CA9">
        <w:rPr>
          <w:i/>
          <w:iCs/>
          <w:vertAlign w:val="subscript"/>
        </w:rPr>
        <w:t>n</w:t>
      </w:r>
      <w:proofErr w:type="spellEnd"/>
      <w:r w:rsidR="00813CA9">
        <w:t xml:space="preserve"> otherwise it is equal to </w:t>
      </w:r>
      <w:proofErr w:type="spellStart"/>
      <w:r w:rsidR="00813CA9" w:rsidRPr="00DC5A3F">
        <w:rPr>
          <w:i/>
          <w:iCs/>
        </w:rPr>
        <w:t>EnergyShortfall</w:t>
      </w:r>
      <w:r w:rsidR="00813CA9" w:rsidRPr="00DC5A3F">
        <w:rPr>
          <w:i/>
          <w:iCs/>
          <w:vertAlign w:val="subscript"/>
        </w:rPr>
        <w:t>p</w:t>
      </w:r>
      <w:r w:rsidR="00813CA9">
        <w:rPr>
          <w:i/>
          <w:iCs/>
          <w:vertAlign w:val="subscript"/>
        </w:rPr>
        <w:t>n</w:t>
      </w:r>
      <w:proofErr w:type="spellEnd"/>
      <w:r w:rsidR="00813CA9">
        <w:t xml:space="preserve"> </w:t>
      </w:r>
      <w:r>
        <w:t xml:space="preserve">plus </w:t>
      </w:r>
      <w:proofErr w:type="spellStart"/>
      <w:r w:rsidR="00F7576B" w:rsidRPr="00F7576B">
        <w:rPr>
          <w:i/>
          <w:iCs/>
        </w:rPr>
        <w:t>EnergyShortfallRemovalMargin</w:t>
      </w:r>
      <w:proofErr w:type="spellEnd"/>
      <w:r w:rsidR="00813CA9">
        <w:t>.</w:t>
      </w:r>
      <w:r>
        <w:t xml:space="preserve"> </w:t>
      </w:r>
      <w:r w:rsidR="00813CA9">
        <w:t xml:space="preserve">If the adjustment would make </w:t>
      </w:r>
      <w:proofErr w:type="spellStart"/>
      <w:r w:rsidR="00813CA9" w:rsidRPr="00F7576B">
        <w:rPr>
          <w:i/>
          <w:iCs/>
        </w:rPr>
        <w:t>PnodeRequiredLoad</w:t>
      </w:r>
      <w:r w:rsidR="00813CA9" w:rsidRPr="00F7576B">
        <w:rPr>
          <w:i/>
          <w:iCs/>
          <w:vertAlign w:val="subscript"/>
        </w:rPr>
        <w:t>pn</w:t>
      </w:r>
      <w:proofErr w:type="spellEnd"/>
      <w:r w:rsidR="00813CA9">
        <w:t xml:space="preserve"> negative then </w:t>
      </w:r>
      <w:proofErr w:type="spellStart"/>
      <w:r w:rsidR="00813CA9" w:rsidRPr="00F7576B">
        <w:rPr>
          <w:i/>
          <w:iCs/>
        </w:rPr>
        <w:t>PnodeRequiredLoad</w:t>
      </w:r>
      <w:r w:rsidR="00813CA9" w:rsidRPr="00F7576B">
        <w:rPr>
          <w:i/>
          <w:iCs/>
          <w:vertAlign w:val="subscript"/>
        </w:rPr>
        <w:t>pn</w:t>
      </w:r>
      <w:proofErr w:type="spellEnd"/>
      <w:r w:rsidR="00813CA9">
        <w:t xml:space="preserve"> is assigned a value of zero. T</w:t>
      </w:r>
      <w:r>
        <w:t>he</w:t>
      </w:r>
      <w:r w:rsidR="00C31F13">
        <w:t xml:space="preserve"> </w:t>
      </w:r>
      <w:r w:rsidR="00813CA9">
        <w:t xml:space="preserve">adjusted </w:t>
      </w:r>
      <w:r w:rsidR="00C31F13">
        <w:t>Pnode has</w:t>
      </w:r>
      <w:r>
        <w:t xml:space="preserve"> </w:t>
      </w:r>
      <w:proofErr w:type="spellStart"/>
      <w:r w:rsidR="00C31F13" w:rsidRPr="00C31F13">
        <w:rPr>
          <w:i/>
          <w:iCs/>
        </w:rPr>
        <w:t>DidShortfallTransfer</w:t>
      </w:r>
      <w:r w:rsidR="00C31F13">
        <w:rPr>
          <w:i/>
          <w:iCs/>
          <w:vertAlign w:val="subscript"/>
        </w:rPr>
        <w:t>pn</w:t>
      </w:r>
      <w:proofErr w:type="spellEnd"/>
      <w:r w:rsidR="00C31F13">
        <w:t xml:space="preserve"> set to True </w:t>
      </w:r>
      <w:r>
        <w:t xml:space="preserve">so that the RTD Required Load calculation does not </w:t>
      </w:r>
      <w:r w:rsidR="00F7576B">
        <w:t>recalculate</w:t>
      </w:r>
      <w:r w:rsidR="00C31C1F">
        <w:t xml:space="preserve"> its</w:t>
      </w:r>
      <w:r>
        <w:t xml:space="preserve"> </w:t>
      </w:r>
      <w:proofErr w:type="spellStart"/>
      <w:r w:rsidR="00F7576B" w:rsidRPr="00F7576B">
        <w:rPr>
          <w:i/>
          <w:iCs/>
        </w:rPr>
        <w:t>PnodeR</w:t>
      </w:r>
      <w:r w:rsidRPr="00F7576B">
        <w:rPr>
          <w:i/>
          <w:iCs/>
        </w:rPr>
        <w:t>equiredLoad</w:t>
      </w:r>
      <w:r w:rsidR="00F7576B" w:rsidRPr="00F7576B">
        <w:rPr>
          <w:i/>
          <w:iCs/>
          <w:vertAlign w:val="subscript"/>
        </w:rPr>
        <w:t>pn</w:t>
      </w:r>
      <w:proofErr w:type="spellEnd"/>
      <w:r>
        <w:t>.</w:t>
      </w:r>
    </w:p>
    <w:p w14:paraId="6C111526" w14:textId="3326F842" w:rsidR="000C0B2F" w:rsidRDefault="000C0B2F" w:rsidP="0057101C">
      <w:pPr>
        <w:pStyle w:val="BodyText"/>
        <w:numPr>
          <w:ilvl w:val="0"/>
          <w:numId w:val="27"/>
        </w:numPr>
      </w:pPr>
      <w:r w:rsidRPr="00AD5997">
        <w:rPr>
          <w:b/>
          <w:bCs/>
        </w:rPr>
        <w:t>Shortfall Transfer</w:t>
      </w:r>
      <w:r>
        <w:t xml:space="preserve">   </w:t>
      </w:r>
      <w:r w:rsidR="00C31C1F">
        <w:t>If</w:t>
      </w:r>
      <w:r>
        <w:t xml:space="preserve"> </w:t>
      </w:r>
      <w:r w:rsidR="00DE4602">
        <w:t xml:space="preserve">the previous step </w:t>
      </w:r>
      <w:r w:rsidR="00813CA9">
        <w:t>a</w:t>
      </w:r>
      <w:r w:rsidR="00DE4602">
        <w:t>djust</w:t>
      </w:r>
      <w:r w:rsidR="00813CA9">
        <w:t xml:space="preserve">s </w:t>
      </w:r>
      <w:proofErr w:type="spellStart"/>
      <w:r w:rsidR="00813CA9" w:rsidRPr="00F7576B">
        <w:rPr>
          <w:i/>
          <w:iCs/>
        </w:rPr>
        <w:t>PnodeRequiredLoad</w:t>
      </w:r>
      <w:r w:rsidR="00813CA9" w:rsidRPr="00F7576B">
        <w:rPr>
          <w:i/>
          <w:iCs/>
          <w:vertAlign w:val="subscript"/>
        </w:rPr>
        <w:t>pn</w:t>
      </w:r>
      <w:proofErr w:type="spellEnd"/>
      <w:r w:rsidR="00DE4602">
        <w:t xml:space="preserve"> </w:t>
      </w:r>
      <w:r w:rsidR="00C31C1F">
        <w:t xml:space="preserve">then </w:t>
      </w:r>
      <w:r>
        <w:t xml:space="preserve">the processing will search for a transfer target Pnode to receive the </w:t>
      </w:r>
      <w:r w:rsidR="00813CA9">
        <w:t>Shortfall Adjustment quantity</w:t>
      </w:r>
      <w:r w:rsidR="00DE4602">
        <w:t xml:space="preserve"> </w:t>
      </w:r>
      <w:r>
        <w:t xml:space="preserve">(the search process is described below). If a </w:t>
      </w:r>
      <w:r w:rsidR="00F7576B">
        <w:t xml:space="preserve">transfer </w:t>
      </w:r>
      <w:r>
        <w:t xml:space="preserve">target Pnode is found then the </w:t>
      </w:r>
      <w:r w:rsidR="00813CA9">
        <w:t xml:space="preserve">Shortfall Adjustment </w:t>
      </w:r>
      <w:r>
        <w:t>is added to</w:t>
      </w:r>
      <w:r w:rsidR="00F7576B">
        <w:t xml:space="preserve"> </w:t>
      </w:r>
      <w:r w:rsidR="00DE4602">
        <w:t>the</w:t>
      </w:r>
      <w:r>
        <w:t xml:space="preserve"> </w:t>
      </w:r>
      <w:proofErr w:type="spellStart"/>
      <w:r w:rsidR="00F7576B" w:rsidRPr="00F7576B">
        <w:rPr>
          <w:i/>
          <w:iCs/>
        </w:rPr>
        <w:t>PnodeRequiredLoad</w:t>
      </w:r>
      <w:r w:rsidR="00F7576B" w:rsidRPr="00F7576B">
        <w:rPr>
          <w:i/>
          <w:iCs/>
          <w:vertAlign w:val="subscript"/>
        </w:rPr>
        <w:t>pn</w:t>
      </w:r>
      <w:proofErr w:type="spellEnd"/>
      <w:r w:rsidR="00F7576B">
        <w:t xml:space="preserve"> </w:t>
      </w:r>
      <w:r w:rsidR="00DE4602">
        <w:t xml:space="preserve">of the transfer target Pnode </w:t>
      </w:r>
      <w:r w:rsidR="00F7576B">
        <w:t xml:space="preserve">and </w:t>
      </w:r>
      <w:r w:rsidR="00DE4602">
        <w:t>the</w:t>
      </w:r>
      <w:r>
        <w:t xml:space="preserve"> </w:t>
      </w:r>
      <w:proofErr w:type="spellStart"/>
      <w:r w:rsidRPr="00C31F13">
        <w:rPr>
          <w:i/>
          <w:iCs/>
        </w:rPr>
        <w:t>DidShortfallTransfer</w:t>
      </w:r>
      <w:r w:rsidR="00C31F13">
        <w:rPr>
          <w:i/>
          <w:iCs/>
          <w:vertAlign w:val="subscript"/>
        </w:rPr>
        <w:t>pn</w:t>
      </w:r>
      <w:proofErr w:type="spellEnd"/>
      <w:r>
        <w:t xml:space="preserve"> </w:t>
      </w:r>
      <w:r w:rsidR="00DE4602">
        <w:t xml:space="preserve">of the transfer target Pnode </w:t>
      </w:r>
      <w:r w:rsidR="00F7576B">
        <w:t xml:space="preserve">flag is </w:t>
      </w:r>
      <w:r w:rsidR="00C31F13">
        <w:t xml:space="preserve">set to </w:t>
      </w:r>
      <w:r w:rsidR="00F7576B">
        <w:t>True</w:t>
      </w:r>
      <w:r>
        <w:t>.</w:t>
      </w:r>
    </w:p>
    <w:p w14:paraId="666532C9" w14:textId="2A33C3E0" w:rsidR="000C0B2F" w:rsidRDefault="000C0B2F" w:rsidP="0057101C">
      <w:pPr>
        <w:pStyle w:val="BodyText"/>
        <w:numPr>
          <w:ilvl w:val="0"/>
          <w:numId w:val="27"/>
        </w:numPr>
      </w:pPr>
      <w:r w:rsidRPr="00AD5997">
        <w:rPr>
          <w:b/>
          <w:bCs/>
        </w:rPr>
        <w:t>Scaling</w:t>
      </w:r>
      <w:r>
        <w:rPr>
          <w:b/>
          <w:bCs/>
        </w:rPr>
        <w:t xml:space="preserve"> Disabled   </w:t>
      </w:r>
      <w:r w:rsidRPr="00985EEA">
        <w:t>For</w:t>
      </w:r>
      <w:r>
        <w:t xml:space="preserve"> an RTD schedule </w:t>
      </w:r>
      <w:r w:rsidR="00C31C1F">
        <w:t xml:space="preserve">type, </w:t>
      </w:r>
      <w:r>
        <w:t xml:space="preserve">when </w:t>
      </w:r>
      <w:r w:rsidR="00C31C1F">
        <w:t xml:space="preserve">an </w:t>
      </w:r>
      <w:proofErr w:type="spellStart"/>
      <w:r w:rsidR="00C31C1F" w:rsidRPr="00F60E56">
        <w:rPr>
          <w:i/>
          <w:iCs/>
        </w:rPr>
        <w:t>EnergyShortfall</w:t>
      </w:r>
      <w:r w:rsidR="00C31C1F" w:rsidRPr="00F60E56">
        <w:rPr>
          <w:i/>
          <w:iCs/>
          <w:vertAlign w:val="subscript"/>
        </w:rPr>
        <w:t>pn</w:t>
      </w:r>
      <w:proofErr w:type="spellEnd"/>
      <w:r w:rsidR="00C31C1F">
        <w:rPr>
          <w:vertAlign w:val="subscript"/>
        </w:rPr>
        <w:t xml:space="preserve"> </w:t>
      </w:r>
      <w:r>
        <w:t>is checked but the shortfall is not eligible for removal</w:t>
      </w:r>
      <w:r w:rsidR="00C31C1F">
        <w:t xml:space="preserve"> then</w:t>
      </w:r>
      <w:r w:rsidR="00C31C1F" w:rsidRPr="00C31C1F">
        <w:t xml:space="preserve"> </w:t>
      </w:r>
      <w:proofErr w:type="spellStart"/>
      <w:r w:rsidR="00C31C1F" w:rsidRPr="00C31C1F">
        <w:rPr>
          <w:i/>
          <w:iCs/>
        </w:rPr>
        <w:t>ShortfallDisabledScaling</w:t>
      </w:r>
      <w:r w:rsidR="00C31C1F" w:rsidRPr="00C31C1F">
        <w:rPr>
          <w:i/>
          <w:iCs/>
          <w:vertAlign w:val="subscript"/>
        </w:rPr>
        <w:t>pn</w:t>
      </w:r>
      <w:proofErr w:type="spellEnd"/>
      <w:r>
        <w:t xml:space="preserve"> </w:t>
      </w:r>
      <w:r w:rsidR="00C31C1F">
        <w:t xml:space="preserve">is set to True which will prevent </w:t>
      </w:r>
      <w:r>
        <w:t xml:space="preserve">the RTD Required Load calculation </w:t>
      </w:r>
      <w:r w:rsidR="00C31C1F">
        <w:t>from</w:t>
      </w:r>
      <w:r>
        <w:t xml:space="preserve"> scal</w:t>
      </w:r>
      <w:r w:rsidR="00C31C1F">
        <w:t>ing</w:t>
      </w:r>
      <w:r w:rsidR="00C31C1F" w:rsidRPr="00C31C1F">
        <w:rPr>
          <w:i/>
          <w:iCs/>
        </w:rPr>
        <w:t xml:space="preserve"> </w:t>
      </w:r>
      <w:proofErr w:type="spellStart"/>
      <w:r w:rsidR="00C31C1F" w:rsidRPr="00C31C1F">
        <w:rPr>
          <w:i/>
          <w:iCs/>
        </w:rPr>
        <w:t>InitialLoad</w:t>
      </w:r>
      <w:r w:rsidR="00C31C1F">
        <w:rPr>
          <w:i/>
          <w:iCs/>
          <w:vertAlign w:val="subscript"/>
        </w:rPr>
        <w:t>pn</w:t>
      </w:r>
      <w:proofErr w:type="spellEnd"/>
      <w:r>
        <w:t>.</w:t>
      </w:r>
    </w:p>
    <w:p w14:paraId="2DF5228D" w14:textId="3280C349" w:rsidR="00F60E56" w:rsidRDefault="00650E91" w:rsidP="0057101C">
      <w:pPr>
        <w:pStyle w:val="BodyText"/>
        <w:numPr>
          <w:ilvl w:val="0"/>
          <w:numId w:val="27"/>
        </w:numPr>
      </w:pPr>
      <w:r>
        <w:rPr>
          <w:b/>
          <w:bCs/>
        </w:rPr>
        <w:t>Create Scarcity</w:t>
      </w:r>
      <w:r w:rsidR="002B2C1F">
        <w:rPr>
          <w:b/>
          <w:bCs/>
        </w:rPr>
        <w:t xml:space="preserve"> </w:t>
      </w:r>
      <w:r w:rsidR="00AE74C7">
        <w:rPr>
          <w:b/>
          <w:bCs/>
        </w:rPr>
        <w:t>Blocks</w:t>
      </w:r>
      <w:r>
        <w:t xml:space="preserve"> </w:t>
      </w:r>
      <w:r w:rsidR="00C31C1F">
        <w:t xml:space="preserve">If any </w:t>
      </w:r>
      <w:proofErr w:type="spellStart"/>
      <w:r w:rsidR="00C31C1F" w:rsidRPr="004B58D7">
        <w:rPr>
          <w:i/>
          <w:iCs/>
        </w:rPr>
        <w:t>PnodeRequiredLoad</w:t>
      </w:r>
      <w:r w:rsidR="00C31C1F" w:rsidRPr="004B58D7">
        <w:rPr>
          <w:i/>
          <w:iCs/>
          <w:vertAlign w:val="subscript"/>
        </w:rPr>
        <w:t>pn</w:t>
      </w:r>
      <w:proofErr w:type="spellEnd"/>
      <w:r w:rsidR="00C31C1F">
        <w:t xml:space="preserve"> are adjusted then</w:t>
      </w:r>
      <w:r w:rsidR="004B58D7">
        <w:t xml:space="preserve"> </w:t>
      </w:r>
      <w:r w:rsidR="007C2B8A">
        <w:t>a</w:t>
      </w:r>
      <w:r w:rsidR="00C31C1F">
        <w:t xml:space="preserve">ll </w:t>
      </w:r>
      <w:r w:rsidR="007C2B8A">
        <w:t>E</w:t>
      </w:r>
      <w:r w:rsidR="004B58D7">
        <w:t xml:space="preserve">nergy </w:t>
      </w:r>
      <w:r w:rsidR="007C2B8A">
        <w:t>S</w:t>
      </w:r>
      <w:r w:rsidR="004B58D7">
        <w:t xml:space="preserve">carcity </w:t>
      </w:r>
      <w:r w:rsidR="002B2C1F">
        <w:t>blocks</w:t>
      </w:r>
      <w:r w:rsidR="00C31C1F">
        <w:t xml:space="preserve"> are recalculated.</w:t>
      </w:r>
    </w:p>
    <w:p w14:paraId="535A3D15" w14:textId="76772F07" w:rsidR="000C0B2F" w:rsidRDefault="000C0B2F" w:rsidP="0057101C">
      <w:pPr>
        <w:pStyle w:val="BodyText"/>
        <w:numPr>
          <w:ilvl w:val="0"/>
          <w:numId w:val="27"/>
        </w:numPr>
      </w:pPr>
      <w:r w:rsidRPr="00F97E6D">
        <w:rPr>
          <w:b/>
          <w:bCs/>
        </w:rPr>
        <w:t>Solve Loop</w:t>
      </w:r>
      <w:r>
        <w:t xml:space="preserve">   If the </w:t>
      </w:r>
      <w:r w:rsidR="004B58D7">
        <w:t>number of</w:t>
      </w:r>
      <w:r>
        <w:t xml:space="preserve"> solve loops </w:t>
      </w:r>
      <w:r w:rsidR="00CE2497">
        <w:t>has reached</w:t>
      </w:r>
      <w:r w:rsidR="004B58D7">
        <w:t xml:space="preserve"> </w:t>
      </w:r>
      <w:proofErr w:type="spellStart"/>
      <w:r w:rsidR="004B58D7" w:rsidRPr="004B58D7">
        <w:rPr>
          <w:i/>
          <w:iCs/>
        </w:rPr>
        <w:t>MaxSolveLoops</w:t>
      </w:r>
      <w:proofErr w:type="spellEnd"/>
      <w:r w:rsidR="004B58D7">
        <w:t xml:space="preserve"> </w:t>
      </w:r>
      <w:r>
        <w:t>then the shortfall check will still run but will take no action other than logging, and there will be no re-solve.</w:t>
      </w:r>
    </w:p>
    <w:p w14:paraId="47E63654" w14:textId="77777777" w:rsidR="000C0B2F" w:rsidRPr="00DD18FF" w:rsidRDefault="000C0B2F" w:rsidP="000C0B2F">
      <w:pPr>
        <w:pStyle w:val="BodyText"/>
        <w:ind w:left="0"/>
        <w:rPr>
          <w:lang w:eastAsia="en-GB"/>
        </w:rPr>
      </w:pPr>
      <w:r>
        <w:rPr>
          <w:noProof/>
        </w:rPr>
        <w:drawing>
          <wp:inline distT="0" distB="0" distL="0" distR="0" wp14:anchorId="7BEECE39" wp14:editId="136A5FDD">
            <wp:extent cx="5566410" cy="132860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1328600"/>
                    </a:xfrm>
                    <a:prstGeom prst="rect">
                      <a:avLst/>
                    </a:prstGeom>
                  </pic:spPr>
                </pic:pic>
              </a:graphicData>
            </a:graphic>
          </wp:inline>
        </w:drawing>
      </w:r>
    </w:p>
    <w:p w14:paraId="65BF1D57" w14:textId="34055377" w:rsidR="000C0B2F" w:rsidRDefault="000C0B2F" w:rsidP="000C0B2F">
      <w:pPr>
        <w:pStyle w:val="Caption"/>
        <w:keepNext/>
        <w:jc w:val="both"/>
      </w:pPr>
      <w:bookmarkStart w:id="1189" w:name="_Ref108987287"/>
      <w:r>
        <w:t xml:space="preserve">Figure </w:t>
      </w:r>
      <w:r>
        <w:fldChar w:fldCharType="begin"/>
      </w:r>
      <w:r>
        <w:instrText xml:space="preserve"> SEQ Figure \* ARABIC </w:instrText>
      </w:r>
      <w:r>
        <w:fldChar w:fldCharType="separate"/>
      </w:r>
      <w:r w:rsidR="009476C2">
        <w:rPr>
          <w:noProof/>
        </w:rPr>
        <w:t>17</w:t>
      </w:r>
      <w:r>
        <w:rPr>
          <w:noProof/>
        </w:rPr>
        <w:fldChar w:fldCharType="end"/>
      </w:r>
      <w:bookmarkEnd w:id="1189"/>
      <w:r>
        <w:t>: Illustration of modelling inconsistency</w:t>
      </w:r>
    </w:p>
    <w:p w14:paraId="6FD570DD" w14:textId="37037F03" w:rsidR="000C0B2F" w:rsidRDefault="000C0B2F" w:rsidP="0057101C">
      <w:pPr>
        <w:pStyle w:val="BodyText"/>
        <w:numPr>
          <w:ilvl w:val="0"/>
          <w:numId w:val="27"/>
        </w:numPr>
      </w:pPr>
      <w:r w:rsidRPr="00985EEA">
        <w:rPr>
          <w:b/>
          <w:bCs/>
        </w:rPr>
        <w:t>Potential for Modelling Inconsistency</w:t>
      </w:r>
      <w:r>
        <w:t xml:space="preserve">   As illustrated by the example in</w:t>
      </w:r>
      <w:r w:rsidR="00582F4B">
        <w:t xml:space="preserve"> </w:t>
      </w:r>
      <w:r w:rsidR="00967A03">
        <w:fldChar w:fldCharType="begin"/>
      </w:r>
      <w:r w:rsidR="00967A03">
        <w:instrText xml:space="preserve"> REF _Ref108987287 \h </w:instrText>
      </w:r>
      <w:r w:rsidR="00967A03">
        <w:fldChar w:fldCharType="separate"/>
      </w:r>
      <w:r w:rsidR="009476C2">
        <w:t xml:space="preserve">Figure </w:t>
      </w:r>
      <w:r w:rsidR="009476C2">
        <w:rPr>
          <w:noProof/>
        </w:rPr>
        <w:t>17</w:t>
      </w:r>
      <w:r w:rsidR="00967A03">
        <w:fldChar w:fldCharType="end"/>
      </w:r>
      <w:r>
        <w:t xml:space="preserve">, the potential for a modelling inconsistency exists because </w:t>
      </w:r>
      <w:r w:rsidR="000657CC">
        <w:t xml:space="preserve">while planned outages are incorporated in the </w:t>
      </w:r>
      <w:r w:rsidR="00C5051C">
        <w:t>N</w:t>
      </w:r>
      <w:r>
        <w:t xml:space="preserve">etwork </w:t>
      </w:r>
      <w:r w:rsidR="00C5051C">
        <w:t>M</w:t>
      </w:r>
      <w:r>
        <w:t>odel the</w:t>
      </w:r>
      <w:r w:rsidR="000657CC">
        <w:t>y are not necessarily reflected in the</w:t>
      </w:r>
      <w:r>
        <w:t xml:space="preserve"> forecast load. </w:t>
      </w:r>
    </w:p>
    <w:p w14:paraId="6A57BB74" w14:textId="41CE5BF0" w:rsidR="000C0B2F" w:rsidRDefault="000C0B2F" w:rsidP="0057101C">
      <w:pPr>
        <w:pStyle w:val="BodyText"/>
        <w:numPr>
          <w:ilvl w:val="0"/>
          <w:numId w:val="27"/>
        </w:numPr>
      </w:pPr>
      <w:r w:rsidRPr="00985EEA">
        <w:rPr>
          <w:b/>
          <w:bCs/>
        </w:rPr>
        <w:t xml:space="preserve">Detecting Modelling </w:t>
      </w:r>
      <w:proofErr w:type="gramStart"/>
      <w:r w:rsidRPr="00985EEA">
        <w:rPr>
          <w:b/>
          <w:bCs/>
        </w:rPr>
        <w:t>Inconsistency</w:t>
      </w:r>
      <w:proofErr w:type="gramEnd"/>
      <w:r>
        <w:t xml:space="preserve">   The Shortfall Check detects a modelling inconsistency if the shortfall Pnode has an associated </w:t>
      </w:r>
      <w:r w:rsidR="00CA203B">
        <w:t xml:space="preserve">ACLine in </w:t>
      </w:r>
      <w:proofErr w:type="spellStart"/>
      <w:r w:rsidR="00FE1696">
        <w:rPr>
          <w:i/>
          <w:iCs/>
        </w:rPr>
        <w:t>SHORTFALLACLINES</w:t>
      </w:r>
      <w:r w:rsidR="00CA203B" w:rsidRPr="00CA203B">
        <w:rPr>
          <w:i/>
          <w:iCs/>
          <w:vertAlign w:val="subscript"/>
        </w:rPr>
        <w:t>pn</w:t>
      </w:r>
      <w:proofErr w:type="spellEnd"/>
      <w:r w:rsidR="00CA203B">
        <w:rPr>
          <w:vertAlign w:val="subscript"/>
        </w:rPr>
        <w:t xml:space="preserve"> </w:t>
      </w:r>
      <w:r w:rsidR="00CA203B">
        <w:t xml:space="preserve">and this ACLine </w:t>
      </w:r>
      <w:r>
        <w:t>is removed from the model.</w:t>
      </w:r>
    </w:p>
    <w:p w14:paraId="6A822122" w14:textId="44AB67F6" w:rsidR="00B37C70" w:rsidRDefault="000C0B2F" w:rsidP="0057101C">
      <w:pPr>
        <w:pStyle w:val="BodyText"/>
        <w:numPr>
          <w:ilvl w:val="0"/>
          <w:numId w:val="27"/>
        </w:numPr>
        <w:rPr>
          <w:lang w:eastAsia="en-GB"/>
        </w:rPr>
      </w:pPr>
      <w:r w:rsidRPr="00985EEA">
        <w:rPr>
          <w:b/>
          <w:bCs/>
        </w:rPr>
        <w:t>Shortfall Transfer</w:t>
      </w:r>
      <w:r w:rsidRPr="00582F4B">
        <w:rPr>
          <w:b/>
          <w:bCs/>
        </w:rPr>
        <w:t xml:space="preserve"> Target</w:t>
      </w:r>
      <w:r>
        <w:t xml:space="preserve">   </w:t>
      </w:r>
      <w:r w:rsidR="00CF78FB">
        <w:t>In the Shortfall Transfer step,</w:t>
      </w:r>
      <w:r w:rsidR="00445299">
        <w:t xml:space="preserve"> t</w:t>
      </w:r>
      <w:r>
        <w:t xml:space="preserve">he search for a transfer target Pnode proceeds as follows. </w:t>
      </w:r>
    </w:p>
    <w:p w14:paraId="5D38FA1B" w14:textId="2CFD83CC" w:rsidR="00FC24B4" w:rsidRDefault="00A8328C" w:rsidP="00A8328C">
      <w:pPr>
        <w:pStyle w:val="BodyText"/>
        <w:ind w:left="1080"/>
      </w:pPr>
      <w:r>
        <w:t xml:space="preserve">The </w:t>
      </w:r>
      <w:proofErr w:type="gramStart"/>
      <w:r>
        <w:t>first choice</w:t>
      </w:r>
      <w:proofErr w:type="gramEnd"/>
      <w:r>
        <w:t xml:space="preserve"> candidate for price transfer source is the </w:t>
      </w:r>
      <w:proofErr w:type="spellStart"/>
      <w:r w:rsidRPr="00445299">
        <w:rPr>
          <w:i/>
          <w:iCs/>
        </w:rPr>
        <w:t>PnodeTransferPnode</w:t>
      </w:r>
      <w:r w:rsidRPr="00445299">
        <w:rPr>
          <w:i/>
          <w:iCs/>
          <w:vertAlign w:val="subscript"/>
        </w:rPr>
        <w:t>pn</w:t>
      </w:r>
      <w:proofErr w:type="spellEnd"/>
      <w:r>
        <w:t xml:space="preserve"> of the target Pnode. If the candidate is ineligible then the new candidate will be the </w:t>
      </w:r>
      <w:proofErr w:type="spellStart"/>
      <w:r w:rsidRPr="00445299">
        <w:rPr>
          <w:i/>
          <w:iCs/>
        </w:rPr>
        <w:t>PnodeTransferPnode</w:t>
      </w:r>
      <w:r w:rsidRPr="00445299">
        <w:rPr>
          <w:i/>
          <w:iCs/>
          <w:vertAlign w:val="subscript"/>
        </w:rPr>
        <w:t>pn</w:t>
      </w:r>
      <w:proofErr w:type="spellEnd"/>
      <w:r>
        <w:t xml:space="preserve"> of the candidate, if any, but only if this new candidate has not already been visited in this search. The process of locating and checking candidates will continue until an eligible transfer Pnode is located or until no more candidates are found.</w:t>
      </w:r>
      <w:r w:rsidR="000C0B2F">
        <w:t xml:space="preserve"> </w:t>
      </w:r>
    </w:p>
    <w:p w14:paraId="2684472F" w14:textId="7F9619BD" w:rsidR="00714039" w:rsidRPr="000C0B2F" w:rsidRDefault="000C0B2F" w:rsidP="00B37C70">
      <w:pPr>
        <w:pStyle w:val="BodyText"/>
        <w:ind w:left="1080"/>
        <w:rPr>
          <w:lang w:eastAsia="en-GB"/>
        </w:rPr>
      </w:pPr>
      <w:r>
        <w:t xml:space="preserve">A </w:t>
      </w:r>
      <w:r w:rsidR="00CF78FB">
        <w:t xml:space="preserve">candidate </w:t>
      </w:r>
      <w:r w:rsidR="006E4DCD">
        <w:t>P</w:t>
      </w:r>
      <w:r>
        <w:t xml:space="preserve">node is </w:t>
      </w:r>
      <w:r w:rsidR="00CF78FB" w:rsidRPr="00CF78FB">
        <w:rPr>
          <w:u w:val="single"/>
        </w:rPr>
        <w:t>not</w:t>
      </w:r>
      <w:r w:rsidR="00CF78FB">
        <w:t xml:space="preserve"> </w:t>
      </w:r>
      <w:r>
        <w:t xml:space="preserve">eligible as a target if it has </w:t>
      </w:r>
      <w:r w:rsidR="00A850F2">
        <w:t>a</w:t>
      </w:r>
      <w:r>
        <w:t xml:space="preserve"> </w:t>
      </w:r>
      <w:r w:rsidR="00CF78FB">
        <w:t xml:space="preserve">non-zero </w:t>
      </w:r>
      <w:proofErr w:type="spellStart"/>
      <w:r w:rsidR="00CF78FB" w:rsidRPr="00DC5A3F">
        <w:rPr>
          <w:i/>
          <w:iCs/>
        </w:rPr>
        <w:t>EnergyShortfall</w:t>
      </w:r>
      <w:r w:rsidR="00CF78FB" w:rsidRPr="00DC5A3F">
        <w:rPr>
          <w:i/>
          <w:iCs/>
          <w:vertAlign w:val="subscript"/>
        </w:rPr>
        <w:t>pn</w:t>
      </w:r>
      <w:proofErr w:type="spellEnd"/>
      <w:r w:rsidR="00CF78FB">
        <w:t xml:space="preserve"> in the solution being checked or had one in the solution of </w:t>
      </w:r>
      <w:r w:rsidR="00A850F2">
        <w:t xml:space="preserve">a previous solve loop, </w:t>
      </w:r>
      <w:r>
        <w:t xml:space="preserve">or if </w:t>
      </w:r>
      <w:r w:rsidR="00CF78FB">
        <w:t>the candidate Pnode</w:t>
      </w:r>
      <w:r>
        <w:t xml:space="preserve"> has</w:t>
      </w:r>
      <w:r w:rsidR="00CF78FB">
        <w:t xml:space="preserve"> </w:t>
      </w:r>
      <w:proofErr w:type="spellStart"/>
      <w:r w:rsidR="00CF78FB" w:rsidRPr="003872D3">
        <w:rPr>
          <w:i/>
          <w:iCs/>
        </w:rPr>
        <w:t>LoadIsOverride</w:t>
      </w:r>
      <w:r w:rsidR="00CF78FB" w:rsidRPr="003872D3">
        <w:rPr>
          <w:i/>
          <w:iCs/>
          <w:vertAlign w:val="subscript"/>
        </w:rPr>
        <w:t>pn</w:t>
      </w:r>
      <w:proofErr w:type="spellEnd"/>
      <w:r w:rsidR="00CF78FB">
        <w:t xml:space="preserve"> set to True</w:t>
      </w:r>
      <w:r>
        <w:t xml:space="preserve">, or </w:t>
      </w:r>
      <w:r w:rsidR="00CF78FB">
        <w:t xml:space="preserve">if the candidate Pnode has </w:t>
      </w:r>
      <w:r w:rsidR="00CF78FB" w:rsidRPr="003872D3">
        <w:rPr>
          <w:i/>
          <w:iCs/>
        </w:rPr>
        <w:t>InstructedShedActive</w:t>
      </w:r>
      <w:r w:rsidR="00CF78FB" w:rsidRPr="003872D3">
        <w:rPr>
          <w:i/>
          <w:iCs/>
          <w:vertAlign w:val="subscript"/>
        </w:rPr>
        <w:t>pn</w:t>
      </w:r>
      <w:r w:rsidR="00CF78FB">
        <w:t xml:space="preserve"> set to True</w:t>
      </w:r>
      <w:r>
        <w:t xml:space="preserve">, or </w:t>
      </w:r>
      <w:r w:rsidR="00CF78FB">
        <w:t>if</w:t>
      </w:r>
      <w:r w:rsidR="009E1CEE">
        <w:t xml:space="preserve"> the Pnode with the shortfall is not </w:t>
      </w:r>
      <w:r w:rsidR="00BE1523">
        <w:t>in Electrical Island 0</w:t>
      </w:r>
      <w:r w:rsidR="009E1CEE">
        <w:t xml:space="preserve"> and the</w:t>
      </w:r>
      <w:r w:rsidR="00CF78FB">
        <w:t xml:space="preserve"> </w:t>
      </w:r>
      <w:proofErr w:type="spellStart"/>
      <w:r w:rsidR="00CF78FB" w:rsidRPr="00CF78FB">
        <w:rPr>
          <w:i/>
          <w:iCs/>
        </w:rPr>
        <w:t>ElectricalIsland</w:t>
      </w:r>
      <w:r w:rsidR="00CF78FB" w:rsidRPr="00CF78FB">
        <w:rPr>
          <w:i/>
          <w:iCs/>
          <w:vertAlign w:val="subscript"/>
        </w:rPr>
        <w:t>pn</w:t>
      </w:r>
      <w:proofErr w:type="spellEnd"/>
      <w:r w:rsidR="00CF78FB">
        <w:t xml:space="preserve"> of the candidate </w:t>
      </w:r>
      <w:r w:rsidR="00967875">
        <w:t xml:space="preserve">Pnode </w:t>
      </w:r>
      <w:r>
        <w:t xml:space="preserve">is </w:t>
      </w:r>
      <w:r w:rsidR="00CF78FB">
        <w:t>not the same as</w:t>
      </w:r>
      <w:r w:rsidR="00967875">
        <w:t xml:space="preserve"> the</w:t>
      </w:r>
      <w:r w:rsidR="00CF78FB">
        <w:t xml:space="preserve"> </w:t>
      </w:r>
      <w:proofErr w:type="spellStart"/>
      <w:r w:rsidR="00CF78FB" w:rsidRPr="00CF78FB">
        <w:rPr>
          <w:i/>
          <w:iCs/>
        </w:rPr>
        <w:t>ElectricalIsland</w:t>
      </w:r>
      <w:r w:rsidR="00CF78FB" w:rsidRPr="00CF78FB">
        <w:rPr>
          <w:i/>
          <w:iCs/>
          <w:vertAlign w:val="subscript"/>
        </w:rPr>
        <w:t>pn</w:t>
      </w:r>
      <w:proofErr w:type="spellEnd"/>
      <w:r w:rsidR="00CF78FB">
        <w:t xml:space="preserve"> of</w:t>
      </w:r>
      <w:r>
        <w:t xml:space="preserve"> the </w:t>
      </w:r>
      <w:r w:rsidR="006E4DCD">
        <w:t>P</w:t>
      </w:r>
      <w:r>
        <w:t xml:space="preserve">node with the shortfall, or </w:t>
      </w:r>
      <w:r w:rsidR="00CF78FB">
        <w:t>if t</w:t>
      </w:r>
      <w:r w:rsidR="001C0C14">
        <w:t>h</w:t>
      </w:r>
      <w:r w:rsidR="00CF78FB">
        <w:t>e candidate Pnode</w:t>
      </w:r>
      <w:r>
        <w:t xml:space="preserve"> is </w:t>
      </w:r>
      <w:r w:rsidR="00CF78FB">
        <w:t>in the</w:t>
      </w:r>
      <w:r w:rsidR="001C0C14">
        <w:t xml:space="preserve"> set of</w:t>
      </w:r>
      <w:r w:rsidR="00CF78FB">
        <w:t xml:space="preserve"> </w:t>
      </w:r>
      <w:proofErr w:type="spellStart"/>
      <w:r w:rsidR="001C0C14" w:rsidRPr="001C0C14">
        <w:rPr>
          <w:i/>
          <w:iCs/>
        </w:rPr>
        <w:t>DEADPNODES</w:t>
      </w:r>
      <w:r w:rsidR="001C0C14" w:rsidRPr="001C0C14">
        <w:rPr>
          <w:i/>
          <w:iCs/>
          <w:vertAlign w:val="subscript"/>
        </w:rPr>
        <w:t>pn</w:t>
      </w:r>
      <w:proofErr w:type="spellEnd"/>
      <w:r w:rsidR="008C1379">
        <w:t>, or if the candidate Pnode is not in the same physical island.</w:t>
      </w:r>
    </w:p>
    <w:p w14:paraId="0D2418E1" w14:textId="64D0F13E" w:rsidR="00435F3E" w:rsidRDefault="00435F3E" w:rsidP="00435F3E">
      <w:pPr>
        <w:pStyle w:val="Heading1"/>
      </w:pPr>
      <w:bookmarkStart w:id="1190" w:name="_Toc189139680"/>
      <w:bookmarkStart w:id="1191" w:name="_Ref87968044"/>
      <w:bookmarkStart w:id="1192" w:name="_Toc131539333"/>
      <w:r>
        <w:t>Post-Processing</w:t>
      </w:r>
      <w:bookmarkEnd w:id="1190"/>
      <w:bookmarkEnd w:id="1192"/>
    </w:p>
    <w:p w14:paraId="75688C68" w14:textId="6208F822" w:rsidR="00714039" w:rsidRPr="00511198" w:rsidRDefault="00714039" w:rsidP="00714039">
      <w:pPr>
        <w:pStyle w:val="Heading2"/>
        <w:tabs>
          <w:tab w:val="clear" w:pos="1440"/>
        </w:tabs>
        <w:ind w:left="851" w:hanging="851"/>
        <w:jc w:val="left"/>
      </w:pPr>
      <w:bookmarkStart w:id="1193" w:name="_Toc189139681"/>
      <w:bookmarkStart w:id="1194" w:name="_Toc131539334"/>
      <w:r w:rsidRPr="00511198">
        <w:t>System Losses</w:t>
      </w:r>
      <w:bookmarkEnd w:id="1191"/>
      <w:bookmarkEnd w:id="1193"/>
      <w:bookmarkEnd w:id="1194"/>
    </w:p>
    <w:p w14:paraId="46DF568F" w14:textId="2AEB42CC" w:rsidR="00714039" w:rsidRDefault="00714039" w:rsidP="00714039">
      <w:pPr>
        <w:pStyle w:val="BodyText"/>
      </w:pPr>
      <w:r>
        <w:t xml:space="preserve">Island power system losses are calculated as follows and assigned to the </w:t>
      </w:r>
      <w:proofErr w:type="spellStart"/>
      <w:r w:rsidRPr="008655C6">
        <w:rPr>
          <w:i/>
          <w:iCs/>
        </w:rPr>
        <w:t>LoadCalcLosses</w:t>
      </w:r>
      <w:proofErr w:type="spellEnd"/>
      <w:r>
        <w:t xml:space="preserve"> parameter for use by the RTD Required Load calculation described in section </w:t>
      </w:r>
      <w:r>
        <w:fldChar w:fldCharType="begin"/>
      </w:r>
      <w:r>
        <w:instrText xml:space="preserve"> REF _Ref87952790 \r \h </w:instrText>
      </w:r>
      <w:r>
        <w:fldChar w:fldCharType="separate"/>
      </w:r>
      <w:r w:rsidR="009476C2">
        <w:t>4.</w:t>
      </w:r>
      <w:del w:id="1195" w:author="David Bullen" w:date="2025-01-30T14:32:00Z" w16du:dateUtc="2025-01-30T01:32:00Z">
        <w:r w:rsidR="00D83ACD">
          <w:delText>9</w:delText>
        </w:r>
      </w:del>
      <w:ins w:id="1196" w:author="David Bullen" w:date="2025-01-30T14:32:00Z" w16du:dateUtc="2025-01-30T01:32:00Z">
        <w:r w:rsidR="009476C2">
          <w:t>10</w:t>
        </w:r>
      </w:ins>
      <w:r>
        <w:fldChar w:fldCharType="end"/>
      </w:r>
      <w:r>
        <w:t>.</w:t>
      </w:r>
    </w:p>
    <w:p w14:paraId="010891A2" w14:textId="463247B1" w:rsidR="00714039" w:rsidRPr="00D404B4" w:rsidRDefault="00714039" w:rsidP="00714039">
      <w:pPr>
        <w:pStyle w:val="BodyText"/>
        <w:numPr>
          <w:ilvl w:val="3"/>
          <w:numId w:val="1"/>
        </w:numPr>
        <w:tabs>
          <w:tab w:val="clear" w:pos="2880"/>
          <w:tab w:val="num" w:pos="1701"/>
        </w:tabs>
        <w:spacing w:line="360" w:lineRule="auto"/>
        <w:ind w:left="709" w:hanging="709"/>
        <w:rPr>
          <w:lang w:eastAsia="en-GB"/>
        </w:rPr>
      </w:pPr>
      <m:oMath>
        <m:r>
          <w:rPr>
            <w:rFonts w:ascii="Cambria Math" w:hAnsi="Cambria Math"/>
            <w:lang w:eastAsia="en-GB"/>
          </w:rPr>
          <m:t>SystemLosse</m:t>
        </m:r>
        <m:sSub>
          <m:sSubPr>
            <m:ctrlPr>
              <w:rPr>
                <w:rFonts w:ascii="Cambria Math" w:hAnsi="Cambria Math"/>
                <w:i/>
                <w:lang w:eastAsia="en-GB"/>
              </w:rPr>
            </m:ctrlPr>
          </m:sSubPr>
          <m:e>
            <m:r>
              <w:rPr>
                <w:rFonts w:ascii="Cambria Math" w:hAnsi="Cambria Math"/>
                <w:lang w:eastAsia="en-GB"/>
              </w:rPr>
              <m:t>s</m:t>
            </m:r>
          </m:e>
          <m:sub>
            <m:r>
              <w:rPr>
                <w:rFonts w:ascii="Cambria Math" w:hAnsi="Cambria Math"/>
                <w:lang w:eastAsia="en-GB"/>
              </w:rPr>
              <m:t>i</m:t>
            </m:r>
          </m:sub>
        </m:sSub>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l∈R</m:t>
                </m:r>
              </m:e>
              <m:sub>
                <m:r>
                  <w:rPr>
                    <w:rFonts w:ascii="Cambria Math" w:hAnsi="Cambria Math"/>
                    <w:lang w:eastAsia="en-GB"/>
                  </w:rPr>
                  <m:t>HVDC</m:t>
                </m:r>
              </m:sub>
            </m:sSub>
            <m:d>
              <m:dPr>
                <m:ctrlPr>
                  <w:rPr>
                    <w:rFonts w:ascii="Cambria Math" w:hAnsi="Cambria Math"/>
                    <w:i/>
                    <w:lang w:eastAsia="en-GB"/>
                  </w:rPr>
                </m:ctrlPr>
              </m:dPr>
              <m:e>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e>
            </m:d>
          </m:sub>
          <m:sup/>
          <m:e>
            <m:sSub>
              <m:sSubPr>
                <m:ctrlPr>
                  <w:rPr>
                    <w:rFonts w:ascii="Cambria Math" w:hAnsi="Cambria Math"/>
                    <w:i/>
                    <w:lang w:eastAsia="en-GB"/>
                  </w:rPr>
                </m:ctrlPr>
              </m:sSubPr>
              <m:e>
                <m:r>
                  <w:rPr>
                    <w:rFonts w:ascii="Cambria Math" w:hAnsi="Cambria Math"/>
                    <w:lang w:eastAsia="en-GB"/>
                  </w:rPr>
                  <m:t>HVDCLinkLosses</m:t>
                </m:r>
              </m:e>
              <m:sub>
                <m:r>
                  <w:rPr>
                    <w:rFonts w:ascii="Cambria Math" w:hAnsi="Cambria Math"/>
                    <w:lang w:eastAsia="en-GB"/>
                  </w:rPr>
                  <m:t>l</m:t>
                </m:r>
              </m:sub>
            </m:sSub>
          </m:e>
        </m:nary>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l∈HVDCLINKS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2</m:t>
                </m:r>
              </m:den>
            </m:f>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HVDCLinkFixedLosses</m:t>
                </m:r>
              </m:e>
              <m:sub>
                <m:r>
                  <w:rPr>
                    <w:rFonts w:ascii="Cambria Math" w:hAnsi="Cambria Math"/>
                    <w:lang w:eastAsia="en-GB"/>
                  </w:rPr>
                  <m:t>l</m:t>
                </m:r>
              </m:sub>
            </m:sSub>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q∈R</m:t>
                    </m:r>
                  </m:e>
                  <m:sub>
                    <m:r>
                      <w:rPr>
                        <w:rFonts w:ascii="Cambria Math" w:hAnsi="Cambria Math"/>
                        <w:lang w:eastAsia="en-GB"/>
                      </w:rPr>
                      <m:t>AC</m:t>
                    </m:r>
                  </m:sub>
                </m:sSub>
                <m:d>
                  <m:dPr>
                    <m:ctrlPr>
                      <w:rPr>
                        <w:rFonts w:ascii="Cambria Math" w:hAnsi="Cambria Math"/>
                        <w:i/>
                        <w:lang w:eastAsia="en-GB"/>
                      </w:rPr>
                    </m:ctrlPr>
                  </m:dPr>
                  <m:e>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e>
                </m:d>
              </m:sub>
              <m:sup/>
              <m:e>
                <m:sSubSup>
                  <m:sSubSupPr>
                    <m:ctrlPr>
                      <w:rPr>
                        <w:rFonts w:ascii="Cambria Math" w:hAnsi="Cambria Math"/>
                        <w:i/>
                        <w:lang w:eastAsia="en-GB"/>
                      </w:rPr>
                    </m:ctrlPr>
                  </m:sSubSupPr>
                  <m:e>
                    <m:r>
                      <w:rPr>
                        <w:rFonts w:ascii="Cambria Math" w:hAnsi="Cambria Math"/>
                        <w:lang w:eastAsia="en-GB"/>
                      </w:rPr>
                      <m:t>ACLineLosses</m:t>
                    </m:r>
                  </m:e>
                  <m:sub>
                    <m:r>
                      <w:rPr>
                        <w:rFonts w:ascii="Cambria Math" w:hAnsi="Cambria Math"/>
                        <w:lang w:eastAsia="en-GB"/>
                      </w:rPr>
                      <m:t>q</m:t>
                    </m:r>
                  </m:sub>
                  <m:sup>
                    <m:r>
                      <w:rPr>
                        <w:rFonts w:ascii="Cambria Math" w:hAnsi="Cambria Math"/>
                        <w:lang w:eastAsia="en-GB"/>
                      </w:rPr>
                      <m:t>Directed</m:t>
                    </m:r>
                  </m:sup>
                </m:sSubSup>
              </m:e>
            </m:nary>
            <m:r>
              <w:rPr>
                <w:rFonts w:ascii="Cambria Math" w:hAnsi="Cambria Math"/>
                <w:lang w:eastAsia="en-GB"/>
              </w:rPr>
              <m:t>+</m:t>
            </m:r>
          </m:e>
        </m:nary>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k∈ACLINES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2</m:t>
                </m:r>
              </m:den>
            </m:f>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ACLineFixedLosses</m:t>
                </m:r>
              </m:e>
              <m:sub>
                <m:r>
                  <w:rPr>
                    <w:rFonts w:ascii="Cambria Math" w:hAnsi="Cambria Math"/>
                    <w:lang w:eastAsia="en-GB"/>
                  </w:rPr>
                  <m:t>k</m:t>
                </m:r>
              </m:sub>
            </m:sSub>
          </m:e>
        </m:nary>
        <m:r>
          <w:rPr>
            <w:rFonts w:ascii="Cambria Math" w:hAnsi="Cambria Math"/>
            <w:lang w:eastAsia="en-GB"/>
          </w:rPr>
          <m:t xml:space="preserve">  </m:t>
        </m:r>
      </m:oMath>
    </w:p>
    <w:p w14:paraId="40C7939F" w14:textId="77777777" w:rsidR="00714039" w:rsidRPr="005F7266" w:rsidRDefault="00714039" w:rsidP="00B01F49">
      <w:pPr>
        <w:pStyle w:val="BodyText"/>
        <w:ind w:left="1080"/>
        <w:jc w:val="center"/>
        <w:rPr>
          <w:rFonts w:ascii="Cambria Math" w:hAnsi="Cambria Math"/>
        </w:rPr>
      </w:pPr>
      <m:oMathPara>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ISLANDS</m:t>
          </m:r>
        </m:oMath>
      </m:oMathPara>
    </w:p>
    <w:p w14:paraId="43771534" w14:textId="77777777" w:rsidR="00714039" w:rsidRPr="005F7266" w:rsidRDefault="00714039" w:rsidP="00714039">
      <w:pPr>
        <w:pStyle w:val="BodyText"/>
        <w:ind w:left="2520"/>
        <w:rPr>
          <w:rFonts w:ascii="Cambria Math" w:hAnsi="Cambria Math"/>
        </w:rPr>
      </w:pPr>
    </w:p>
    <w:p w14:paraId="4A75340C" w14:textId="77777777" w:rsidR="00714039" w:rsidRPr="000220C7" w:rsidRDefault="00BC542B" w:rsidP="00714039">
      <w:pPr>
        <w:pStyle w:val="BodyText"/>
        <w:numPr>
          <w:ilvl w:val="3"/>
          <w:numId w:val="1"/>
        </w:numPr>
        <w:tabs>
          <w:tab w:val="clear" w:pos="2880"/>
          <w:tab w:val="num" w:pos="1701"/>
        </w:tabs>
        <w:ind w:left="709" w:hanging="709"/>
      </w:pPr>
      <m:oMath>
        <m:sSub>
          <m:sSubPr>
            <m:ctrlPr>
              <w:rPr>
                <w:rFonts w:ascii="Cambria Math" w:hAnsi="Cambria Math"/>
              </w:rPr>
            </m:ctrlPr>
          </m:sSubPr>
          <m:e>
            <m:r>
              <w:rPr>
                <w:rFonts w:ascii="Cambria Math" w:hAnsi="Cambria Math"/>
              </w:rPr>
              <m:t>LoadCalcLosses</m:t>
            </m:r>
            <m:ctrlPr>
              <w:rPr>
                <w:rFonts w:ascii="Cambria Math" w:hAnsi="Cambria Math"/>
                <w:i/>
              </w:rPr>
            </m:ctrlPr>
          </m:e>
          <m:sub>
            <m:r>
              <w:rPr>
                <w:rFonts w:ascii="Cambria Math" w:hAnsi="Cambria Math"/>
              </w:rPr>
              <m:t>i</m:t>
            </m:r>
          </m:sub>
        </m:sSub>
        <m:r>
          <m:rPr>
            <m:sty m:val="p"/>
          </m:rPr>
          <w:rPr>
            <w:rFonts w:ascii="Cambria Math" w:hAnsi="Cambria Math"/>
          </w:rPr>
          <m:t>=</m:t>
        </m:r>
        <m:r>
          <w:rPr>
            <w:rFonts w:ascii="Cambria Math" w:hAnsi="Cambria Math"/>
          </w:rPr>
          <m:t>SystemLosse</m:t>
        </m:r>
        <m:sSub>
          <m:sSubPr>
            <m:ctrlPr>
              <w:rPr>
                <w:rFonts w:ascii="Cambria Math" w:hAnsi="Cambria Math"/>
                <w:i/>
              </w:rPr>
            </m:ctrlPr>
          </m:sSubPr>
          <m:e>
            <m:r>
              <w:rPr>
                <w:rFonts w:ascii="Cambria Math" w:hAnsi="Cambria Math"/>
              </w:rPr>
              <m:t>s</m:t>
            </m:r>
          </m:e>
          <m:sub>
            <m:r>
              <w:rPr>
                <w:rFonts w:ascii="Cambria Math" w:hAnsi="Cambria Math"/>
              </w:rPr>
              <m:t>i</m:t>
            </m:r>
          </m:sub>
        </m:sSub>
      </m:oMath>
    </w:p>
    <w:p w14:paraId="0D5A8721" w14:textId="77777777" w:rsidR="00714039" w:rsidRDefault="00714039" w:rsidP="00714039">
      <w:pPr>
        <w:pStyle w:val="BodyText"/>
        <w:ind w:left="1080"/>
        <w:jc w:val="center"/>
        <w:rPr>
          <w:rFonts w:cs="Arial"/>
          <w:sz w:val="26"/>
          <w:szCs w:val="28"/>
        </w:rPr>
      </w:pPr>
      <m:oMathPara>
        <m:oMath>
          <m:r>
            <w:rPr>
              <w:rFonts w:ascii="Cambria Math" w:hAnsi="Cambria Math"/>
              <w:lang w:val="en-AU" w:eastAsia="en-GB"/>
            </w:rPr>
            <m:t>∀i∈</m:t>
          </m:r>
          <m:r>
            <w:rPr>
              <w:rFonts w:ascii="Cambria Math" w:hAnsi="Cambria Math"/>
            </w:rPr>
            <m:t>ISLANDS</m:t>
          </m:r>
        </m:oMath>
      </m:oMathPara>
    </w:p>
    <w:p w14:paraId="6DF43456" w14:textId="0CB84C38" w:rsidR="006161E5" w:rsidRDefault="006161E5" w:rsidP="006161E5">
      <w:pPr>
        <w:pStyle w:val="Heading2"/>
        <w:tabs>
          <w:tab w:val="clear" w:pos="1440"/>
        </w:tabs>
        <w:ind w:left="851" w:hanging="851"/>
        <w:jc w:val="left"/>
      </w:pPr>
      <w:bookmarkStart w:id="1197" w:name="_Toc189139682"/>
      <w:bookmarkStart w:id="1198" w:name="_Toc131539335"/>
      <w:r w:rsidRPr="00511198">
        <w:t xml:space="preserve">Dead </w:t>
      </w:r>
      <w:r w:rsidR="0096146C">
        <w:t xml:space="preserve">Electrical </w:t>
      </w:r>
      <w:r w:rsidR="000C0B2F">
        <w:t>Island</w:t>
      </w:r>
      <w:bookmarkEnd w:id="1197"/>
      <w:bookmarkEnd w:id="1198"/>
    </w:p>
    <w:p w14:paraId="1550BBEA" w14:textId="37C0C784" w:rsidR="00111711" w:rsidRPr="00111711" w:rsidRDefault="00111711" w:rsidP="00C46AB9">
      <w:pPr>
        <w:pStyle w:val="Heading3"/>
      </w:pPr>
      <w:bookmarkStart w:id="1199" w:name="_Toc189139683"/>
      <w:bookmarkStart w:id="1200" w:name="_Toc131539336"/>
      <w:r>
        <w:t>Determination</w:t>
      </w:r>
      <w:bookmarkEnd w:id="1199"/>
      <w:bookmarkEnd w:id="1200"/>
    </w:p>
    <w:p w14:paraId="11A8EA95" w14:textId="0BF0488B" w:rsidR="00D16895" w:rsidRDefault="00D16895" w:rsidP="00D16895">
      <w:pPr>
        <w:pStyle w:val="BodyText"/>
      </w:pPr>
      <w:r>
        <w:t xml:space="preserve">If an Electrical Island &gt; 2 </w:t>
      </w:r>
      <w:r w:rsidR="00192634">
        <w:t xml:space="preserve">has no </w:t>
      </w:r>
      <w:r w:rsidR="00BB3A16">
        <w:t>positive</w:t>
      </w:r>
      <w:r>
        <w:t xml:space="preserve"> load</w:t>
      </w:r>
      <w:r w:rsidDel="002F0456">
        <w:t xml:space="preserve"> </w:t>
      </w:r>
      <w:r>
        <w:t xml:space="preserve">or if </w:t>
      </w:r>
      <w:r w:rsidR="00BB3A16">
        <w:t>the total</w:t>
      </w:r>
      <w:r>
        <w:t xml:space="preserve"> energy offer</w:t>
      </w:r>
      <w:r w:rsidR="00B01F49">
        <w:t>ed</w:t>
      </w:r>
      <w:r w:rsidR="00BB3A16">
        <w:t xml:space="preserve"> </w:t>
      </w:r>
      <w:r w:rsidR="00B01F49">
        <w:t>within</w:t>
      </w:r>
      <w:r w:rsidR="004244F5">
        <w:t xml:space="preserve"> the Electrical Island </w:t>
      </w:r>
      <w:r w:rsidR="00BB3A16">
        <w:t>is zero</w:t>
      </w:r>
      <w:r>
        <w:t xml:space="preserve"> </w:t>
      </w:r>
      <w:r w:rsidR="00FB274E">
        <w:t xml:space="preserve">or if security constraints limit the total cleared energy in the island to zero </w:t>
      </w:r>
      <w:r>
        <w:t>then</w:t>
      </w:r>
      <w:r w:rsidR="006714F3">
        <w:t xml:space="preserve"> the Electrical Island is determined to be </w:t>
      </w:r>
      <w:r w:rsidR="0096146C">
        <w:t xml:space="preserve">a </w:t>
      </w:r>
      <w:r w:rsidR="006714F3">
        <w:t xml:space="preserve">dead </w:t>
      </w:r>
      <w:r w:rsidR="0096146C">
        <w:t xml:space="preserve">Electrical Island </w:t>
      </w:r>
      <w:r w:rsidR="006714F3">
        <w:t>and</w:t>
      </w:r>
      <w:r>
        <w:t xml:space="preserve"> </w:t>
      </w:r>
      <w:r w:rsidR="00192634">
        <w:t>each</w:t>
      </w:r>
      <w:r>
        <w:t xml:space="preserve"> </w:t>
      </w:r>
      <w:r w:rsidR="00D81FC5">
        <w:t xml:space="preserve">ACNode </w:t>
      </w:r>
      <w:r>
        <w:t xml:space="preserve">in the </w:t>
      </w:r>
      <w:r w:rsidR="004244F5">
        <w:t xml:space="preserve">Electrical Island </w:t>
      </w:r>
      <w:r w:rsidR="00192634">
        <w:t>is</w:t>
      </w:r>
      <w:r>
        <w:t xml:space="preserve"> </w:t>
      </w:r>
      <w:r w:rsidR="00582F4B">
        <w:t xml:space="preserve">added to the set of </w:t>
      </w:r>
      <w:proofErr w:type="spellStart"/>
      <w:r w:rsidR="00582F4B">
        <w:t>DeadACNodes</w:t>
      </w:r>
      <w:proofErr w:type="spellEnd"/>
      <w:r w:rsidR="00582F4B">
        <w:t xml:space="preserve"> and </w:t>
      </w:r>
      <w:r w:rsidR="00192634">
        <w:t>each</w:t>
      </w:r>
      <w:r w:rsidR="00582F4B">
        <w:t xml:space="preserve"> Pnode in the Electrical Island </w:t>
      </w:r>
      <w:r w:rsidR="00192634">
        <w:t>is</w:t>
      </w:r>
      <w:r w:rsidR="00582F4B">
        <w:t xml:space="preserve"> added to the set of </w:t>
      </w:r>
      <w:proofErr w:type="spellStart"/>
      <w:r w:rsidR="00582F4B">
        <w:t>DeadPnodes</w:t>
      </w:r>
      <w:proofErr w:type="spellEnd"/>
      <w:r>
        <w:t xml:space="preserve">. </w:t>
      </w:r>
    </w:p>
    <w:p w14:paraId="1C1BBAEA" w14:textId="2285B846" w:rsidR="00111711" w:rsidRDefault="00111711" w:rsidP="00C46AB9">
      <w:pPr>
        <w:pStyle w:val="Heading3"/>
      </w:pPr>
      <w:bookmarkStart w:id="1201" w:name="_Toc189139684"/>
      <w:bookmarkStart w:id="1202" w:name="_Toc131539337"/>
      <w:r>
        <w:t>Zeroing of cleared quantities</w:t>
      </w:r>
      <w:bookmarkEnd w:id="1201"/>
      <w:bookmarkEnd w:id="1202"/>
    </w:p>
    <w:p w14:paraId="7EFB2A05" w14:textId="03CB1F15" w:rsidR="00111711" w:rsidRDefault="00746131" w:rsidP="00746131">
      <w:pPr>
        <w:pStyle w:val="BodyText"/>
      </w:pPr>
      <w:r>
        <w:t xml:space="preserve">For each ACNode in the set of </w:t>
      </w:r>
      <w:proofErr w:type="spellStart"/>
      <w:r>
        <w:t>DeadACNodes</w:t>
      </w:r>
      <w:proofErr w:type="spellEnd"/>
      <w:r>
        <w:t xml:space="preserve">, any cleared generation </w:t>
      </w:r>
      <w:r w:rsidR="000C4F9D">
        <w:t xml:space="preserve">(which may occur due to fixed losses) </w:t>
      </w:r>
      <w:r>
        <w:t xml:space="preserve">is assigned a quantity of zero and any cleared reserve that is not of reserve type IL is assigned a quantity of zero. </w:t>
      </w:r>
      <w:r w:rsidR="00C041C4">
        <w:t>Reserve type IL is excluded because the ACNode associated with reserve type IL does not necessarily represent the physical location providing the IL reserve</w:t>
      </w:r>
      <w:r>
        <w:t xml:space="preserve">. </w:t>
      </w:r>
    </w:p>
    <w:p w14:paraId="64FEBD80" w14:textId="74744EE9" w:rsidR="00714039" w:rsidRDefault="00714039" w:rsidP="00714039">
      <w:pPr>
        <w:pStyle w:val="Heading2"/>
        <w:tabs>
          <w:tab w:val="clear" w:pos="1440"/>
        </w:tabs>
        <w:ind w:left="851" w:hanging="851"/>
        <w:jc w:val="left"/>
      </w:pPr>
      <w:bookmarkStart w:id="1203" w:name="_Toc189139685"/>
      <w:bookmarkStart w:id="1204" w:name="_Toc131539338"/>
      <w:r w:rsidRPr="00511198">
        <w:t>Energy Prices</w:t>
      </w:r>
      <w:bookmarkEnd w:id="1203"/>
      <w:bookmarkEnd w:id="1204"/>
    </w:p>
    <w:p w14:paraId="14F3F0B5" w14:textId="77777777" w:rsidR="004137B4" w:rsidRDefault="004137B4" w:rsidP="00C46AB9">
      <w:pPr>
        <w:pStyle w:val="Heading3"/>
      </w:pPr>
      <w:bookmarkStart w:id="1205" w:name="_Toc189139686"/>
      <w:bookmarkStart w:id="1206" w:name="_Toc131539339"/>
      <w:r>
        <w:t>Input Parameters</w:t>
      </w:r>
      <w:bookmarkEnd w:id="1205"/>
      <w:bookmarkEnd w:id="1206"/>
    </w:p>
    <w:tbl>
      <w:tblPr>
        <w:tblStyle w:val="SOReportTable"/>
        <w:tblW w:w="0" w:type="auto"/>
        <w:tblLook w:val="04A0" w:firstRow="1" w:lastRow="0" w:firstColumn="1" w:lastColumn="0" w:noHBand="0" w:noVBand="1"/>
      </w:tblPr>
      <w:tblGrid>
        <w:gridCol w:w="2272"/>
        <w:gridCol w:w="5526"/>
      </w:tblGrid>
      <w:tr w:rsidR="004137B4" w14:paraId="3EE6EE99" w14:textId="77777777" w:rsidTr="00CC4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6D65FE35" w14:textId="77777777" w:rsidR="004137B4" w:rsidRDefault="004137B4" w:rsidP="00CC42D3">
            <w:pPr>
              <w:pStyle w:val="BodyText"/>
              <w:ind w:left="0"/>
              <w:rPr>
                <w:lang w:eastAsia="en-GB"/>
              </w:rPr>
            </w:pPr>
            <w:r>
              <w:rPr>
                <w:lang w:eastAsia="en-GB"/>
              </w:rPr>
              <w:t>Item</w:t>
            </w:r>
          </w:p>
        </w:tc>
        <w:tc>
          <w:tcPr>
            <w:tcW w:w="5642" w:type="dxa"/>
          </w:tcPr>
          <w:p w14:paraId="7CD628C4" w14:textId="77777777" w:rsidR="004137B4" w:rsidRDefault="004137B4" w:rsidP="00CC42D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4137B4" w14:paraId="1F76A50D" w14:textId="77777777" w:rsidTr="00CC42D3">
        <w:tc>
          <w:tcPr>
            <w:cnfStyle w:val="001000000000" w:firstRow="0" w:lastRow="0" w:firstColumn="1" w:lastColumn="0" w:oddVBand="0" w:evenVBand="0" w:oddHBand="0" w:evenHBand="0" w:firstRowFirstColumn="0" w:firstRowLastColumn="0" w:lastRowFirstColumn="0" w:lastRowLastColumn="0"/>
            <w:tcW w:w="2275" w:type="dxa"/>
          </w:tcPr>
          <w:p w14:paraId="308785C4" w14:textId="77777777" w:rsidR="004137B4" w:rsidRDefault="004137B4" w:rsidP="00CC42D3">
            <w:pPr>
              <w:pStyle w:val="Equation"/>
            </w:pPr>
            <w:proofErr w:type="spellStart"/>
            <w:r>
              <w:t>PnodeTransferPnode</w:t>
            </w:r>
            <w:r>
              <w:rPr>
                <w:vertAlign w:val="subscript"/>
              </w:rPr>
              <w:t>pn</w:t>
            </w:r>
            <w:proofErr w:type="spellEnd"/>
          </w:p>
        </w:tc>
        <w:tc>
          <w:tcPr>
            <w:tcW w:w="5642" w:type="dxa"/>
          </w:tcPr>
          <w:p w14:paraId="5A238372" w14:textId="41151D7E" w:rsidR="004137B4" w:rsidRDefault="004137B4" w:rsidP="00CC42D3">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 which has been deemed potentially suitable to provide a replacement price for </w:t>
            </w:r>
            <w:r w:rsidRPr="000170EF">
              <w:rPr>
                <w:i/>
                <w:iCs/>
              </w:rPr>
              <w:t>pn</w:t>
            </w:r>
            <w:r>
              <w:t xml:space="preserve"> </w:t>
            </w:r>
          </w:p>
        </w:tc>
      </w:tr>
      <w:tr w:rsidR="004137B4" w14:paraId="3B157DFD" w14:textId="77777777" w:rsidTr="00CC42D3">
        <w:tc>
          <w:tcPr>
            <w:cnfStyle w:val="001000000000" w:firstRow="0" w:lastRow="0" w:firstColumn="1" w:lastColumn="0" w:oddVBand="0" w:evenVBand="0" w:oddHBand="0" w:evenHBand="0" w:firstRowFirstColumn="0" w:firstRowLastColumn="0" w:lastRowFirstColumn="0" w:lastRowLastColumn="0"/>
            <w:tcW w:w="2275" w:type="dxa"/>
          </w:tcPr>
          <w:p w14:paraId="3C5C461D" w14:textId="77777777" w:rsidR="004137B4" w:rsidRDefault="004137B4" w:rsidP="00CC42D3">
            <w:pPr>
              <w:pStyle w:val="Equation"/>
            </w:pPr>
            <w:proofErr w:type="spellStart"/>
            <w:r>
              <w:t>SurplusPriceThreshold</w:t>
            </w:r>
            <w:proofErr w:type="spellEnd"/>
          </w:p>
        </w:tc>
        <w:tc>
          <w:tcPr>
            <w:tcW w:w="5642" w:type="dxa"/>
          </w:tcPr>
          <w:p w14:paraId="3AFA9AE8" w14:textId="61BB24C8" w:rsidR="004137B4" w:rsidRDefault="004137B4" w:rsidP="00CC42D3">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Negative threshold below which a negative energy price is considered to have been set </w:t>
            </w:r>
            <w:r w:rsidR="00027624">
              <w:t>by a penalty price</w:t>
            </w:r>
          </w:p>
        </w:tc>
      </w:tr>
    </w:tbl>
    <w:p w14:paraId="62796FE6" w14:textId="72A721B1" w:rsidR="000C0B2F" w:rsidRPr="000C0B2F" w:rsidRDefault="000C0B2F" w:rsidP="00C46AB9">
      <w:pPr>
        <w:pStyle w:val="Heading3"/>
      </w:pPr>
      <w:bookmarkStart w:id="1207" w:name="_Toc189139687"/>
      <w:bookmarkStart w:id="1208" w:name="_Toc131539340"/>
      <w:r>
        <w:t>Parameters</w:t>
      </w:r>
      <w:bookmarkEnd w:id="1207"/>
      <w:bookmarkEnd w:id="1208"/>
    </w:p>
    <w:tbl>
      <w:tblPr>
        <w:tblStyle w:val="SOReportTable"/>
        <w:tblW w:w="8041" w:type="dxa"/>
        <w:tblLook w:val="04A0" w:firstRow="1" w:lastRow="0" w:firstColumn="1" w:lastColumn="0" w:noHBand="0" w:noVBand="1"/>
      </w:tblPr>
      <w:tblGrid>
        <w:gridCol w:w="2275"/>
        <w:gridCol w:w="5766"/>
      </w:tblGrid>
      <w:tr w:rsidR="000C0B2F" w14:paraId="14886E87" w14:textId="77777777" w:rsidTr="00A76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3EC8DFEB" w14:textId="77777777" w:rsidR="000C0B2F" w:rsidRDefault="000C0B2F" w:rsidP="00D77AAE">
            <w:pPr>
              <w:pStyle w:val="BodyText"/>
              <w:ind w:left="0"/>
              <w:rPr>
                <w:lang w:eastAsia="en-GB"/>
              </w:rPr>
            </w:pPr>
            <w:r>
              <w:rPr>
                <w:lang w:eastAsia="en-GB"/>
              </w:rPr>
              <w:t>Item</w:t>
            </w:r>
          </w:p>
        </w:tc>
        <w:tc>
          <w:tcPr>
            <w:tcW w:w="5766" w:type="dxa"/>
          </w:tcPr>
          <w:p w14:paraId="3B4300F4" w14:textId="77777777" w:rsidR="000C0B2F" w:rsidRDefault="000C0B2F" w:rsidP="00D77AAE">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0C0B2F" w14:paraId="098152F5" w14:textId="77777777" w:rsidTr="00A763FF">
        <w:tc>
          <w:tcPr>
            <w:cnfStyle w:val="001000000000" w:firstRow="0" w:lastRow="0" w:firstColumn="1" w:lastColumn="0" w:oddVBand="0" w:evenVBand="0" w:oddHBand="0" w:evenHBand="0" w:firstRowFirstColumn="0" w:firstRowLastColumn="0" w:lastRowFirstColumn="0" w:lastRowLastColumn="0"/>
            <w:tcW w:w="2275" w:type="dxa"/>
          </w:tcPr>
          <w:p w14:paraId="5104FB5F" w14:textId="6E78EB2F" w:rsidR="000C0B2F" w:rsidRDefault="000C0B2F" w:rsidP="00D77AAE">
            <w:pPr>
              <w:pStyle w:val="BodyText"/>
              <w:ind w:left="0"/>
              <w:rPr>
                <w:lang w:eastAsia="en-GB"/>
              </w:rPr>
            </w:pPr>
            <m:oMathPara>
              <m:oMath>
                <m:r>
                  <w:rPr>
                    <w:rFonts w:ascii="Cambria Math" w:hAnsi="Cambria Math"/>
                    <w:lang w:eastAsia="en-GB"/>
                  </w:rPr>
                  <m:t>ACNodePric</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n</m:t>
                    </m:r>
                  </m:sub>
                </m:sSub>
              </m:oMath>
            </m:oMathPara>
          </w:p>
        </w:tc>
        <w:tc>
          <w:tcPr>
            <w:tcW w:w="5766" w:type="dxa"/>
          </w:tcPr>
          <w:p w14:paraId="472C4C8B" w14:textId="33142DFB" w:rsidR="000C0B2F" w:rsidRDefault="000C0B2F" w:rsidP="00D77AAE">
            <w:pPr>
              <w:pStyle w:val="BodyText"/>
              <w:ind w:left="0"/>
              <w:cnfStyle w:val="000000000000" w:firstRow="0" w:lastRow="0" w:firstColumn="0" w:lastColumn="0" w:oddVBand="0" w:evenVBand="0" w:oddHBand="0" w:evenHBand="0" w:firstRowFirstColumn="0" w:firstRowLastColumn="0" w:lastRowFirstColumn="0" w:lastRowLastColumn="0"/>
            </w:pPr>
            <w:r w:rsidRPr="001A2A67">
              <w:t>The energy price for an AC</w:t>
            </w:r>
            <w:r w:rsidR="00046ABA">
              <w:t>Node</w:t>
            </w:r>
            <w:r w:rsidRPr="001A2A67">
              <w:t xml:space="preserve"> </w:t>
            </w:r>
            <w:r w:rsidRPr="000562B4">
              <w:rPr>
                <w:i/>
              </w:rPr>
              <w:t>n</w:t>
            </w:r>
            <w:r>
              <w:t xml:space="preserve"> </w:t>
            </w:r>
            <w:r w:rsidRPr="001A2A67">
              <w:t xml:space="preserve">is the dual variable value (shadow price) of the </w:t>
            </w:r>
            <w:r w:rsidR="002834A6">
              <w:t xml:space="preserve">AC Node </w:t>
            </w:r>
            <w:r w:rsidRPr="001A2A67">
              <w:t xml:space="preserve">energy balance constraint </w:t>
            </w:r>
            <w:r w:rsidR="002834A6">
              <w:fldChar w:fldCharType="begin"/>
            </w:r>
            <w:r w:rsidR="002834A6">
              <w:instrText xml:space="preserve"> REF _Ref114046580 \r \h </w:instrText>
            </w:r>
            <w:r w:rsidR="002834A6">
              <w:fldChar w:fldCharType="separate"/>
            </w:r>
            <w:r w:rsidR="009476C2">
              <w:t>6.4.1.1</w:t>
            </w:r>
            <w:r w:rsidR="002834A6">
              <w:fldChar w:fldCharType="end"/>
            </w:r>
          </w:p>
        </w:tc>
      </w:tr>
    </w:tbl>
    <w:p w14:paraId="41CF2B12" w14:textId="0B2BB198" w:rsidR="00DB6989" w:rsidRDefault="00DB6989" w:rsidP="00C46AB9">
      <w:pPr>
        <w:pStyle w:val="Heading3"/>
      </w:pPr>
      <w:bookmarkStart w:id="1209" w:name="_Toc189139688"/>
      <w:bookmarkStart w:id="1210" w:name="_Toc131539341"/>
      <w:r>
        <w:t>Dead Price Assignment</w:t>
      </w:r>
      <w:bookmarkEnd w:id="1209"/>
      <w:bookmarkEnd w:id="1210"/>
    </w:p>
    <w:p w14:paraId="037C1D53" w14:textId="7EC62317" w:rsidR="00205063" w:rsidRDefault="00DB6989" w:rsidP="00205063">
      <w:pPr>
        <w:pStyle w:val="BodyText"/>
      </w:pPr>
      <w:r>
        <w:t xml:space="preserve">For each ACNode in the set of </w:t>
      </w:r>
      <w:proofErr w:type="spellStart"/>
      <w:r>
        <w:t>DeadACNodes</w:t>
      </w:r>
      <w:proofErr w:type="spellEnd"/>
      <w:r>
        <w:t>, if the ACNode has</w:t>
      </w:r>
      <w:r w:rsidR="00205063">
        <w:t xml:space="preserve"> zero scheduled load </w:t>
      </w:r>
      <w:r w:rsidR="00785080">
        <w:t>but</w:t>
      </w:r>
      <w:r w:rsidR="00205063">
        <w:t xml:space="preserve"> </w:t>
      </w:r>
      <w:r w:rsidR="00AE74C7">
        <w:t xml:space="preserve">an associated </w:t>
      </w:r>
      <w:r w:rsidR="00205063">
        <w:t xml:space="preserve">energy scarcity block </w:t>
      </w:r>
      <w:r w:rsidR="00AE74C7">
        <w:t xml:space="preserve">with a non-zero limit </w:t>
      </w:r>
      <w:r w:rsidR="00205063">
        <w:t xml:space="preserve">then </w:t>
      </w:r>
      <w:r w:rsidR="00AE74C7">
        <w:t>the ACNode</w:t>
      </w:r>
      <w:r w:rsidR="00205063">
        <w:t xml:space="preserve"> is assigned the price </w:t>
      </w:r>
      <w:r w:rsidR="00870BD1">
        <w:t>of</w:t>
      </w:r>
      <w:r w:rsidR="00205063">
        <w:t xml:space="preserve"> the highest</w:t>
      </w:r>
      <w:r w:rsidR="00785080">
        <w:t>-</w:t>
      </w:r>
      <w:r w:rsidR="00205063">
        <w:t>price</w:t>
      </w:r>
      <w:r w:rsidR="00AE74C7">
        <w:t>d</w:t>
      </w:r>
      <w:r w:rsidR="00205063">
        <w:t xml:space="preserve"> energy scarcity block, and if the ACNode is in a Dead Electrical Island then all ACNodes in the electrical island are assigned this price. </w:t>
      </w:r>
    </w:p>
    <w:p w14:paraId="4B1E28CD" w14:textId="4202E0F0" w:rsidR="006161E5" w:rsidRPr="006161E5" w:rsidRDefault="006161E5" w:rsidP="00C46AB9">
      <w:pPr>
        <w:pStyle w:val="Heading3"/>
      </w:pPr>
      <w:bookmarkStart w:id="1211" w:name="_Toc189139689"/>
      <w:bookmarkStart w:id="1212" w:name="_Toc131539342"/>
      <w:r w:rsidRPr="001E1FED">
        <w:t>Pnode</w:t>
      </w:r>
      <w:r>
        <w:t xml:space="preserve"> </w:t>
      </w:r>
      <w:r w:rsidR="00027624">
        <w:t>P</w:t>
      </w:r>
      <w:r>
        <w:t>ric</w:t>
      </w:r>
      <w:r w:rsidR="00027624">
        <w:t>e</w:t>
      </w:r>
      <w:bookmarkEnd w:id="1211"/>
      <w:bookmarkEnd w:id="1212"/>
    </w:p>
    <w:p w14:paraId="1BB8C067" w14:textId="74ABC532" w:rsidR="00714039" w:rsidRDefault="00046ABA" w:rsidP="00714039">
      <w:pPr>
        <w:pStyle w:val="BodyText"/>
      </w:pPr>
      <w:r>
        <w:t>For each ACNode, t</w:t>
      </w:r>
      <w:r w:rsidR="00714039">
        <w:t xml:space="preserve">he energy </w:t>
      </w:r>
      <w:r w:rsidR="00D06D55" w:rsidRPr="00D06D55">
        <w:t>price</w:t>
      </w:r>
      <w:r w:rsidR="00D06D55" w:rsidRPr="00D06D55">
        <w:rPr>
          <w:rFonts w:ascii="Times New Roman" w:hAnsi="Times New Roman"/>
          <w:i/>
          <w:iCs/>
        </w:rPr>
        <w:t xml:space="preserve"> </w:t>
      </w:r>
      <w:proofErr w:type="spellStart"/>
      <w:r w:rsidR="00D06D55" w:rsidRPr="00D06D55">
        <w:rPr>
          <w:rFonts w:ascii="Times New Roman" w:hAnsi="Times New Roman"/>
          <w:i/>
          <w:iCs/>
        </w:rPr>
        <w:t>ACNodePric</w:t>
      </w:r>
      <w:r w:rsidR="00D06D55">
        <w:rPr>
          <w:rFonts w:ascii="Times New Roman" w:hAnsi="Times New Roman"/>
          <w:i/>
          <w:iCs/>
        </w:rPr>
        <w:t>e</w:t>
      </w:r>
      <w:r w:rsidR="00D06D55">
        <w:rPr>
          <w:rFonts w:ascii="Times New Roman" w:hAnsi="Times New Roman"/>
          <w:i/>
          <w:iCs/>
          <w:vertAlign w:val="subscript"/>
        </w:rPr>
        <w:t>en</w:t>
      </w:r>
      <w:proofErr w:type="spellEnd"/>
      <w:r w:rsidR="00D06D55">
        <w:rPr>
          <w:rFonts w:ascii="Times New Roman" w:hAnsi="Times New Roman"/>
          <w:i/>
          <w:iCs/>
          <w:vertAlign w:val="subscript"/>
        </w:rPr>
        <w:t xml:space="preserve"> </w:t>
      </w:r>
      <w:r w:rsidR="00714039" w:rsidRPr="00D06D55">
        <w:t>is</w:t>
      </w:r>
      <w:r w:rsidR="00714039" w:rsidRPr="00D06D55">
        <w:rPr>
          <w:rFonts w:ascii="Times New Roman" w:hAnsi="Times New Roman"/>
          <w:i/>
          <w:iCs/>
        </w:rPr>
        <w:t xml:space="preserve"> </w:t>
      </w:r>
      <w:r w:rsidR="00714039" w:rsidRPr="00D06D55">
        <w:t>assigned</w:t>
      </w:r>
      <w:r w:rsidR="00714039">
        <w:t xml:space="preserve"> to the </w:t>
      </w:r>
      <w:proofErr w:type="spellStart"/>
      <w:r w:rsidRPr="00D06D55">
        <w:rPr>
          <w:rFonts w:ascii="Times New Roman" w:hAnsi="Times New Roman"/>
          <w:i/>
          <w:iCs/>
        </w:rPr>
        <w:t>Enode</w:t>
      </w:r>
      <w:r w:rsidR="00D06D55" w:rsidRPr="00D06D55">
        <w:rPr>
          <w:rFonts w:ascii="Times New Roman" w:hAnsi="Times New Roman"/>
          <w:i/>
          <w:iCs/>
        </w:rPr>
        <w:t>Price</w:t>
      </w:r>
      <w:r w:rsidR="00D06D55" w:rsidRPr="00D06D55">
        <w:rPr>
          <w:rFonts w:ascii="Times New Roman" w:hAnsi="Times New Roman"/>
          <w:i/>
          <w:iCs/>
          <w:vertAlign w:val="subscript"/>
        </w:rPr>
        <w:t>en</w:t>
      </w:r>
      <w:proofErr w:type="spellEnd"/>
      <w:r w:rsidR="00D06D55">
        <w:t xml:space="preserve"> of the </w:t>
      </w:r>
      <w:proofErr w:type="spellStart"/>
      <w:r w:rsidR="00D06D55">
        <w:t>Enodes</w:t>
      </w:r>
      <w:proofErr w:type="spellEnd"/>
      <w:r w:rsidR="00D06D55">
        <w:t xml:space="preserve"> </w:t>
      </w:r>
      <w:r w:rsidR="00714039">
        <w:t xml:space="preserve">associated </w:t>
      </w:r>
      <w:r>
        <w:t>with the ACNo</w:t>
      </w:r>
      <w:r w:rsidR="00714039" w:rsidRPr="00F3305D">
        <w:t>de</w:t>
      </w:r>
      <w:r w:rsidR="00027624">
        <w:t xml:space="preserve">. </w:t>
      </w:r>
      <w:proofErr w:type="spellStart"/>
      <w:r w:rsidR="00714039">
        <w:t>Enode</w:t>
      </w:r>
      <w:proofErr w:type="spellEnd"/>
      <w:r w:rsidR="00027624">
        <w:t xml:space="preserve"> price is </w:t>
      </w:r>
      <w:r w:rsidR="00D06D55">
        <w:t>then a</w:t>
      </w:r>
      <w:r w:rsidR="00027624">
        <w:t>ssigned to</w:t>
      </w:r>
      <w:r w:rsidR="00714039">
        <w:t xml:space="preserve"> Pnode</w:t>
      </w:r>
      <w:r w:rsidR="00D06D55">
        <w:t xml:space="preserve"> price</w:t>
      </w:r>
      <w:r w:rsidR="00714039">
        <w:t>:</w:t>
      </w:r>
    </w:p>
    <w:p w14:paraId="19B9EE49" w14:textId="1EB75ADC" w:rsidR="00714039" w:rsidRPr="000220C7" w:rsidRDefault="00BC542B" w:rsidP="00714039">
      <w:pPr>
        <w:pStyle w:val="BodyText"/>
        <w:numPr>
          <w:ilvl w:val="3"/>
          <w:numId w:val="1"/>
        </w:numPr>
        <w:tabs>
          <w:tab w:val="clear" w:pos="2880"/>
          <w:tab w:val="num" w:pos="1701"/>
        </w:tabs>
        <w:ind w:left="709" w:hanging="709"/>
      </w:pPr>
      <m:oMath>
        <m:sSub>
          <m:sSubPr>
            <m:ctrlPr>
              <w:rPr>
                <w:rFonts w:ascii="Cambria Math" w:hAnsi="Cambria Math"/>
              </w:rPr>
            </m:ctrlPr>
          </m:sSubPr>
          <m:e>
            <m:r>
              <w:rPr>
                <w:rFonts w:ascii="Cambria Math" w:hAnsi="Cambria Math"/>
              </w:rPr>
              <m:t>PnodePrice</m:t>
            </m:r>
            <m:ctrlPr>
              <w:rPr>
                <w:rFonts w:ascii="Cambria Math" w:hAnsi="Cambria Math"/>
                <w:i/>
              </w:rPr>
            </m:ctrlPr>
          </m:e>
          <m:sub>
            <m:r>
              <w:rPr>
                <w:rFonts w:ascii="Cambria Math" w:hAnsi="Cambria Math"/>
              </w:rPr>
              <m:t>pn</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pn</m:t>
            </m:r>
            <m:r>
              <m:rPr>
                <m:sty m:val="p"/>
              </m:rPr>
              <w:rPr>
                <w:rFonts w:ascii="Cambria Math" w:hAnsi="Cambria Math"/>
              </w:rPr>
              <m:t>,</m:t>
            </m:r>
            <m:r>
              <w:rPr>
                <w:rFonts w:ascii="Cambria Math" w:hAnsi="Cambria Math"/>
              </w:rPr>
              <m:t>en</m:t>
            </m:r>
          </m:sub>
          <m:sup/>
          <m:e>
            <m:r>
              <w:rPr>
                <w:rFonts w:ascii="Cambria Math" w:hAnsi="Cambria Math"/>
              </w:rPr>
              <m:t>PnodeEnodeWeig</m:t>
            </m:r>
            <m:r>
              <w:rPr>
                <w:rFonts w:ascii="Cambria Math" w:hAnsi="Cambria Math"/>
              </w:rPr>
              <m:t>h</m:t>
            </m:r>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pn</m:t>
                </m:r>
                <m:r>
                  <m:rPr>
                    <m:sty m:val="p"/>
                  </m:rPr>
                  <w:rPr>
                    <w:rFonts w:ascii="Cambria Math" w:hAnsi="Cambria Math"/>
                  </w:rPr>
                  <m:t>,</m:t>
                </m:r>
                <m:r>
                  <w:rPr>
                    <w:rFonts w:ascii="Cambria Math" w:hAnsi="Cambria Math"/>
                  </w:rPr>
                  <m:t>en</m:t>
                </m:r>
              </m:sub>
            </m:sSub>
            <m:r>
              <m:rPr>
                <m:sty m:val="p"/>
              </m:rPr>
              <w:rPr>
                <w:rFonts w:ascii="Cambria Math" w:hAnsi="Cambria Math"/>
              </w:rPr>
              <m:t>×</m:t>
            </m:r>
            <m:r>
              <w:rPr>
                <w:rFonts w:ascii="Cambria Math" w:hAnsi="Cambria Math"/>
              </w:rPr>
              <m:t>EnodePric</m:t>
            </m:r>
            <m:sSub>
              <m:sSubPr>
                <m:ctrlPr>
                  <w:rPr>
                    <w:rFonts w:ascii="Cambria Math" w:hAnsi="Cambria Math"/>
                  </w:rPr>
                </m:ctrlPr>
              </m:sSubPr>
              <m:e>
                <m:r>
                  <w:rPr>
                    <w:rFonts w:ascii="Cambria Math" w:hAnsi="Cambria Math"/>
                  </w:rPr>
                  <m:t>e</m:t>
                </m:r>
                <m:ctrlPr>
                  <w:rPr>
                    <w:rFonts w:ascii="Cambria Math" w:hAnsi="Cambria Math"/>
                    <w:i/>
                  </w:rPr>
                </m:ctrlPr>
              </m:e>
              <m:sub>
                <m:r>
                  <w:rPr>
                    <w:rFonts w:ascii="Cambria Math" w:hAnsi="Cambria Math"/>
                  </w:rPr>
                  <m:t>en</m:t>
                </m:r>
              </m:sub>
            </m:sSub>
          </m:e>
        </m:nary>
      </m:oMath>
    </w:p>
    <w:p w14:paraId="0CF72936" w14:textId="77777777" w:rsidR="00714039" w:rsidRDefault="00714039" w:rsidP="00714039">
      <w:pPr>
        <w:pStyle w:val="BodyText"/>
        <w:ind w:left="1080"/>
        <w:jc w:val="center"/>
        <w:rPr>
          <w:rFonts w:cs="Arial"/>
          <w:sz w:val="26"/>
          <w:szCs w:val="28"/>
        </w:rPr>
      </w:pPr>
      <m:oMathPara>
        <m:oMath>
          <m:r>
            <w:rPr>
              <w:rFonts w:ascii="Cambria Math" w:hAnsi="Cambria Math"/>
              <w:lang w:val="en-AU" w:eastAsia="en-GB"/>
            </w:rPr>
            <m:t>∀en∈</m:t>
          </m:r>
          <m:r>
            <w:rPr>
              <w:rFonts w:ascii="Cambria Math" w:hAnsi="Cambria Math"/>
            </w:rPr>
            <m:t>Enodes</m:t>
          </m:r>
          <m:r>
            <w:rPr>
              <w:rFonts w:ascii="Cambria Math" w:hAnsi="Cambria Math"/>
              <w:lang w:val="en-AU" w:eastAsia="en-GB"/>
            </w:rPr>
            <m:t>, ∀pn∈Pnodes</m:t>
          </m:r>
        </m:oMath>
      </m:oMathPara>
    </w:p>
    <w:p w14:paraId="15A5481E" w14:textId="2A1E07B5" w:rsidR="006161E5" w:rsidRDefault="006161E5" w:rsidP="00C46AB9">
      <w:pPr>
        <w:pStyle w:val="Heading3"/>
      </w:pPr>
      <w:bookmarkStart w:id="1213" w:name="_Toc189139690"/>
      <w:bookmarkStart w:id="1214" w:name="_Toc131539343"/>
      <w:r w:rsidRPr="00511198">
        <w:t xml:space="preserve">Dead Price </w:t>
      </w:r>
      <w:r w:rsidR="00582F4B">
        <w:t>Replacement</w:t>
      </w:r>
      <w:bookmarkEnd w:id="1213"/>
      <w:bookmarkEnd w:id="1214"/>
    </w:p>
    <w:p w14:paraId="2A385019" w14:textId="77777777" w:rsidR="00B37C70" w:rsidRDefault="005F70D7" w:rsidP="006161E5">
      <w:pPr>
        <w:pStyle w:val="BodyText"/>
      </w:pPr>
      <w:r>
        <w:rPr>
          <w:lang w:val="en-AU" w:eastAsia="en-GB"/>
        </w:rPr>
        <w:t>Dead Price Replacement is applied to the Schedule Types that produce settlement prices, i.e., RTD, RTDP, PRS. For e</w:t>
      </w:r>
      <w:r w:rsidR="00582F4B">
        <w:t xml:space="preserve">ach Pnode in the </w:t>
      </w:r>
      <w:r w:rsidR="00D7726A">
        <w:t>s</w:t>
      </w:r>
      <w:r w:rsidR="00582F4B">
        <w:t xml:space="preserve">et of </w:t>
      </w:r>
      <w:proofErr w:type="spellStart"/>
      <w:r w:rsidR="00582F4B">
        <w:t>DeadPnodes</w:t>
      </w:r>
      <w:proofErr w:type="spellEnd"/>
      <w:r w:rsidR="00FE3E72">
        <w:t xml:space="preserve"> </w:t>
      </w:r>
      <w:r w:rsidR="00582F4B">
        <w:t xml:space="preserve">the Dead Price Replacement processing will search for a suitable </w:t>
      </w:r>
      <w:r>
        <w:t xml:space="preserve">price transfer </w:t>
      </w:r>
      <w:r w:rsidR="00582F4B">
        <w:t>source Pnode to provide a replacement price.</w:t>
      </w:r>
      <w:r>
        <w:t xml:space="preserve"> </w:t>
      </w:r>
    </w:p>
    <w:p w14:paraId="4F66CCDC" w14:textId="06D4C234" w:rsidR="00785080" w:rsidRDefault="004E2E02" w:rsidP="006161E5">
      <w:pPr>
        <w:pStyle w:val="BodyText"/>
      </w:pPr>
      <w:r>
        <w:t xml:space="preserve">The </w:t>
      </w:r>
      <w:proofErr w:type="gramStart"/>
      <w:r>
        <w:t>first choice</w:t>
      </w:r>
      <w:proofErr w:type="gramEnd"/>
      <w:r>
        <w:t xml:space="preserve"> candidate for price transfer source is the </w:t>
      </w:r>
      <w:proofErr w:type="spellStart"/>
      <w:r w:rsidRPr="00445299">
        <w:rPr>
          <w:i/>
          <w:iCs/>
        </w:rPr>
        <w:t>PnodeTransferPnode</w:t>
      </w:r>
      <w:r w:rsidRPr="00445299">
        <w:rPr>
          <w:i/>
          <w:iCs/>
          <w:vertAlign w:val="subscript"/>
        </w:rPr>
        <w:t>pn</w:t>
      </w:r>
      <w:proofErr w:type="spellEnd"/>
      <w:r>
        <w:t xml:space="preserve"> of the target Pnode</w:t>
      </w:r>
      <w:r w:rsidR="00A87B8B">
        <w:t>. If the candidate</w:t>
      </w:r>
      <w:r w:rsidR="00B37C70">
        <w:t xml:space="preserve"> is ineligible then the </w:t>
      </w:r>
      <w:r>
        <w:t xml:space="preserve">new candidate will be the </w:t>
      </w:r>
      <w:proofErr w:type="spellStart"/>
      <w:r w:rsidRPr="00445299">
        <w:rPr>
          <w:i/>
          <w:iCs/>
        </w:rPr>
        <w:t>PnodeTransferPnode</w:t>
      </w:r>
      <w:r w:rsidRPr="00445299">
        <w:rPr>
          <w:i/>
          <w:iCs/>
          <w:vertAlign w:val="subscript"/>
        </w:rPr>
        <w:t>pn</w:t>
      </w:r>
      <w:proofErr w:type="spellEnd"/>
      <w:r>
        <w:t xml:space="preserve"> </w:t>
      </w:r>
      <w:r w:rsidR="00B37C70">
        <w:t>of th</w:t>
      </w:r>
      <w:r w:rsidR="00A87B8B">
        <w:t>e candidate</w:t>
      </w:r>
      <w:r>
        <w:t>, if any</w:t>
      </w:r>
      <w:r w:rsidR="00A87B8B">
        <w:t xml:space="preserve">, </w:t>
      </w:r>
      <w:r>
        <w:t xml:space="preserve">but only if this new candidate </w:t>
      </w:r>
      <w:r w:rsidR="00A87B8B">
        <w:t>has not already been visited in this search</w:t>
      </w:r>
      <w:r>
        <w:t xml:space="preserve">. The process of locating and checking candidates will continue </w:t>
      </w:r>
      <w:r w:rsidR="00B37C70">
        <w:t xml:space="preserve">until an eligible transfer Pnode is </w:t>
      </w:r>
      <w:r w:rsidR="00A87B8B">
        <w:t>located</w:t>
      </w:r>
      <w:r w:rsidR="00B37C70">
        <w:t xml:space="preserve"> or </w:t>
      </w:r>
      <w:r w:rsidR="00385348">
        <w:t>until</w:t>
      </w:r>
      <w:r w:rsidR="00A87B8B">
        <w:t xml:space="preserve"> </w:t>
      </w:r>
      <w:r w:rsidR="00B37C70">
        <w:t xml:space="preserve">no more </w:t>
      </w:r>
      <w:r w:rsidR="00A87B8B">
        <w:t>candidates</w:t>
      </w:r>
      <w:r>
        <w:t xml:space="preserve"> are found</w:t>
      </w:r>
      <w:r w:rsidR="00B37C70">
        <w:t>.</w:t>
      </w:r>
    </w:p>
    <w:p w14:paraId="17FAEA1A" w14:textId="0A0DFDD3" w:rsidR="00BE1523" w:rsidRDefault="00BE1523" w:rsidP="00BE1523">
      <w:pPr>
        <w:pStyle w:val="BodyText"/>
        <w:ind w:left="851"/>
        <w:rPr>
          <w:lang w:eastAsia="en-GB"/>
        </w:rPr>
      </w:pPr>
      <w:r>
        <w:t xml:space="preserve">A candidate Pnode is </w:t>
      </w:r>
      <w:r w:rsidRPr="00CF78FB">
        <w:rPr>
          <w:u w:val="single"/>
        </w:rPr>
        <w:t>not</w:t>
      </w:r>
      <w:r>
        <w:t xml:space="preserve"> eligible as a price source if it is in the set of </w:t>
      </w:r>
      <w:proofErr w:type="spellStart"/>
      <w:r w:rsidRPr="001C0C14">
        <w:rPr>
          <w:i/>
          <w:iCs/>
        </w:rPr>
        <w:t>DEADPNODES</w:t>
      </w:r>
      <w:r w:rsidRPr="001C0C14">
        <w:rPr>
          <w:i/>
          <w:iCs/>
          <w:vertAlign w:val="subscript"/>
        </w:rPr>
        <w:t>pn</w:t>
      </w:r>
      <w:proofErr w:type="spellEnd"/>
      <w:r>
        <w:t xml:space="preserve">, </w:t>
      </w:r>
      <w:r w:rsidR="00C0218F" w:rsidRPr="00C0218F">
        <w:t>or if the candidate Pnode is not in the same physical island.</w:t>
      </w:r>
    </w:p>
    <w:p w14:paraId="6DC53776" w14:textId="467EF27D" w:rsidR="00582F4B" w:rsidRDefault="00785080" w:rsidP="006161E5">
      <w:pPr>
        <w:pStyle w:val="BodyText"/>
      </w:pPr>
      <w:r>
        <w:t xml:space="preserve">Note that a </w:t>
      </w:r>
      <w:r w:rsidR="002B14DA">
        <w:t>candidate P</w:t>
      </w:r>
      <w:r>
        <w:t>node with a shortfall is eligible.</w:t>
      </w:r>
    </w:p>
    <w:p w14:paraId="552147EE" w14:textId="0520E234" w:rsidR="00582F4B" w:rsidRDefault="00582F4B" w:rsidP="006161E5">
      <w:pPr>
        <w:pStyle w:val="BodyText"/>
      </w:pPr>
      <w:r>
        <w:t xml:space="preserve">If </w:t>
      </w:r>
      <w:r w:rsidR="00D475A0">
        <w:t xml:space="preserve">an </w:t>
      </w:r>
      <w:r w:rsidR="00967A03">
        <w:t xml:space="preserve">eligible price transfer source is found then the </w:t>
      </w:r>
      <w:r w:rsidR="00D475A0">
        <w:t xml:space="preserve">energy </w:t>
      </w:r>
      <w:r w:rsidR="00967A03">
        <w:t xml:space="preserve">price </w:t>
      </w:r>
      <w:r w:rsidR="00D475A0">
        <w:t xml:space="preserve">of the dead Pnode and its </w:t>
      </w:r>
      <w:r w:rsidR="00BA6292">
        <w:t>associated</w:t>
      </w:r>
      <w:r w:rsidR="00D475A0">
        <w:t xml:space="preserve"> ACNode are </w:t>
      </w:r>
      <w:r w:rsidR="00D7726A">
        <w:t>assigned</w:t>
      </w:r>
      <w:r w:rsidR="00D475A0">
        <w:t xml:space="preserve"> the energy price of the transfer Pnode. If no eligible price is found then </w:t>
      </w:r>
      <w:r w:rsidR="00D7726A">
        <w:t xml:space="preserve">the </w:t>
      </w:r>
      <w:r w:rsidR="00967A03">
        <w:t xml:space="preserve">dead Pnode </w:t>
      </w:r>
      <w:r w:rsidR="00D475A0">
        <w:t xml:space="preserve">and its associated ACNode are </w:t>
      </w:r>
      <w:r w:rsidR="00D7726A">
        <w:t>assigned a price</w:t>
      </w:r>
      <w:r w:rsidR="00967A03">
        <w:t xml:space="preserve"> </w:t>
      </w:r>
      <w:r w:rsidR="00D7726A">
        <w:t>of</w:t>
      </w:r>
      <w:r w:rsidR="00967A03">
        <w:t xml:space="preserve"> zero.</w:t>
      </w:r>
    </w:p>
    <w:p w14:paraId="6C1FA90D" w14:textId="57CB23AB" w:rsidR="006161E5" w:rsidRDefault="006161E5" w:rsidP="00C46AB9">
      <w:pPr>
        <w:pStyle w:val="Heading3"/>
      </w:pPr>
      <w:bookmarkStart w:id="1215" w:name="_Toc189139691"/>
      <w:bookmarkStart w:id="1216" w:name="_Toc131539344"/>
      <w:r>
        <w:t>Surplus</w:t>
      </w:r>
      <w:r w:rsidRPr="00511198">
        <w:t xml:space="preserve"> Price</w:t>
      </w:r>
      <w:r w:rsidR="00582F4B">
        <w:t xml:space="preserve"> Replacement</w:t>
      </w:r>
      <w:bookmarkEnd w:id="1215"/>
      <w:bookmarkEnd w:id="1216"/>
    </w:p>
    <w:p w14:paraId="27243635" w14:textId="57C957BC" w:rsidR="007F3549" w:rsidRPr="007F3549" w:rsidRDefault="00C83388" w:rsidP="007F3549">
      <w:pPr>
        <w:pStyle w:val="BodyText"/>
        <w:rPr>
          <w:lang w:val="en-AU" w:eastAsia="en-GB"/>
        </w:rPr>
      </w:pPr>
      <w:r>
        <w:rPr>
          <w:lang w:val="en-AU" w:eastAsia="en-GB"/>
        </w:rPr>
        <w:t>If a</w:t>
      </w:r>
      <w:r w:rsidR="00F14598">
        <w:rPr>
          <w:lang w:val="en-AU" w:eastAsia="en-GB"/>
        </w:rPr>
        <w:t xml:space="preserve"> </w:t>
      </w:r>
      <w:r w:rsidR="007F3549">
        <w:rPr>
          <w:lang w:val="en-AU" w:eastAsia="en-GB"/>
        </w:rPr>
        <w:t xml:space="preserve">Pnode </w:t>
      </w:r>
      <w:r>
        <w:rPr>
          <w:lang w:val="en-AU" w:eastAsia="en-GB"/>
        </w:rPr>
        <w:t>has</w:t>
      </w:r>
      <w:r w:rsidR="00F14598">
        <w:rPr>
          <w:lang w:val="en-AU" w:eastAsia="en-GB"/>
        </w:rPr>
        <w:t xml:space="preserve"> an </w:t>
      </w:r>
      <w:r w:rsidR="007F3549">
        <w:rPr>
          <w:lang w:val="en-AU" w:eastAsia="en-GB"/>
        </w:rPr>
        <w:t>energy price</w:t>
      </w:r>
      <w:r w:rsidR="00C9678F">
        <w:rPr>
          <w:lang w:val="en-AU" w:eastAsia="en-GB"/>
        </w:rPr>
        <w:t xml:space="preserve"> </w:t>
      </w:r>
      <w:r w:rsidR="007F3549">
        <w:rPr>
          <w:lang w:val="en-AU" w:eastAsia="en-GB"/>
        </w:rPr>
        <w:t xml:space="preserve">less than the </w:t>
      </w:r>
      <w:proofErr w:type="spellStart"/>
      <w:r w:rsidR="007F3549" w:rsidRPr="00BA6292">
        <w:rPr>
          <w:i/>
          <w:iCs/>
          <w:lang w:val="en-AU" w:eastAsia="en-GB"/>
        </w:rPr>
        <w:t>SurplusPriceThreshold</w:t>
      </w:r>
      <w:proofErr w:type="spellEnd"/>
      <w:r w:rsidR="00C9678F">
        <w:rPr>
          <w:lang w:val="en-AU" w:eastAsia="en-GB"/>
        </w:rPr>
        <w:t xml:space="preserve">, </w:t>
      </w:r>
      <w:proofErr w:type="gramStart"/>
      <w:r w:rsidR="00C9678F">
        <w:rPr>
          <w:lang w:val="en-AU" w:eastAsia="en-GB"/>
        </w:rPr>
        <w:t>and also</w:t>
      </w:r>
      <w:proofErr w:type="gramEnd"/>
      <w:r w:rsidR="00C9678F">
        <w:rPr>
          <w:lang w:val="en-AU" w:eastAsia="en-GB"/>
        </w:rPr>
        <w:t xml:space="preserve"> there either exists a non-zero Surplus Generation quantity in the same Electrical Island as the Pnode or else the Pnode is dead,</w:t>
      </w:r>
      <w:r w:rsidR="007F3549">
        <w:rPr>
          <w:lang w:val="en-AU" w:eastAsia="en-GB"/>
        </w:rPr>
        <w:t xml:space="preserve"> </w:t>
      </w:r>
      <w:r>
        <w:rPr>
          <w:lang w:val="en-AU" w:eastAsia="en-GB"/>
        </w:rPr>
        <w:t>then the Pnode and its associated ACNode a</w:t>
      </w:r>
      <w:r w:rsidR="007067CE">
        <w:rPr>
          <w:lang w:val="en-AU" w:eastAsia="en-GB"/>
        </w:rPr>
        <w:t>re</w:t>
      </w:r>
      <w:r w:rsidR="00D7726A">
        <w:rPr>
          <w:lang w:val="en-AU" w:eastAsia="en-GB"/>
        </w:rPr>
        <w:t xml:space="preserve"> assigned an </w:t>
      </w:r>
      <w:r w:rsidR="007F3549">
        <w:rPr>
          <w:lang w:val="en-AU" w:eastAsia="en-GB"/>
        </w:rPr>
        <w:t xml:space="preserve">energy price </w:t>
      </w:r>
      <w:r w:rsidR="00D7726A">
        <w:rPr>
          <w:lang w:val="en-AU" w:eastAsia="en-GB"/>
        </w:rPr>
        <w:t>of</w:t>
      </w:r>
      <w:r w:rsidR="007F3549">
        <w:rPr>
          <w:lang w:val="en-AU" w:eastAsia="en-GB"/>
        </w:rPr>
        <w:t xml:space="preserve"> zero.</w:t>
      </w:r>
    </w:p>
    <w:p w14:paraId="444739CB" w14:textId="3FB31812" w:rsidR="006462DA" w:rsidRDefault="006462DA" w:rsidP="00392860">
      <w:pPr>
        <w:pStyle w:val="Heading2"/>
        <w:tabs>
          <w:tab w:val="clear" w:pos="1440"/>
        </w:tabs>
        <w:ind w:left="851" w:hanging="851"/>
        <w:jc w:val="left"/>
      </w:pPr>
      <w:bookmarkStart w:id="1217" w:name="_Toc189139692"/>
      <w:bookmarkStart w:id="1218" w:name="_Toc131539345"/>
      <w:r>
        <w:t>Disconnected Pnode</w:t>
      </w:r>
      <w:r w:rsidR="00392860">
        <w:t>s</w:t>
      </w:r>
      <w:bookmarkEnd w:id="1217"/>
      <w:bookmarkEnd w:id="1218"/>
    </w:p>
    <w:p w14:paraId="691CED22" w14:textId="15D86031" w:rsidR="006462DA" w:rsidRPr="006462DA" w:rsidRDefault="001621C5" w:rsidP="006462DA">
      <w:pPr>
        <w:pStyle w:val="BodyText"/>
        <w:rPr>
          <w:lang w:val="en-AU" w:eastAsia="en-GB"/>
        </w:rPr>
      </w:pPr>
      <w:r>
        <w:rPr>
          <w:lang w:val="en-AU" w:eastAsia="en-GB"/>
        </w:rPr>
        <w:t>Each</w:t>
      </w:r>
      <w:r w:rsidR="00F14598">
        <w:rPr>
          <w:lang w:val="en-AU" w:eastAsia="en-GB"/>
        </w:rPr>
        <w:t xml:space="preserve"> Pnode</w:t>
      </w:r>
      <w:r w:rsidR="00D7726A">
        <w:rPr>
          <w:lang w:val="en-AU" w:eastAsia="en-GB"/>
        </w:rPr>
        <w:t xml:space="preserve"> </w:t>
      </w:r>
      <w:r>
        <w:rPr>
          <w:lang w:val="en-AU" w:eastAsia="en-GB"/>
        </w:rPr>
        <w:t>that</w:t>
      </w:r>
      <w:r w:rsidR="00D7726A">
        <w:rPr>
          <w:lang w:val="en-AU" w:eastAsia="en-GB"/>
        </w:rPr>
        <w:t xml:space="preserve"> has a </w:t>
      </w:r>
      <w:r>
        <w:rPr>
          <w:lang w:val="en-AU" w:eastAsia="en-GB"/>
        </w:rPr>
        <w:t xml:space="preserve">scheduled </w:t>
      </w:r>
      <w:r w:rsidR="00D7726A">
        <w:rPr>
          <w:lang w:val="en-AU" w:eastAsia="en-GB"/>
        </w:rPr>
        <w:t xml:space="preserve">load of zero </w:t>
      </w:r>
      <w:r>
        <w:rPr>
          <w:lang w:val="en-AU" w:eastAsia="en-GB"/>
        </w:rPr>
        <w:t xml:space="preserve">and is in the set of </w:t>
      </w:r>
      <w:proofErr w:type="spellStart"/>
      <w:r>
        <w:rPr>
          <w:lang w:val="en-AU" w:eastAsia="en-GB"/>
        </w:rPr>
        <w:t>DeadPnodes</w:t>
      </w:r>
      <w:proofErr w:type="spellEnd"/>
      <w:r>
        <w:rPr>
          <w:lang w:val="en-AU" w:eastAsia="en-GB"/>
        </w:rPr>
        <w:t xml:space="preserve"> is </w:t>
      </w:r>
      <w:r w:rsidR="00D7726A">
        <w:rPr>
          <w:lang w:val="en-AU" w:eastAsia="en-GB"/>
        </w:rPr>
        <w:t xml:space="preserve">added to the set of </w:t>
      </w:r>
      <w:proofErr w:type="spellStart"/>
      <w:r w:rsidR="00D7726A">
        <w:rPr>
          <w:lang w:val="en-AU" w:eastAsia="en-GB"/>
        </w:rPr>
        <w:t>DisconnectedPnodes</w:t>
      </w:r>
      <w:proofErr w:type="spellEnd"/>
      <w:r w:rsidR="00D7726A">
        <w:rPr>
          <w:lang w:val="en-AU" w:eastAsia="en-GB"/>
        </w:rPr>
        <w:t>.</w:t>
      </w:r>
    </w:p>
    <w:p w14:paraId="00F4A30F" w14:textId="4583CB6B" w:rsidR="00714039" w:rsidRPr="004D260D" w:rsidRDefault="00714039" w:rsidP="00714039">
      <w:pPr>
        <w:pStyle w:val="Heading2"/>
        <w:tabs>
          <w:tab w:val="clear" w:pos="1440"/>
        </w:tabs>
        <w:ind w:left="851" w:hanging="851"/>
        <w:jc w:val="left"/>
      </w:pPr>
      <w:bookmarkStart w:id="1219" w:name="_Toc189139693"/>
      <w:bookmarkStart w:id="1220" w:name="_Toc131539346"/>
      <w:r w:rsidRPr="00511198">
        <w:t>Reserve Prices</w:t>
      </w:r>
      <w:bookmarkEnd w:id="1219"/>
      <w:bookmarkEnd w:id="1220"/>
    </w:p>
    <w:tbl>
      <w:tblPr>
        <w:tblStyle w:val="SOReportTable"/>
        <w:tblW w:w="8041" w:type="dxa"/>
        <w:tblLook w:val="04A0" w:firstRow="1" w:lastRow="0" w:firstColumn="1" w:lastColumn="0" w:noHBand="0" w:noVBand="1"/>
      </w:tblPr>
      <w:tblGrid>
        <w:gridCol w:w="1770"/>
        <w:gridCol w:w="6271"/>
      </w:tblGrid>
      <w:tr w:rsidR="00714039" w14:paraId="0A70F441"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42030E5" w14:textId="77777777" w:rsidR="00714039" w:rsidRDefault="00714039" w:rsidP="00D872AD">
            <w:pPr>
              <w:pStyle w:val="BodyText"/>
              <w:ind w:left="0"/>
              <w:rPr>
                <w:lang w:eastAsia="en-GB"/>
              </w:rPr>
            </w:pPr>
            <w:r>
              <w:rPr>
                <w:lang w:eastAsia="en-GB"/>
              </w:rPr>
              <w:t>Item</w:t>
            </w:r>
          </w:p>
        </w:tc>
        <w:tc>
          <w:tcPr>
            <w:tcW w:w="6271" w:type="dxa"/>
          </w:tcPr>
          <w:p w14:paraId="22008EB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7FC50EBC" w14:textId="77777777" w:rsidTr="00D872AD">
        <w:tc>
          <w:tcPr>
            <w:cnfStyle w:val="001000000000" w:firstRow="0" w:lastRow="0" w:firstColumn="1" w:lastColumn="0" w:oddVBand="0" w:evenVBand="0" w:oddHBand="0" w:evenHBand="0" w:firstRowFirstColumn="0" w:firstRowLastColumn="0" w:lastRowFirstColumn="0" w:lastRowLastColumn="0"/>
            <w:tcW w:w="1770" w:type="dxa"/>
          </w:tcPr>
          <w:p w14:paraId="2A57244D" w14:textId="0A05704D" w:rsidR="00714039" w:rsidRDefault="00E01F15" w:rsidP="00D872AD">
            <w:pPr>
              <w:pStyle w:val="BodyText"/>
              <w:ind w:left="0"/>
              <w:rPr>
                <w:lang w:eastAsia="en-GB"/>
              </w:rPr>
            </w:pPr>
            <m:oMathPara>
              <m:oMath>
                <m:r>
                  <w:rPr>
                    <w:rFonts w:ascii="Cambria Math" w:hAnsi="Cambria Math"/>
                    <w:lang w:eastAsia="en-GB"/>
                  </w:rPr>
                  <m:t>ReservePric</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i,c</m:t>
                    </m:r>
                  </m:sub>
                </m:sSub>
                <m:r>
                  <w:rPr>
                    <w:rFonts w:ascii="Cambria Math" w:hAnsi="Cambria Math"/>
                    <w:lang w:eastAsia="en-GB"/>
                  </w:rPr>
                  <m:t xml:space="preserve"> </m:t>
                </m:r>
              </m:oMath>
            </m:oMathPara>
          </w:p>
        </w:tc>
        <w:tc>
          <w:tcPr>
            <w:tcW w:w="6271" w:type="dxa"/>
          </w:tcPr>
          <w:p w14:paraId="6C186AC6" w14:textId="097CD1A1"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A2A67">
              <w:t xml:space="preserve">The reserve price </w:t>
            </w:r>
            <w:r>
              <w:t xml:space="preserve">for island </w:t>
            </w:r>
            <w:r w:rsidRPr="000562B4">
              <w:rPr>
                <w:i/>
              </w:rPr>
              <w:t>i</w:t>
            </w:r>
            <w:r>
              <w:t xml:space="preserve"> </w:t>
            </w:r>
            <w:r w:rsidR="00E01F15">
              <w:t xml:space="preserve">and reserve class </w:t>
            </w:r>
            <w:r w:rsidR="00E01F15" w:rsidRPr="00A758A3">
              <w:rPr>
                <w:i/>
              </w:rPr>
              <w:t>c</w:t>
            </w:r>
            <w:r w:rsidR="00E01F15">
              <w:t xml:space="preserve"> </w:t>
            </w:r>
            <w:r>
              <w:t>is</w:t>
            </w:r>
            <w:r w:rsidRPr="001A2A67">
              <w:t xml:space="preserve"> the dual variable value (shadow price) of the </w:t>
            </w:r>
            <w:r w:rsidR="004444B2">
              <w:t>r</w:t>
            </w:r>
            <w:r>
              <w:t>eserve constraint</w:t>
            </w:r>
            <w:r w:rsidR="005D0937">
              <w:t xml:space="preserve"> </w:t>
            </w:r>
            <w:r w:rsidR="005D0937">
              <w:fldChar w:fldCharType="begin"/>
            </w:r>
            <w:r w:rsidR="005D0937">
              <w:instrText xml:space="preserve"> REF _Ref114050012 \r \h </w:instrText>
            </w:r>
            <w:r w:rsidR="005D0937">
              <w:fldChar w:fldCharType="separate"/>
            </w:r>
            <w:r w:rsidR="009476C2">
              <w:t>6.5.5.1</w:t>
            </w:r>
            <w:r w:rsidR="005D0937">
              <w:fldChar w:fldCharType="end"/>
            </w:r>
          </w:p>
        </w:tc>
      </w:tr>
    </w:tbl>
    <w:p w14:paraId="45D33636" w14:textId="015D0CF5" w:rsidR="00714039" w:rsidRPr="00511198" w:rsidRDefault="00714039" w:rsidP="00714039">
      <w:pPr>
        <w:pStyle w:val="Heading2"/>
        <w:tabs>
          <w:tab w:val="clear" w:pos="1440"/>
        </w:tabs>
        <w:ind w:left="851" w:hanging="851"/>
        <w:jc w:val="left"/>
      </w:pPr>
      <w:bookmarkStart w:id="1221" w:name="_Toc189139694"/>
      <w:bookmarkStart w:id="1222" w:name="_Hlk108608128"/>
      <w:bookmarkStart w:id="1223" w:name="_Toc131539347"/>
      <w:r w:rsidRPr="00511198">
        <w:t>AC Node imbalance</w:t>
      </w:r>
      <w:bookmarkEnd w:id="1221"/>
      <w:bookmarkEnd w:id="1223"/>
    </w:p>
    <w:bookmarkEnd w:id="1222"/>
    <w:p w14:paraId="52D38F75" w14:textId="77777777" w:rsidR="00714039" w:rsidRDefault="00714039" w:rsidP="00714039">
      <w:pPr>
        <w:pStyle w:val="BodyText"/>
      </w:pPr>
      <w:r>
        <w:t>Post-processing assigns any deficit or surplus imbalance quantity from an AC Node to the Pnode or Pnodes that map to that AC Node. If there is more than one Pnode then the imbalance is distributed equally.</w:t>
      </w:r>
    </w:p>
    <w:p w14:paraId="19334D2E" w14:textId="576C4B7A" w:rsidR="00714039" w:rsidRDefault="00714039" w:rsidP="00714039">
      <w:pPr>
        <w:pStyle w:val="BodyText"/>
      </w:pPr>
      <w:r>
        <w:t xml:space="preserve">If two AC Nodes are connected by a zero-impedance AC Line (a.k.a. zero-impedance branch ZBR) then the imbalance due to the load at one AC Node can be covered by an imbalance quantity at another AC Node. For example, the situation shown in </w:t>
      </w:r>
      <w:r w:rsidR="00B508F5">
        <w:fldChar w:fldCharType="begin"/>
      </w:r>
      <w:r w:rsidR="00B508F5">
        <w:instrText xml:space="preserve"> REF _Ref108612882 \h </w:instrText>
      </w:r>
      <w:r w:rsidR="00B508F5">
        <w:fldChar w:fldCharType="separate"/>
      </w:r>
      <w:r w:rsidR="009476C2">
        <w:t xml:space="preserve">Figure </w:t>
      </w:r>
      <w:r w:rsidR="009476C2">
        <w:rPr>
          <w:noProof/>
        </w:rPr>
        <w:t>18</w:t>
      </w:r>
      <w:r w:rsidR="00B508F5">
        <w:fldChar w:fldCharType="end"/>
      </w:r>
      <w:r>
        <w:t xml:space="preserve"> can occur. In this example, binding lines have necessitated deficit quantities </w:t>
      </w:r>
      <w:proofErr w:type="gramStart"/>
      <w:r>
        <w:t>in order to</w:t>
      </w:r>
      <w:proofErr w:type="gramEnd"/>
      <w:r>
        <w:t xml:space="preserve"> meet the Required Load of Load A and Load D. </w:t>
      </w:r>
    </w:p>
    <w:p w14:paraId="75939D7C" w14:textId="77777777" w:rsidR="00942C41" w:rsidRDefault="00714039" w:rsidP="00942C41">
      <w:pPr>
        <w:pStyle w:val="BodyText"/>
      </w:pPr>
      <w:r>
        <w:t xml:space="preserve">The deficit at </w:t>
      </w:r>
      <w:r w:rsidR="00E36F9F">
        <w:t>ACNode</w:t>
      </w:r>
      <w:r>
        <w:t xml:space="preserve">1 </w:t>
      </w:r>
      <w:r w:rsidR="000C3DD2">
        <w:t>will</w:t>
      </w:r>
      <w:r>
        <w:t xml:space="preserve"> be correctly assigned to Pnode A </w:t>
      </w:r>
      <w:r w:rsidR="00942C41">
        <w:t>using</w:t>
      </w:r>
      <w:r>
        <w:t xml:space="preserve"> the Pnode-AC Node mapping</w:t>
      </w:r>
      <w:r w:rsidR="00942C41">
        <w:t xml:space="preserve"> that was calculated by pre-processing</w:t>
      </w:r>
      <w:r>
        <w:t xml:space="preserve">. </w:t>
      </w:r>
    </w:p>
    <w:p w14:paraId="602490BC" w14:textId="5BD03EF1" w:rsidR="00714039" w:rsidRDefault="00714039" w:rsidP="00942C41">
      <w:pPr>
        <w:pStyle w:val="BodyText"/>
      </w:pPr>
      <w:r>
        <w:t xml:space="preserve">However, </w:t>
      </w:r>
      <w:r w:rsidR="00942C41">
        <w:t>because a zero impedance AC Line</w:t>
      </w:r>
      <w:r>
        <w:t xml:space="preserve"> has </w:t>
      </w:r>
      <w:r w:rsidR="00942C41">
        <w:t xml:space="preserve">no losses, the </w:t>
      </w:r>
      <w:r>
        <w:t xml:space="preserve">Load D at </w:t>
      </w:r>
      <w:r w:rsidR="00E36F9F">
        <w:t>ACNode</w:t>
      </w:r>
      <w:r>
        <w:t xml:space="preserve">7 </w:t>
      </w:r>
      <w:r w:rsidR="00942C41">
        <w:t xml:space="preserve">can be (and has been) </w:t>
      </w:r>
      <w:r>
        <w:t xml:space="preserve">balanced by a deficit at </w:t>
      </w:r>
      <w:r w:rsidR="00E36F9F">
        <w:t>ACNode</w:t>
      </w:r>
      <w:r>
        <w:t xml:space="preserve">8. </w:t>
      </w:r>
      <w:r w:rsidR="00942C41">
        <w:t>T</w:t>
      </w:r>
      <w:r>
        <w:t xml:space="preserve">he deficit at </w:t>
      </w:r>
      <w:r w:rsidR="00E36F9F">
        <w:t>ACNode</w:t>
      </w:r>
      <w:r>
        <w:t>8 is assigned to Pnode D via an infeasibility mapping. The infeasibility mapping is created by post-processing as described in the following section.</w:t>
      </w:r>
    </w:p>
    <w:p w14:paraId="7EE48037" w14:textId="25C4D155" w:rsidR="00714039" w:rsidRDefault="000C3DD2" w:rsidP="00714039">
      <w:pPr>
        <w:pStyle w:val="BodyText"/>
        <w:ind w:left="0"/>
      </w:pPr>
      <w:r>
        <w:rPr>
          <w:noProof/>
        </w:rPr>
        <w:drawing>
          <wp:inline distT="0" distB="0" distL="0" distR="0" wp14:anchorId="0A9F617B" wp14:editId="23A85F6D">
            <wp:extent cx="5339989" cy="2486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1007" cy="2486499"/>
                    </a:xfrm>
                    <a:prstGeom prst="rect">
                      <a:avLst/>
                    </a:prstGeom>
                  </pic:spPr>
                </pic:pic>
              </a:graphicData>
            </a:graphic>
          </wp:inline>
        </w:drawing>
      </w:r>
    </w:p>
    <w:p w14:paraId="08FCA772" w14:textId="701287C7" w:rsidR="00A66F56" w:rsidRDefault="00A66F56" w:rsidP="00A66F56">
      <w:pPr>
        <w:pStyle w:val="Caption"/>
        <w:keepNext/>
        <w:jc w:val="both"/>
      </w:pPr>
      <w:bookmarkStart w:id="1224" w:name="_Ref108612882"/>
      <w:r>
        <w:t xml:space="preserve">Figure </w:t>
      </w:r>
      <w:r>
        <w:fldChar w:fldCharType="begin"/>
      </w:r>
      <w:r>
        <w:instrText xml:space="preserve"> SEQ Figure \* ARABIC </w:instrText>
      </w:r>
      <w:r>
        <w:fldChar w:fldCharType="separate"/>
      </w:r>
      <w:r w:rsidR="009476C2">
        <w:rPr>
          <w:noProof/>
        </w:rPr>
        <w:t>18</w:t>
      </w:r>
      <w:r>
        <w:rPr>
          <w:noProof/>
        </w:rPr>
        <w:fldChar w:fldCharType="end"/>
      </w:r>
      <w:bookmarkEnd w:id="1224"/>
      <w:r>
        <w:rPr>
          <w:noProof/>
        </w:rPr>
        <w:t xml:space="preserve"> : Assigning AC Node imbalance to Pnodes</w:t>
      </w:r>
    </w:p>
    <w:p w14:paraId="6AD6FA9D" w14:textId="77777777" w:rsidR="00714039" w:rsidRDefault="00714039" w:rsidP="00C46AB9">
      <w:pPr>
        <w:pStyle w:val="Heading3"/>
      </w:pPr>
      <w:bookmarkStart w:id="1225" w:name="_Toc189139695"/>
      <w:bookmarkStart w:id="1226" w:name="_Toc131539348"/>
      <w:r>
        <w:t>Infeasibility Mapping</w:t>
      </w:r>
      <w:bookmarkEnd w:id="1225"/>
      <w:bookmarkEnd w:id="1226"/>
    </w:p>
    <w:p w14:paraId="545956C4" w14:textId="27F252EF" w:rsidR="00714039" w:rsidRDefault="00714039" w:rsidP="00714039">
      <w:pPr>
        <w:pStyle w:val="BodyText"/>
      </w:pPr>
      <w:proofErr w:type="gramStart"/>
      <w:r>
        <w:t>In order to</w:t>
      </w:r>
      <w:proofErr w:type="gramEnd"/>
      <w:r>
        <w:t xml:space="preserve"> ensure that infeasibility mappings are available if required to assign a deficit or surplus, if the result contains any imbalance quantities then a post-processing step is run to create infeasibility mappings between AC Nodes and Pnodes. The processing starts with "special" AC Nodes that have no associated Pnode, and "mapped" AC Nodes, that do have an associated Pnode, as shown in</w:t>
      </w:r>
      <w:r w:rsidR="00B508F5">
        <w:t xml:space="preserve"> </w:t>
      </w:r>
      <w:r w:rsidR="00B508F5">
        <w:fldChar w:fldCharType="begin"/>
      </w:r>
      <w:r w:rsidR="00B508F5">
        <w:instrText xml:space="preserve"> REF _Ref108612910 \h </w:instrText>
      </w:r>
      <w:r w:rsidR="00B508F5">
        <w:fldChar w:fldCharType="separate"/>
      </w:r>
      <w:r w:rsidR="009476C2">
        <w:t xml:space="preserve">Figure </w:t>
      </w:r>
      <w:r w:rsidR="009476C2">
        <w:rPr>
          <w:noProof/>
        </w:rPr>
        <w:t>19</w:t>
      </w:r>
      <w:r w:rsidR="00B508F5">
        <w:fldChar w:fldCharType="end"/>
      </w:r>
      <w:r>
        <w:t>.</w:t>
      </w:r>
    </w:p>
    <w:p w14:paraId="02626F41" w14:textId="2A8ED201" w:rsidR="00714039" w:rsidRDefault="00714039" w:rsidP="00714039">
      <w:pPr>
        <w:pStyle w:val="BodyText"/>
      </w:pPr>
      <w:r>
        <w:t xml:space="preserve">Where a special AC Node is connected to a mapped AC Node via a zero-impedance </w:t>
      </w:r>
      <w:r w:rsidR="00942C41">
        <w:t>AC Line</w:t>
      </w:r>
      <w:r>
        <w:t xml:space="preserve"> (ZBR), an infeasibility mapping is created between the special AC Node and the Pnode of the mapped AC Node. The special AC Nodes that have been successfully mapped become the mapped AC Nodes for the next step and the process repeats for up to a pre-defined number of steps. </w:t>
      </w:r>
    </w:p>
    <w:p w14:paraId="22A11EE3" w14:textId="0B268B53" w:rsidR="00714039" w:rsidRDefault="006A2694" w:rsidP="00714039">
      <w:pPr>
        <w:pStyle w:val="BodyText"/>
        <w:ind w:left="0" w:right="-23" w:firstLine="851"/>
      </w:pPr>
      <w:r>
        <w:rPr>
          <w:noProof/>
        </w:rPr>
        <w:drawing>
          <wp:inline distT="0" distB="0" distL="0" distR="0" wp14:anchorId="60BB9CDB" wp14:editId="22C78FF7">
            <wp:extent cx="3354495" cy="2181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6869" cy="2189271"/>
                    </a:xfrm>
                    <a:prstGeom prst="rect">
                      <a:avLst/>
                    </a:prstGeom>
                  </pic:spPr>
                </pic:pic>
              </a:graphicData>
            </a:graphic>
          </wp:inline>
        </w:drawing>
      </w:r>
    </w:p>
    <w:p w14:paraId="0F52F8F4" w14:textId="4DC3240E" w:rsidR="00241653" w:rsidRDefault="00241653" w:rsidP="00241653">
      <w:pPr>
        <w:pStyle w:val="Caption"/>
        <w:keepNext/>
        <w:jc w:val="both"/>
      </w:pPr>
      <w:bookmarkStart w:id="1227" w:name="_Ref108612910"/>
      <w:r>
        <w:t xml:space="preserve">Figure </w:t>
      </w:r>
      <w:r>
        <w:fldChar w:fldCharType="begin"/>
      </w:r>
      <w:r>
        <w:instrText xml:space="preserve"> SEQ Figure \* ARABIC </w:instrText>
      </w:r>
      <w:r>
        <w:fldChar w:fldCharType="separate"/>
      </w:r>
      <w:r w:rsidR="009476C2">
        <w:rPr>
          <w:noProof/>
        </w:rPr>
        <w:t>19</w:t>
      </w:r>
      <w:r>
        <w:rPr>
          <w:noProof/>
        </w:rPr>
        <w:fldChar w:fldCharType="end"/>
      </w:r>
      <w:bookmarkEnd w:id="1227"/>
      <w:r>
        <w:rPr>
          <w:noProof/>
        </w:rPr>
        <w:t xml:space="preserve"> : Example of creating infeasibility mappings (two steps shown)</w:t>
      </w:r>
    </w:p>
    <w:p w14:paraId="15383834" w14:textId="5C3DA108" w:rsidR="00D16895" w:rsidRDefault="00D16895" w:rsidP="00C46AB9">
      <w:pPr>
        <w:pStyle w:val="Heading3"/>
      </w:pPr>
      <w:bookmarkStart w:id="1228" w:name="_Toc189139696"/>
      <w:bookmarkStart w:id="1229" w:name="_Toc131539349"/>
      <w:r>
        <w:t xml:space="preserve">Imbalance at Dead </w:t>
      </w:r>
      <w:r w:rsidR="0096146C">
        <w:t xml:space="preserve">Electrical </w:t>
      </w:r>
      <w:r>
        <w:t>Island</w:t>
      </w:r>
      <w:bookmarkEnd w:id="1228"/>
      <w:bookmarkEnd w:id="1229"/>
    </w:p>
    <w:p w14:paraId="5B320D9C" w14:textId="02F93134" w:rsidR="007C245A" w:rsidRPr="00522AA1" w:rsidRDefault="00D16895" w:rsidP="00802F5D">
      <w:pPr>
        <w:pStyle w:val="BodyText"/>
      </w:pPr>
      <w:r>
        <w:t xml:space="preserve">If </w:t>
      </w:r>
      <w:r w:rsidR="0096146C">
        <w:t xml:space="preserve">the Dead Electrical Island post-processing determines that </w:t>
      </w:r>
      <w:r>
        <w:t xml:space="preserve">an Electrical Island &gt; 2 is </w:t>
      </w:r>
      <w:r w:rsidR="0096146C">
        <w:t xml:space="preserve">a </w:t>
      </w:r>
      <w:r w:rsidR="00C11E82">
        <w:t xml:space="preserve">dead </w:t>
      </w:r>
      <w:r w:rsidR="0096146C">
        <w:t xml:space="preserve">Electrical Island </w:t>
      </w:r>
      <w:r>
        <w:t>then all imbalances in th</w:t>
      </w:r>
      <w:r w:rsidR="0096146C">
        <w:t>at</w:t>
      </w:r>
      <w:r>
        <w:t xml:space="preserve"> Electrical Island are set to zero, this is to account for any imbalances that may be present due to fixed losses.</w:t>
      </w:r>
    </w:p>
    <w:sectPr w:rsidR="007C245A" w:rsidRPr="00522AA1" w:rsidSect="00414CD1">
      <w:headerReference w:type="even" r:id="rId35"/>
      <w:headerReference w:type="default" r:id="rId36"/>
      <w:footerReference w:type="even" r:id="rId37"/>
      <w:footerReference w:type="default" r:id="rId38"/>
      <w:headerReference w:type="first" r:id="rId39"/>
      <w:footerReference w:type="first" r:id="rId40"/>
      <w:pgSz w:w="11907" w:h="16840" w:code="9"/>
      <w:pgMar w:top="1440" w:right="1417" w:bottom="993" w:left="1843" w:header="709" w:footer="357" w:gutter="0"/>
      <w:paperSrc w:first="1025" w:other="102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FE868" w14:textId="77777777" w:rsidR="00BC542B" w:rsidRDefault="00BC542B">
      <w:r>
        <w:separator/>
      </w:r>
    </w:p>
  </w:endnote>
  <w:endnote w:type="continuationSeparator" w:id="0">
    <w:p w14:paraId="6946A54B" w14:textId="77777777" w:rsidR="00BC542B" w:rsidRDefault="00BC542B">
      <w:r>
        <w:continuationSeparator/>
      </w:r>
    </w:p>
  </w:endnote>
  <w:endnote w:type="continuationNotice" w:id="1">
    <w:p w14:paraId="19309F98" w14:textId="77777777" w:rsidR="00BC542B" w:rsidRDefault="00BC54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AC262" w14:textId="77777777" w:rsidR="00BC542B" w:rsidRDefault="00BC54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E13BB" w14:textId="77777777" w:rsidR="00D872AD" w:rsidRDefault="00D872AD" w:rsidP="00B06460">
    <w:pPr>
      <w:pStyle w:val="Footer"/>
      <w:tabs>
        <w:tab w:val="clear" w:pos="4153"/>
        <w:tab w:val="clear" w:pos="8306"/>
      </w:tabs>
      <w:ind w:right="-117"/>
    </w:pPr>
    <w:r>
      <w:rPr>
        <w:noProof/>
        <w:lang w:eastAsia="en-NZ"/>
      </w:rPr>
      <w:drawing>
        <wp:inline distT="0" distB="0" distL="0" distR="0" wp14:anchorId="73C6DDA0" wp14:editId="2F3145A7">
          <wp:extent cx="5553075" cy="304800"/>
          <wp:effectExtent l="19050" t="0" r="9525" b="0"/>
          <wp:docPr id="548667442" name="Picture 548667442" descr="Report Swish  A4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Swish  A4 portrait"/>
                  <pic:cNvPicPr>
                    <a:picLocks noChangeAspect="1" noChangeArrowheads="1"/>
                  </pic:cNvPicPr>
                </pic:nvPicPr>
                <pic:blipFill>
                  <a:blip r:embed="rId1"/>
                  <a:srcRect/>
                  <a:stretch>
                    <a:fillRect/>
                  </a:stretch>
                </pic:blipFill>
                <pic:spPr bwMode="auto">
                  <a:xfrm>
                    <a:off x="0" y="0"/>
                    <a:ext cx="5553075" cy="304800"/>
                  </a:xfrm>
                  <a:prstGeom prst="rect">
                    <a:avLst/>
                  </a:prstGeom>
                  <a:noFill/>
                  <a:ln w="9525">
                    <a:noFill/>
                    <a:miter lim="800000"/>
                    <a:headEnd/>
                    <a:tailEnd/>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6CDFE" w14:textId="77777777" w:rsidR="00BC542B" w:rsidRDefault="00BC54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224171" w14:textId="77777777" w:rsidR="00BC542B" w:rsidRDefault="00BC542B">
      <w:r>
        <w:separator/>
      </w:r>
    </w:p>
  </w:footnote>
  <w:footnote w:type="continuationSeparator" w:id="0">
    <w:p w14:paraId="70C3E252" w14:textId="77777777" w:rsidR="00BC542B" w:rsidRDefault="00BC542B">
      <w:r>
        <w:continuationSeparator/>
      </w:r>
    </w:p>
  </w:footnote>
  <w:footnote w:type="continuationNotice" w:id="1">
    <w:p w14:paraId="714D6050" w14:textId="77777777" w:rsidR="00BC542B" w:rsidRDefault="00BC54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CCA84" w14:textId="77777777" w:rsidR="00BC542B" w:rsidRDefault="00BC54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88190" w14:textId="77777777" w:rsidR="00D872AD" w:rsidRDefault="00D872AD" w:rsidP="006B212D">
    <w:pPr>
      <w:pStyle w:val="Footer"/>
      <w:tabs>
        <w:tab w:val="clear" w:pos="4153"/>
        <w:tab w:val="clear" w:pos="8306"/>
        <w:tab w:val="right" w:pos="8760"/>
      </w:tabs>
      <w:jc w:val="right"/>
      <w:rPr>
        <w:sz w:val="18"/>
        <w:szCs w:val="18"/>
      </w:rPr>
    </w:pPr>
  </w:p>
  <w:p w14:paraId="045F69A7" w14:textId="3ACB137F" w:rsidR="00D872AD" w:rsidRDefault="00BC542B" w:rsidP="00C602A1">
    <w:pPr>
      <w:pStyle w:val="Footer"/>
      <w:tabs>
        <w:tab w:val="clear" w:pos="4153"/>
        <w:tab w:val="clear" w:pos="8306"/>
        <w:tab w:val="right" w:pos="8760"/>
      </w:tabs>
      <w:rPr>
        <w:snapToGrid w:val="0"/>
        <w:sz w:val="18"/>
        <w:szCs w:val="18"/>
        <w:lang w:eastAsia="en-US"/>
      </w:rPr>
    </w:pPr>
    <w:customXmlDelRangeStart w:id="1230" w:author="David Bullen" w:date="2025-01-30T14:32:00Z"/>
    <w:sdt>
      <w:sdtPr>
        <w:rPr>
          <w:sz w:val="18"/>
          <w:szCs w:val="18"/>
        </w:rPr>
        <w:alias w:val="Title"/>
        <w:id w:val="930079897"/>
        <w:dataBinding w:prefixMappings="xmlns:ns0='http://purl.org/dc/elements/1.1/' xmlns:ns1='http://schemas.openxmlformats.org/package/2006/metadata/core-properties' " w:xpath="/ns1:coreProperties[1]/ns0:title[1]" w:storeItemID="{6C3C8BC8-F283-45AE-878A-BAB7291924A1}"/>
        <w:text/>
      </w:sdtPr>
      <w:sdtEndPr/>
      <w:sdtContent>
        <w:customXmlDelRangeEnd w:id="1230"/>
        <w:del w:id="1231" w:author="David Bullen" w:date="2025-01-30T14:32:00Z" w16du:dateUtc="2025-01-30T01:32:00Z">
          <w:r w:rsidR="00D83ACD">
            <w:rPr>
              <w:sz w:val="18"/>
              <w:szCs w:val="18"/>
            </w:rPr>
            <w:delText>SPD_Model_Formulation_v14.0</w:delText>
          </w:r>
        </w:del>
        <w:customXmlDelRangeStart w:id="1232" w:author="David Bullen" w:date="2025-01-30T14:32:00Z"/>
      </w:sdtContent>
    </w:sdt>
    <w:customXmlDelRangeEnd w:id="1232"/>
    <w:customXmlInsRangeStart w:id="1233" w:author="David Bullen" w:date="2025-01-30T14:32:00Z"/>
    <w:sdt>
      <w:sdtPr>
        <w:rPr>
          <w:sz w:val="18"/>
          <w:szCs w:val="18"/>
        </w:rPr>
        <w:alias w:val="Title"/>
        <w:id w:val="175870954"/>
        <w:dataBinding w:prefixMappings="xmlns:ns0='http://purl.org/dc/elements/1.1/' xmlns:ns1='http://schemas.openxmlformats.org/package/2006/metadata/core-properties' " w:xpath="/ns1:coreProperties[1]/ns0:title[1]" w:storeItemID="{6C3C8BC8-F283-45AE-878A-BAB7291924A1}"/>
        <w:text/>
      </w:sdtPr>
      <w:sdtEndPr/>
      <w:sdtContent>
        <w:customXmlInsRangeEnd w:id="1233"/>
        <w:ins w:id="1234" w:author="David Bullen" w:date="2025-01-30T14:32:00Z" w16du:dateUtc="2025-01-30T01:32:00Z">
          <w:r w:rsidR="0058452B">
            <w:rPr>
              <w:sz w:val="18"/>
              <w:szCs w:val="18"/>
            </w:rPr>
            <w:t>SPD_Model_Formulation_v15.0</w:t>
          </w:r>
        </w:ins>
        <w:customXmlInsRangeStart w:id="1235" w:author="David Bullen" w:date="2025-01-30T14:32:00Z"/>
      </w:sdtContent>
    </w:sdt>
    <w:customXmlInsRangeEnd w:id="1235"/>
    <w:r w:rsidR="00D872AD" w:rsidRPr="006370AB">
      <w:rPr>
        <w:sz w:val="18"/>
        <w:szCs w:val="18"/>
      </w:rPr>
      <w:t xml:space="preserve">: </w:t>
    </w:r>
    <w:customXmlDelRangeStart w:id="1236" w:author="David Bullen" w:date="2025-01-30T14:32:00Z"/>
    <w:sdt>
      <w:sdtPr>
        <w:rPr>
          <w:sz w:val="18"/>
          <w:szCs w:val="18"/>
        </w:rPr>
        <w:alias w:val="Subject"/>
        <w:id w:val="780539194"/>
        <w:dataBinding w:prefixMappings="xmlns:ns0='http://purl.org/dc/elements/1.1/' xmlns:ns1='http://schemas.openxmlformats.org/package/2006/metadata/core-properties' " w:xpath="/ns1:coreProperties[1]/ns0:subject[1]" w:storeItemID="{6C3C8BC8-F283-45AE-878A-BAB7291924A1}"/>
        <w:text/>
      </w:sdtPr>
      <w:sdtEndPr/>
      <w:sdtContent>
        <w:customXmlDelRangeEnd w:id="1236"/>
        <w:del w:id="1237" w:author="David Bullen" w:date="2025-01-30T14:32:00Z" w16du:dateUtc="2025-01-30T01:32:00Z">
          <w:r w:rsidR="00D83ACD">
            <w:rPr>
              <w:sz w:val="18"/>
              <w:szCs w:val="18"/>
            </w:rPr>
            <w:delText>Model Formulation Version 14.0</w:delText>
          </w:r>
        </w:del>
        <w:customXmlDelRangeStart w:id="1238" w:author="David Bullen" w:date="2025-01-30T14:32:00Z"/>
      </w:sdtContent>
    </w:sdt>
    <w:customXmlDelRangeEnd w:id="1238"/>
    <w:customXmlInsRangeStart w:id="1239" w:author="David Bullen" w:date="2025-01-30T14:32:00Z"/>
    <w:sdt>
      <w:sdtPr>
        <w:rPr>
          <w:sz w:val="18"/>
          <w:szCs w:val="18"/>
        </w:rPr>
        <w:alias w:val="Subject"/>
        <w:id w:val="175870955"/>
        <w:dataBinding w:prefixMappings="xmlns:ns0='http://purl.org/dc/elements/1.1/' xmlns:ns1='http://schemas.openxmlformats.org/package/2006/metadata/core-properties' " w:xpath="/ns1:coreProperties[1]/ns0:subject[1]" w:storeItemID="{6C3C8BC8-F283-45AE-878A-BAB7291924A1}"/>
        <w:text/>
      </w:sdtPr>
      <w:sdtEndPr/>
      <w:sdtContent>
        <w:customXmlInsRangeEnd w:id="1239"/>
        <w:ins w:id="1240" w:author="David Bullen" w:date="2025-01-30T14:32:00Z" w16du:dateUtc="2025-01-30T01:32:00Z">
          <w:r w:rsidR="0058452B">
            <w:rPr>
              <w:sz w:val="18"/>
              <w:szCs w:val="18"/>
            </w:rPr>
            <w:t>Model Formulation Version 15.0</w:t>
          </w:r>
        </w:ins>
        <w:customXmlInsRangeStart w:id="1241" w:author="David Bullen" w:date="2025-01-30T14:32:00Z"/>
      </w:sdtContent>
    </w:sdt>
    <w:customXmlInsRangeEnd w:id="1241"/>
    <w:r w:rsidR="00D872AD" w:rsidRPr="00592157">
      <w:rPr>
        <w:sz w:val="18"/>
        <w:szCs w:val="18"/>
      </w:rPr>
      <w:tab/>
    </w:r>
    <w:r w:rsidR="00D872AD" w:rsidRPr="00592157">
      <w:rPr>
        <w:snapToGrid w:val="0"/>
        <w:sz w:val="18"/>
        <w:szCs w:val="18"/>
        <w:lang w:eastAsia="en-US"/>
      </w:rPr>
      <w:t xml:space="preserve">Page </w:t>
    </w:r>
    <w:r w:rsidR="00D872AD" w:rsidRPr="00592157">
      <w:rPr>
        <w:snapToGrid w:val="0"/>
        <w:sz w:val="18"/>
        <w:szCs w:val="18"/>
        <w:lang w:eastAsia="en-US"/>
      </w:rPr>
      <w:fldChar w:fldCharType="begin"/>
    </w:r>
    <w:r w:rsidR="00D872AD" w:rsidRPr="00592157">
      <w:rPr>
        <w:snapToGrid w:val="0"/>
        <w:sz w:val="18"/>
        <w:szCs w:val="18"/>
        <w:lang w:eastAsia="en-US"/>
      </w:rPr>
      <w:instrText xml:space="preserve"> PAGE </w:instrText>
    </w:r>
    <w:r w:rsidR="00D872AD" w:rsidRPr="00592157">
      <w:rPr>
        <w:snapToGrid w:val="0"/>
        <w:sz w:val="18"/>
        <w:szCs w:val="18"/>
        <w:lang w:eastAsia="en-US"/>
      </w:rPr>
      <w:fldChar w:fldCharType="separate"/>
    </w:r>
    <w:r w:rsidR="00D872AD">
      <w:rPr>
        <w:noProof/>
        <w:snapToGrid w:val="0"/>
        <w:sz w:val="18"/>
        <w:szCs w:val="18"/>
        <w:lang w:eastAsia="en-US"/>
      </w:rPr>
      <w:t>14</w:t>
    </w:r>
    <w:r w:rsidR="00D872AD" w:rsidRPr="00592157">
      <w:rPr>
        <w:snapToGrid w:val="0"/>
        <w:sz w:val="18"/>
        <w:szCs w:val="18"/>
        <w:lang w:eastAsia="en-US"/>
      </w:rPr>
      <w:fldChar w:fldCharType="end"/>
    </w:r>
    <w:r w:rsidR="00D872AD" w:rsidRPr="00592157">
      <w:rPr>
        <w:snapToGrid w:val="0"/>
        <w:sz w:val="18"/>
        <w:szCs w:val="18"/>
        <w:lang w:eastAsia="en-US"/>
      </w:rPr>
      <w:t xml:space="preserve"> of </w:t>
    </w:r>
    <w:r w:rsidR="00D872AD" w:rsidRPr="00592157">
      <w:rPr>
        <w:snapToGrid w:val="0"/>
        <w:sz w:val="18"/>
        <w:szCs w:val="18"/>
        <w:lang w:eastAsia="en-US"/>
      </w:rPr>
      <w:fldChar w:fldCharType="begin"/>
    </w:r>
    <w:r w:rsidR="00D872AD" w:rsidRPr="00592157">
      <w:rPr>
        <w:snapToGrid w:val="0"/>
        <w:sz w:val="18"/>
        <w:szCs w:val="18"/>
        <w:lang w:eastAsia="en-US"/>
      </w:rPr>
      <w:instrText xml:space="preserve"> NUMPAGES </w:instrText>
    </w:r>
    <w:r w:rsidR="00D872AD" w:rsidRPr="00592157">
      <w:rPr>
        <w:snapToGrid w:val="0"/>
        <w:sz w:val="18"/>
        <w:szCs w:val="18"/>
        <w:lang w:eastAsia="en-US"/>
      </w:rPr>
      <w:fldChar w:fldCharType="separate"/>
    </w:r>
    <w:r w:rsidR="00D872AD">
      <w:rPr>
        <w:noProof/>
        <w:snapToGrid w:val="0"/>
        <w:sz w:val="18"/>
        <w:szCs w:val="18"/>
        <w:lang w:eastAsia="en-US"/>
      </w:rPr>
      <w:t>43</w:t>
    </w:r>
    <w:r w:rsidR="00D872AD" w:rsidRPr="00592157">
      <w:rPr>
        <w:snapToGrid w:val="0"/>
        <w:sz w:val="18"/>
        <w:szCs w:val="18"/>
        <w:lang w:eastAsia="en-US"/>
      </w:rPr>
      <w:fldChar w:fldCharType="end"/>
    </w:r>
  </w:p>
  <w:p w14:paraId="5B64D45A" w14:textId="77777777" w:rsidR="00D872AD" w:rsidRDefault="00D872AD" w:rsidP="006B212D">
    <w:pPr>
      <w:pStyle w:val="Footer"/>
      <w:pBdr>
        <w:top w:val="single" w:sz="4" w:space="1" w:color="auto"/>
      </w:pBdr>
      <w:tabs>
        <w:tab w:val="clear" w:pos="4153"/>
        <w:tab w:val="clear" w:pos="8306"/>
        <w:tab w:val="right" w:pos="8760"/>
      </w:tabs>
      <w:rPr>
        <w:snapToGrid w:val="0"/>
        <w:sz w:val="18"/>
        <w:szCs w:val="18"/>
        <w:lang w:eastAsia="en-US"/>
      </w:rPr>
    </w:pPr>
  </w:p>
  <w:p w14:paraId="463372BC" w14:textId="77777777" w:rsidR="00D872AD" w:rsidRDefault="00D872AD" w:rsidP="0020536C">
    <w:pPr>
      <w:pStyle w:val="Footer"/>
      <w:pBdr>
        <w:top w:val="single" w:sz="4" w:space="1" w:color="auto"/>
      </w:pBdr>
      <w:tabs>
        <w:tab w:val="clear" w:pos="4153"/>
        <w:tab w:val="clear" w:pos="8306"/>
        <w:tab w:val="right" w:pos="8760"/>
      </w:tabs>
      <w:rPr>
        <w:snapToGrid w:val="0"/>
        <w:sz w:val="18"/>
        <w:szCs w:val="18"/>
        <w:lang w:eastAsia="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12CFE" w14:textId="77777777" w:rsidR="00BC542B" w:rsidRDefault="00BC54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F84BE7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95C1B2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168E13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BFEF62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DCADBE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BAC4A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3A4846"/>
    <w:lvl w:ilvl="0">
      <w:start w:val="1"/>
      <w:numFmt w:val="bullet"/>
      <w:pStyle w:val="ListBullet3"/>
      <w:lvlText w:val=""/>
      <w:lvlJc w:val="left"/>
      <w:pPr>
        <w:tabs>
          <w:tab w:val="num" w:pos="926"/>
        </w:tabs>
        <w:ind w:left="926" w:hanging="360"/>
      </w:pPr>
      <w:rPr>
        <w:rFonts w:ascii="Wingdings" w:hAnsi="Wingdings" w:hint="default"/>
      </w:rPr>
    </w:lvl>
  </w:abstractNum>
  <w:abstractNum w:abstractNumId="7" w15:restartNumberingAfterBreak="0">
    <w:nsid w:val="FFFFFF88"/>
    <w:multiLevelType w:val="singleLevel"/>
    <w:tmpl w:val="8CF4E494"/>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9F61E04"/>
    <w:lvl w:ilvl="0">
      <w:start w:val="1"/>
      <w:numFmt w:val="bullet"/>
      <w:pStyle w:val="ListBullet"/>
      <w:lvlText w:val=""/>
      <w:lvlJc w:val="left"/>
      <w:pPr>
        <w:tabs>
          <w:tab w:val="num" w:pos="600"/>
        </w:tabs>
        <w:ind w:left="600" w:hanging="360"/>
      </w:pPr>
      <w:rPr>
        <w:rFonts w:ascii="Wingdings" w:hAnsi="Wingdings" w:hint="default"/>
      </w:rPr>
    </w:lvl>
  </w:abstractNum>
  <w:abstractNum w:abstractNumId="9" w15:restartNumberingAfterBreak="0">
    <w:nsid w:val="04351771"/>
    <w:multiLevelType w:val="multilevel"/>
    <w:tmpl w:val="AFB07FE6"/>
    <w:styleLink w:val="Indent1"/>
    <w:lvl w:ilvl="0">
      <w:start w:val="1"/>
      <w:numFmt w:val="decimal"/>
      <w:lvlText w:val="%1."/>
      <w:lvlJc w:val="left"/>
      <w:pPr>
        <w:tabs>
          <w:tab w:val="num" w:pos="774"/>
        </w:tabs>
        <w:ind w:left="774" w:hanging="567"/>
      </w:pPr>
      <w:rPr>
        <w:rFonts w:hint="default"/>
        <w:sz w:val="24"/>
        <w:szCs w:val="24"/>
      </w:rPr>
    </w:lvl>
    <w:lvl w:ilvl="1">
      <w:start w:val="1"/>
      <w:numFmt w:val="lowerLetter"/>
      <w:lvlText w:val="%2."/>
      <w:lvlJc w:val="left"/>
      <w:pPr>
        <w:tabs>
          <w:tab w:val="num" w:pos="1341"/>
        </w:tabs>
        <w:ind w:left="1341" w:hanging="567"/>
      </w:pPr>
      <w:rPr>
        <w:rFonts w:hint="default"/>
      </w:rPr>
    </w:lvl>
    <w:lvl w:ilvl="2">
      <w:start w:val="1"/>
      <w:numFmt w:val="lowerRoman"/>
      <w:lvlText w:val="%3."/>
      <w:lvlJc w:val="right"/>
      <w:pPr>
        <w:tabs>
          <w:tab w:val="num" w:pos="1644"/>
        </w:tabs>
        <w:ind w:left="1644" w:hanging="226"/>
      </w:pPr>
      <w:rPr>
        <w:rFonts w:hint="default"/>
      </w:rPr>
    </w:lvl>
    <w:lvl w:ilvl="3">
      <w:start w:val="1"/>
      <w:numFmt w:val="decimal"/>
      <w:lvlText w:val="%4."/>
      <w:lvlJc w:val="left"/>
      <w:pPr>
        <w:tabs>
          <w:tab w:val="num" w:pos="2993"/>
        </w:tabs>
        <w:ind w:left="2993" w:hanging="360"/>
      </w:pPr>
      <w:rPr>
        <w:rFonts w:hint="default"/>
      </w:rPr>
    </w:lvl>
    <w:lvl w:ilvl="4">
      <w:start w:val="1"/>
      <w:numFmt w:val="lowerLetter"/>
      <w:lvlText w:val="%5."/>
      <w:lvlJc w:val="left"/>
      <w:pPr>
        <w:tabs>
          <w:tab w:val="num" w:pos="3713"/>
        </w:tabs>
        <w:ind w:left="3713" w:hanging="360"/>
      </w:pPr>
      <w:rPr>
        <w:rFonts w:hint="default"/>
      </w:rPr>
    </w:lvl>
    <w:lvl w:ilvl="5">
      <w:start w:val="1"/>
      <w:numFmt w:val="lowerRoman"/>
      <w:lvlText w:val="%6."/>
      <w:lvlJc w:val="right"/>
      <w:pPr>
        <w:tabs>
          <w:tab w:val="num" w:pos="4433"/>
        </w:tabs>
        <w:ind w:left="4433" w:hanging="180"/>
      </w:pPr>
      <w:rPr>
        <w:rFonts w:hint="default"/>
      </w:rPr>
    </w:lvl>
    <w:lvl w:ilvl="6">
      <w:start w:val="1"/>
      <w:numFmt w:val="decimal"/>
      <w:lvlText w:val="%7."/>
      <w:lvlJc w:val="left"/>
      <w:pPr>
        <w:tabs>
          <w:tab w:val="num" w:pos="5153"/>
        </w:tabs>
        <w:ind w:left="5153" w:hanging="360"/>
      </w:pPr>
      <w:rPr>
        <w:rFonts w:hint="default"/>
      </w:rPr>
    </w:lvl>
    <w:lvl w:ilvl="7">
      <w:start w:val="1"/>
      <w:numFmt w:val="lowerLetter"/>
      <w:lvlText w:val="%8."/>
      <w:lvlJc w:val="left"/>
      <w:pPr>
        <w:tabs>
          <w:tab w:val="num" w:pos="5873"/>
        </w:tabs>
        <w:ind w:left="5873" w:hanging="360"/>
      </w:pPr>
      <w:rPr>
        <w:rFonts w:hint="default"/>
      </w:rPr>
    </w:lvl>
    <w:lvl w:ilvl="8">
      <w:start w:val="1"/>
      <w:numFmt w:val="lowerRoman"/>
      <w:lvlText w:val="%9."/>
      <w:lvlJc w:val="right"/>
      <w:pPr>
        <w:tabs>
          <w:tab w:val="num" w:pos="6593"/>
        </w:tabs>
        <w:ind w:left="6593" w:hanging="180"/>
      </w:pPr>
      <w:rPr>
        <w:rFonts w:hint="default"/>
      </w:rPr>
    </w:lvl>
  </w:abstractNum>
  <w:abstractNum w:abstractNumId="10" w15:restartNumberingAfterBreak="0">
    <w:nsid w:val="0FF85B1E"/>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1082394"/>
    <w:multiLevelType w:val="hybridMultilevel"/>
    <w:tmpl w:val="3698D4F0"/>
    <w:lvl w:ilvl="0" w:tplc="9E3E4B18">
      <w:start w:val="1"/>
      <w:numFmt w:val="bullet"/>
      <w:lvlText w:val=" "/>
      <w:lvlJc w:val="left"/>
      <w:pPr>
        <w:ind w:left="1571" w:hanging="360"/>
      </w:pPr>
      <w:rPr>
        <w:rFonts w:ascii="Cambria Math" w:hAnsi="Cambria Math"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2" w15:restartNumberingAfterBreak="0">
    <w:nsid w:val="15482596"/>
    <w:multiLevelType w:val="multilevel"/>
    <w:tmpl w:val="717C3E6E"/>
    <w:lvl w:ilvl="0">
      <w:start w:val="1"/>
      <w:numFmt w:val="decimal"/>
      <w:pStyle w:val="Heading1"/>
      <w:lvlText w:val="%1"/>
      <w:lvlJc w:val="left"/>
      <w:pPr>
        <w:tabs>
          <w:tab w:val="num" w:pos="720"/>
        </w:tabs>
        <w:ind w:left="360" w:hanging="360"/>
      </w:pPr>
      <w:rPr>
        <w:rFonts w:hint="default"/>
      </w:rPr>
    </w:lvl>
    <w:lvl w:ilvl="1">
      <w:start w:val="1"/>
      <w:numFmt w:val="decimal"/>
      <w:pStyle w:val="Heading2"/>
      <w:lvlText w:val="%1.%2"/>
      <w:lvlJc w:val="left"/>
      <w:pPr>
        <w:tabs>
          <w:tab w:val="num" w:pos="1440"/>
        </w:tabs>
        <w:ind w:left="792" w:hanging="432"/>
      </w:pPr>
      <w:rPr>
        <w:rFonts w:hint="default"/>
      </w:rPr>
    </w:lvl>
    <w:lvl w:ilvl="2">
      <w:start w:val="1"/>
      <w:numFmt w:val="decimal"/>
      <w:pStyle w:val="Heading3"/>
      <w:lvlText w:val="%1.%2.%3"/>
      <w:lvlJc w:val="left"/>
      <w:pPr>
        <w:tabs>
          <w:tab w:val="num" w:pos="1440"/>
        </w:tabs>
        <w:ind w:left="504" w:hanging="504"/>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5"/>
      <w:lvlText w:val="%1.%2.%3.%4."/>
      <w:lvlJc w:val="left"/>
      <w:pPr>
        <w:tabs>
          <w:tab w:val="num" w:pos="2880"/>
        </w:tabs>
        <w:ind w:left="1728" w:hanging="648"/>
      </w:pPr>
      <w:rPr>
        <w:rFonts w:asciiTheme="majorHAnsi" w:hAnsiTheme="majorHAnsi" w:cstheme="majorHAnsi" w:hint="default"/>
        <w:i w:val="0"/>
        <w:iCs/>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15:restartNumberingAfterBreak="0">
    <w:nsid w:val="183B3B45"/>
    <w:multiLevelType w:val="hybridMultilevel"/>
    <w:tmpl w:val="145A3CE4"/>
    <w:lvl w:ilvl="0" w:tplc="29D66536">
      <w:start w:val="1"/>
      <w:numFmt w:val="decimal"/>
      <w:pStyle w:val="Appendix"/>
      <w:lvlText w:val="Appendix %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1C5E7A4B"/>
    <w:multiLevelType w:val="hybridMultilevel"/>
    <w:tmpl w:val="727EC78E"/>
    <w:lvl w:ilvl="0" w:tplc="FFFFFFFF">
      <w:start w:val="1"/>
      <w:numFmt w:val="lowerRoman"/>
      <w:lvlText w:val="%1)"/>
      <w:lvlJc w:val="left"/>
      <w:pPr>
        <w:ind w:left="1996" w:hanging="720"/>
      </w:pPr>
      <w:rPr>
        <w:rFonts w:hint="default"/>
      </w:rPr>
    </w:lvl>
    <w:lvl w:ilvl="1" w:tplc="FFFFFFFF" w:tentative="1">
      <w:start w:val="1"/>
      <w:numFmt w:val="lowerLetter"/>
      <w:lvlText w:val="%2."/>
      <w:lvlJc w:val="left"/>
      <w:pPr>
        <w:ind w:left="2356" w:hanging="360"/>
      </w:pPr>
    </w:lvl>
    <w:lvl w:ilvl="2" w:tplc="FFFFFFFF" w:tentative="1">
      <w:start w:val="1"/>
      <w:numFmt w:val="lowerRoman"/>
      <w:lvlText w:val="%3."/>
      <w:lvlJc w:val="right"/>
      <w:pPr>
        <w:ind w:left="3076" w:hanging="180"/>
      </w:pPr>
    </w:lvl>
    <w:lvl w:ilvl="3" w:tplc="FFFFFFFF" w:tentative="1">
      <w:start w:val="1"/>
      <w:numFmt w:val="decimal"/>
      <w:lvlText w:val="%4."/>
      <w:lvlJc w:val="left"/>
      <w:pPr>
        <w:ind w:left="3796" w:hanging="360"/>
      </w:pPr>
    </w:lvl>
    <w:lvl w:ilvl="4" w:tplc="FFFFFFFF" w:tentative="1">
      <w:start w:val="1"/>
      <w:numFmt w:val="lowerLetter"/>
      <w:lvlText w:val="%5."/>
      <w:lvlJc w:val="left"/>
      <w:pPr>
        <w:ind w:left="4516" w:hanging="360"/>
      </w:pPr>
    </w:lvl>
    <w:lvl w:ilvl="5" w:tplc="FFFFFFFF" w:tentative="1">
      <w:start w:val="1"/>
      <w:numFmt w:val="lowerRoman"/>
      <w:lvlText w:val="%6."/>
      <w:lvlJc w:val="right"/>
      <w:pPr>
        <w:ind w:left="5236" w:hanging="180"/>
      </w:pPr>
    </w:lvl>
    <w:lvl w:ilvl="6" w:tplc="FFFFFFFF" w:tentative="1">
      <w:start w:val="1"/>
      <w:numFmt w:val="decimal"/>
      <w:lvlText w:val="%7."/>
      <w:lvlJc w:val="left"/>
      <w:pPr>
        <w:ind w:left="5956" w:hanging="360"/>
      </w:pPr>
    </w:lvl>
    <w:lvl w:ilvl="7" w:tplc="FFFFFFFF" w:tentative="1">
      <w:start w:val="1"/>
      <w:numFmt w:val="lowerLetter"/>
      <w:lvlText w:val="%8."/>
      <w:lvlJc w:val="left"/>
      <w:pPr>
        <w:ind w:left="6676" w:hanging="360"/>
      </w:pPr>
    </w:lvl>
    <w:lvl w:ilvl="8" w:tplc="FFFFFFFF" w:tentative="1">
      <w:start w:val="1"/>
      <w:numFmt w:val="lowerRoman"/>
      <w:lvlText w:val="%9."/>
      <w:lvlJc w:val="right"/>
      <w:pPr>
        <w:ind w:left="7396" w:hanging="180"/>
      </w:pPr>
    </w:lvl>
  </w:abstractNum>
  <w:abstractNum w:abstractNumId="15" w15:restartNumberingAfterBreak="0">
    <w:nsid w:val="1ECD66C0"/>
    <w:multiLevelType w:val="hybridMultilevel"/>
    <w:tmpl w:val="845AEAF0"/>
    <w:lvl w:ilvl="0" w:tplc="14090017">
      <w:start w:val="1"/>
      <w:numFmt w:val="lowerLetter"/>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6" w15:restartNumberingAfterBreak="0">
    <w:nsid w:val="26AD6CDD"/>
    <w:multiLevelType w:val="hybridMultilevel"/>
    <w:tmpl w:val="44D051A4"/>
    <w:lvl w:ilvl="0" w:tplc="9E3E4B18">
      <w:start w:val="1"/>
      <w:numFmt w:val="bullet"/>
      <w:pStyle w:val="eqn-bullet"/>
      <w:lvlText w:val=" "/>
      <w:lvlJc w:val="left"/>
      <w:pPr>
        <w:ind w:left="1571" w:hanging="360"/>
      </w:pPr>
      <w:rPr>
        <w:rFonts w:ascii="Cambria Math" w:hAnsi="Cambria Math"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7" w15:restartNumberingAfterBreak="0">
    <w:nsid w:val="27046C50"/>
    <w:multiLevelType w:val="hybridMultilevel"/>
    <w:tmpl w:val="D9727626"/>
    <w:lvl w:ilvl="0" w:tplc="A2984DBE">
      <w:start w:val="1"/>
      <w:numFmt w:val="lowerRoman"/>
      <w:lvlText w:val="%1)"/>
      <w:lvlJc w:val="left"/>
      <w:pPr>
        <w:ind w:left="1996" w:hanging="720"/>
      </w:pPr>
      <w:rPr>
        <w:rFonts w:hint="default"/>
      </w:rPr>
    </w:lvl>
    <w:lvl w:ilvl="1" w:tplc="14090019" w:tentative="1">
      <w:start w:val="1"/>
      <w:numFmt w:val="lowerLetter"/>
      <w:lvlText w:val="%2."/>
      <w:lvlJc w:val="left"/>
      <w:pPr>
        <w:ind w:left="2356" w:hanging="360"/>
      </w:pPr>
    </w:lvl>
    <w:lvl w:ilvl="2" w:tplc="1409001B" w:tentative="1">
      <w:start w:val="1"/>
      <w:numFmt w:val="lowerRoman"/>
      <w:lvlText w:val="%3."/>
      <w:lvlJc w:val="right"/>
      <w:pPr>
        <w:ind w:left="3076" w:hanging="180"/>
      </w:pPr>
    </w:lvl>
    <w:lvl w:ilvl="3" w:tplc="1409000F" w:tentative="1">
      <w:start w:val="1"/>
      <w:numFmt w:val="decimal"/>
      <w:lvlText w:val="%4."/>
      <w:lvlJc w:val="left"/>
      <w:pPr>
        <w:ind w:left="3796" w:hanging="360"/>
      </w:pPr>
    </w:lvl>
    <w:lvl w:ilvl="4" w:tplc="14090019" w:tentative="1">
      <w:start w:val="1"/>
      <w:numFmt w:val="lowerLetter"/>
      <w:lvlText w:val="%5."/>
      <w:lvlJc w:val="left"/>
      <w:pPr>
        <w:ind w:left="4516" w:hanging="360"/>
      </w:pPr>
    </w:lvl>
    <w:lvl w:ilvl="5" w:tplc="1409001B" w:tentative="1">
      <w:start w:val="1"/>
      <w:numFmt w:val="lowerRoman"/>
      <w:lvlText w:val="%6."/>
      <w:lvlJc w:val="right"/>
      <w:pPr>
        <w:ind w:left="5236" w:hanging="180"/>
      </w:pPr>
    </w:lvl>
    <w:lvl w:ilvl="6" w:tplc="1409000F" w:tentative="1">
      <w:start w:val="1"/>
      <w:numFmt w:val="decimal"/>
      <w:lvlText w:val="%7."/>
      <w:lvlJc w:val="left"/>
      <w:pPr>
        <w:ind w:left="5956" w:hanging="360"/>
      </w:pPr>
    </w:lvl>
    <w:lvl w:ilvl="7" w:tplc="14090019" w:tentative="1">
      <w:start w:val="1"/>
      <w:numFmt w:val="lowerLetter"/>
      <w:lvlText w:val="%8."/>
      <w:lvlJc w:val="left"/>
      <w:pPr>
        <w:ind w:left="6676" w:hanging="360"/>
      </w:pPr>
    </w:lvl>
    <w:lvl w:ilvl="8" w:tplc="1409001B" w:tentative="1">
      <w:start w:val="1"/>
      <w:numFmt w:val="lowerRoman"/>
      <w:lvlText w:val="%9."/>
      <w:lvlJc w:val="right"/>
      <w:pPr>
        <w:ind w:left="7396" w:hanging="180"/>
      </w:pPr>
    </w:lvl>
  </w:abstractNum>
  <w:abstractNum w:abstractNumId="18" w15:restartNumberingAfterBreak="0">
    <w:nsid w:val="37283AAF"/>
    <w:multiLevelType w:val="hybridMultilevel"/>
    <w:tmpl w:val="75CA4716"/>
    <w:lvl w:ilvl="0" w:tplc="14090017">
      <w:start w:val="1"/>
      <w:numFmt w:val="lowerLetter"/>
      <w:lvlText w:val="%1)"/>
      <w:lvlJc w:val="left"/>
      <w:pPr>
        <w:ind w:left="1559" w:hanging="360"/>
      </w:pPr>
    </w:lvl>
    <w:lvl w:ilvl="1" w:tplc="14090019" w:tentative="1">
      <w:start w:val="1"/>
      <w:numFmt w:val="lowerLetter"/>
      <w:lvlText w:val="%2."/>
      <w:lvlJc w:val="left"/>
      <w:pPr>
        <w:ind w:left="2279" w:hanging="360"/>
      </w:pPr>
    </w:lvl>
    <w:lvl w:ilvl="2" w:tplc="1409001B" w:tentative="1">
      <w:start w:val="1"/>
      <w:numFmt w:val="lowerRoman"/>
      <w:lvlText w:val="%3."/>
      <w:lvlJc w:val="right"/>
      <w:pPr>
        <w:ind w:left="2999" w:hanging="180"/>
      </w:pPr>
    </w:lvl>
    <w:lvl w:ilvl="3" w:tplc="1409000F" w:tentative="1">
      <w:start w:val="1"/>
      <w:numFmt w:val="decimal"/>
      <w:lvlText w:val="%4."/>
      <w:lvlJc w:val="left"/>
      <w:pPr>
        <w:ind w:left="3719" w:hanging="360"/>
      </w:pPr>
    </w:lvl>
    <w:lvl w:ilvl="4" w:tplc="14090019" w:tentative="1">
      <w:start w:val="1"/>
      <w:numFmt w:val="lowerLetter"/>
      <w:lvlText w:val="%5."/>
      <w:lvlJc w:val="left"/>
      <w:pPr>
        <w:ind w:left="4439" w:hanging="360"/>
      </w:pPr>
    </w:lvl>
    <w:lvl w:ilvl="5" w:tplc="1409001B" w:tentative="1">
      <w:start w:val="1"/>
      <w:numFmt w:val="lowerRoman"/>
      <w:lvlText w:val="%6."/>
      <w:lvlJc w:val="right"/>
      <w:pPr>
        <w:ind w:left="5159" w:hanging="180"/>
      </w:pPr>
    </w:lvl>
    <w:lvl w:ilvl="6" w:tplc="1409000F" w:tentative="1">
      <w:start w:val="1"/>
      <w:numFmt w:val="decimal"/>
      <w:lvlText w:val="%7."/>
      <w:lvlJc w:val="left"/>
      <w:pPr>
        <w:ind w:left="5879" w:hanging="360"/>
      </w:pPr>
    </w:lvl>
    <w:lvl w:ilvl="7" w:tplc="14090019" w:tentative="1">
      <w:start w:val="1"/>
      <w:numFmt w:val="lowerLetter"/>
      <w:lvlText w:val="%8."/>
      <w:lvlJc w:val="left"/>
      <w:pPr>
        <w:ind w:left="6599" w:hanging="360"/>
      </w:pPr>
    </w:lvl>
    <w:lvl w:ilvl="8" w:tplc="1409001B" w:tentative="1">
      <w:start w:val="1"/>
      <w:numFmt w:val="lowerRoman"/>
      <w:lvlText w:val="%9."/>
      <w:lvlJc w:val="right"/>
      <w:pPr>
        <w:ind w:left="7319" w:hanging="180"/>
      </w:pPr>
    </w:lvl>
  </w:abstractNum>
  <w:abstractNum w:abstractNumId="19" w15:restartNumberingAfterBreak="0">
    <w:nsid w:val="3C0D6D7F"/>
    <w:multiLevelType w:val="hybridMultilevel"/>
    <w:tmpl w:val="7026ECBE"/>
    <w:lvl w:ilvl="0" w:tplc="7F18574C">
      <w:start w:val="1"/>
      <w:numFmt w:val="decimal"/>
      <w:pStyle w:val="noindent"/>
      <w:lvlText w:val="%1)"/>
      <w:lvlJc w:val="left"/>
      <w:pPr>
        <w:ind w:left="720" w:hanging="360"/>
      </w:pPr>
      <w:rPr>
        <w:rFonts w:hint="default"/>
      </w:rPr>
    </w:lvl>
    <w:lvl w:ilvl="1" w:tplc="14090003" w:tentative="1">
      <w:start w:val="1"/>
      <w:numFmt w:val="lowerLetter"/>
      <w:lvlText w:val="%2."/>
      <w:lvlJc w:val="left"/>
      <w:pPr>
        <w:ind w:left="1440" w:hanging="360"/>
      </w:pPr>
    </w:lvl>
    <w:lvl w:ilvl="2" w:tplc="14090005" w:tentative="1">
      <w:start w:val="1"/>
      <w:numFmt w:val="lowerRoman"/>
      <w:lvlText w:val="%3."/>
      <w:lvlJc w:val="right"/>
      <w:pPr>
        <w:ind w:left="2160" w:hanging="180"/>
      </w:pPr>
    </w:lvl>
    <w:lvl w:ilvl="3" w:tplc="14090001" w:tentative="1">
      <w:start w:val="1"/>
      <w:numFmt w:val="decimal"/>
      <w:lvlText w:val="%4."/>
      <w:lvlJc w:val="left"/>
      <w:pPr>
        <w:ind w:left="2880" w:hanging="360"/>
      </w:pPr>
    </w:lvl>
    <w:lvl w:ilvl="4" w:tplc="14090003" w:tentative="1">
      <w:start w:val="1"/>
      <w:numFmt w:val="lowerLetter"/>
      <w:lvlText w:val="%5."/>
      <w:lvlJc w:val="left"/>
      <w:pPr>
        <w:ind w:left="3600" w:hanging="360"/>
      </w:pPr>
    </w:lvl>
    <w:lvl w:ilvl="5" w:tplc="14090005" w:tentative="1">
      <w:start w:val="1"/>
      <w:numFmt w:val="lowerRoman"/>
      <w:lvlText w:val="%6."/>
      <w:lvlJc w:val="right"/>
      <w:pPr>
        <w:ind w:left="4320" w:hanging="180"/>
      </w:pPr>
    </w:lvl>
    <w:lvl w:ilvl="6" w:tplc="14090001" w:tentative="1">
      <w:start w:val="1"/>
      <w:numFmt w:val="decimal"/>
      <w:lvlText w:val="%7."/>
      <w:lvlJc w:val="left"/>
      <w:pPr>
        <w:ind w:left="5040" w:hanging="360"/>
      </w:pPr>
    </w:lvl>
    <w:lvl w:ilvl="7" w:tplc="14090003" w:tentative="1">
      <w:start w:val="1"/>
      <w:numFmt w:val="lowerLetter"/>
      <w:lvlText w:val="%8."/>
      <w:lvlJc w:val="left"/>
      <w:pPr>
        <w:ind w:left="5760" w:hanging="360"/>
      </w:pPr>
    </w:lvl>
    <w:lvl w:ilvl="8" w:tplc="14090005" w:tentative="1">
      <w:start w:val="1"/>
      <w:numFmt w:val="lowerRoman"/>
      <w:lvlText w:val="%9."/>
      <w:lvlJc w:val="right"/>
      <w:pPr>
        <w:ind w:left="6480" w:hanging="180"/>
      </w:pPr>
    </w:lvl>
  </w:abstractNum>
  <w:abstractNum w:abstractNumId="20" w15:restartNumberingAfterBreak="0">
    <w:nsid w:val="49337228"/>
    <w:multiLevelType w:val="hybridMultilevel"/>
    <w:tmpl w:val="8FF887A4"/>
    <w:lvl w:ilvl="0" w:tplc="08090003">
      <w:start w:val="1"/>
      <w:numFmt w:val="lowerLetter"/>
      <w:pStyle w:val="List"/>
      <w:lvlText w:val="%1)"/>
      <w:lvlJc w:val="left"/>
      <w:pPr>
        <w:tabs>
          <w:tab w:val="num" w:pos="1200"/>
        </w:tabs>
        <w:ind w:left="120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1" w15:restartNumberingAfterBreak="0">
    <w:nsid w:val="4AE622A1"/>
    <w:multiLevelType w:val="hybridMultilevel"/>
    <w:tmpl w:val="BC74348E"/>
    <w:lvl w:ilvl="0" w:tplc="FFFFFFFF">
      <w:start w:val="1"/>
      <w:numFmt w:val="lowerLetter"/>
      <w:lvlText w:val="%1)"/>
      <w:lvlJc w:val="left"/>
      <w:pPr>
        <w:ind w:left="1559" w:hanging="360"/>
      </w:pPr>
    </w:lvl>
    <w:lvl w:ilvl="1" w:tplc="A2984DBE">
      <w:start w:val="1"/>
      <w:numFmt w:val="lowerRoman"/>
      <w:lvlText w:val="%2)"/>
      <w:lvlJc w:val="left"/>
      <w:pPr>
        <w:ind w:left="1636" w:hanging="360"/>
      </w:pPr>
      <w:rPr>
        <w:rFonts w:hint="default"/>
      </w:rPr>
    </w:lvl>
    <w:lvl w:ilvl="2" w:tplc="FFFFFFFF">
      <w:start w:val="1"/>
      <w:numFmt w:val="lowerRoman"/>
      <w:lvlText w:val="%3."/>
      <w:lvlJc w:val="right"/>
      <w:pPr>
        <w:ind w:left="2999" w:hanging="180"/>
      </w:pPr>
    </w:lvl>
    <w:lvl w:ilvl="3" w:tplc="FFFFFFFF" w:tentative="1">
      <w:start w:val="1"/>
      <w:numFmt w:val="decimal"/>
      <w:lvlText w:val="%4."/>
      <w:lvlJc w:val="left"/>
      <w:pPr>
        <w:ind w:left="3719" w:hanging="360"/>
      </w:pPr>
    </w:lvl>
    <w:lvl w:ilvl="4" w:tplc="FFFFFFFF" w:tentative="1">
      <w:start w:val="1"/>
      <w:numFmt w:val="lowerLetter"/>
      <w:lvlText w:val="%5."/>
      <w:lvlJc w:val="left"/>
      <w:pPr>
        <w:ind w:left="4439" w:hanging="360"/>
      </w:pPr>
    </w:lvl>
    <w:lvl w:ilvl="5" w:tplc="FFFFFFFF" w:tentative="1">
      <w:start w:val="1"/>
      <w:numFmt w:val="lowerRoman"/>
      <w:lvlText w:val="%6."/>
      <w:lvlJc w:val="right"/>
      <w:pPr>
        <w:ind w:left="5159" w:hanging="180"/>
      </w:pPr>
    </w:lvl>
    <w:lvl w:ilvl="6" w:tplc="FFFFFFFF" w:tentative="1">
      <w:start w:val="1"/>
      <w:numFmt w:val="decimal"/>
      <w:lvlText w:val="%7."/>
      <w:lvlJc w:val="left"/>
      <w:pPr>
        <w:ind w:left="5879" w:hanging="360"/>
      </w:pPr>
    </w:lvl>
    <w:lvl w:ilvl="7" w:tplc="FFFFFFFF" w:tentative="1">
      <w:start w:val="1"/>
      <w:numFmt w:val="lowerLetter"/>
      <w:lvlText w:val="%8."/>
      <w:lvlJc w:val="left"/>
      <w:pPr>
        <w:ind w:left="6599" w:hanging="360"/>
      </w:pPr>
    </w:lvl>
    <w:lvl w:ilvl="8" w:tplc="FFFFFFFF" w:tentative="1">
      <w:start w:val="1"/>
      <w:numFmt w:val="lowerRoman"/>
      <w:lvlText w:val="%9."/>
      <w:lvlJc w:val="right"/>
      <w:pPr>
        <w:ind w:left="7319" w:hanging="180"/>
      </w:pPr>
    </w:lvl>
  </w:abstractNum>
  <w:abstractNum w:abstractNumId="22" w15:restartNumberingAfterBreak="0">
    <w:nsid w:val="4E0E278C"/>
    <w:multiLevelType w:val="multilevel"/>
    <w:tmpl w:val="4CB407A4"/>
    <w:lvl w:ilvl="0">
      <w:start w:val="1"/>
      <w:numFmt w:val="decimal"/>
      <w:pStyle w:val="NumberedNormal"/>
      <w:lvlText w:val="%1."/>
      <w:lvlJc w:val="left"/>
      <w:pPr>
        <w:tabs>
          <w:tab w:val="num" w:pos="737"/>
        </w:tabs>
        <w:ind w:left="737" w:hanging="737"/>
      </w:pPr>
      <w:rPr>
        <w:rFonts w:ascii="Arial" w:hAnsi="Arial" w:hint="default"/>
        <w:b w:val="0"/>
        <w:i w:val="0"/>
      </w:rPr>
    </w:lvl>
    <w:lvl w:ilvl="1">
      <w:start w:val="1"/>
      <w:numFmt w:val="lowerLetter"/>
      <w:lvlText w:val="%2."/>
      <w:lvlJc w:val="left"/>
      <w:pPr>
        <w:tabs>
          <w:tab w:val="num" w:pos="1474"/>
        </w:tabs>
        <w:ind w:left="1474" w:hanging="737"/>
      </w:pPr>
      <w:rPr>
        <w:rFonts w:ascii="Arial" w:hAnsi="Arial" w:hint="default"/>
        <w:b w:val="0"/>
        <w:i w:val="0"/>
      </w:rPr>
    </w:lvl>
    <w:lvl w:ilvl="2">
      <w:start w:val="1"/>
      <w:numFmt w:val="lowerRoman"/>
      <w:lvlText w:val="%3."/>
      <w:lvlJc w:val="left"/>
      <w:pPr>
        <w:tabs>
          <w:tab w:val="num" w:pos="2211"/>
        </w:tabs>
        <w:ind w:left="2211" w:hanging="737"/>
      </w:pPr>
      <w:rPr>
        <w:rFonts w:hint="default"/>
      </w:rPr>
    </w:lvl>
    <w:lvl w:ilvl="3">
      <w:start w:val="1"/>
      <w:numFmt w:val="decimal"/>
      <w:lvlText w:val="%4."/>
      <w:lvlJc w:val="left"/>
      <w:pPr>
        <w:tabs>
          <w:tab w:val="num" w:pos="2948"/>
        </w:tabs>
        <w:ind w:left="2948" w:hanging="737"/>
      </w:pPr>
      <w:rPr>
        <w:rFonts w:hint="default"/>
      </w:rPr>
    </w:lvl>
    <w:lvl w:ilvl="4">
      <w:start w:val="1"/>
      <w:numFmt w:val="decimal"/>
      <w:lvlText w:val="%1.%2.%3.%4.%5"/>
      <w:lvlJc w:val="left"/>
      <w:pPr>
        <w:tabs>
          <w:tab w:val="num" w:pos="6290"/>
        </w:tabs>
        <w:ind w:left="6290" w:hanging="1080"/>
      </w:pPr>
      <w:rPr>
        <w:rFonts w:hint="default"/>
      </w:rPr>
    </w:lvl>
    <w:lvl w:ilvl="5">
      <w:start w:val="1"/>
      <w:numFmt w:val="decimal"/>
      <w:lvlText w:val="%1.%2.%3.%4.%5.%6"/>
      <w:lvlJc w:val="left"/>
      <w:pPr>
        <w:tabs>
          <w:tab w:val="num" w:pos="7730"/>
        </w:tabs>
        <w:ind w:left="7730" w:hanging="1440"/>
      </w:pPr>
      <w:rPr>
        <w:rFonts w:hint="default"/>
      </w:rPr>
    </w:lvl>
    <w:lvl w:ilvl="6">
      <w:start w:val="1"/>
      <w:numFmt w:val="decimal"/>
      <w:lvlText w:val="%1.%2.%3.%4.%5.%6.%7"/>
      <w:lvlJc w:val="left"/>
      <w:pPr>
        <w:tabs>
          <w:tab w:val="num" w:pos="8810"/>
        </w:tabs>
        <w:ind w:left="8810" w:hanging="1440"/>
      </w:pPr>
      <w:rPr>
        <w:rFonts w:hint="default"/>
      </w:rPr>
    </w:lvl>
    <w:lvl w:ilvl="7">
      <w:start w:val="1"/>
      <w:numFmt w:val="decimal"/>
      <w:lvlText w:val="%1.%2.%3.%4.%5.%6.%7.%8"/>
      <w:lvlJc w:val="left"/>
      <w:pPr>
        <w:tabs>
          <w:tab w:val="num" w:pos="10250"/>
        </w:tabs>
        <w:ind w:left="10250" w:hanging="1800"/>
      </w:pPr>
      <w:rPr>
        <w:rFonts w:hint="default"/>
      </w:rPr>
    </w:lvl>
    <w:lvl w:ilvl="8">
      <w:start w:val="1"/>
      <w:numFmt w:val="decimal"/>
      <w:lvlText w:val="%1.%2.%3.%4.%5.%6.%7.%8.%9"/>
      <w:lvlJc w:val="left"/>
      <w:pPr>
        <w:tabs>
          <w:tab w:val="num" w:pos="11330"/>
        </w:tabs>
        <w:ind w:left="11330" w:hanging="1800"/>
      </w:pPr>
      <w:rPr>
        <w:rFonts w:hint="default"/>
      </w:rPr>
    </w:lvl>
  </w:abstractNum>
  <w:abstractNum w:abstractNumId="23" w15:restartNumberingAfterBreak="0">
    <w:nsid w:val="54120011"/>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54C66579"/>
    <w:multiLevelType w:val="hybridMultilevel"/>
    <w:tmpl w:val="727EC78E"/>
    <w:lvl w:ilvl="0" w:tplc="41F25D0E">
      <w:start w:val="1"/>
      <w:numFmt w:val="lowerRoman"/>
      <w:lvlText w:val="%1)"/>
      <w:lvlJc w:val="left"/>
      <w:pPr>
        <w:ind w:left="1996" w:hanging="720"/>
      </w:pPr>
      <w:rPr>
        <w:rFonts w:hint="default"/>
      </w:rPr>
    </w:lvl>
    <w:lvl w:ilvl="1" w:tplc="14090019" w:tentative="1">
      <w:start w:val="1"/>
      <w:numFmt w:val="lowerLetter"/>
      <w:lvlText w:val="%2."/>
      <w:lvlJc w:val="left"/>
      <w:pPr>
        <w:ind w:left="2356" w:hanging="360"/>
      </w:pPr>
    </w:lvl>
    <w:lvl w:ilvl="2" w:tplc="1409001B" w:tentative="1">
      <w:start w:val="1"/>
      <w:numFmt w:val="lowerRoman"/>
      <w:lvlText w:val="%3."/>
      <w:lvlJc w:val="right"/>
      <w:pPr>
        <w:ind w:left="3076" w:hanging="180"/>
      </w:pPr>
    </w:lvl>
    <w:lvl w:ilvl="3" w:tplc="1409000F" w:tentative="1">
      <w:start w:val="1"/>
      <w:numFmt w:val="decimal"/>
      <w:lvlText w:val="%4."/>
      <w:lvlJc w:val="left"/>
      <w:pPr>
        <w:ind w:left="3796" w:hanging="360"/>
      </w:pPr>
    </w:lvl>
    <w:lvl w:ilvl="4" w:tplc="14090019" w:tentative="1">
      <w:start w:val="1"/>
      <w:numFmt w:val="lowerLetter"/>
      <w:lvlText w:val="%5."/>
      <w:lvlJc w:val="left"/>
      <w:pPr>
        <w:ind w:left="4516" w:hanging="360"/>
      </w:pPr>
    </w:lvl>
    <w:lvl w:ilvl="5" w:tplc="1409001B" w:tentative="1">
      <w:start w:val="1"/>
      <w:numFmt w:val="lowerRoman"/>
      <w:lvlText w:val="%6."/>
      <w:lvlJc w:val="right"/>
      <w:pPr>
        <w:ind w:left="5236" w:hanging="180"/>
      </w:pPr>
    </w:lvl>
    <w:lvl w:ilvl="6" w:tplc="1409000F" w:tentative="1">
      <w:start w:val="1"/>
      <w:numFmt w:val="decimal"/>
      <w:lvlText w:val="%7."/>
      <w:lvlJc w:val="left"/>
      <w:pPr>
        <w:ind w:left="5956" w:hanging="360"/>
      </w:pPr>
    </w:lvl>
    <w:lvl w:ilvl="7" w:tplc="14090019" w:tentative="1">
      <w:start w:val="1"/>
      <w:numFmt w:val="lowerLetter"/>
      <w:lvlText w:val="%8."/>
      <w:lvlJc w:val="left"/>
      <w:pPr>
        <w:ind w:left="6676" w:hanging="360"/>
      </w:pPr>
    </w:lvl>
    <w:lvl w:ilvl="8" w:tplc="1409001B" w:tentative="1">
      <w:start w:val="1"/>
      <w:numFmt w:val="lowerRoman"/>
      <w:lvlText w:val="%9."/>
      <w:lvlJc w:val="right"/>
      <w:pPr>
        <w:ind w:left="7396" w:hanging="180"/>
      </w:pPr>
    </w:lvl>
  </w:abstractNum>
  <w:abstractNum w:abstractNumId="25" w15:restartNumberingAfterBreak="0">
    <w:nsid w:val="5F4818AE"/>
    <w:multiLevelType w:val="singleLevel"/>
    <w:tmpl w:val="837CB7A6"/>
    <w:lvl w:ilvl="0">
      <w:start w:val="1"/>
      <w:numFmt w:val="bullet"/>
      <w:pStyle w:val="BulletText1"/>
      <w:lvlText w:val=""/>
      <w:lvlJc w:val="left"/>
      <w:pPr>
        <w:tabs>
          <w:tab w:val="num" w:pos="717"/>
        </w:tabs>
        <w:ind w:left="717" w:hanging="717"/>
      </w:pPr>
      <w:rPr>
        <w:rFonts w:ascii="Wingdings" w:hAnsi="Wingdings" w:hint="default"/>
      </w:rPr>
    </w:lvl>
  </w:abstractNum>
  <w:abstractNum w:abstractNumId="26" w15:restartNumberingAfterBreak="0">
    <w:nsid w:val="6BA450B1"/>
    <w:multiLevelType w:val="multilevel"/>
    <w:tmpl w:val="5216913E"/>
    <w:lvl w:ilvl="0">
      <w:start w:val="1"/>
      <w:numFmt w:val="decimal"/>
      <w:pStyle w:val="CMIS2"/>
      <w:lvlText w:val="%1."/>
      <w:lvlJc w:val="left"/>
      <w:pPr>
        <w:tabs>
          <w:tab w:val="num" w:pos="360"/>
        </w:tabs>
        <w:ind w:left="360" w:hanging="360"/>
      </w:pPr>
    </w:lvl>
    <w:lvl w:ilvl="1">
      <w:start w:val="1"/>
      <w:numFmt w:val="decimal"/>
      <w:pStyle w:val="CMIS3"/>
      <w:lvlText w:val="%1.%2"/>
      <w:lvlJc w:val="left"/>
      <w:pPr>
        <w:tabs>
          <w:tab w:val="num" w:pos="1494"/>
        </w:tabs>
        <w:ind w:left="792" w:firstLine="342"/>
      </w:pPr>
    </w:lvl>
    <w:lvl w:ilvl="2">
      <w:start w:val="1"/>
      <w:numFmt w:val="none"/>
      <w:lvlText w:val=""/>
      <w:lvlJc w:val="left"/>
      <w:pPr>
        <w:tabs>
          <w:tab w:val="num" w:pos="1224"/>
        </w:tabs>
        <w:ind w:left="1224" w:hanging="504"/>
      </w:pPr>
    </w:lvl>
    <w:lvl w:ilvl="3">
      <w:start w:val="1"/>
      <w:numFmt w:val="lowerLetter"/>
      <w:lvlText w:val="(%4)"/>
      <w:lvlJc w:val="left"/>
      <w:pPr>
        <w:tabs>
          <w:tab w:val="num" w:pos="2628"/>
        </w:tabs>
        <w:ind w:left="1728" w:firstLine="540"/>
      </w:pPr>
    </w:lvl>
    <w:lvl w:ilvl="4">
      <w:start w:val="1"/>
      <w:numFmt w:val="lowerRoman"/>
      <w:lvlText w:val="(%5)"/>
      <w:lvlJc w:val="left"/>
      <w:pPr>
        <w:tabs>
          <w:tab w:val="num" w:pos="3555"/>
        </w:tabs>
        <w:ind w:left="2835" w:firstLine="0"/>
      </w:pPr>
    </w:lvl>
    <w:lvl w:ilvl="5">
      <w:start w:val="1"/>
      <w:numFmt w:val="upperLetter"/>
      <w:lvlText w:val="(%6)"/>
      <w:lvlJc w:val="left"/>
      <w:pPr>
        <w:tabs>
          <w:tab w:val="num" w:pos="3195"/>
        </w:tabs>
        <w:ind w:left="2736" w:firstLine="99"/>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715A5110"/>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71C72916"/>
    <w:multiLevelType w:val="hybridMultilevel"/>
    <w:tmpl w:val="BB70486E"/>
    <w:lvl w:ilvl="0" w:tplc="596E2A4A">
      <w:start w:val="1"/>
      <w:numFmt w:val="bullet"/>
      <w:pStyle w:val="ListBullet2"/>
      <w:lvlText w:val=""/>
      <w:lvlJc w:val="left"/>
      <w:pPr>
        <w:tabs>
          <w:tab w:val="num" w:pos="360"/>
        </w:tabs>
        <w:ind w:left="360" w:hanging="360"/>
      </w:pPr>
      <w:rPr>
        <w:rFonts w:ascii="Wingdings" w:hAnsi="Wingdings" w:hint="default"/>
      </w:rPr>
    </w:lvl>
    <w:lvl w:ilvl="1" w:tplc="A57889CE" w:tentative="1">
      <w:start w:val="1"/>
      <w:numFmt w:val="bullet"/>
      <w:lvlText w:val="o"/>
      <w:lvlJc w:val="left"/>
      <w:pPr>
        <w:tabs>
          <w:tab w:val="num" w:pos="1440"/>
        </w:tabs>
        <w:ind w:left="1440" w:hanging="360"/>
      </w:pPr>
      <w:rPr>
        <w:rFonts w:ascii="Courier New" w:hAnsi="Courier New" w:cs="Courier New" w:hint="default"/>
      </w:rPr>
    </w:lvl>
    <w:lvl w:ilvl="2" w:tplc="3A2027E4" w:tentative="1">
      <w:start w:val="1"/>
      <w:numFmt w:val="bullet"/>
      <w:lvlText w:val=""/>
      <w:lvlJc w:val="left"/>
      <w:pPr>
        <w:tabs>
          <w:tab w:val="num" w:pos="2160"/>
        </w:tabs>
        <w:ind w:left="2160" w:hanging="360"/>
      </w:pPr>
      <w:rPr>
        <w:rFonts w:ascii="Wingdings" w:hAnsi="Wingdings" w:hint="default"/>
      </w:rPr>
    </w:lvl>
    <w:lvl w:ilvl="3" w:tplc="CB96ED2A" w:tentative="1">
      <w:start w:val="1"/>
      <w:numFmt w:val="bullet"/>
      <w:lvlText w:val=""/>
      <w:lvlJc w:val="left"/>
      <w:pPr>
        <w:tabs>
          <w:tab w:val="num" w:pos="2880"/>
        </w:tabs>
        <w:ind w:left="2880" w:hanging="360"/>
      </w:pPr>
      <w:rPr>
        <w:rFonts w:ascii="Symbol" w:hAnsi="Symbol" w:hint="default"/>
      </w:rPr>
    </w:lvl>
    <w:lvl w:ilvl="4" w:tplc="FA7E5F0E" w:tentative="1">
      <w:start w:val="1"/>
      <w:numFmt w:val="bullet"/>
      <w:lvlText w:val="o"/>
      <w:lvlJc w:val="left"/>
      <w:pPr>
        <w:tabs>
          <w:tab w:val="num" w:pos="3600"/>
        </w:tabs>
        <w:ind w:left="3600" w:hanging="360"/>
      </w:pPr>
      <w:rPr>
        <w:rFonts w:ascii="Courier New" w:hAnsi="Courier New" w:cs="Courier New" w:hint="default"/>
      </w:rPr>
    </w:lvl>
    <w:lvl w:ilvl="5" w:tplc="308CDD4E" w:tentative="1">
      <w:start w:val="1"/>
      <w:numFmt w:val="bullet"/>
      <w:lvlText w:val=""/>
      <w:lvlJc w:val="left"/>
      <w:pPr>
        <w:tabs>
          <w:tab w:val="num" w:pos="4320"/>
        </w:tabs>
        <w:ind w:left="4320" w:hanging="360"/>
      </w:pPr>
      <w:rPr>
        <w:rFonts w:ascii="Wingdings" w:hAnsi="Wingdings" w:hint="default"/>
      </w:rPr>
    </w:lvl>
    <w:lvl w:ilvl="6" w:tplc="B09E0C94" w:tentative="1">
      <w:start w:val="1"/>
      <w:numFmt w:val="bullet"/>
      <w:lvlText w:val=""/>
      <w:lvlJc w:val="left"/>
      <w:pPr>
        <w:tabs>
          <w:tab w:val="num" w:pos="5040"/>
        </w:tabs>
        <w:ind w:left="5040" w:hanging="360"/>
      </w:pPr>
      <w:rPr>
        <w:rFonts w:ascii="Symbol" w:hAnsi="Symbol" w:hint="default"/>
      </w:rPr>
    </w:lvl>
    <w:lvl w:ilvl="7" w:tplc="F92232E8" w:tentative="1">
      <w:start w:val="1"/>
      <w:numFmt w:val="bullet"/>
      <w:lvlText w:val="o"/>
      <w:lvlJc w:val="left"/>
      <w:pPr>
        <w:tabs>
          <w:tab w:val="num" w:pos="5760"/>
        </w:tabs>
        <w:ind w:left="5760" w:hanging="360"/>
      </w:pPr>
      <w:rPr>
        <w:rFonts w:ascii="Courier New" w:hAnsi="Courier New" w:cs="Courier New" w:hint="default"/>
      </w:rPr>
    </w:lvl>
    <w:lvl w:ilvl="8" w:tplc="45C04B3E" w:tentative="1">
      <w:start w:val="1"/>
      <w:numFmt w:val="bullet"/>
      <w:lvlText w:val=""/>
      <w:lvlJc w:val="left"/>
      <w:pPr>
        <w:tabs>
          <w:tab w:val="num" w:pos="6480"/>
        </w:tabs>
        <w:ind w:left="6480" w:hanging="360"/>
      </w:pPr>
      <w:rPr>
        <w:rFonts w:ascii="Wingdings" w:hAnsi="Wingdings" w:hint="default"/>
      </w:rPr>
    </w:lvl>
  </w:abstractNum>
  <w:num w:numId="1" w16cid:durableId="562301204">
    <w:abstractNumId w:val="12"/>
  </w:num>
  <w:num w:numId="2" w16cid:durableId="1631476832">
    <w:abstractNumId w:val="22"/>
  </w:num>
  <w:num w:numId="3" w16cid:durableId="1980452608">
    <w:abstractNumId w:val="28"/>
  </w:num>
  <w:num w:numId="4" w16cid:durableId="631861333">
    <w:abstractNumId w:val="27"/>
  </w:num>
  <w:num w:numId="5" w16cid:durableId="1938100578">
    <w:abstractNumId w:val="10"/>
  </w:num>
  <w:num w:numId="6" w16cid:durableId="1141121220">
    <w:abstractNumId w:val="23"/>
  </w:num>
  <w:num w:numId="7" w16cid:durableId="1997413340">
    <w:abstractNumId w:val="5"/>
  </w:num>
  <w:num w:numId="8" w16cid:durableId="1733189675">
    <w:abstractNumId w:val="4"/>
  </w:num>
  <w:num w:numId="9" w16cid:durableId="1027219245">
    <w:abstractNumId w:val="7"/>
  </w:num>
  <w:num w:numId="10" w16cid:durableId="1881478638">
    <w:abstractNumId w:val="3"/>
  </w:num>
  <w:num w:numId="11" w16cid:durableId="1046567696">
    <w:abstractNumId w:val="2"/>
  </w:num>
  <w:num w:numId="12" w16cid:durableId="198249729">
    <w:abstractNumId w:val="1"/>
  </w:num>
  <w:num w:numId="13" w16cid:durableId="151794237">
    <w:abstractNumId w:val="0"/>
  </w:num>
  <w:num w:numId="14" w16cid:durableId="2112116452">
    <w:abstractNumId w:val="8"/>
  </w:num>
  <w:num w:numId="15" w16cid:durableId="666633610">
    <w:abstractNumId w:val="6"/>
  </w:num>
  <w:num w:numId="16" w16cid:durableId="470635775">
    <w:abstractNumId w:val="25"/>
  </w:num>
  <w:num w:numId="17" w16cid:durableId="672995988">
    <w:abstractNumId w:val="26"/>
  </w:num>
  <w:num w:numId="18" w16cid:durableId="954486184">
    <w:abstractNumId w:val="9"/>
  </w:num>
  <w:num w:numId="19" w16cid:durableId="1456830312">
    <w:abstractNumId w:val="20"/>
  </w:num>
  <w:num w:numId="20" w16cid:durableId="1597134976">
    <w:abstractNumId w:val="12"/>
    <w:lvlOverride w:ilvl="0">
      <w:startOverride w:val="3"/>
    </w:lvlOverride>
    <w:lvlOverride w:ilvl="1">
      <w:startOverride w:val="3"/>
    </w:lvlOverride>
    <w:lvlOverride w:ilvl="2">
      <w:startOverride w:val="1"/>
    </w:lvlOverride>
    <w:lvlOverride w:ilvl="3">
      <w:startOverride w:val="5"/>
    </w:lvlOverride>
  </w:num>
  <w:num w:numId="21" w16cid:durableId="20364660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89974689">
    <w:abstractNumId w:val="19"/>
  </w:num>
  <w:num w:numId="23" w16cid:durableId="217936694">
    <w:abstractNumId w:val="13"/>
  </w:num>
  <w:num w:numId="24" w16cid:durableId="204146533">
    <w:abstractNumId w:val="18"/>
  </w:num>
  <w:num w:numId="25" w16cid:durableId="1683706239">
    <w:abstractNumId w:val="16"/>
  </w:num>
  <w:num w:numId="26" w16cid:durableId="1127775601">
    <w:abstractNumId w:val="11"/>
  </w:num>
  <w:num w:numId="27" w16cid:durableId="827594705">
    <w:abstractNumId w:val="15"/>
  </w:num>
  <w:num w:numId="28" w16cid:durableId="993028289">
    <w:abstractNumId w:val="12"/>
  </w:num>
  <w:num w:numId="29" w16cid:durableId="1363089376">
    <w:abstractNumId w:val="12"/>
  </w:num>
  <w:num w:numId="30" w16cid:durableId="1044450502">
    <w:abstractNumId w:val="12"/>
  </w:num>
  <w:num w:numId="31" w16cid:durableId="516038527">
    <w:abstractNumId w:val="12"/>
  </w:num>
  <w:num w:numId="32" w16cid:durableId="233928950">
    <w:abstractNumId w:val="17"/>
  </w:num>
  <w:num w:numId="33" w16cid:durableId="938828453">
    <w:abstractNumId w:val="24"/>
  </w:num>
  <w:num w:numId="34" w16cid:durableId="802581261">
    <w:abstractNumId w:val="21"/>
  </w:num>
  <w:num w:numId="35" w16cid:durableId="1401908018">
    <w:abstractNumId w:val="14"/>
  </w:num>
  <w:num w:numId="36" w16cid:durableId="842861854">
    <w:abstractNumId w:val="12"/>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id Bullen">
    <w15:presenceInfo w15:providerId="AD" w15:userId="S::David.Bullen@transpower.co.nz::5d28174a-81c1-49ca-a7ca-6bc709c47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cumentProtection w:edit="readOnly" w:enforcement="0"/>
  <w:defaultTabStop w:val="720"/>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323"/>
    <w:rsid w:val="00000132"/>
    <w:rsid w:val="00001029"/>
    <w:rsid w:val="00001DAD"/>
    <w:rsid w:val="00001E74"/>
    <w:rsid w:val="00002371"/>
    <w:rsid w:val="000023B3"/>
    <w:rsid w:val="000025D1"/>
    <w:rsid w:val="00002B4E"/>
    <w:rsid w:val="00002C15"/>
    <w:rsid w:val="000037FD"/>
    <w:rsid w:val="000051CB"/>
    <w:rsid w:val="00007104"/>
    <w:rsid w:val="000073D3"/>
    <w:rsid w:val="00007C15"/>
    <w:rsid w:val="00007FB9"/>
    <w:rsid w:val="000108D3"/>
    <w:rsid w:val="00010B00"/>
    <w:rsid w:val="00010DC1"/>
    <w:rsid w:val="000113A3"/>
    <w:rsid w:val="0001142F"/>
    <w:rsid w:val="0001219A"/>
    <w:rsid w:val="000121D4"/>
    <w:rsid w:val="000126A9"/>
    <w:rsid w:val="00012852"/>
    <w:rsid w:val="00012883"/>
    <w:rsid w:val="00012D94"/>
    <w:rsid w:val="000131F6"/>
    <w:rsid w:val="00014177"/>
    <w:rsid w:val="0001489D"/>
    <w:rsid w:val="00014B38"/>
    <w:rsid w:val="0001525E"/>
    <w:rsid w:val="00015492"/>
    <w:rsid w:val="000159CC"/>
    <w:rsid w:val="00015FDC"/>
    <w:rsid w:val="000170EF"/>
    <w:rsid w:val="00017398"/>
    <w:rsid w:val="000176BF"/>
    <w:rsid w:val="0001798D"/>
    <w:rsid w:val="00017B9F"/>
    <w:rsid w:val="00020494"/>
    <w:rsid w:val="0002049F"/>
    <w:rsid w:val="00021792"/>
    <w:rsid w:val="00021B20"/>
    <w:rsid w:val="00022C68"/>
    <w:rsid w:val="0002303B"/>
    <w:rsid w:val="0002333C"/>
    <w:rsid w:val="000238B8"/>
    <w:rsid w:val="00023CE7"/>
    <w:rsid w:val="000244BB"/>
    <w:rsid w:val="00024AA3"/>
    <w:rsid w:val="000251AE"/>
    <w:rsid w:val="00025439"/>
    <w:rsid w:val="00025804"/>
    <w:rsid w:val="00026000"/>
    <w:rsid w:val="00026110"/>
    <w:rsid w:val="0002687B"/>
    <w:rsid w:val="000270E0"/>
    <w:rsid w:val="00027624"/>
    <w:rsid w:val="0003039A"/>
    <w:rsid w:val="000309EE"/>
    <w:rsid w:val="00030D83"/>
    <w:rsid w:val="000311BD"/>
    <w:rsid w:val="000314E8"/>
    <w:rsid w:val="00031B9A"/>
    <w:rsid w:val="00032348"/>
    <w:rsid w:val="00032A7E"/>
    <w:rsid w:val="00032D3E"/>
    <w:rsid w:val="00032E79"/>
    <w:rsid w:val="000330FB"/>
    <w:rsid w:val="0003341F"/>
    <w:rsid w:val="00033D88"/>
    <w:rsid w:val="000346BB"/>
    <w:rsid w:val="000346DD"/>
    <w:rsid w:val="00034A4D"/>
    <w:rsid w:val="000359EF"/>
    <w:rsid w:val="00035DCB"/>
    <w:rsid w:val="0003654D"/>
    <w:rsid w:val="00037BF2"/>
    <w:rsid w:val="000400F0"/>
    <w:rsid w:val="000405D0"/>
    <w:rsid w:val="00040BE1"/>
    <w:rsid w:val="000418A1"/>
    <w:rsid w:val="00041C27"/>
    <w:rsid w:val="0004283C"/>
    <w:rsid w:val="00042BBA"/>
    <w:rsid w:val="00042ED7"/>
    <w:rsid w:val="00043345"/>
    <w:rsid w:val="00045251"/>
    <w:rsid w:val="00045958"/>
    <w:rsid w:val="000467CB"/>
    <w:rsid w:val="000468DF"/>
    <w:rsid w:val="00046ABA"/>
    <w:rsid w:val="00046E17"/>
    <w:rsid w:val="00046EA4"/>
    <w:rsid w:val="000474DD"/>
    <w:rsid w:val="00047A37"/>
    <w:rsid w:val="00047E0D"/>
    <w:rsid w:val="00050425"/>
    <w:rsid w:val="000513F6"/>
    <w:rsid w:val="000521E0"/>
    <w:rsid w:val="00053F95"/>
    <w:rsid w:val="00054886"/>
    <w:rsid w:val="000548BB"/>
    <w:rsid w:val="00054B46"/>
    <w:rsid w:val="000557CA"/>
    <w:rsid w:val="00055D2A"/>
    <w:rsid w:val="00055EDD"/>
    <w:rsid w:val="0005601C"/>
    <w:rsid w:val="000566E0"/>
    <w:rsid w:val="00056C17"/>
    <w:rsid w:val="00056E61"/>
    <w:rsid w:val="000573C8"/>
    <w:rsid w:val="00057EB8"/>
    <w:rsid w:val="00061171"/>
    <w:rsid w:val="00061181"/>
    <w:rsid w:val="000624EA"/>
    <w:rsid w:val="000626D4"/>
    <w:rsid w:val="00063BFB"/>
    <w:rsid w:val="00063C48"/>
    <w:rsid w:val="00064304"/>
    <w:rsid w:val="00064350"/>
    <w:rsid w:val="00064DBA"/>
    <w:rsid w:val="000657CC"/>
    <w:rsid w:val="00065872"/>
    <w:rsid w:val="00066AC7"/>
    <w:rsid w:val="00067A02"/>
    <w:rsid w:val="00070323"/>
    <w:rsid w:val="00070464"/>
    <w:rsid w:val="00071943"/>
    <w:rsid w:val="000728EE"/>
    <w:rsid w:val="00072F8A"/>
    <w:rsid w:val="000735EF"/>
    <w:rsid w:val="00073D03"/>
    <w:rsid w:val="00074986"/>
    <w:rsid w:val="00074EAB"/>
    <w:rsid w:val="000751D8"/>
    <w:rsid w:val="000758B3"/>
    <w:rsid w:val="00076954"/>
    <w:rsid w:val="0008027D"/>
    <w:rsid w:val="00081135"/>
    <w:rsid w:val="0008162E"/>
    <w:rsid w:val="00081733"/>
    <w:rsid w:val="0008284A"/>
    <w:rsid w:val="00082AB0"/>
    <w:rsid w:val="00083CE6"/>
    <w:rsid w:val="00084135"/>
    <w:rsid w:val="00085434"/>
    <w:rsid w:val="0008568F"/>
    <w:rsid w:val="0008589F"/>
    <w:rsid w:val="000863F1"/>
    <w:rsid w:val="000869AB"/>
    <w:rsid w:val="00086EA2"/>
    <w:rsid w:val="000870AA"/>
    <w:rsid w:val="0008746C"/>
    <w:rsid w:val="0008771E"/>
    <w:rsid w:val="00087F1D"/>
    <w:rsid w:val="000909FC"/>
    <w:rsid w:val="00091004"/>
    <w:rsid w:val="000918DD"/>
    <w:rsid w:val="0009295B"/>
    <w:rsid w:val="00092B31"/>
    <w:rsid w:val="00094EF5"/>
    <w:rsid w:val="00094F10"/>
    <w:rsid w:val="0009563C"/>
    <w:rsid w:val="00095E81"/>
    <w:rsid w:val="00096B5D"/>
    <w:rsid w:val="0009765C"/>
    <w:rsid w:val="000A0003"/>
    <w:rsid w:val="000A0EBB"/>
    <w:rsid w:val="000A1223"/>
    <w:rsid w:val="000A124B"/>
    <w:rsid w:val="000A2A19"/>
    <w:rsid w:val="000A2A46"/>
    <w:rsid w:val="000A41B0"/>
    <w:rsid w:val="000A42CA"/>
    <w:rsid w:val="000A46C6"/>
    <w:rsid w:val="000A504D"/>
    <w:rsid w:val="000A5C95"/>
    <w:rsid w:val="000A6470"/>
    <w:rsid w:val="000A7A8A"/>
    <w:rsid w:val="000B0338"/>
    <w:rsid w:val="000B0BEC"/>
    <w:rsid w:val="000B170C"/>
    <w:rsid w:val="000B1910"/>
    <w:rsid w:val="000B222A"/>
    <w:rsid w:val="000B33F0"/>
    <w:rsid w:val="000B39FF"/>
    <w:rsid w:val="000B4FBA"/>
    <w:rsid w:val="000B79FC"/>
    <w:rsid w:val="000C0B2F"/>
    <w:rsid w:val="000C2CF0"/>
    <w:rsid w:val="000C2F3B"/>
    <w:rsid w:val="000C30F1"/>
    <w:rsid w:val="000C33CE"/>
    <w:rsid w:val="000C3DD2"/>
    <w:rsid w:val="000C4378"/>
    <w:rsid w:val="000C45FE"/>
    <w:rsid w:val="000C4EBD"/>
    <w:rsid w:val="000C4F9D"/>
    <w:rsid w:val="000C4FC4"/>
    <w:rsid w:val="000C4FD0"/>
    <w:rsid w:val="000C60CC"/>
    <w:rsid w:val="000C7F47"/>
    <w:rsid w:val="000D0AD5"/>
    <w:rsid w:val="000D0ADA"/>
    <w:rsid w:val="000D0B87"/>
    <w:rsid w:val="000D0DA8"/>
    <w:rsid w:val="000D15CD"/>
    <w:rsid w:val="000D18A3"/>
    <w:rsid w:val="000D1936"/>
    <w:rsid w:val="000D1DF8"/>
    <w:rsid w:val="000D2471"/>
    <w:rsid w:val="000D410B"/>
    <w:rsid w:val="000D4634"/>
    <w:rsid w:val="000D4A14"/>
    <w:rsid w:val="000D4EF6"/>
    <w:rsid w:val="000D52BE"/>
    <w:rsid w:val="000D58B1"/>
    <w:rsid w:val="000D5C9A"/>
    <w:rsid w:val="000D637F"/>
    <w:rsid w:val="000D72D9"/>
    <w:rsid w:val="000D795A"/>
    <w:rsid w:val="000D7A25"/>
    <w:rsid w:val="000D7E7A"/>
    <w:rsid w:val="000E0A86"/>
    <w:rsid w:val="000E0B1B"/>
    <w:rsid w:val="000E1936"/>
    <w:rsid w:val="000E2650"/>
    <w:rsid w:val="000E2727"/>
    <w:rsid w:val="000E287C"/>
    <w:rsid w:val="000E287E"/>
    <w:rsid w:val="000E2F50"/>
    <w:rsid w:val="000E3C0C"/>
    <w:rsid w:val="000E479F"/>
    <w:rsid w:val="000E48A2"/>
    <w:rsid w:val="000E4938"/>
    <w:rsid w:val="000E55A5"/>
    <w:rsid w:val="000E5B63"/>
    <w:rsid w:val="000E6390"/>
    <w:rsid w:val="000E70AE"/>
    <w:rsid w:val="000E7AA4"/>
    <w:rsid w:val="000E7C70"/>
    <w:rsid w:val="000F0ECB"/>
    <w:rsid w:val="000F106C"/>
    <w:rsid w:val="000F1332"/>
    <w:rsid w:val="000F15A7"/>
    <w:rsid w:val="000F18D1"/>
    <w:rsid w:val="000F1BB3"/>
    <w:rsid w:val="000F1E4E"/>
    <w:rsid w:val="000F253B"/>
    <w:rsid w:val="000F2629"/>
    <w:rsid w:val="000F26CF"/>
    <w:rsid w:val="000F2C07"/>
    <w:rsid w:val="000F2D26"/>
    <w:rsid w:val="000F401A"/>
    <w:rsid w:val="000F42C4"/>
    <w:rsid w:val="000F5AE5"/>
    <w:rsid w:val="000F6B3C"/>
    <w:rsid w:val="000F7A6A"/>
    <w:rsid w:val="0010038B"/>
    <w:rsid w:val="00101100"/>
    <w:rsid w:val="00101B39"/>
    <w:rsid w:val="00101C63"/>
    <w:rsid w:val="001025E0"/>
    <w:rsid w:val="00103576"/>
    <w:rsid w:val="001052B9"/>
    <w:rsid w:val="001055F9"/>
    <w:rsid w:val="00105D6C"/>
    <w:rsid w:val="00105DCE"/>
    <w:rsid w:val="00106721"/>
    <w:rsid w:val="001067A8"/>
    <w:rsid w:val="001070EC"/>
    <w:rsid w:val="00107F6A"/>
    <w:rsid w:val="001104EC"/>
    <w:rsid w:val="00111711"/>
    <w:rsid w:val="0011407B"/>
    <w:rsid w:val="0011426F"/>
    <w:rsid w:val="0011448E"/>
    <w:rsid w:val="00114861"/>
    <w:rsid w:val="00114997"/>
    <w:rsid w:val="00114E2D"/>
    <w:rsid w:val="00115763"/>
    <w:rsid w:val="0011660C"/>
    <w:rsid w:val="00116ED2"/>
    <w:rsid w:val="00116F64"/>
    <w:rsid w:val="001172CF"/>
    <w:rsid w:val="001175EA"/>
    <w:rsid w:val="00120C61"/>
    <w:rsid w:val="001217F9"/>
    <w:rsid w:val="001226DD"/>
    <w:rsid w:val="00123D17"/>
    <w:rsid w:val="00123F07"/>
    <w:rsid w:val="00124498"/>
    <w:rsid w:val="0012459C"/>
    <w:rsid w:val="00124E50"/>
    <w:rsid w:val="00125116"/>
    <w:rsid w:val="00125C33"/>
    <w:rsid w:val="0012715C"/>
    <w:rsid w:val="00127C75"/>
    <w:rsid w:val="00130107"/>
    <w:rsid w:val="00130192"/>
    <w:rsid w:val="0013030C"/>
    <w:rsid w:val="001319A5"/>
    <w:rsid w:val="00132361"/>
    <w:rsid w:val="00132900"/>
    <w:rsid w:val="001345F7"/>
    <w:rsid w:val="00134DAF"/>
    <w:rsid w:val="0013533B"/>
    <w:rsid w:val="00136AF4"/>
    <w:rsid w:val="00136E6A"/>
    <w:rsid w:val="00136FB8"/>
    <w:rsid w:val="0014041C"/>
    <w:rsid w:val="00140FBA"/>
    <w:rsid w:val="00141A2E"/>
    <w:rsid w:val="00141AB5"/>
    <w:rsid w:val="00141DD5"/>
    <w:rsid w:val="001423CB"/>
    <w:rsid w:val="0014259F"/>
    <w:rsid w:val="00142EAC"/>
    <w:rsid w:val="0014455C"/>
    <w:rsid w:val="00144BA9"/>
    <w:rsid w:val="00144BEC"/>
    <w:rsid w:val="0014515A"/>
    <w:rsid w:val="00145E31"/>
    <w:rsid w:val="00146209"/>
    <w:rsid w:val="0014668C"/>
    <w:rsid w:val="001467DE"/>
    <w:rsid w:val="0015036F"/>
    <w:rsid w:val="0015044D"/>
    <w:rsid w:val="00151A75"/>
    <w:rsid w:val="00152168"/>
    <w:rsid w:val="00154716"/>
    <w:rsid w:val="00154DDF"/>
    <w:rsid w:val="00155061"/>
    <w:rsid w:val="00155509"/>
    <w:rsid w:val="00155721"/>
    <w:rsid w:val="00156636"/>
    <w:rsid w:val="0015714F"/>
    <w:rsid w:val="0015729C"/>
    <w:rsid w:val="00157639"/>
    <w:rsid w:val="00157B25"/>
    <w:rsid w:val="0016074F"/>
    <w:rsid w:val="001611E5"/>
    <w:rsid w:val="0016141A"/>
    <w:rsid w:val="001615D0"/>
    <w:rsid w:val="00162038"/>
    <w:rsid w:val="001621C5"/>
    <w:rsid w:val="001628E8"/>
    <w:rsid w:val="001629BF"/>
    <w:rsid w:val="00162B87"/>
    <w:rsid w:val="0016446E"/>
    <w:rsid w:val="00165387"/>
    <w:rsid w:val="00165B61"/>
    <w:rsid w:val="00165DA0"/>
    <w:rsid w:val="001660C7"/>
    <w:rsid w:val="00166B51"/>
    <w:rsid w:val="00171AF2"/>
    <w:rsid w:val="00171EDE"/>
    <w:rsid w:val="00171FBB"/>
    <w:rsid w:val="001731EF"/>
    <w:rsid w:val="001732A3"/>
    <w:rsid w:val="00173CDD"/>
    <w:rsid w:val="0017431A"/>
    <w:rsid w:val="001752D6"/>
    <w:rsid w:val="001753E3"/>
    <w:rsid w:val="00175927"/>
    <w:rsid w:val="00176043"/>
    <w:rsid w:val="001761A2"/>
    <w:rsid w:val="00176C13"/>
    <w:rsid w:val="0018019E"/>
    <w:rsid w:val="0018118D"/>
    <w:rsid w:val="001812D8"/>
    <w:rsid w:val="00181960"/>
    <w:rsid w:val="001822F7"/>
    <w:rsid w:val="00183065"/>
    <w:rsid w:val="0018322E"/>
    <w:rsid w:val="00183C8A"/>
    <w:rsid w:val="00183CAC"/>
    <w:rsid w:val="00183D57"/>
    <w:rsid w:val="00184832"/>
    <w:rsid w:val="0018597C"/>
    <w:rsid w:val="00185E4A"/>
    <w:rsid w:val="001902A4"/>
    <w:rsid w:val="001907A6"/>
    <w:rsid w:val="00190D7B"/>
    <w:rsid w:val="00191398"/>
    <w:rsid w:val="00192237"/>
    <w:rsid w:val="00192527"/>
    <w:rsid w:val="00192634"/>
    <w:rsid w:val="001928FC"/>
    <w:rsid w:val="00193697"/>
    <w:rsid w:val="00194375"/>
    <w:rsid w:val="001946D5"/>
    <w:rsid w:val="00195FA0"/>
    <w:rsid w:val="001979C7"/>
    <w:rsid w:val="001A071C"/>
    <w:rsid w:val="001A0E39"/>
    <w:rsid w:val="001A1336"/>
    <w:rsid w:val="001A19E6"/>
    <w:rsid w:val="001A2077"/>
    <w:rsid w:val="001A2D93"/>
    <w:rsid w:val="001A4EDD"/>
    <w:rsid w:val="001A5397"/>
    <w:rsid w:val="001A5DB8"/>
    <w:rsid w:val="001A6DD5"/>
    <w:rsid w:val="001A7BC3"/>
    <w:rsid w:val="001A7C39"/>
    <w:rsid w:val="001B07D9"/>
    <w:rsid w:val="001B0BB2"/>
    <w:rsid w:val="001B12D8"/>
    <w:rsid w:val="001B242D"/>
    <w:rsid w:val="001B2F1C"/>
    <w:rsid w:val="001B3355"/>
    <w:rsid w:val="001B4ED5"/>
    <w:rsid w:val="001B51AF"/>
    <w:rsid w:val="001B5363"/>
    <w:rsid w:val="001B55AF"/>
    <w:rsid w:val="001B606F"/>
    <w:rsid w:val="001B6282"/>
    <w:rsid w:val="001B7757"/>
    <w:rsid w:val="001C0C14"/>
    <w:rsid w:val="001C171C"/>
    <w:rsid w:val="001C1D59"/>
    <w:rsid w:val="001C26CB"/>
    <w:rsid w:val="001C2A33"/>
    <w:rsid w:val="001C2D7A"/>
    <w:rsid w:val="001C2DCE"/>
    <w:rsid w:val="001C30B0"/>
    <w:rsid w:val="001C4347"/>
    <w:rsid w:val="001C4D4A"/>
    <w:rsid w:val="001C568A"/>
    <w:rsid w:val="001C56F8"/>
    <w:rsid w:val="001C5839"/>
    <w:rsid w:val="001C6167"/>
    <w:rsid w:val="001C616B"/>
    <w:rsid w:val="001C6AE7"/>
    <w:rsid w:val="001C7148"/>
    <w:rsid w:val="001C773E"/>
    <w:rsid w:val="001C786C"/>
    <w:rsid w:val="001C7CBC"/>
    <w:rsid w:val="001D12EC"/>
    <w:rsid w:val="001D2EE2"/>
    <w:rsid w:val="001D349A"/>
    <w:rsid w:val="001D5AEE"/>
    <w:rsid w:val="001D5D2C"/>
    <w:rsid w:val="001D716E"/>
    <w:rsid w:val="001E0773"/>
    <w:rsid w:val="001E0A5D"/>
    <w:rsid w:val="001E1247"/>
    <w:rsid w:val="001E1F9F"/>
    <w:rsid w:val="001E1FED"/>
    <w:rsid w:val="001E2354"/>
    <w:rsid w:val="001E301E"/>
    <w:rsid w:val="001E3138"/>
    <w:rsid w:val="001E31FE"/>
    <w:rsid w:val="001E34E6"/>
    <w:rsid w:val="001E40E1"/>
    <w:rsid w:val="001E4690"/>
    <w:rsid w:val="001E49DC"/>
    <w:rsid w:val="001E57ED"/>
    <w:rsid w:val="001E5A1A"/>
    <w:rsid w:val="001E79AC"/>
    <w:rsid w:val="001F0573"/>
    <w:rsid w:val="001F16C4"/>
    <w:rsid w:val="001F19FF"/>
    <w:rsid w:val="001F1F2A"/>
    <w:rsid w:val="001F2ADC"/>
    <w:rsid w:val="001F3578"/>
    <w:rsid w:val="001F3C88"/>
    <w:rsid w:val="001F3FAA"/>
    <w:rsid w:val="001F5B1A"/>
    <w:rsid w:val="001F6B24"/>
    <w:rsid w:val="001F6B4B"/>
    <w:rsid w:val="00200209"/>
    <w:rsid w:val="002002D8"/>
    <w:rsid w:val="00200DC5"/>
    <w:rsid w:val="00201B64"/>
    <w:rsid w:val="00202386"/>
    <w:rsid w:val="002029C5"/>
    <w:rsid w:val="00203D50"/>
    <w:rsid w:val="00204620"/>
    <w:rsid w:val="00204696"/>
    <w:rsid w:val="00204A5D"/>
    <w:rsid w:val="00204B22"/>
    <w:rsid w:val="00205063"/>
    <w:rsid w:val="0020536C"/>
    <w:rsid w:val="002054D6"/>
    <w:rsid w:val="00205E01"/>
    <w:rsid w:val="00205F4E"/>
    <w:rsid w:val="00206151"/>
    <w:rsid w:val="002063DC"/>
    <w:rsid w:val="00206C58"/>
    <w:rsid w:val="00210030"/>
    <w:rsid w:val="00211A83"/>
    <w:rsid w:val="00214D45"/>
    <w:rsid w:val="00215CA5"/>
    <w:rsid w:val="00220382"/>
    <w:rsid w:val="00220C2B"/>
    <w:rsid w:val="00220E52"/>
    <w:rsid w:val="0022119C"/>
    <w:rsid w:val="002235CB"/>
    <w:rsid w:val="00223E1F"/>
    <w:rsid w:val="002240A8"/>
    <w:rsid w:val="0022487E"/>
    <w:rsid w:val="00224950"/>
    <w:rsid w:val="00224D80"/>
    <w:rsid w:val="00225195"/>
    <w:rsid w:val="00225729"/>
    <w:rsid w:val="00225ECC"/>
    <w:rsid w:val="0022618D"/>
    <w:rsid w:val="00227C3A"/>
    <w:rsid w:val="002301BF"/>
    <w:rsid w:val="00230610"/>
    <w:rsid w:val="002308B2"/>
    <w:rsid w:val="0023095F"/>
    <w:rsid w:val="00230E7A"/>
    <w:rsid w:val="00231AAA"/>
    <w:rsid w:val="00232738"/>
    <w:rsid w:val="0023455E"/>
    <w:rsid w:val="00234941"/>
    <w:rsid w:val="002362C5"/>
    <w:rsid w:val="00236D15"/>
    <w:rsid w:val="002401EF"/>
    <w:rsid w:val="002409D9"/>
    <w:rsid w:val="00241653"/>
    <w:rsid w:val="002417BF"/>
    <w:rsid w:val="00241E8F"/>
    <w:rsid w:val="0024227C"/>
    <w:rsid w:val="00242E17"/>
    <w:rsid w:val="00243BDC"/>
    <w:rsid w:val="00243ED4"/>
    <w:rsid w:val="00243F81"/>
    <w:rsid w:val="002449E2"/>
    <w:rsid w:val="002461FB"/>
    <w:rsid w:val="00246BC5"/>
    <w:rsid w:val="002473F5"/>
    <w:rsid w:val="002501B0"/>
    <w:rsid w:val="00250B80"/>
    <w:rsid w:val="0025137E"/>
    <w:rsid w:val="00251C24"/>
    <w:rsid w:val="002528D7"/>
    <w:rsid w:val="00252AC5"/>
    <w:rsid w:val="00252D13"/>
    <w:rsid w:val="00254455"/>
    <w:rsid w:val="002547BC"/>
    <w:rsid w:val="00255CBC"/>
    <w:rsid w:val="00256375"/>
    <w:rsid w:val="00256E03"/>
    <w:rsid w:val="00256FFC"/>
    <w:rsid w:val="00257FE0"/>
    <w:rsid w:val="002602BC"/>
    <w:rsid w:val="00260A20"/>
    <w:rsid w:val="002618D4"/>
    <w:rsid w:val="00261999"/>
    <w:rsid w:val="00261E74"/>
    <w:rsid w:val="002626A4"/>
    <w:rsid w:val="002628FF"/>
    <w:rsid w:val="0026337F"/>
    <w:rsid w:val="00263B8B"/>
    <w:rsid w:val="00264260"/>
    <w:rsid w:val="002673E3"/>
    <w:rsid w:val="00267F26"/>
    <w:rsid w:val="00270264"/>
    <w:rsid w:val="0027090A"/>
    <w:rsid w:val="00270B71"/>
    <w:rsid w:val="00270F8D"/>
    <w:rsid w:val="00271354"/>
    <w:rsid w:val="00271BBE"/>
    <w:rsid w:val="00272ED2"/>
    <w:rsid w:val="0027307C"/>
    <w:rsid w:val="00273530"/>
    <w:rsid w:val="00274536"/>
    <w:rsid w:val="00274774"/>
    <w:rsid w:val="0027498F"/>
    <w:rsid w:val="00275576"/>
    <w:rsid w:val="0027573A"/>
    <w:rsid w:val="00275E14"/>
    <w:rsid w:val="00275EF2"/>
    <w:rsid w:val="00276956"/>
    <w:rsid w:val="00276E5E"/>
    <w:rsid w:val="00276F47"/>
    <w:rsid w:val="00277C01"/>
    <w:rsid w:val="00281194"/>
    <w:rsid w:val="002834A6"/>
    <w:rsid w:val="002835F2"/>
    <w:rsid w:val="00283BF6"/>
    <w:rsid w:val="002843A8"/>
    <w:rsid w:val="00284E48"/>
    <w:rsid w:val="002857E2"/>
    <w:rsid w:val="00285A06"/>
    <w:rsid w:val="00286110"/>
    <w:rsid w:val="0028691B"/>
    <w:rsid w:val="00287A44"/>
    <w:rsid w:val="00287D81"/>
    <w:rsid w:val="00291643"/>
    <w:rsid w:val="00292A86"/>
    <w:rsid w:val="002932D6"/>
    <w:rsid w:val="00293DC2"/>
    <w:rsid w:val="002950B0"/>
    <w:rsid w:val="002950C0"/>
    <w:rsid w:val="002959E0"/>
    <w:rsid w:val="00295A13"/>
    <w:rsid w:val="002960BF"/>
    <w:rsid w:val="00296ECF"/>
    <w:rsid w:val="00296F1E"/>
    <w:rsid w:val="00297655"/>
    <w:rsid w:val="00297C0B"/>
    <w:rsid w:val="00297F73"/>
    <w:rsid w:val="002A02DD"/>
    <w:rsid w:val="002A1537"/>
    <w:rsid w:val="002A2B9C"/>
    <w:rsid w:val="002A3244"/>
    <w:rsid w:val="002A3417"/>
    <w:rsid w:val="002A4649"/>
    <w:rsid w:val="002A57D5"/>
    <w:rsid w:val="002A5934"/>
    <w:rsid w:val="002A5C67"/>
    <w:rsid w:val="002A6733"/>
    <w:rsid w:val="002A762F"/>
    <w:rsid w:val="002B0CA1"/>
    <w:rsid w:val="002B1128"/>
    <w:rsid w:val="002B14DA"/>
    <w:rsid w:val="002B17AC"/>
    <w:rsid w:val="002B2C1F"/>
    <w:rsid w:val="002B38E4"/>
    <w:rsid w:val="002B4544"/>
    <w:rsid w:val="002B4775"/>
    <w:rsid w:val="002B4DCF"/>
    <w:rsid w:val="002B5213"/>
    <w:rsid w:val="002B573F"/>
    <w:rsid w:val="002B6171"/>
    <w:rsid w:val="002B63F6"/>
    <w:rsid w:val="002B6D74"/>
    <w:rsid w:val="002B77CE"/>
    <w:rsid w:val="002C20D7"/>
    <w:rsid w:val="002C22BD"/>
    <w:rsid w:val="002C2761"/>
    <w:rsid w:val="002C30AC"/>
    <w:rsid w:val="002C3825"/>
    <w:rsid w:val="002C3C7E"/>
    <w:rsid w:val="002C4060"/>
    <w:rsid w:val="002C497D"/>
    <w:rsid w:val="002C566D"/>
    <w:rsid w:val="002C6573"/>
    <w:rsid w:val="002C69E8"/>
    <w:rsid w:val="002C6D53"/>
    <w:rsid w:val="002C6DD8"/>
    <w:rsid w:val="002C6DDB"/>
    <w:rsid w:val="002C76CE"/>
    <w:rsid w:val="002D0006"/>
    <w:rsid w:val="002D1380"/>
    <w:rsid w:val="002D1D53"/>
    <w:rsid w:val="002D203E"/>
    <w:rsid w:val="002D2182"/>
    <w:rsid w:val="002D244D"/>
    <w:rsid w:val="002D2A43"/>
    <w:rsid w:val="002D365F"/>
    <w:rsid w:val="002D5144"/>
    <w:rsid w:val="002D5631"/>
    <w:rsid w:val="002D59CB"/>
    <w:rsid w:val="002D639C"/>
    <w:rsid w:val="002D63E3"/>
    <w:rsid w:val="002D64B6"/>
    <w:rsid w:val="002E022F"/>
    <w:rsid w:val="002E060B"/>
    <w:rsid w:val="002E137F"/>
    <w:rsid w:val="002E1555"/>
    <w:rsid w:val="002E164E"/>
    <w:rsid w:val="002E1962"/>
    <w:rsid w:val="002E3214"/>
    <w:rsid w:val="002E4A41"/>
    <w:rsid w:val="002E4F90"/>
    <w:rsid w:val="002E6021"/>
    <w:rsid w:val="002E79C6"/>
    <w:rsid w:val="002F0456"/>
    <w:rsid w:val="002F06BF"/>
    <w:rsid w:val="002F0BCD"/>
    <w:rsid w:val="002F0C9A"/>
    <w:rsid w:val="002F2CA1"/>
    <w:rsid w:val="002F2F76"/>
    <w:rsid w:val="002F372C"/>
    <w:rsid w:val="002F3D42"/>
    <w:rsid w:val="002F3E73"/>
    <w:rsid w:val="002F450A"/>
    <w:rsid w:val="002F4599"/>
    <w:rsid w:val="002F56B3"/>
    <w:rsid w:val="002F6477"/>
    <w:rsid w:val="002F6685"/>
    <w:rsid w:val="002F7406"/>
    <w:rsid w:val="002F7475"/>
    <w:rsid w:val="00300123"/>
    <w:rsid w:val="0030057E"/>
    <w:rsid w:val="0030081F"/>
    <w:rsid w:val="00301E9A"/>
    <w:rsid w:val="00302154"/>
    <w:rsid w:val="00302CCD"/>
    <w:rsid w:val="00302DC5"/>
    <w:rsid w:val="00303DFF"/>
    <w:rsid w:val="00303F32"/>
    <w:rsid w:val="00304726"/>
    <w:rsid w:val="00305592"/>
    <w:rsid w:val="00305B4C"/>
    <w:rsid w:val="00305D78"/>
    <w:rsid w:val="00306A1B"/>
    <w:rsid w:val="00306C24"/>
    <w:rsid w:val="00306F01"/>
    <w:rsid w:val="003071C8"/>
    <w:rsid w:val="00307886"/>
    <w:rsid w:val="003078BE"/>
    <w:rsid w:val="00307C9E"/>
    <w:rsid w:val="0031152C"/>
    <w:rsid w:val="00311AB8"/>
    <w:rsid w:val="0031322D"/>
    <w:rsid w:val="00313D1A"/>
    <w:rsid w:val="003148DD"/>
    <w:rsid w:val="00314DAC"/>
    <w:rsid w:val="00315B6D"/>
    <w:rsid w:val="00316443"/>
    <w:rsid w:val="0031759F"/>
    <w:rsid w:val="00317809"/>
    <w:rsid w:val="0032061B"/>
    <w:rsid w:val="00321457"/>
    <w:rsid w:val="0032247C"/>
    <w:rsid w:val="0032257D"/>
    <w:rsid w:val="003231D4"/>
    <w:rsid w:val="00324D3E"/>
    <w:rsid w:val="00324F0D"/>
    <w:rsid w:val="003255D6"/>
    <w:rsid w:val="0032680B"/>
    <w:rsid w:val="00326B18"/>
    <w:rsid w:val="00326BA8"/>
    <w:rsid w:val="0032708D"/>
    <w:rsid w:val="003278BF"/>
    <w:rsid w:val="00327B8F"/>
    <w:rsid w:val="00330253"/>
    <w:rsid w:val="00332265"/>
    <w:rsid w:val="00332328"/>
    <w:rsid w:val="0033236B"/>
    <w:rsid w:val="00332A0F"/>
    <w:rsid w:val="00332A3A"/>
    <w:rsid w:val="00333992"/>
    <w:rsid w:val="003339D4"/>
    <w:rsid w:val="00333AC6"/>
    <w:rsid w:val="0033413B"/>
    <w:rsid w:val="003343CC"/>
    <w:rsid w:val="003352E4"/>
    <w:rsid w:val="003359AD"/>
    <w:rsid w:val="00335F34"/>
    <w:rsid w:val="00336F3D"/>
    <w:rsid w:val="00337E4C"/>
    <w:rsid w:val="00340792"/>
    <w:rsid w:val="00341313"/>
    <w:rsid w:val="003428AD"/>
    <w:rsid w:val="00342F1B"/>
    <w:rsid w:val="00343856"/>
    <w:rsid w:val="00343C09"/>
    <w:rsid w:val="0034410C"/>
    <w:rsid w:val="00345138"/>
    <w:rsid w:val="00345599"/>
    <w:rsid w:val="00345B0A"/>
    <w:rsid w:val="00346197"/>
    <w:rsid w:val="003464C2"/>
    <w:rsid w:val="0034777F"/>
    <w:rsid w:val="003505F2"/>
    <w:rsid w:val="0035061A"/>
    <w:rsid w:val="003512C1"/>
    <w:rsid w:val="003515CF"/>
    <w:rsid w:val="00352B9A"/>
    <w:rsid w:val="00352C43"/>
    <w:rsid w:val="00353878"/>
    <w:rsid w:val="0035419A"/>
    <w:rsid w:val="00356EE4"/>
    <w:rsid w:val="0036084D"/>
    <w:rsid w:val="00361140"/>
    <w:rsid w:val="00361614"/>
    <w:rsid w:val="00362180"/>
    <w:rsid w:val="003626D0"/>
    <w:rsid w:val="00362739"/>
    <w:rsid w:val="00364C8C"/>
    <w:rsid w:val="00365111"/>
    <w:rsid w:val="00365A1D"/>
    <w:rsid w:val="00365BD8"/>
    <w:rsid w:val="00366396"/>
    <w:rsid w:val="00366D64"/>
    <w:rsid w:val="0037257D"/>
    <w:rsid w:val="0037260A"/>
    <w:rsid w:val="00372B7D"/>
    <w:rsid w:val="00373334"/>
    <w:rsid w:val="00373500"/>
    <w:rsid w:val="00373770"/>
    <w:rsid w:val="00373B5E"/>
    <w:rsid w:val="003742A4"/>
    <w:rsid w:val="0037452E"/>
    <w:rsid w:val="00374EF2"/>
    <w:rsid w:val="00376138"/>
    <w:rsid w:val="00377584"/>
    <w:rsid w:val="0037788C"/>
    <w:rsid w:val="00377910"/>
    <w:rsid w:val="00377BEC"/>
    <w:rsid w:val="00383B02"/>
    <w:rsid w:val="003840BA"/>
    <w:rsid w:val="003845ED"/>
    <w:rsid w:val="0038462F"/>
    <w:rsid w:val="0038469F"/>
    <w:rsid w:val="003849D3"/>
    <w:rsid w:val="00384DD2"/>
    <w:rsid w:val="00384FEE"/>
    <w:rsid w:val="00385348"/>
    <w:rsid w:val="00385DA9"/>
    <w:rsid w:val="00386100"/>
    <w:rsid w:val="003861D3"/>
    <w:rsid w:val="003862B6"/>
    <w:rsid w:val="003864BB"/>
    <w:rsid w:val="00386BA1"/>
    <w:rsid w:val="00386FD7"/>
    <w:rsid w:val="003872D3"/>
    <w:rsid w:val="00387C0B"/>
    <w:rsid w:val="00390121"/>
    <w:rsid w:val="00392380"/>
    <w:rsid w:val="00392860"/>
    <w:rsid w:val="00393445"/>
    <w:rsid w:val="003934D4"/>
    <w:rsid w:val="00393FC1"/>
    <w:rsid w:val="00395496"/>
    <w:rsid w:val="00395769"/>
    <w:rsid w:val="00395E32"/>
    <w:rsid w:val="003970F6"/>
    <w:rsid w:val="00397263"/>
    <w:rsid w:val="003A11D2"/>
    <w:rsid w:val="003A1939"/>
    <w:rsid w:val="003A1F92"/>
    <w:rsid w:val="003A2219"/>
    <w:rsid w:val="003A2DA7"/>
    <w:rsid w:val="003A31F3"/>
    <w:rsid w:val="003A34EE"/>
    <w:rsid w:val="003A43C0"/>
    <w:rsid w:val="003A4514"/>
    <w:rsid w:val="003A4A77"/>
    <w:rsid w:val="003A58F9"/>
    <w:rsid w:val="003A60E0"/>
    <w:rsid w:val="003A6416"/>
    <w:rsid w:val="003A685A"/>
    <w:rsid w:val="003A6ACD"/>
    <w:rsid w:val="003A6B42"/>
    <w:rsid w:val="003A6D42"/>
    <w:rsid w:val="003A7840"/>
    <w:rsid w:val="003B0DF5"/>
    <w:rsid w:val="003B0F21"/>
    <w:rsid w:val="003B101A"/>
    <w:rsid w:val="003B17EC"/>
    <w:rsid w:val="003B21B9"/>
    <w:rsid w:val="003B2F97"/>
    <w:rsid w:val="003B3001"/>
    <w:rsid w:val="003B30D6"/>
    <w:rsid w:val="003B4AD3"/>
    <w:rsid w:val="003B584E"/>
    <w:rsid w:val="003B58EF"/>
    <w:rsid w:val="003B6049"/>
    <w:rsid w:val="003B6128"/>
    <w:rsid w:val="003B6189"/>
    <w:rsid w:val="003C047B"/>
    <w:rsid w:val="003C0627"/>
    <w:rsid w:val="003C0FAD"/>
    <w:rsid w:val="003C1024"/>
    <w:rsid w:val="003C1B63"/>
    <w:rsid w:val="003C2382"/>
    <w:rsid w:val="003C3934"/>
    <w:rsid w:val="003C3E55"/>
    <w:rsid w:val="003C40B1"/>
    <w:rsid w:val="003C436A"/>
    <w:rsid w:val="003C4BA4"/>
    <w:rsid w:val="003C4CBD"/>
    <w:rsid w:val="003C6CAF"/>
    <w:rsid w:val="003C744A"/>
    <w:rsid w:val="003D0B77"/>
    <w:rsid w:val="003D0D39"/>
    <w:rsid w:val="003D181F"/>
    <w:rsid w:val="003D189C"/>
    <w:rsid w:val="003D1EC0"/>
    <w:rsid w:val="003D3147"/>
    <w:rsid w:val="003D3684"/>
    <w:rsid w:val="003D3C50"/>
    <w:rsid w:val="003D44F8"/>
    <w:rsid w:val="003D4FA7"/>
    <w:rsid w:val="003D64CE"/>
    <w:rsid w:val="003D6D0B"/>
    <w:rsid w:val="003D6EF3"/>
    <w:rsid w:val="003D77D9"/>
    <w:rsid w:val="003D7DF9"/>
    <w:rsid w:val="003E0547"/>
    <w:rsid w:val="003E0ADB"/>
    <w:rsid w:val="003E1158"/>
    <w:rsid w:val="003E129C"/>
    <w:rsid w:val="003E1778"/>
    <w:rsid w:val="003E1A80"/>
    <w:rsid w:val="003E2115"/>
    <w:rsid w:val="003E2D7B"/>
    <w:rsid w:val="003E3CA6"/>
    <w:rsid w:val="003E642B"/>
    <w:rsid w:val="003E6490"/>
    <w:rsid w:val="003E6696"/>
    <w:rsid w:val="003E73CF"/>
    <w:rsid w:val="003F0410"/>
    <w:rsid w:val="003F0B4F"/>
    <w:rsid w:val="003F3E15"/>
    <w:rsid w:val="003F3EE1"/>
    <w:rsid w:val="003F4EFE"/>
    <w:rsid w:val="003F6018"/>
    <w:rsid w:val="003F627C"/>
    <w:rsid w:val="003F6322"/>
    <w:rsid w:val="003F7244"/>
    <w:rsid w:val="003F72F4"/>
    <w:rsid w:val="003F7EB9"/>
    <w:rsid w:val="00400228"/>
    <w:rsid w:val="0040082C"/>
    <w:rsid w:val="00401980"/>
    <w:rsid w:val="00401AB3"/>
    <w:rsid w:val="004024BD"/>
    <w:rsid w:val="00403CB8"/>
    <w:rsid w:val="00403D48"/>
    <w:rsid w:val="00404808"/>
    <w:rsid w:val="004057A5"/>
    <w:rsid w:val="0040666D"/>
    <w:rsid w:val="004069D9"/>
    <w:rsid w:val="00406D9E"/>
    <w:rsid w:val="00406EEB"/>
    <w:rsid w:val="0041052D"/>
    <w:rsid w:val="004107B8"/>
    <w:rsid w:val="00411221"/>
    <w:rsid w:val="004122BE"/>
    <w:rsid w:val="00412376"/>
    <w:rsid w:val="004125FD"/>
    <w:rsid w:val="004129A5"/>
    <w:rsid w:val="004137B4"/>
    <w:rsid w:val="0041424B"/>
    <w:rsid w:val="00414CD1"/>
    <w:rsid w:val="00417ECD"/>
    <w:rsid w:val="00420EE4"/>
    <w:rsid w:val="004215D2"/>
    <w:rsid w:val="00422850"/>
    <w:rsid w:val="00423748"/>
    <w:rsid w:val="00423EC8"/>
    <w:rsid w:val="00424059"/>
    <w:rsid w:val="004243B2"/>
    <w:rsid w:val="004244F5"/>
    <w:rsid w:val="004245F8"/>
    <w:rsid w:val="00424B86"/>
    <w:rsid w:val="004258B7"/>
    <w:rsid w:val="00426228"/>
    <w:rsid w:val="004267C9"/>
    <w:rsid w:val="00427423"/>
    <w:rsid w:val="004277BE"/>
    <w:rsid w:val="00427C41"/>
    <w:rsid w:val="00427D4F"/>
    <w:rsid w:val="00430509"/>
    <w:rsid w:val="00430CEE"/>
    <w:rsid w:val="00431463"/>
    <w:rsid w:val="00432643"/>
    <w:rsid w:val="004326CB"/>
    <w:rsid w:val="004336AF"/>
    <w:rsid w:val="004338F3"/>
    <w:rsid w:val="00434B49"/>
    <w:rsid w:val="00435F3E"/>
    <w:rsid w:val="00437A4F"/>
    <w:rsid w:val="0044078C"/>
    <w:rsid w:val="00440B25"/>
    <w:rsid w:val="004411C7"/>
    <w:rsid w:val="0044181D"/>
    <w:rsid w:val="004419CA"/>
    <w:rsid w:val="00441ADF"/>
    <w:rsid w:val="00441B02"/>
    <w:rsid w:val="00442BE4"/>
    <w:rsid w:val="004442B5"/>
    <w:rsid w:val="004444B2"/>
    <w:rsid w:val="00445299"/>
    <w:rsid w:val="00445742"/>
    <w:rsid w:val="00445DD0"/>
    <w:rsid w:val="00446BD5"/>
    <w:rsid w:val="0044736F"/>
    <w:rsid w:val="004476A1"/>
    <w:rsid w:val="00447BF9"/>
    <w:rsid w:val="00450140"/>
    <w:rsid w:val="004507B4"/>
    <w:rsid w:val="00451977"/>
    <w:rsid w:val="004519AC"/>
    <w:rsid w:val="00451AA3"/>
    <w:rsid w:val="00451AC6"/>
    <w:rsid w:val="00451B68"/>
    <w:rsid w:val="00451E40"/>
    <w:rsid w:val="00452F02"/>
    <w:rsid w:val="0045379E"/>
    <w:rsid w:val="004537E0"/>
    <w:rsid w:val="00455610"/>
    <w:rsid w:val="00455DB4"/>
    <w:rsid w:val="00455F25"/>
    <w:rsid w:val="00456057"/>
    <w:rsid w:val="004563E5"/>
    <w:rsid w:val="004576FC"/>
    <w:rsid w:val="00457DF2"/>
    <w:rsid w:val="00460100"/>
    <w:rsid w:val="004608D2"/>
    <w:rsid w:val="00461509"/>
    <w:rsid w:val="0046169A"/>
    <w:rsid w:val="0046195D"/>
    <w:rsid w:val="00461E6B"/>
    <w:rsid w:val="004620B9"/>
    <w:rsid w:val="004625D6"/>
    <w:rsid w:val="00462AF0"/>
    <w:rsid w:val="004631A7"/>
    <w:rsid w:val="0046325D"/>
    <w:rsid w:val="004640E2"/>
    <w:rsid w:val="00464228"/>
    <w:rsid w:val="00464383"/>
    <w:rsid w:val="0046445D"/>
    <w:rsid w:val="0046475C"/>
    <w:rsid w:val="00464B15"/>
    <w:rsid w:val="00464F70"/>
    <w:rsid w:val="00465D26"/>
    <w:rsid w:val="00467388"/>
    <w:rsid w:val="00467436"/>
    <w:rsid w:val="00467554"/>
    <w:rsid w:val="004701C4"/>
    <w:rsid w:val="00470350"/>
    <w:rsid w:val="00470A5D"/>
    <w:rsid w:val="00470C1D"/>
    <w:rsid w:val="004711E1"/>
    <w:rsid w:val="004721EE"/>
    <w:rsid w:val="004722E2"/>
    <w:rsid w:val="00472B4E"/>
    <w:rsid w:val="00473D2E"/>
    <w:rsid w:val="00473E8C"/>
    <w:rsid w:val="00475247"/>
    <w:rsid w:val="004753B8"/>
    <w:rsid w:val="004756FB"/>
    <w:rsid w:val="00476116"/>
    <w:rsid w:val="00476868"/>
    <w:rsid w:val="00477478"/>
    <w:rsid w:val="00477BB0"/>
    <w:rsid w:val="00477D86"/>
    <w:rsid w:val="00480108"/>
    <w:rsid w:val="004808C9"/>
    <w:rsid w:val="00480A45"/>
    <w:rsid w:val="00480B31"/>
    <w:rsid w:val="00481EE5"/>
    <w:rsid w:val="004829F0"/>
    <w:rsid w:val="00482E54"/>
    <w:rsid w:val="004836CC"/>
    <w:rsid w:val="00483A0B"/>
    <w:rsid w:val="00484BEF"/>
    <w:rsid w:val="00485290"/>
    <w:rsid w:val="0048593A"/>
    <w:rsid w:val="004859F4"/>
    <w:rsid w:val="004863CB"/>
    <w:rsid w:val="00486E63"/>
    <w:rsid w:val="00486EFE"/>
    <w:rsid w:val="00487047"/>
    <w:rsid w:val="00487070"/>
    <w:rsid w:val="0048723C"/>
    <w:rsid w:val="00490C29"/>
    <w:rsid w:val="004919BB"/>
    <w:rsid w:val="00491B52"/>
    <w:rsid w:val="00491FF6"/>
    <w:rsid w:val="00492167"/>
    <w:rsid w:val="0049233D"/>
    <w:rsid w:val="004931CA"/>
    <w:rsid w:val="00493BDB"/>
    <w:rsid w:val="00494341"/>
    <w:rsid w:val="004947EF"/>
    <w:rsid w:val="00495297"/>
    <w:rsid w:val="004957B4"/>
    <w:rsid w:val="00497598"/>
    <w:rsid w:val="00497FF9"/>
    <w:rsid w:val="004A0734"/>
    <w:rsid w:val="004A0B7C"/>
    <w:rsid w:val="004A221A"/>
    <w:rsid w:val="004A332F"/>
    <w:rsid w:val="004A35B0"/>
    <w:rsid w:val="004A42E8"/>
    <w:rsid w:val="004A44FA"/>
    <w:rsid w:val="004A464E"/>
    <w:rsid w:val="004A4A8B"/>
    <w:rsid w:val="004A54F3"/>
    <w:rsid w:val="004A606A"/>
    <w:rsid w:val="004A658E"/>
    <w:rsid w:val="004A65AE"/>
    <w:rsid w:val="004A7134"/>
    <w:rsid w:val="004A77AF"/>
    <w:rsid w:val="004A7A91"/>
    <w:rsid w:val="004B07DA"/>
    <w:rsid w:val="004B1082"/>
    <w:rsid w:val="004B13A4"/>
    <w:rsid w:val="004B1B88"/>
    <w:rsid w:val="004B1EAA"/>
    <w:rsid w:val="004B21C8"/>
    <w:rsid w:val="004B2311"/>
    <w:rsid w:val="004B2982"/>
    <w:rsid w:val="004B3AD5"/>
    <w:rsid w:val="004B4CD1"/>
    <w:rsid w:val="004B58D7"/>
    <w:rsid w:val="004B5D6D"/>
    <w:rsid w:val="004B6523"/>
    <w:rsid w:val="004B6581"/>
    <w:rsid w:val="004B6A3B"/>
    <w:rsid w:val="004B6FD2"/>
    <w:rsid w:val="004B7CA0"/>
    <w:rsid w:val="004C0BFD"/>
    <w:rsid w:val="004C194C"/>
    <w:rsid w:val="004C1B27"/>
    <w:rsid w:val="004C1E84"/>
    <w:rsid w:val="004C25EA"/>
    <w:rsid w:val="004C321A"/>
    <w:rsid w:val="004C3288"/>
    <w:rsid w:val="004C387E"/>
    <w:rsid w:val="004C4C5F"/>
    <w:rsid w:val="004C4DA6"/>
    <w:rsid w:val="004C4DEC"/>
    <w:rsid w:val="004C5020"/>
    <w:rsid w:val="004C5524"/>
    <w:rsid w:val="004C72D6"/>
    <w:rsid w:val="004D0400"/>
    <w:rsid w:val="004D1B5E"/>
    <w:rsid w:val="004D1E57"/>
    <w:rsid w:val="004D2425"/>
    <w:rsid w:val="004D38B3"/>
    <w:rsid w:val="004D3CA9"/>
    <w:rsid w:val="004D45FB"/>
    <w:rsid w:val="004D4AAE"/>
    <w:rsid w:val="004D5B4F"/>
    <w:rsid w:val="004D5CD1"/>
    <w:rsid w:val="004D6E0B"/>
    <w:rsid w:val="004E27BB"/>
    <w:rsid w:val="004E2900"/>
    <w:rsid w:val="004E2C7E"/>
    <w:rsid w:val="004E2E02"/>
    <w:rsid w:val="004E2FC4"/>
    <w:rsid w:val="004E30A3"/>
    <w:rsid w:val="004E3F26"/>
    <w:rsid w:val="004E4115"/>
    <w:rsid w:val="004E4307"/>
    <w:rsid w:val="004E4359"/>
    <w:rsid w:val="004E43D7"/>
    <w:rsid w:val="004E5810"/>
    <w:rsid w:val="004E5D47"/>
    <w:rsid w:val="004E5F0B"/>
    <w:rsid w:val="004E6A1D"/>
    <w:rsid w:val="004E7C0F"/>
    <w:rsid w:val="004E7CCC"/>
    <w:rsid w:val="004E7EC0"/>
    <w:rsid w:val="004F097E"/>
    <w:rsid w:val="004F113E"/>
    <w:rsid w:val="004F1ADC"/>
    <w:rsid w:val="004F258D"/>
    <w:rsid w:val="004F342A"/>
    <w:rsid w:val="004F4A5B"/>
    <w:rsid w:val="004F52B7"/>
    <w:rsid w:val="004F5B6B"/>
    <w:rsid w:val="004F60B4"/>
    <w:rsid w:val="004F6E5B"/>
    <w:rsid w:val="004F7F5A"/>
    <w:rsid w:val="00501144"/>
    <w:rsid w:val="00501B11"/>
    <w:rsid w:val="00501ECF"/>
    <w:rsid w:val="00503357"/>
    <w:rsid w:val="00503467"/>
    <w:rsid w:val="0050363B"/>
    <w:rsid w:val="00503968"/>
    <w:rsid w:val="005047ED"/>
    <w:rsid w:val="00506B7C"/>
    <w:rsid w:val="00507578"/>
    <w:rsid w:val="00507C64"/>
    <w:rsid w:val="00507E37"/>
    <w:rsid w:val="00510740"/>
    <w:rsid w:val="005109D2"/>
    <w:rsid w:val="00510F87"/>
    <w:rsid w:val="0051103B"/>
    <w:rsid w:val="0051167F"/>
    <w:rsid w:val="00511936"/>
    <w:rsid w:val="00512016"/>
    <w:rsid w:val="00512B7D"/>
    <w:rsid w:val="00513956"/>
    <w:rsid w:val="00513A9B"/>
    <w:rsid w:val="00514835"/>
    <w:rsid w:val="00514EAE"/>
    <w:rsid w:val="0051529D"/>
    <w:rsid w:val="005152F8"/>
    <w:rsid w:val="00515634"/>
    <w:rsid w:val="00515906"/>
    <w:rsid w:val="005168FE"/>
    <w:rsid w:val="0051693F"/>
    <w:rsid w:val="00516D7F"/>
    <w:rsid w:val="00517CDF"/>
    <w:rsid w:val="00520F5A"/>
    <w:rsid w:val="00521441"/>
    <w:rsid w:val="00522229"/>
    <w:rsid w:val="00522AA1"/>
    <w:rsid w:val="00522B21"/>
    <w:rsid w:val="0052343F"/>
    <w:rsid w:val="00524B38"/>
    <w:rsid w:val="00524CFB"/>
    <w:rsid w:val="00525FF9"/>
    <w:rsid w:val="00527624"/>
    <w:rsid w:val="0052791F"/>
    <w:rsid w:val="0052797C"/>
    <w:rsid w:val="0053001C"/>
    <w:rsid w:val="005302F5"/>
    <w:rsid w:val="00530363"/>
    <w:rsid w:val="0053092A"/>
    <w:rsid w:val="00530B92"/>
    <w:rsid w:val="00531603"/>
    <w:rsid w:val="00532522"/>
    <w:rsid w:val="00532FB1"/>
    <w:rsid w:val="00533948"/>
    <w:rsid w:val="00536121"/>
    <w:rsid w:val="00536D19"/>
    <w:rsid w:val="00536DF6"/>
    <w:rsid w:val="005374E1"/>
    <w:rsid w:val="00537886"/>
    <w:rsid w:val="0053799F"/>
    <w:rsid w:val="005403E9"/>
    <w:rsid w:val="005416E5"/>
    <w:rsid w:val="00542647"/>
    <w:rsid w:val="00542B0C"/>
    <w:rsid w:val="00542D34"/>
    <w:rsid w:val="005433AA"/>
    <w:rsid w:val="005436C3"/>
    <w:rsid w:val="00543E13"/>
    <w:rsid w:val="005448E5"/>
    <w:rsid w:val="00544B49"/>
    <w:rsid w:val="00544BD2"/>
    <w:rsid w:val="005456F8"/>
    <w:rsid w:val="005462BD"/>
    <w:rsid w:val="0054685A"/>
    <w:rsid w:val="00546E27"/>
    <w:rsid w:val="00550978"/>
    <w:rsid w:val="00551114"/>
    <w:rsid w:val="00551331"/>
    <w:rsid w:val="00552731"/>
    <w:rsid w:val="00552812"/>
    <w:rsid w:val="00552F36"/>
    <w:rsid w:val="00553066"/>
    <w:rsid w:val="005533BC"/>
    <w:rsid w:val="00553626"/>
    <w:rsid w:val="00553ABE"/>
    <w:rsid w:val="005553FD"/>
    <w:rsid w:val="00555E70"/>
    <w:rsid w:val="005562A7"/>
    <w:rsid w:val="00556E3B"/>
    <w:rsid w:val="0055735B"/>
    <w:rsid w:val="00557399"/>
    <w:rsid w:val="00557E28"/>
    <w:rsid w:val="0056001E"/>
    <w:rsid w:val="00560099"/>
    <w:rsid w:val="00560909"/>
    <w:rsid w:val="00561678"/>
    <w:rsid w:val="00562401"/>
    <w:rsid w:val="0056440E"/>
    <w:rsid w:val="005648BF"/>
    <w:rsid w:val="0056490E"/>
    <w:rsid w:val="00564BFE"/>
    <w:rsid w:val="00565AA9"/>
    <w:rsid w:val="0056648A"/>
    <w:rsid w:val="005666F9"/>
    <w:rsid w:val="0056684C"/>
    <w:rsid w:val="0056756A"/>
    <w:rsid w:val="005707C7"/>
    <w:rsid w:val="00570B9A"/>
    <w:rsid w:val="00570D15"/>
    <w:rsid w:val="0057101C"/>
    <w:rsid w:val="00572C10"/>
    <w:rsid w:val="00572CA7"/>
    <w:rsid w:val="00573F3B"/>
    <w:rsid w:val="00575762"/>
    <w:rsid w:val="005758A2"/>
    <w:rsid w:val="005758DA"/>
    <w:rsid w:val="00575C3C"/>
    <w:rsid w:val="00576C48"/>
    <w:rsid w:val="00577208"/>
    <w:rsid w:val="00577417"/>
    <w:rsid w:val="0057792B"/>
    <w:rsid w:val="00582B03"/>
    <w:rsid w:val="00582F4B"/>
    <w:rsid w:val="0058452B"/>
    <w:rsid w:val="00584552"/>
    <w:rsid w:val="005854FE"/>
    <w:rsid w:val="00585544"/>
    <w:rsid w:val="0058692B"/>
    <w:rsid w:val="0058708D"/>
    <w:rsid w:val="00587161"/>
    <w:rsid w:val="00587B7E"/>
    <w:rsid w:val="0059086A"/>
    <w:rsid w:val="0059186F"/>
    <w:rsid w:val="00591D74"/>
    <w:rsid w:val="00591E67"/>
    <w:rsid w:val="00591F33"/>
    <w:rsid w:val="00592157"/>
    <w:rsid w:val="00592762"/>
    <w:rsid w:val="00592B16"/>
    <w:rsid w:val="00596CCB"/>
    <w:rsid w:val="005970AC"/>
    <w:rsid w:val="00597E30"/>
    <w:rsid w:val="00597EEE"/>
    <w:rsid w:val="005A082B"/>
    <w:rsid w:val="005A0921"/>
    <w:rsid w:val="005A1519"/>
    <w:rsid w:val="005A2848"/>
    <w:rsid w:val="005A2E60"/>
    <w:rsid w:val="005A2E77"/>
    <w:rsid w:val="005A463E"/>
    <w:rsid w:val="005A51C3"/>
    <w:rsid w:val="005A54E2"/>
    <w:rsid w:val="005A6581"/>
    <w:rsid w:val="005A6B6E"/>
    <w:rsid w:val="005A6EAF"/>
    <w:rsid w:val="005A7139"/>
    <w:rsid w:val="005A7DB5"/>
    <w:rsid w:val="005B02AE"/>
    <w:rsid w:val="005B0CCF"/>
    <w:rsid w:val="005B272C"/>
    <w:rsid w:val="005B2890"/>
    <w:rsid w:val="005B2DD4"/>
    <w:rsid w:val="005B2E3A"/>
    <w:rsid w:val="005B3888"/>
    <w:rsid w:val="005B3F66"/>
    <w:rsid w:val="005B4354"/>
    <w:rsid w:val="005B444E"/>
    <w:rsid w:val="005B4E14"/>
    <w:rsid w:val="005B549F"/>
    <w:rsid w:val="005B60EB"/>
    <w:rsid w:val="005B69A8"/>
    <w:rsid w:val="005B6AB5"/>
    <w:rsid w:val="005B7D7D"/>
    <w:rsid w:val="005C0454"/>
    <w:rsid w:val="005C2C96"/>
    <w:rsid w:val="005C2FD8"/>
    <w:rsid w:val="005C318F"/>
    <w:rsid w:val="005C3585"/>
    <w:rsid w:val="005C371B"/>
    <w:rsid w:val="005C3FEA"/>
    <w:rsid w:val="005C45A9"/>
    <w:rsid w:val="005C4AEC"/>
    <w:rsid w:val="005C4FCC"/>
    <w:rsid w:val="005C51F6"/>
    <w:rsid w:val="005C5543"/>
    <w:rsid w:val="005C5559"/>
    <w:rsid w:val="005C6381"/>
    <w:rsid w:val="005C7F54"/>
    <w:rsid w:val="005D08BC"/>
    <w:rsid w:val="005D0937"/>
    <w:rsid w:val="005D0961"/>
    <w:rsid w:val="005D156C"/>
    <w:rsid w:val="005D1BA2"/>
    <w:rsid w:val="005D28C7"/>
    <w:rsid w:val="005D29ED"/>
    <w:rsid w:val="005D35D2"/>
    <w:rsid w:val="005D4218"/>
    <w:rsid w:val="005D5C4C"/>
    <w:rsid w:val="005D62F4"/>
    <w:rsid w:val="005D69D8"/>
    <w:rsid w:val="005D6E2A"/>
    <w:rsid w:val="005D754A"/>
    <w:rsid w:val="005D7A5D"/>
    <w:rsid w:val="005E037F"/>
    <w:rsid w:val="005E0A90"/>
    <w:rsid w:val="005E0AA6"/>
    <w:rsid w:val="005E2424"/>
    <w:rsid w:val="005E281C"/>
    <w:rsid w:val="005E2BEF"/>
    <w:rsid w:val="005E39CA"/>
    <w:rsid w:val="005E39FA"/>
    <w:rsid w:val="005E6328"/>
    <w:rsid w:val="005E6A75"/>
    <w:rsid w:val="005E6FB7"/>
    <w:rsid w:val="005E7469"/>
    <w:rsid w:val="005F0342"/>
    <w:rsid w:val="005F054B"/>
    <w:rsid w:val="005F110E"/>
    <w:rsid w:val="005F2A27"/>
    <w:rsid w:val="005F331F"/>
    <w:rsid w:val="005F3524"/>
    <w:rsid w:val="005F4BB1"/>
    <w:rsid w:val="005F4D18"/>
    <w:rsid w:val="005F556C"/>
    <w:rsid w:val="005F5D4A"/>
    <w:rsid w:val="005F708D"/>
    <w:rsid w:val="005F70D7"/>
    <w:rsid w:val="005F7266"/>
    <w:rsid w:val="005F7DA7"/>
    <w:rsid w:val="0060000B"/>
    <w:rsid w:val="00600F39"/>
    <w:rsid w:val="006011FE"/>
    <w:rsid w:val="00601EEC"/>
    <w:rsid w:val="00602552"/>
    <w:rsid w:val="00602A09"/>
    <w:rsid w:val="00602A66"/>
    <w:rsid w:val="00602B88"/>
    <w:rsid w:val="00604815"/>
    <w:rsid w:val="00605214"/>
    <w:rsid w:val="006053BF"/>
    <w:rsid w:val="006064BE"/>
    <w:rsid w:val="0060717A"/>
    <w:rsid w:val="006073FE"/>
    <w:rsid w:val="00607AEB"/>
    <w:rsid w:val="006109A9"/>
    <w:rsid w:val="00610C04"/>
    <w:rsid w:val="006114DA"/>
    <w:rsid w:val="006120D8"/>
    <w:rsid w:val="00612224"/>
    <w:rsid w:val="006124CF"/>
    <w:rsid w:val="00612746"/>
    <w:rsid w:val="00612B90"/>
    <w:rsid w:val="00612ECE"/>
    <w:rsid w:val="00612EF7"/>
    <w:rsid w:val="006131A2"/>
    <w:rsid w:val="006134BF"/>
    <w:rsid w:val="00613FFF"/>
    <w:rsid w:val="00614E27"/>
    <w:rsid w:val="006160AB"/>
    <w:rsid w:val="00616184"/>
    <w:rsid w:val="006161E5"/>
    <w:rsid w:val="00617865"/>
    <w:rsid w:val="00617A85"/>
    <w:rsid w:val="00617D20"/>
    <w:rsid w:val="006202CA"/>
    <w:rsid w:val="0062161E"/>
    <w:rsid w:val="00621E61"/>
    <w:rsid w:val="00621EEA"/>
    <w:rsid w:val="00622B50"/>
    <w:rsid w:val="00623695"/>
    <w:rsid w:val="00624D09"/>
    <w:rsid w:val="00624DF8"/>
    <w:rsid w:val="00625386"/>
    <w:rsid w:val="00625B86"/>
    <w:rsid w:val="00626209"/>
    <w:rsid w:val="006264B3"/>
    <w:rsid w:val="00626D0A"/>
    <w:rsid w:val="0062772E"/>
    <w:rsid w:val="00627859"/>
    <w:rsid w:val="00627E08"/>
    <w:rsid w:val="00630B75"/>
    <w:rsid w:val="00630E0E"/>
    <w:rsid w:val="0063145D"/>
    <w:rsid w:val="00632004"/>
    <w:rsid w:val="006337EB"/>
    <w:rsid w:val="00633CE9"/>
    <w:rsid w:val="00633E75"/>
    <w:rsid w:val="00634188"/>
    <w:rsid w:val="00634B9F"/>
    <w:rsid w:val="006358B6"/>
    <w:rsid w:val="00636C01"/>
    <w:rsid w:val="006370AB"/>
    <w:rsid w:val="00637486"/>
    <w:rsid w:val="006379DD"/>
    <w:rsid w:val="00641317"/>
    <w:rsid w:val="00641F6D"/>
    <w:rsid w:val="006423E5"/>
    <w:rsid w:val="00642602"/>
    <w:rsid w:val="00642FC7"/>
    <w:rsid w:val="006436F9"/>
    <w:rsid w:val="00643B6D"/>
    <w:rsid w:val="00643E56"/>
    <w:rsid w:val="0064426F"/>
    <w:rsid w:val="006445EC"/>
    <w:rsid w:val="00644846"/>
    <w:rsid w:val="00645975"/>
    <w:rsid w:val="006462DA"/>
    <w:rsid w:val="006465F1"/>
    <w:rsid w:val="006469FD"/>
    <w:rsid w:val="00646D8E"/>
    <w:rsid w:val="00647E36"/>
    <w:rsid w:val="00647E94"/>
    <w:rsid w:val="00650540"/>
    <w:rsid w:val="0065071D"/>
    <w:rsid w:val="00650E91"/>
    <w:rsid w:val="006516F9"/>
    <w:rsid w:val="00651B59"/>
    <w:rsid w:val="00652CA1"/>
    <w:rsid w:val="006539FE"/>
    <w:rsid w:val="00653B12"/>
    <w:rsid w:val="00654065"/>
    <w:rsid w:val="00654440"/>
    <w:rsid w:val="0065459E"/>
    <w:rsid w:val="00654AAB"/>
    <w:rsid w:val="00654B5A"/>
    <w:rsid w:val="00654E13"/>
    <w:rsid w:val="00654EE7"/>
    <w:rsid w:val="00655D2A"/>
    <w:rsid w:val="006563F9"/>
    <w:rsid w:val="006567E7"/>
    <w:rsid w:val="0065762A"/>
    <w:rsid w:val="0065779D"/>
    <w:rsid w:val="0065780E"/>
    <w:rsid w:val="00657886"/>
    <w:rsid w:val="00657C3C"/>
    <w:rsid w:val="00657CC1"/>
    <w:rsid w:val="0066129C"/>
    <w:rsid w:val="00661EC3"/>
    <w:rsid w:val="00662029"/>
    <w:rsid w:val="00662866"/>
    <w:rsid w:val="006633EA"/>
    <w:rsid w:val="00663A86"/>
    <w:rsid w:val="00663F99"/>
    <w:rsid w:val="00663FAE"/>
    <w:rsid w:val="00664BC2"/>
    <w:rsid w:val="00664DE2"/>
    <w:rsid w:val="00665208"/>
    <w:rsid w:val="00665EFA"/>
    <w:rsid w:val="0066619C"/>
    <w:rsid w:val="006661C7"/>
    <w:rsid w:val="00666507"/>
    <w:rsid w:val="00666BA2"/>
    <w:rsid w:val="00667665"/>
    <w:rsid w:val="006714F3"/>
    <w:rsid w:val="00671A38"/>
    <w:rsid w:val="00672A21"/>
    <w:rsid w:val="00673887"/>
    <w:rsid w:val="00673A53"/>
    <w:rsid w:val="00673DA2"/>
    <w:rsid w:val="006745DC"/>
    <w:rsid w:val="006745EF"/>
    <w:rsid w:val="006756F2"/>
    <w:rsid w:val="00676DDC"/>
    <w:rsid w:val="00677A7D"/>
    <w:rsid w:val="006810A8"/>
    <w:rsid w:val="0068296A"/>
    <w:rsid w:val="00682F3A"/>
    <w:rsid w:val="00683312"/>
    <w:rsid w:val="00683A5C"/>
    <w:rsid w:val="00683EDF"/>
    <w:rsid w:val="00683FEE"/>
    <w:rsid w:val="00684013"/>
    <w:rsid w:val="0068488E"/>
    <w:rsid w:val="0068524C"/>
    <w:rsid w:val="00685486"/>
    <w:rsid w:val="00685656"/>
    <w:rsid w:val="006857F9"/>
    <w:rsid w:val="00685EDE"/>
    <w:rsid w:val="006866AF"/>
    <w:rsid w:val="00687015"/>
    <w:rsid w:val="006870C5"/>
    <w:rsid w:val="00687686"/>
    <w:rsid w:val="0069030B"/>
    <w:rsid w:val="006904A5"/>
    <w:rsid w:val="00690665"/>
    <w:rsid w:val="00690EF6"/>
    <w:rsid w:val="0069138F"/>
    <w:rsid w:val="00691571"/>
    <w:rsid w:val="00691D3C"/>
    <w:rsid w:val="00691F2E"/>
    <w:rsid w:val="00694917"/>
    <w:rsid w:val="00695079"/>
    <w:rsid w:val="00695196"/>
    <w:rsid w:val="006953C1"/>
    <w:rsid w:val="006959E5"/>
    <w:rsid w:val="00695A31"/>
    <w:rsid w:val="00696FA8"/>
    <w:rsid w:val="006977F6"/>
    <w:rsid w:val="006A0799"/>
    <w:rsid w:val="006A0A96"/>
    <w:rsid w:val="006A11F6"/>
    <w:rsid w:val="006A160E"/>
    <w:rsid w:val="006A19FF"/>
    <w:rsid w:val="006A2694"/>
    <w:rsid w:val="006A2CFB"/>
    <w:rsid w:val="006A4747"/>
    <w:rsid w:val="006A562F"/>
    <w:rsid w:val="006A60D3"/>
    <w:rsid w:val="006A61B7"/>
    <w:rsid w:val="006A6BED"/>
    <w:rsid w:val="006A7562"/>
    <w:rsid w:val="006A7679"/>
    <w:rsid w:val="006A76BB"/>
    <w:rsid w:val="006A7999"/>
    <w:rsid w:val="006A7CF5"/>
    <w:rsid w:val="006B0492"/>
    <w:rsid w:val="006B150D"/>
    <w:rsid w:val="006B1A4F"/>
    <w:rsid w:val="006B1CB5"/>
    <w:rsid w:val="006B1DDF"/>
    <w:rsid w:val="006B212D"/>
    <w:rsid w:val="006B2132"/>
    <w:rsid w:val="006B2200"/>
    <w:rsid w:val="006B2427"/>
    <w:rsid w:val="006B3298"/>
    <w:rsid w:val="006B4D07"/>
    <w:rsid w:val="006B4D99"/>
    <w:rsid w:val="006B529F"/>
    <w:rsid w:val="006B5FAB"/>
    <w:rsid w:val="006B6541"/>
    <w:rsid w:val="006B7218"/>
    <w:rsid w:val="006B7784"/>
    <w:rsid w:val="006B7808"/>
    <w:rsid w:val="006C01BA"/>
    <w:rsid w:val="006C1B5D"/>
    <w:rsid w:val="006C1BF5"/>
    <w:rsid w:val="006C2D0F"/>
    <w:rsid w:val="006C2F09"/>
    <w:rsid w:val="006C356D"/>
    <w:rsid w:val="006C52A8"/>
    <w:rsid w:val="006C5435"/>
    <w:rsid w:val="006C59C1"/>
    <w:rsid w:val="006C6858"/>
    <w:rsid w:val="006C7018"/>
    <w:rsid w:val="006C7CCC"/>
    <w:rsid w:val="006D0F6B"/>
    <w:rsid w:val="006D1BA4"/>
    <w:rsid w:val="006D1CA3"/>
    <w:rsid w:val="006D2D4D"/>
    <w:rsid w:val="006D3303"/>
    <w:rsid w:val="006D3C84"/>
    <w:rsid w:val="006D4248"/>
    <w:rsid w:val="006D51F2"/>
    <w:rsid w:val="006D6460"/>
    <w:rsid w:val="006D6D37"/>
    <w:rsid w:val="006D7736"/>
    <w:rsid w:val="006D77F3"/>
    <w:rsid w:val="006D77F4"/>
    <w:rsid w:val="006E0E37"/>
    <w:rsid w:val="006E196E"/>
    <w:rsid w:val="006E356C"/>
    <w:rsid w:val="006E37CA"/>
    <w:rsid w:val="006E392E"/>
    <w:rsid w:val="006E4890"/>
    <w:rsid w:val="006E4DCD"/>
    <w:rsid w:val="006E4E08"/>
    <w:rsid w:val="006E4FB1"/>
    <w:rsid w:val="006E55E6"/>
    <w:rsid w:val="006E5949"/>
    <w:rsid w:val="006E6893"/>
    <w:rsid w:val="006E7667"/>
    <w:rsid w:val="006E7858"/>
    <w:rsid w:val="006F0C78"/>
    <w:rsid w:val="006F10A8"/>
    <w:rsid w:val="006F12DF"/>
    <w:rsid w:val="006F1351"/>
    <w:rsid w:val="006F17EE"/>
    <w:rsid w:val="006F1D0D"/>
    <w:rsid w:val="006F1F2C"/>
    <w:rsid w:val="006F2291"/>
    <w:rsid w:val="006F2F67"/>
    <w:rsid w:val="006F35E6"/>
    <w:rsid w:val="006F4653"/>
    <w:rsid w:val="006F4656"/>
    <w:rsid w:val="006F4935"/>
    <w:rsid w:val="006F5781"/>
    <w:rsid w:val="006F6255"/>
    <w:rsid w:val="0070005D"/>
    <w:rsid w:val="007007A2"/>
    <w:rsid w:val="00700B1C"/>
    <w:rsid w:val="00700C10"/>
    <w:rsid w:val="0070170C"/>
    <w:rsid w:val="0070184C"/>
    <w:rsid w:val="0070344E"/>
    <w:rsid w:val="00703BF3"/>
    <w:rsid w:val="00704298"/>
    <w:rsid w:val="00704422"/>
    <w:rsid w:val="00704682"/>
    <w:rsid w:val="00704A69"/>
    <w:rsid w:val="00705317"/>
    <w:rsid w:val="007054C3"/>
    <w:rsid w:val="00705C9D"/>
    <w:rsid w:val="007067CE"/>
    <w:rsid w:val="00706EF6"/>
    <w:rsid w:val="00707DF7"/>
    <w:rsid w:val="00710A53"/>
    <w:rsid w:val="00710BD7"/>
    <w:rsid w:val="00711E1C"/>
    <w:rsid w:val="007124F9"/>
    <w:rsid w:val="00712EEA"/>
    <w:rsid w:val="00714039"/>
    <w:rsid w:val="007144BB"/>
    <w:rsid w:val="0071513E"/>
    <w:rsid w:val="00715D9C"/>
    <w:rsid w:val="007167B2"/>
    <w:rsid w:val="00716CD6"/>
    <w:rsid w:val="00717288"/>
    <w:rsid w:val="00717F0B"/>
    <w:rsid w:val="00720E81"/>
    <w:rsid w:val="00721758"/>
    <w:rsid w:val="00721AFF"/>
    <w:rsid w:val="00721BA6"/>
    <w:rsid w:val="007222B4"/>
    <w:rsid w:val="00722604"/>
    <w:rsid w:val="00722B64"/>
    <w:rsid w:val="00723B34"/>
    <w:rsid w:val="00725BEF"/>
    <w:rsid w:val="00727237"/>
    <w:rsid w:val="00727273"/>
    <w:rsid w:val="00730BFA"/>
    <w:rsid w:val="00731A4B"/>
    <w:rsid w:val="007328B7"/>
    <w:rsid w:val="007345BB"/>
    <w:rsid w:val="00734E1A"/>
    <w:rsid w:val="00734EF1"/>
    <w:rsid w:val="00735166"/>
    <w:rsid w:val="007355C1"/>
    <w:rsid w:val="007361CC"/>
    <w:rsid w:val="0073659E"/>
    <w:rsid w:val="00736DB2"/>
    <w:rsid w:val="0073778D"/>
    <w:rsid w:val="00740D36"/>
    <w:rsid w:val="00740FD3"/>
    <w:rsid w:val="0074124D"/>
    <w:rsid w:val="0074242D"/>
    <w:rsid w:val="007424EA"/>
    <w:rsid w:val="00742516"/>
    <w:rsid w:val="00742D23"/>
    <w:rsid w:val="00744190"/>
    <w:rsid w:val="007442D4"/>
    <w:rsid w:val="007443EF"/>
    <w:rsid w:val="007446AC"/>
    <w:rsid w:val="00744888"/>
    <w:rsid w:val="00744D34"/>
    <w:rsid w:val="00744E79"/>
    <w:rsid w:val="00745199"/>
    <w:rsid w:val="00745764"/>
    <w:rsid w:val="00746131"/>
    <w:rsid w:val="0074769A"/>
    <w:rsid w:val="0075091D"/>
    <w:rsid w:val="00750E36"/>
    <w:rsid w:val="0075118B"/>
    <w:rsid w:val="0075179A"/>
    <w:rsid w:val="00751B59"/>
    <w:rsid w:val="007523D9"/>
    <w:rsid w:val="0075263F"/>
    <w:rsid w:val="0075316B"/>
    <w:rsid w:val="007540FC"/>
    <w:rsid w:val="00754F6C"/>
    <w:rsid w:val="0075588D"/>
    <w:rsid w:val="00757F28"/>
    <w:rsid w:val="007602F1"/>
    <w:rsid w:val="00760794"/>
    <w:rsid w:val="00760C84"/>
    <w:rsid w:val="00760ED8"/>
    <w:rsid w:val="007634D4"/>
    <w:rsid w:val="00763BA2"/>
    <w:rsid w:val="00763D13"/>
    <w:rsid w:val="00763E2D"/>
    <w:rsid w:val="00764C7F"/>
    <w:rsid w:val="00764F85"/>
    <w:rsid w:val="007659BC"/>
    <w:rsid w:val="00766075"/>
    <w:rsid w:val="0076638F"/>
    <w:rsid w:val="007663DB"/>
    <w:rsid w:val="00767AA5"/>
    <w:rsid w:val="00770951"/>
    <w:rsid w:val="007712D6"/>
    <w:rsid w:val="00771A0A"/>
    <w:rsid w:val="007725A5"/>
    <w:rsid w:val="00774822"/>
    <w:rsid w:val="00774ADD"/>
    <w:rsid w:val="00774B69"/>
    <w:rsid w:val="00774FF7"/>
    <w:rsid w:val="00775352"/>
    <w:rsid w:val="007754D8"/>
    <w:rsid w:val="00776083"/>
    <w:rsid w:val="007768AB"/>
    <w:rsid w:val="007769DE"/>
    <w:rsid w:val="007800AC"/>
    <w:rsid w:val="00780852"/>
    <w:rsid w:val="007810B8"/>
    <w:rsid w:val="007814A9"/>
    <w:rsid w:val="0078154C"/>
    <w:rsid w:val="0078157E"/>
    <w:rsid w:val="00781ACD"/>
    <w:rsid w:val="007821E4"/>
    <w:rsid w:val="00782982"/>
    <w:rsid w:val="00782C7C"/>
    <w:rsid w:val="007836BD"/>
    <w:rsid w:val="00785080"/>
    <w:rsid w:val="007867AE"/>
    <w:rsid w:val="0078795A"/>
    <w:rsid w:val="007900E0"/>
    <w:rsid w:val="007907C7"/>
    <w:rsid w:val="00790902"/>
    <w:rsid w:val="00790D01"/>
    <w:rsid w:val="007920A4"/>
    <w:rsid w:val="007927C2"/>
    <w:rsid w:val="00792891"/>
    <w:rsid w:val="00792EDC"/>
    <w:rsid w:val="0079501E"/>
    <w:rsid w:val="007953B2"/>
    <w:rsid w:val="007957CF"/>
    <w:rsid w:val="00795FEB"/>
    <w:rsid w:val="00796073"/>
    <w:rsid w:val="0079623B"/>
    <w:rsid w:val="007964BE"/>
    <w:rsid w:val="0079651F"/>
    <w:rsid w:val="00796690"/>
    <w:rsid w:val="00797C14"/>
    <w:rsid w:val="007A022A"/>
    <w:rsid w:val="007A03F2"/>
    <w:rsid w:val="007A0530"/>
    <w:rsid w:val="007A1018"/>
    <w:rsid w:val="007A10A3"/>
    <w:rsid w:val="007A154C"/>
    <w:rsid w:val="007A16C1"/>
    <w:rsid w:val="007A225D"/>
    <w:rsid w:val="007A226B"/>
    <w:rsid w:val="007A2B7D"/>
    <w:rsid w:val="007A33E3"/>
    <w:rsid w:val="007A4041"/>
    <w:rsid w:val="007A5077"/>
    <w:rsid w:val="007A555A"/>
    <w:rsid w:val="007A7448"/>
    <w:rsid w:val="007A74E1"/>
    <w:rsid w:val="007A7C1A"/>
    <w:rsid w:val="007B0460"/>
    <w:rsid w:val="007B1B1E"/>
    <w:rsid w:val="007B1B22"/>
    <w:rsid w:val="007B1D41"/>
    <w:rsid w:val="007B25F2"/>
    <w:rsid w:val="007B5263"/>
    <w:rsid w:val="007B5869"/>
    <w:rsid w:val="007B5C6A"/>
    <w:rsid w:val="007B64D0"/>
    <w:rsid w:val="007B6750"/>
    <w:rsid w:val="007B6F27"/>
    <w:rsid w:val="007B721D"/>
    <w:rsid w:val="007C02BF"/>
    <w:rsid w:val="007C0B8F"/>
    <w:rsid w:val="007C151C"/>
    <w:rsid w:val="007C1573"/>
    <w:rsid w:val="007C184C"/>
    <w:rsid w:val="007C18E7"/>
    <w:rsid w:val="007C1E28"/>
    <w:rsid w:val="007C245A"/>
    <w:rsid w:val="007C2B27"/>
    <w:rsid w:val="007C2B8A"/>
    <w:rsid w:val="007C4233"/>
    <w:rsid w:val="007C4372"/>
    <w:rsid w:val="007C44F6"/>
    <w:rsid w:val="007C48FF"/>
    <w:rsid w:val="007C4CD5"/>
    <w:rsid w:val="007C52EA"/>
    <w:rsid w:val="007C5C91"/>
    <w:rsid w:val="007C6A95"/>
    <w:rsid w:val="007C6AB7"/>
    <w:rsid w:val="007C77D2"/>
    <w:rsid w:val="007C798E"/>
    <w:rsid w:val="007D05C3"/>
    <w:rsid w:val="007D0632"/>
    <w:rsid w:val="007D0949"/>
    <w:rsid w:val="007D1141"/>
    <w:rsid w:val="007D12BB"/>
    <w:rsid w:val="007D14C3"/>
    <w:rsid w:val="007D1D75"/>
    <w:rsid w:val="007D203D"/>
    <w:rsid w:val="007D2DA2"/>
    <w:rsid w:val="007D33C2"/>
    <w:rsid w:val="007D400F"/>
    <w:rsid w:val="007D485A"/>
    <w:rsid w:val="007D4EB2"/>
    <w:rsid w:val="007D52A4"/>
    <w:rsid w:val="007D5472"/>
    <w:rsid w:val="007D5DA9"/>
    <w:rsid w:val="007D5FEA"/>
    <w:rsid w:val="007D6147"/>
    <w:rsid w:val="007D65BB"/>
    <w:rsid w:val="007E046D"/>
    <w:rsid w:val="007E051C"/>
    <w:rsid w:val="007E14D0"/>
    <w:rsid w:val="007E171A"/>
    <w:rsid w:val="007E18A6"/>
    <w:rsid w:val="007E2DAE"/>
    <w:rsid w:val="007E2F89"/>
    <w:rsid w:val="007E3DFD"/>
    <w:rsid w:val="007E47A2"/>
    <w:rsid w:val="007E5A6D"/>
    <w:rsid w:val="007E5B9E"/>
    <w:rsid w:val="007E6BE4"/>
    <w:rsid w:val="007E6D55"/>
    <w:rsid w:val="007F1D5F"/>
    <w:rsid w:val="007F1EF1"/>
    <w:rsid w:val="007F3349"/>
    <w:rsid w:val="007F3549"/>
    <w:rsid w:val="007F371A"/>
    <w:rsid w:val="007F4DBD"/>
    <w:rsid w:val="007F5765"/>
    <w:rsid w:val="007F586F"/>
    <w:rsid w:val="007F5C32"/>
    <w:rsid w:val="007F64F6"/>
    <w:rsid w:val="007F7A2C"/>
    <w:rsid w:val="007F7F2B"/>
    <w:rsid w:val="008007E0"/>
    <w:rsid w:val="008008EC"/>
    <w:rsid w:val="00800FCA"/>
    <w:rsid w:val="00801210"/>
    <w:rsid w:val="00802F5D"/>
    <w:rsid w:val="008032F1"/>
    <w:rsid w:val="008036DD"/>
    <w:rsid w:val="008037B3"/>
    <w:rsid w:val="008042A4"/>
    <w:rsid w:val="00804715"/>
    <w:rsid w:val="0080510E"/>
    <w:rsid w:val="0080633B"/>
    <w:rsid w:val="00806E2D"/>
    <w:rsid w:val="00806F41"/>
    <w:rsid w:val="00806FBE"/>
    <w:rsid w:val="008071D2"/>
    <w:rsid w:val="00807BB1"/>
    <w:rsid w:val="008138D9"/>
    <w:rsid w:val="00813CA9"/>
    <w:rsid w:val="00814F4A"/>
    <w:rsid w:val="0081536F"/>
    <w:rsid w:val="008162A5"/>
    <w:rsid w:val="0081737E"/>
    <w:rsid w:val="008176E8"/>
    <w:rsid w:val="00820D36"/>
    <w:rsid w:val="00821355"/>
    <w:rsid w:val="008218AE"/>
    <w:rsid w:val="0082200D"/>
    <w:rsid w:val="008223C3"/>
    <w:rsid w:val="008227C6"/>
    <w:rsid w:val="008237F8"/>
    <w:rsid w:val="0082465D"/>
    <w:rsid w:val="00825328"/>
    <w:rsid w:val="008257FD"/>
    <w:rsid w:val="00825C2B"/>
    <w:rsid w:val="0082610C"/>
    <w:rsid w:val="008265E7"/>
    <w:rsid w:val="00827B5A"/>
    <w:rsid w:val="00827C4A"/>
    <w:rsid w:val="00827D2C"/>
    <w:rsid w:val="00830803"/>
    <w:rsid w:val="00830E32"/>
    <w:rsid w:val="00831997"/>
    <w:rsid w:val="008321B9"/>
    <w:rsid w:val="008331B1"/>
    <w:rsid w:val="00833B9D"/>
    <w:rsid w:val="00834EBF"/>
    <w:rsid w:val="008364EC"/>
    <w:rsid w:val="00836FF9"/>
    <w:rsid w:val="0083777C"/>
    <w:rsid w:val="00837B65"/>
    <w:rsid w:val="008439FE"/>
    <w:rsid w:val="00844455"/>
    <w:rsid w:val="008451BD"/>
    <w:rsid w:val="008460FB"/>
    <w:rsid w:val="00846293"/>
    <w:rsid w:val="00846EF6"/>
    <w:rsid w:val="00846F74"/>
    <w:rsid w:val="008470E5"/>
    <w:rsid w:val="00847707"/>
    <w:rsid w:val="008506E8"/>
    <w:rsid w:val="00850B23"/>
    <w:rsid w:val="008519C5"/>
    <w:rsid w:val="008519DB"/>
    <w:rsid w:val="00851F4E"/>
    <w:rsid w:val="0085330D"/>
    <w:rsid w:val="00853446"/>
    <w:rsid w:val="008536A0"/>
    <w:rsid w:val="00854631"/>
    <w:rsid w:val="00855671"/>
    <w:rsid w:val="00855E79"/>
    <w:rsid w:val="00856199"/>
    <w:rsid w:val="00856F64"/>
    <w:rsid w:val="008575F5"/>
    <w:rsid w:val="00857E33"/>
    <w:rsid w:val="0086224E"/>
    <w:rsid w:val="0086322C"/>
    <w:rsid w:val="008632F2"/>
    <w:rsid w:val="0086343D"/>
    <w:rsid w:val="00863655"/>
    <w:rsid w:val="00863994"/>
    <w:rsid w:val="00864FC1"/>
    <w:rsid w:val="008655A6"/>
    <w:rsid w:val="00865F5C"/>
    <w:rsid w:val="00866A10"/>
    <w:rsid w:val="00866FBF"/>
    <w:rsid w:val="008673AC"/>
    <w:rsid w:val="008675E0"/>
    <w:rsid w:val="00867679"/>
    <w:rsid w:val="00870BD1"/>
    <w:rsid w:val="008729DB"/>
    <w:rsid w:val="008731B2"/>
    <w:rsid w:val="00873A8C"/>
    <w:rsid w:val="00874207"/>
    <w:rsid w:val="00876342"/>
    <w:rsid w:val="00877266"/>
    <w:rsid w:val="00877A64"/>
    <w:rsid w:val="00877C7F"/>
    <w:rsid w:val="00880BE5"/>
    <w:rsid w:val="008817EA"/>
    <w:rsid w:val="008818BE"/>
    <w:rsid w:val="00881C3E"/>
    <w:rsid w:val="00881D9A"/>
    <w:rsid w:val="008822CE"/>
    <w:rsid w:val="0088337F"/>
    <w:rsid w:val="008838D4"/>
    <w:rsid w:val="00884A48"/>
    <w:rsid w:val="00885056"/>
    <w:rsid w:val="00885689"/>
    <w:rsid w:val="008856BF"/>
    <w:rsid w:val="00885700"/>
    <w:rsid w:val="008858AD"/>
    <w:rsid w:val="0088597F"/>
    <w:rsid w:val="00885AAE"/>
    <w:rsid w:val="00885CAB"/>
    <w:rsid w:val="00886A54"/>
    <w:rsid w:val="00886E11"/>
    <w:rsid w:val="00887631"/>
    <w:rsid w:val="008879A1"/>
    <w:rsid w:val="00890596"/>
    <w:rsid w:val="0089188B"/>
    <w:rsid w:val="0089478E"/>
    <w:rsid w:val="00894F00"/>
    <w:rsid w:val="0089617C"/>
    <w:rsid w:val="0089633B"/>
    <w:rsid w:val="00896508"/>
    <w:rsid w:val="008979BE"/>
    <w:rsid w:val="00897D11"/>
    <w:rsid w:val="008A02CA"/>
    <w:rsid w:val="008A13E2"/>
    <w:rsid w:val="008A17D2"/>
    <w:rsid w:val="008A1B58"/>
    <w:rsid w:val="008A24BB"/>
    <w:rsid w:val="008A29C3"/>
    <w:rsid w:val="008A3AC9"/>
    <w:rsid w:val="008A3E55"/>
    <w:rsid w:val="008A3EEE"/>
    <w:rsid w:val="008A5B60"/>
    <w:rsid w:val="008A5BCB"/>
    <w:rsid w:val="008A5BFB"/>
    <w:rsid w:val="008A61C0"/>
    <w:rsid w:val="008A6477"/>
    <w:rsid w:val="008A651B"/>
    <w:rsid w:val="008A6614"/>
    <w:rsid w:val="008A6DD9"/>
    <w:rsid w:val="008A74DA"/>
    <w:rsid w:val="008A7765"/>
    <w:rsid w:val="008A7830"/>
    <w:rsid w:val="008A7B59"/>
    <w:rsid w:val="008B05D7"/>
    <w:rsid w:val="008B0CEC"/>
    <w:rsid w:val="008B0F41"/>
    <w:rsid w:val="008B0F68"/>
    <w:rsid w:val="008B1D7C"/>
    <w:rsid w:val="008B29F4"/>
    <w:rsid w:val="008B32DC"/>
    <w:rsid w:val="008B3868"/>
    <w:rsid w:val="008B3A93"/>
    <w:rsid w:val="008B4065"/>
    <w:rsid w:val="008B4A85"/>
    <w:rsid w:val="008B590C"/>
    <w:rsid w:val="008B5CB1"/>
    <w:rsid w:val="008B5D21"/>
    <w:rsid w:val="008B6152"/>
    <w:rsid w:val="008C1379"/>
    <w:rsid w:val="008C22D0"/>
    <w:rsid w:val="008C2E2E"/>
    <w:rsid w:val="008C401A"/>
    <w:rsid w:val="008C42D0"/>
    <w:rsid w:val="008C4305"/>
    <w:rsid w:val="008C462A"/>
    <w:rsid w:val="008C5345"/>
    <w:rsid w:val="008C59E9"/>
    <w:rsid w:val="008C65E3"/>
    <w:rsid w:val="008C67B6"/>
    <w:rsid w:val="008C7406"/>
    <w:rsid w:val="008C7899"/>
    <w:rsid w:val="008D0165"/>
    <w:rsid w:val="008D0E4C"/>
    <w:rsid w:val="008D111E"/>
    <w:rsid w:val="008D1F26"/>
    <w:rsid w:val="008D2B75"/>
    <w:rsid w:val="008D2F44"/>
    <w:rsid w:val="008D2F5D"/>
    <w:rsid w:val="008D3CCB"/>
    <w:rsid w:val="008D3D83"/>
    <w:rsid w:val="008D4206"/>
    <w:rsid w:val="008D4E13"/>
    <w:rsid w:val="008D530C"/>
    <w:rsid w:val="008D645A"/>
    <w:rsid w:val="008D79DE"/>
    <w:rsid w:val="008D7E20"/>
    <w:rsid w:val="008E2851"/>
    <w:rsid w:val="008E2C42"/>
    <w:rsid w:val="008E3E28"/>
    <w:rsid w:val="008E55D4"/>
    <w:rsid w:val="008E5633"/>
    <w:rsid w:val="008E58DE"/>
    <w:rsid w:val="008E66D8"/>
    <w:rsid w:val="008E707E"/>
    <w:rsid w:val="008F0632"/>
    <w:rsid w:val="008F0D2A"/>
    <w:rsid w:val="008F0DB1"/>
    <w:rsid w:val="008F1624"/>
    <w:rsid w:val="008F18CE"/>
    <w:rsid w:val="008F28EB"/>
    <w:rsid w:val="008F3DF0"/>
    <w:rsid w:val="008F3F7F"/>
    <w:rsid w:val="008F5A7A"/>
    <w:rsid w:val="008F628E"/>
    <w:rsid w:val="008F7205"/>
    <w:rsid w:val="00900A26"/>
    <w:rsid w:val="00901498"/>
    <w:rsid w:val="009014FD"/>
    <w:rsid w:val="009017AA"/>
    <w:rsid w:val="00901A24"/>
    <w:rsid w:val="0090248F"/>
    <w:rsid w:val="0090296D"/>
    <w:rsid w:val="0090454B"/>
    <w:rsid w:val="0090469C"/>
    <w:rsid w:val="0090591B"/>
    <w:rsid w:val="00905BDC"/>
    <w:rsid w:val="0090658B"/>
    <w:rsid w:val="00906859"/>
    <w:rsid w:val="00906FE5"/>
    <w:rsid w:val="0090735C"/>
    <w:rsid w:val="00907917"/>
    <w:rsid w:val="00907CEF"/>
    <w:rsid w:val="00907E38"/>
    <w:rsid w:val="00907FFE"/>
    <w:rsid w:val="009103A6"/>
    <w:rsid w:val="00910460"/>
    <w:rsid w:val="00910D70"/>
    <w:rsid w:val="00910EDB"/>
    <w:rsid w:val="00911492"/>
    <w:rsid w:val="009125D4"/>
    <w:rsid w:val="00912971"/>
    <w:rsid w:val="00913D2B"/>
    <w:rsid w:val="00913ED7"/>
    <w:rsid w:val="00914A92"/>
    <w:rsid w:val="00915612"/>
    <w:rsid w:val="009156D7"/>
    <w:rsid w:val="00915D8C"/>
    <w:rsid w:val="00915EC8"/>
    <w:rsid w:val="00916060"/>
    <w:rsid w:val="00916420"/>
    <w:rsid w:val="00916993"/>
    <w:rsid w:val="009212D9"/>
    <w:rsid w:val="009227D6"/>
    <w:rsid w:val="00922E3E"/>
    <w:rsid w:val="00924DD3"/>
    <w:rsid w:val="00924F71"/>
    <w:rsid w:val="00924FD5"/>
    <w:rsid w:val="009251C2"/>
    <w:rsid w:val="0092715D"/>
    <w:rsid w:val="00930072"/>
    <w:rsid w:val="009319AC"/>
    <w:rsid w:val="00931AC8"/>
    <w:rsid w:val="00931DF7"/>
    <w:rsid w:val="00932111"/>
    <w:rsid w:val="009321AA"/>
    <w:rsid w:val="00932F7E"/>
    <w:rsid w:val="009338AE"/>
    <w:rsid w:val="009338FB"/>
    <w:rsid w:val="00933BB1"/>
    <w:rsid w:val="00933C55"/>
    <w:rsid w:val="009345E5"/>
    <w:rsid w:val="00934B0B"/>
    <w:rsid w:val="00934B39"/>
    <w:rsid w:val="00934BE9"/>
    <w:rsid w:val="0093569B"/>
    <w:rsid w:val="009359E8"/>
    <w:rsid w:val="00935E56"/>
    <w:rsid w:val="009360A6"/>
    <w:rsid w:val="0093614C"/>
    <w:rsid w:val="00936526"/>
    <w:rsid w:val="00936794"/>
    <w:rsid w:val="00936BF4"/>
    <w:rsid w:val="00937362"/>
    <w:rsid w:val="009376F5"/>
    <w:rsid w:val="00937791"/>
    <w:rsid w:val="009379AD"/>
    <w:rsid w:val="0094115D"/>
    <w:rsid w:val="00941EEE"/>
    <w:rsid w:val="009428BC"/>
    <w:rsid w:val="00942A2F"/>
    <w:rsid w:val="00942C41"/>
    <w:rsid w:val="0094358A"/>
    <w:rsid w:val="00943BDC"/>
    <w:rsid w:val="009443EB"/>
    <w:rsid w:val="00944A20"/>
    <w:rsid w:val="00945AFD"/>
    <w:rsid w:val="00945E72"/>
    <w:rsid w:val="00946DEF"/>
    <w:rsid w:val="009476C2"/>
    <w:rsid w:val="00947913"/>
    <w:rsid w:val="0095068D"/>
    <w:rsid w:val="0095088C"/>
    <w:rsid w:val="00950EF3"/>
    <w:rsid w:val="0095132A"/>
    <w:rsid w:val="0095140F"/>
    <w:rsid w:val="009514FF"/>
    <w:rsid w:val="0095205C"/>
    <w:rsid w:val="0095265E"/>
    <w:rsid w:val="009539D1"/>
    <w:rsid w:val="00953CCA"/>
    <w:rsid w:val="00953F1E"/>
    <w:rsid w:val="009542AE"/>
    <w:rsid w:val="00955596"/>
    <w:rsid w:val="009559C5"/>
    <w:rsid w:val="009570AB"/>
    <w:rsid w:val="009603F4"/>
    <w:rsid w:val="0096081B"/>
    <w:rsid w:val="00960D66"/>
    <w:rsid w:val="0096146C"/>
    <w:rsid w:val="0096198E"/>
    <w:rsid w:val="00962964"/>
    <w:rsid w:val="00962AD2"/>
    <w:rsid w:val="00962C12"/>
    <w:rsid w:val="00963472"/>
    <w:rsid w:val="00963561"/>
    <w:rsid w:val="00963746"/>
    <w:rsid w:val="0096379E"/>
    <w:rsid w:val="00963B71"/>
    <w:rsid w:val="00963D9B"/>
    <w:rsid w:val="0096409E"/>
    <w:rsid w:val="00964215"/>
    <w:rsid w:val="00964EBC"/>
    <w:rsid w:val="00965D62"/>
    <w:rsid w:val="00966312"/>
    <w:rsid w:val="009670BB"/>
    <w:rsid w:val="009670FC"/>
    <w:rsid w:val="00967875"/>
    <w:rsid w:val="00967886"/>
    <w:rsid w:val="00967A03"/>
    <w:rsid w:val="00967AC9"/>
    <w:rsid w:val="00970952"/>
    <w:rsid w:val="00970CBE"/>
    <w:rsid w:val="00972ABA"/>
    <w:rsid w:val="00972B03"/>
    <w:rsid w:val="00974B33"/>
    <w:rsid w:val="00974F11"/>
    <w:rsid w:val="0097516C"/>
    <w:rsid w:val="00975915"/>
    <w:rsid w:val="0097663D"/>
    <w:rsid w:val="00976F9E"/>
    <w:rsid w:val="009770A2"/>
    <w:rsid w:val="00977289"/>
    <w:rsid w:val="00977372"/>
    <w:rsid w:val="0097779D"/>
    <w:rsid w:val="00980102"/>
    <w:rsid w:val="00980EFD"/>
    <w:rsid w:val="009815B7"/>
    <w:rsid w:val="00982D8F"/>
    <w:rsid w:val="00983B9D"/>
    <w:rsid w:val="00984A76"/>
    <w:rsid w:val="00984B2D"/>
    <w:rsid w:val="00984D06"/>
    <w:rsid w:val="00984EFD"/>
    <w:rsid w:val="009851DB"/>
    <w:rsid w:val="0098758A"/>
    <w:rsid w:val="0099007A"/>
    <w:rsid w:val="00990924"/>
    <w:rsid w:val="00991466"/>
    <w:rsid w:val="00991FD7"/>
    <w:rsid w:val="00992448"/>
    <w:rsid w:val="00992AA8"/>
    <w:rsid w:val="00993AEF"/>
    <w:rsid w:val="00993C08"/>
    <w:rsid w:val="00993DED"/>
    <w:rsid w:val="009950B4"/>
    <w:rsid w:val="009954A5"/>
    <w:rsid w:val="00995548"/>
    <w:rsid w:val="009957CE"/>
    <w:rsid w:val="00996CF1"/>
    <w:rsid w:val="00997076"/>
    <w:rsid w:val="009977D0"/>
    <w:rsid w:val="009A0451"/>
    <w:rsid w:val="009A1813"/>
    <w:rsid w:val="009A299E"/>
    <w:rsid w:val="009A3B2A"/>
    <w:rsid w:val="009A3D62"/>
    <w:rsid w:val="009A4460"/>
    <w:rsid w:val="009A45CE"/>
    <w:rsid w:val="009A4CB6"/>
    <w:rsid w:val="009A6E4C"/>
    <w:rsid w:val="009A7A51"/>
    <w:rsid w:val="009A7E7D"/>
    <w:rsid w:val="009B04C6"/>
    <w:rsid w:val="009B066A"/>
    <w:rsid w:val="009B1B45"/>
    <w:rsid w:val="009B1DA9"/>
    <w:rsid w:val="009B1E00"/>
    <w:rsid w:val="009B21DF"/>
    <w:rsid w:val="009B2CB9"/>
    <w:rsid w:val="009B2CC6"/>
    <w:rsid w:val="009B2E66"/>
    <w:rsid w:val="009B32CD"/>
    <w:rsid w:val="009B50FA"/>
    <w:rsid w:val="009B551F"/>
    <w:rsid w:val="009B5D1D"/>
    <w:rsid w:val="009B5E0D"/>
    <w:rsid w:val="009B611D"/>
    <w:rsid w:val="009B624F"/>
    <w:rsid w:val="009B6AA8"/>
    <w:rsid w:val="009B7502"/>
    <w:rsid w:val="009B7528"/>
    <w:rsid w:val="009C2709"/>
    <w:rsid w:val="009C28DF"/>
    <w:rsid w:val="009C3598"/>
    <w:rsid w:val="009C6965"/>
    <w:rsid w:val="009C69C2"/>
    <w:rsid w:val="009D0008"/>
    <w:rsid w:val="009D075D"/>
    <w:rsid w:val="009D0954"/>
    <w:rsid w:val="009D10D2"/>
    <w:rsid w:val="009D1586"/>
    <w:rsid w:val="009D1A19"/>
    <w:rsid w:val="009D1A98"/>
    <w:rsid w:val="009D29C9"/>
    <w:rsid w:val="009D2DE9"/>
    <w:rsid w:val="009D3083"/>
    <w:rsid w:val="009D32E0"/>
    <w:rsid w:val="009D34D5"/>
    <w:rsid w:val="009D3794"/>
    <w:rsid w:val="009D3913"/>
    <w:rsid w:val="009D39CF"/>
    <w:rsid w:val="009D3A34"/>
    <w:rsid w:val="009D64B4"/>
    <w:rsid w:val="009D64D7"/>
    <w:rsid w:val="009D7339"/>
    <w:rsid w:val="009E079D"/>
    <w:rsid w:val="009E09C2"/>
    <w:rsid w:val="009E0DF2"/>
    <w:rsid w:val="009E1AF4"/>
    <w:rsid w:val="009E1CEE"/>
    <w:rsid w:val="009E2F2C"/>
    <w:rsid w:val="009E4B6C"/>
    <w:rsid w:val="009E4C18"/>
    <w:rsid w:val="009E5D42"/>
    <w:rsid w:val="009E71E0"/>
    <w:rsid w:val="009F0CDD"/>
    <w:rsid w:val="009F1234"/>
    <w:rsid w:val="009F21A3"/>
    <w:rsid w:val="009F414E"/>
    <w:rsid w:val="009F4151"/>
    <w:rsid w:val="009F456A"/>
    <w:rsid w:val="009F4945"/>
    <w:rsid w:val="009F6A8F"/>
    <w:rsid w:val="009F75DB"/>
    <w:rsid w:val="00A00D8D"/>
    <w:rsid w:val="00A0121A"/>
    <w:rsid w:val="00A0145D"/>
    <w:rsid w:val="00A01A94"/>
    <w:rsid w:val="00A01FFC"/>
    <w:rsid w:val="00A03C77"/>
    <w:rsid w:val="00A0407D"/>
    <w:rsid w:val="00A06B83"/>
    <w:rsid w:val="00A07341"/>
    <w:rsid w:val="00A0795D"/>
    <w:rsid w:val="00A10266"/>
    <w:rsid w:val="00A10F71"/>
    <w:rsid w:val="00A1149A"/>
    <w:rsid w:val="00A11BBB"/>
    <w:rsid w:val="00A11F78"/>
    <w:rsid w:val="00A12A8E"/>
    <w:rsid w:val="00A139BA"/>
    <w:rsid w:val="00A160C2"/>
    <w:rsid w:val="00A17473"/>
    <w:rsid w:val="00A178B2"/>
    <w:rsid w:val="00A17D66"/>
    <w:rsid w:val="00A209EA"/>
    <w:rsid w:val="00A21A3C"/>
    <w:rsid w:val="00A22554"/>
    <w:rsid w:val="00A22E4A"/>
    <w:rsid w:val="00A231D3"/>
    <w:rsid w:val="00A2328A"/>
    <w:rsid w:val="00A234D1"/>
    <w:rsid w:val="00A2371E"/>
    <w:rsid w:val="00A23B67"/>
    <w:rsid w:val="00A23E5C"/>
    <w:rsid w:val="00A2422F"/>
    <w:rsid w:val="00A25F36"/>
    <w:rsid w:val="00A26EA6"/>
    <w:rsid w:val="00A270B1"/>
    <w:rsid w:val="00A3109B"/>
    <w:rsid w:val="00A32AA9"/>
    <w:rsid w:val="00A3306D"/>
    <w:rsid w:val="00A333C3"/>
    <w:rsid w:val="00A34DB1"/>
    <w:rsid w:val="00A34E64"/>
    <w:rsid w:val="00A351B6"/>
    <w:rsid w:val="00A357F3"/>
    <w:rsid w:val="00A3664E"/>
    <w:rsid w:val="00A411E7"/>
    <w:rsid w:val="00A41B93"/>
    <w:rsid w:val="00A41F40"/>
    <w:rsid w:val="00A42FCE"/>
    <w:rsid w:val="00A44EDC"/>
    <w:rsid w:val="00A44F65"/>
    <w:rsid w:val="00A45069"/>
    <w:rsid w:val="00A45F9C"/>
    <w:rsid w:val="00A46A45"/>
    <w:rsid w:val="00A47F28"/>
    <w:rsid w:val="00A50FCF"/>
    <w:rsid w:val="00A52CE7"/>
    <w:rsid w:val="00A53602"/>
    <w:rsid w:val="00A53FA0"/>
    <w:rsid w:val="00A54F85"/>
    <w:rsid w:val="00A56553"/>
    <w:rsid w:val="00A568E5"/>
    <w:rsid w:val="00A60021"/>
    <w:rsid w:val="00A62213"/>
    <w:rsid w:val="00A6226C"/>
    <w:rsid w:val="00A622DE"/>
    <w:rsid w:val="00A6273B"/>
    <w:rsid w:val="00A63094"/>
    <w:rsid w:val="00A649A0"/>
    <w:rsid w:val="00A65E4E"/>
    <w:rsid w:val="00A6633E"/>
    <w:rsid w:val="00A66F56"/>
    <w:rsid w:val="00A67785"/>
    <w:rsid w:val="00A67BEE"/>
    <w:rsid w:val="00A67D78"/>
    <w:rsid w:val="00A703D9"/>
    <w:rsid w:val="00A70AA3"/>
    <w:rsid w:val="00A71B1A"/>
    <w:rsid w:val="00A7211E"/>
    <w:rsid w:val="00A721FA"/>
    <w:rsid w:val="00A72974"/>
    <w:rsid w:val="00A73889"/>
    <w:rsid w:val="00A73A2E"/>
    <w:rsid w:val="00A751FC"/>
    <w:rsid w:val="00A7522E"/>
    <w:rsid w:val="00A7532D"/>
    <w:rsid w:val="00A758A3"/>
    <w:rsid w:val="00A75BFD"/>
    <w:rsid w:val="00A7613C"/>
    <w:rsid w:val="00A76357"/>
    <w:rsid w:val="00A763FF"/>
    <w:rsid w:val="00A765FF"/>
    <w:rsid w:val="00A770D9"/>
    <w:rsid w:val="00A77548"/>
    <w:rsid w:val="00A81277"/>
    <w:rsid w:val="00A814BC"/>
    <w:rsid w:val="00A81D52"/>
    <w:rsid w:val="00A82764"/>
    <w:rsid w:val="00A82ABF"/>
    <w:rsid w:val="00A8328C"/>
    <w:rsid w:val="00A83693"/>
    <w:rsid w:val="00A847D4"/>
    <w:rsid w:val="00A84BD2"/>
    <w:rsid w:val="00A84D65"/>
    <w:rsid w:val="00A850F2"/>
    <w:rsid w:val="00A854B2"/>
    <w:rsid w:val="00A87339"/>
    <w:rsid w:val="00A87498"/>
    <w:rsid w:val="00A87A51"/>
    <w:rsid w:val="00A87B8B"/>
    <w:rsid w:val="00A90F97"/>
    <w:rsid w:val="00A91086"/>
    <w:rsid w:val="00A91347"/>
    <w:rsid w:val="00A9140E"/>
    <w:rsid w:val="00A9181B"/>
    <w:rsid w:val="00A925F6"/>
    <w:rsid w:val="00A93306"/>
    <w:rsid w:val="00A935D7"/>
    <w:rsid w:val="00A9448A"/>
    <w:rsid w:val="00A9474D"/>
    <w:rsid w:val="00A94D89"/>
    <w:rsid w:val="00A9567C"/>
    <w:rsid w:val="00A95AC9"/>
    <w:rsid w:val="00A95C5E"/>
    <w:rsid w:val="00A964FE"/>
    <w:rsid w:val="00A96D7D"/>
    <w:rsid w:val="00A9700C"/>
    <w:rsid w:val="00A973FB"/>
    <w:rsid w:val="00A97598"/>
    <w:rsid w:val="00A97742"/>
    <w:rsid w:val="00A97E30"/>
    <w:rsid w:val="00A97EDB"/>
    <w:rsid w:val="00AA0302"/>
    <w:rsid w:val="00AA1217"/>
    <w:rsid w:val="00AA2943"/>
    <w:rsid w:val="00AA609E"/>
    <w:rsid w:val="00AA60A1"/>
    <w:rsid w:val="00AA6596"/>
    <w:rsid w:val="00AA6765"/>
    <w:rsid w:val="00AA6909"/>
    <w:rsid w:val="00AA79E8"/>
    <w:rsid w:val="00AA7C4F"/>
    <w:rsid w:val="00AB0026"/>
    <w:rsid w:val="00AB036E"/>
    <w:rsid w:val="00AB0FF0"/>
    <w:rsid w:val="00AB19E1"/>
    <w:rsid w:val="00AB1A3F"/>
    <w:rsid w:val="00AB237E"/>
    <w:rsid w:val="00AB2B13"/>
    <w:rsid w:val="00AB4A29"/>
    <w:rsid w:val="00AB5228"/>
    <w:rsid w:val="00AB554F"/>
    <w:rsid w:val="00AB5A27"/>
    <w:rsid w:val="00AB5C93"/>
    <w:rsid w:val="00AB5D2C"/>
    <w:rsid w:val="00AB611F"/>
    <w:rsid w:val="00AB67F0"/>
    <w:rsid w:val="00AB6EC4"/>
    <w:rsid w:val="00AC040F"/>
    <w:rsid w:val="00AC0563"/>
    <w:rsid w:val="00AC05E3"/>
    <w:rsid w:val="00AC12B5"/>
    <w:rsid w:val="00AC1D42"/>
    <w:rsid w:val="00AC2367"/>
    <w:rsid w:val="00AC27AE"/>
    <w:rsid w:val="00AC3911"/>
    <w:rsid w:val="00AC5492"/>
    <w:rsid w:val="00AC54AF"/>
    <w:rsid w:val="00AC5805"/>
    <w:rsid w:val="00AC5956"/>
    <w:rsid w:val="00AC6E94"/>
    <w:rsid w:val="00AD058D"/>
    <w:rsid w:val="00AD1D86"/>
    <w:rsid w:val="00AD1DE5"/>
    <w:rsid w:val="00AD28AB"/>
    <w:rsid w:val="00AD2CE9"/>
    <w:rsid w:val="00AD2D06"/>
    <w:rsid w:val="00AD2F4B"/>
    <w:rsid w:val="00AD5213"/>
    <w:rsid w:val="00AD5215"/>
    <w:rsid w:val="00AD52C7"/>
    <w:rsid w:val="00AD5628"/>
    <w:rsid w:val="00AD5AFD"/>
    <w:rsid w:val="00AD6694"/>
    <w:rsid w:val="00AD66A0"/>
    <w:rsid w:val="00AD71F3"/>
    <w:rsid w:val="00AD74E9"/>
    <w:rsid w:val="00AD77A3"/>
    <w:rsid w:val="00AD7BD1"/>
    <w:rsid w:val="00AE01CE"/>
    <w:rsid w:val="00AE06BC"/>
    <w:rsid w:val="00AE10C4"/>
    <w:rsid w:val="00AE16B6"/>
    <w:rsid w:val="00AE16E9"/>
    <w:rsid w:val="00AE20FD"/>
    <w:rsid w:val="00AE2216"/>
    <w:rsid w:val="00AE2237"/>
    <w:rsid w:val="00AE242B"/>
    <w:rsid w:val="00AE2775"/>
    <w:rsid w:val="00AE2876"/>
    <w:rsid w:val="00AE296A"/>
    <w:rsid w:val="00AE368C"/>
    <w:rsid w:val="00AE3896"/>
    <w:rsid w:val="00AE3C82"/>
    <w:rsid w:val="00AE405A"/>
    <w:rsid w:val="00AE50D6"/>
    <w:rsid w:val="00AE575A"/>
    <w:rsid w:val="00AE5DB1"/>
    <w:rsid w:val="00AE600A"/>
    <w:rsid w:val="00AE6841"/>
    <w:rsid w:val="00AE73F3"/>
    <w:rsid w:val="00AE74C7"/>
    <w:rsid w:val="00AE7B4D"/>
    <w:rsid w:val="00AF156F"/>
    <w:rsid w:val="00AF2045"/>
    <w:rsid w:val="00AF227F"/>
    <w:rsid w:val="00AF24E8"/>
    <w:rsid w:val="00AF2AE9"/>
    <w:rsid w:val="00AF33F9"/>
    <w:rsid w:val="00AF351C"/>
    <w:rsid w:val="00AF3700"/>
    <w:rsid w:val="00AF3ADD"/>
    <w:rsid w:val="00AF49A3"/>
    <w:rsid w:val="00AF4A70"/>
    <w:rsid w:val="00AF4CDA"/>
    <w:rsid w:val="00AF5694"/>
    <w:rsid w:val="00AF7D47"/>
    <w:rsid w:val="00B00530"/>
    <w:rsid w:val="00B00E6F"/>
    <w:rsid w:val="00B00F57"/>
    <w:rsid w:val="00B012FA"/>
    <w:rsid w:val="00B01D9B"/>
    <w:rsid w:val="00B01F49"/>
    <w:rsid w:val="00B0298D"/>
    <w:rsid w:val="00B034C8"/>
    <w:rsid w:val="00B047AA"/>
    <w:rsid w:val="00B04DAF"/>
    <w:rsid w:val="00B04EB0"/>
    <w:rsid w:val="00B05103"/>
    <w:rsid w:val="00B054DC"/>
    <w:rsid w:val="00B05C52"/>
    <w:rsid w:val="00B06460"/>
    <w:rsid w:val="00B075F3"/>
    <w:rsid w:val="00B10024"/>
    <w:rsid w:val="00B10A82"/>
    <w:rsid w:val="00B11CA5"/>
    <w:rsid w:val="00B12BA0"/>
    <w:rsid w:val="00B12C49"/>
    <w:rsid w:val="00B13970"/>
    <w:rsid w:val="00B16249"/>
    <w:rsid w:val="00B16F0F"/>
    <w:rsid w:val="00B17A61"/>
    <w:rsid w:val="00B20FBB"/>
    <w:rsid w:val="00B21013"/>
    <w:rsid w:val="00B21653"/>
    <w:rsid w:val="00B21D36"/>
    <w:rsid w:val="00B21E35"/>
    <w:rsid w:val="00B21F90"/>
    <w:rsid w:val="00B22AD8"/>
    <w:rsid w:val="00B22BEE"/>
    <w:rsid w:val="00B2346E"/>
    <w:rsid w:val="00B24086"/>
    <w:rsid w:val="00B24692"/>
    <w:rsid w:val="00B24BA4"/>
    <w:rsid w:val="00B257FE"/>
    <w:rsid w:val="00B25901"/>
    <w:rsid w:val="00B25992"/>
    <w:rsid w:val="00B261BA"/>
    <w:rsid w:val="00B2748A"/>
    <w:rsid w:val="00B27A57"/>
    <w:rsid w:val="00B27D23"/>
    <w:rsid w:val="00B3147E"/>
    <w:rsid w:val="00B32627"/>
    <w:rsid w:val="00B329FF"/>
    <w:rsid w:val="00B32C5B"/>
    <w:rsid w:val="00B33301"/>
    <w:rsid w:val="00B3333D"/>
    <w:rsid w:val="00B33800"/>
    <w:rsid w:val="00B3422B"/>
    <w:rsid w:val="00B34248"/>
    <w:rsid w:val="00B34938"/>
    <w:rsid w:val="00B35365"/>
    <w:rsid w:val="00B355BD"/>
    <w:rsid w:val="00B356B5"/>
    <w:rsid w:val="00B35F67"/>
    <w:rsid w:val="00B36400"/>
    <w:rsid w:val="00B36B93"/>
    <w:rsid w:val="00B37C4E"/>
    <w:rsid w:val="00B37C70"/>
    <w:rsid w:val="00B37C72"/>
    <w:rsid w:val="00B40D94"/>
    <w:rsid w:val="00B41B96"/>
    <w:rsid w:val="00B4330C"/>
    <w:rsid w:val="00B438F3"/>
    <w:rsid w:val="00B45779"/>
    <w:rsid w:val="00B45AAC"/>
    <w:rsid w:val="00B46B2E"/>
    <w:rsid w:val="00B46E64"/>
    <w:rsid w:val="00B4784A"/>
    <w:rsid w:val="00B502E5"/>
    <w:rsid w:val="00B508F5"/>
    <w:rsid w:val="00B51356"/>
    <w:rsid w:val="00B5281C"/>
    <w:rsid w:val="00B52E0E"/>
    <w:rsid w:val="00B52FFB"/>
    <w:rsid w:val="00B55276"/>
    <w:rsid w:val="00B56C11"/>
    <w:rsid w:val="00B56F07"/>
    <w:rsid w:val="00B579D9"/>
    <w:rsid w:val="00B6093A"/>
    <w:rsid w:val="00B6096A"/>
    <w:rsid w:val="00B6131E"/>
    <w:rsid w:val="00B61525"/>
    <w:rsid w:val="00B62688"/>
    <w:rsid w:val="00B626E7"/>
    <w:rsid w:val="00B62927"/>
    <w:rsid w:val="00B62AAE"/>
    <w:rsid w:val="00B64520"/>
    <w:rsid w:val="00B6496D"/>
    <w:rsid w:val="00B64E77"/>
    <w:rsid w:val="00B6509F"/>
    <w:rsid w:val="00B653B4"/>
    <w:rsid w:val="00B660F1"/>
    <w:rsid w:val="00B66861"/>
    <w:rsid w:val="00B66CFB"/>
    <w:rsid w:val="00B66E5E"/>
    <w:rsid w:val="00B6723A"/>
    <w:rsid w:val="00B67532"/>
    <w:rsid w:val="00B67649"/>
    <w:rsid w:val="00B67773"/>
    <w:rsid w:val="00B67845"/>
    <w:rsid w:val="00B70280"/>
    <w:rsid w:val="00B7088C"/>
    <w:rsid w:val="00B73C4F"/>
    <w:rsid w:val="00B74393"/>
    <w:rsid w:val="00B7476C"/>
    <w:rsid w:val="00B747E7"/>
    <w:rsid w:val="00B74EF8"/>
    <w:rsid w:val="00B7505A"/>
    <w:rsid w:val="00B754A4"/>
    <w:rsid w:val="00B75543"/>
    <w:rsid w:val="00B75C4A"/>
    <w:rsid w:val="00B75C7A"/>
    <w:rsid w:val="00B76039"/>
    <w:rsid w:val="00B779FB"/>
    <w:rsid w:val="00B80A7B"/>
    <w:rsid w:val="00B81C84"/>
    <w:rsid w:val="00B820D1"/>
    <w:rsid w:val="00B82B48"/>
    <w:rsid w:val="00B83903"/>
    <w:rsid w:val="00B84616"/>
    <w:rsid w:val="00B84AEB"/>
    <w:rsid w:val="00B84F75"/>
    <w:rsid w:val="00B8550E"/>
    <w:rsid w:val="00B85C99"/>
    <w:rsid w:val="00B864E2"/>
    <w:rsid w:val="00B865BC"/>
    <w:rsid w:val="00B87A75"/>
    <w:rsid w:val="00B903D5"/>
    <w:rsid w:val="00B90557"/>
    <w:rsid w:val="00B90A3B"/>
    <w:rsid w:val="00B90E51"/>
    <w:rsid w:val="00B915B7"/>
    <w:rsid w:val="00B9237B"/>
    <w:rsid w:val="00B928C0"/>
    <w:rsid w:val="00B92939"/>
    <w:rsid w:val="00B92BCF"/>
    <w:rsid w:val="00B92E36"/>
    <w:rsid w:val="00B93081"/>
    <w:rsid w:val="00B93222"/>
    <w:rsid w:val="00B93D63"/>
    <w:rsid w:val="00B9432D"/>
    <w:rsid w:val="00B947B2"/>
    <w:rsid w:val="00B9648B"/>
    <w:rsid w:val="00B9669F"/>
    <w:rsid w:val="00B97B04"/>
    <w:rsid w:val="00B97D00"/>
    <w:rsid w:val="00B97D8B"/>
    <w:rsid w:val="00BA00A7"/>
    <w:rsid w:val="00BA0713"/>
    <w:rsid w:val="00BA0E72"/>
    <w:rsid w:val="00BA179F"/>
    <w:rsid w:val="00BA21EB"/>
    <w:rsid w:val="00BA2E95"/>
    <w:rsid w:val="00BA3B1D"/>
    <w:rsid w:val="00BA3FAC"/>
    <w:rsid w:val="00BA4893"/>
    <w:rsid w:val="00BA4DE6"/>
    <w:rsid w:val="00BA540A"/>
    <w:rsid w:val="00BA54F3"/>
    <w:rsid w:val="00BA601D"/>
    <w:rsid w:val="00BA61B5"/>
    <w:rsid w:val="00BA6292"/>
    <w:rsid w:val="00BA6870"/>
    <w:rsid w:val="00BA6A06"/>
    <w:rsid w:val="00BA7071"/>
    <w:rsid w:val="00BA71AC"/>
    <w:rsid w:val="00BA75D0"/>
    <w:rsid w:val="00BA7DD4"/>
    <w:rsid w:val="00BB08C8"/>
    <w:rsid w:val="00BB1FA0"/>
    <w:rsid w:val="00BB25BD"/>
    <w:rsid w:val="00BB28DD"/>
    <w:rsid w:val="00BB2BC6"/>
    <w:rsid w:val="00BB2D66"/>
    <w:rsid w:val="00BB30FC"/>
    <w:rsid w:val="00BB3A16"/>
    <w:rsid w:val="00BB3B31"/>
    <w:rsid w:val="00BB3D18"/>
    <w:rsid w:val="00BB4010"/>
    <w:rsid w:val="00BB43D1"/>
    <w:rsid w:val="00BB4969"/>
    <w:rsid w:val="00BB6B6F"/>
    <w:rsid w:val="00BB72F6"/>
    <w:rsid w:val="00BB79F3"/>
    <w:rsid w:val="00BB7C22"/>
    <w:rsid w:val="00BC009C"/>
    <w:rsid w:val="00BC04E1"/>
    <w:rsid w:val="00BC06B9"/>
    <w:rsid w:val="00BC1B28"/>
    <w:rsid w:val="00BC1F16"/>
    <w:rsid w:val="00BC265A"/>
    <w:rsid w:val="00BC31DD"/>
    <w:rsid w:val="00BC3555"/>
    <w:rsid w:val="00BC3625"/>
    <w:rsid w:val="00BC4111"/>
    <w:rsid w:val="00BC4CC4"/>
    <w:rsid w:val="00BC5084"/>
    <w:rsid w:val="00BC525B"/>
    <w:rsid w:val="00BC542B"/>
    <w:rsid w:val="00BC5D05"/>
    <w:rsid w:val="00BC6C91"/>
    <w:rsid w:val="00BC7946"/>
    <w:rsid w:val="00BC7B34"/>
    <w:rsid w:val="00BC7C4A"/>
    <w:rsid w:val="00BD05C5"/>
    <w:rsid w:val="00BD078A"/>
    <w:rsid w:val="00BD0EE1"/>
    <w:rsid w:val="00BD0F12"/>
    <w:rsid w:val="00BD1B95"/>
    <w:rsid w:val="00BD2179"/>
    <w:rsid w:val="00BD39E6"/>
    <w:rsid w:val="00BD3AF5"/>
    <w:rsid w:val="00BD3DCE"/>
    <w:rsid w:val="00BD4393"/>
    <w:rsid w:val="00BD44CA"/>
    <w:rsid w:val="00BD4C21"/>
    <w:rsid w:val="00BD4C62"/>
    <w:rsid w:val="00BD4FAA"/>
    <w:rsid w:val="00BD525F"/>
    <w:rsid w:val="00BD5B60"/>
    <w:rsid w:val="00BD632D"/>
    <w:rsid w:val="00BD660A"/>
    <w:rsid w:val="00BD6B93"/>
    <w:rsid w:val="00BD7446"/>
    <w:rsid w:val="00BD773E"/>
    <w:rsid w:val="00BD7A7C"/>
    <w:rsid w:val="00BE1143"/>
    <w:rsid w:val="00BE1523"/>
    <w:rsid w:val="00BE1A3D"/>
    <w:rsid w:val="00BE1C6B"/>
    <w:rsid w:val="00BE24DA"/>
    <w:rsid w:val="00BE2833"/>
    <w:rsid w:val="00BE2C51"/>
    <w:rsid w:val="00BE30BB"/>
    <w:rsid w:val="00BE35BF"/>
    <w:rsid w:val="00BE3681"/>
    <w:rsid w:val="00BE41D0"/>
    <w:rsid w:val="00BE41E7"/>
    <w:rsid w:val="00BE41F3"/>
    <w:rsid w:val="00BE4F13"/>
    <w:rsid w:val="00BE65F4"/>
    <w:rsid w:val="00BE6766"/>
    <w:rsid w:val="00BE75F9"/>
    <w:rsid w:val="00BE760E"/>
    <w:rsid w:val="00BE7A11"/>
    <w:rsid w:val="00BE7B25"/>
    <w:rsid w:val="00BE7CB5"/>
    <w:rsid w:val="00BF07C1"/>
    <w:rsid w:val="00BF1575"/>
    <w:rsid w:val="00BF1DAB"/>
    <w:rsid w:val="00BF2831"/>
    <w:rsid w:val="00BF2837"/>
    <w:rsid w:val="00BF34C3"/>
    <w:rsid w:val="00BF3EB9"/>
    <w:rsid w:val="00BF4022"/>
    <w:rsid w:val="00BF4B0D"/>
    <w:rsid w:val="00BF55DE"/>
    <w:rsid w:val="00BF6704"/>
    <w:rsid w:val="00BF69DE"/>
    <w:rsid w:val="00BF7110"/>
    <w:rsid w:val="00BF75BF"/>
    <w:rsid w:val="00C000AC"/>
    <w:rsid w:val="00C004B7"/>
    <w:rsid w:val="00C00DC9"/>
    <w:rsid w:val="00C019E4"/>
    <w:rsid w:val="00C01D0C"/>
    <w:rsid w:val="00C02015"/>
    <w:rsid w:val="00C0218F"/>
    <w:rsid w:val="00C039CC"/>
    <w:rsid w:val="00C041C4"/>
    <w:rsid w:val="00C0449D"/>
    <w:rsid w:val="00C04D83"/>
    <w:rsid w:val="00C053C8"/>
    <w:rsid w:val="00C053D8"/>
    <w:rsid w:val="00C05613"/>
    <w:rsid w:val="00C0570F"/>
    <w:rsid w:val="00C05933"/>
    <w:rsid w:val="00C05C63"/>
    <w:rsid w:val="00C06624"/>
    <w:rsid w:val="00C067C1"/>
    <w:rsid w:val="00C10848"/>
    <w:rsid w:val="00C1162C"/>
    <w:rsid w:val="00C11E82"/>
    <w:rsid w:val="00C1258F"/>
    <w:rsid w:val="00C12797"/>
    <w:rsid w:val="00C127C1"/>
    <w:rsid w:val="00C133C8"/>
    <w:rsid w:val="00C13483"/>
    <w:rsid w:val="00C13496"/>
    <w:rsid w:val="00C1373C"/>
    <w:rsid w:val="00C13EA4"/>
    <w:rsid w:val="00C14650"/>
    <w:rsid w:val="00C14AEC"/>
    <w:rsid w:val="00C14D9F"/>
    <w:rsid w:val="00C15A69"/>
    <w:rsid w:val="00C15B0C"/>
    <w:rsid w:val="00C16FBD"/>
    <w:rsid w:val="00C170DF"/>
    <w:rsid w:val="00C1751D"/>
    <w:rsid w:val="00C17A8B"/>
    <w:rsid w:val="00C20031"/>
    <w:rsid w:val="00C21990"/>
    <w:rsid w:val="00C21D17"/>
    <w:rsid w:val="00C223A7"/>
    <w:rsid w:val="00C22BD9"/>
    <w:rsid w:val="00C2392B"/>
    <w:rsid w:val="00C23A4F"/>
    <w:rsid w:val="00C250CE"/>
    <w:rsid w:val="00C26068"/>
    <w:rsid w:val="00C2620D"/>
    <w:rsid w:val="00C26265"/>
    <w:rsid w:val="00C26CED"/>
    <w:rsid w:val="00C27767"/>
    <w:rsid w:val="00C3057E"/>
    <w:rsid w:val="00C30E8D"/>
    <w:rsid w:val="00C31C1F"/>
    <w:rsid w:val="00C31F13"/>
    <w:rsid w:val="00C328A6"/>
    <w:rsid w:val="00C3355E"/>
    <w:rsid w:val="00C34485"/>
    <w:rsid w:val="00C3463D"/>
    <w:rsid w:val="00C348ED"/>
    <w:rsid w:val="00C36DD0"/>
    <w:rsid w:val="00C36F4A"/>
    <w:rsid w:val="00C37D57"/>
    <w:rsid w:val="00C37E37"/>
    <w:rsid w:val="00C37EA8"/>
    <w:rsid w:val="00C401BF"/>
    <w:rsid w:val="00C40376"/>
    <w:rsid w:val="00C40BB4"/>
    <w:rsid w:val="00C4173A"/>
    <w:rsid w:val="00C41914"/>
    <w:rsid w:val="00C41BA4"/>
    <w:rsid w:val="00C41BAC"/>
    <w:rsid w:val="00C4355D"/>
    <w:rsid w:val="00C4361A"/>
    <w:rsid w:val="00C4457E"/>
    <w:rsid w:val="00C46AB9"/>
    <w:rsid w:val="00C47C0A"/>
    <w:rsid w:val="00C47C4C"/>
    <w:rsid w:val="00C50281"/>
    <w:rsid w:val="00C5044B"/>
    <w:rsid w:val="00C5051C"/>
    <w:rsid w:val="00C50DF4"/>
    <w:rsid w:val="00C512C0"/>
    <w:rsid w:val="00C52364"/>
    <w:rsid w:val="00C5239B"/>
    <w:rsid w:val="00C531B9"/>
    <w:rsid w:val="00C53445"/>
    <w:rsid w:val="00C53806"/>
    <w:rsid w:val="00C53CA1"/>
    <w:rsid w:val="00C53D1D"/>
    <w:rsid w:val="00C53F93"/>
    <w:rsid w:val="00C5478E"/>
    <w:rsid w:val="00C55039"/>
    <w:rsid w:val="00C55940"/>
    <w:rsid w:val="00C567DC"/>
    <w:rsid w:val="00C56C41"/>
    <w:rsid w:val="00C56CD3"/>
    <w:rsid w:val="00C56D42"/>
    <w:rsid w:val="00C56E0B"/>
    <w:rsid w:val="00C56FE9"/>
    <w:rsid w:val="00C573DF"/>
    <w:rsid w:val="00C602A1"/>
    <w:rsid w:val="00C60B7A"/>
    <w:rsid w:val="00C614A0"/>
    <w:rsid w:val="00C615D9"/>
    <w:rsid w:val="00C61817"/>
    <w:rsid w:val="00C61D66"/>
    <w:rsid w:val="00C62182"/>
    <w:rsid w:val="00C625DF"/>
    <w:rsid w:val="00C6289F"/>
    <w:rsid w:val="00C636B5"/>
    <w:rsid w:val="00C63AE3"/>
    <w:rsid w:val="00C63CD3"/>
    <w:rsid w:val="00C6441C"/>
    <w:rsid w:val="00C647CB"/>
    <w:rsid w:val="00C64AFA"/>
    <w:rsid w:val="00C64B5B"/>
    <w:rsid w:val="00C65405"/>
    <w:rsid w:val="00C65D61"/>
    <w:rsid w:val="00C66432"/>
    <w:rsid w:val="00C66D71"/>
    <w:rsid w:val="00C67773"/>
    <w:rsid w:val="00C708AA"/>
    <w:rsid w:val="00C70BA4"/>
    <w:rsid w:val="00C7131B"/>
    <w:rsid w:val="00C71487"/>
    <w:rsid w:val="00C71B70"/>
    <w:rsid w:val="00C722B8"/>
    <w:rsid w:val="00C72489"/>
    <w:rsid w:val="00C727F2"/>
    <w:rsid w:val="00C73174"/>
    <w:rsid w:val="00C732F2"/>
    <w:rsid w:val="00C7331A"/>
    <w:rsid w:val="00C74623"/>
    <w:rsid w:val="00C74857"/>
    <w:rsid w:val="00C754EC"/>
    <w:rsid w:val="00C75D1B"/>
    <w:rsid w:val="00C76EEB"/>
    <w:rsid w:val="00C76F2D"/>
    <w:rsid w:val="00C77E8E"/>
    <w:rsid w:val="00C77EC9"/>
    <w:rsid w:val="00C8167B"/>
    <w:rsid w:val="00C81802"/>
    <w:rsid w:val="00C825AD"/>
    <w:rsid w:val="00C83388"/>
    <w:rsid w:val="00C83425"/>
    <w:rsid w:val="00C83552"/>
    <w:rsid w:val="00C837FF"/>
    <w:rsid w:val="00C83885"/>
    <w:rsid w:val="00C83F4B"/>
    <w:rsid w:val="00C84D6A"/>
    <w:rsid w:val="00C85012"/>
    <w:rsid w:val="00C85B6F"/>
    <w:rsid w:val="00C865C3"/>
    <w:rsid w:val="00C86987"/>
    <w:rsid w:val="00C90FF1"/>
    <w:rsid w:val="00C91805"/>
    <w:rsid w:val="00C91F8C"/>
    <w:rsid w:val="00C92B3E"/>
    <w:rsid w:val="00C92B90"/>
    <w:rsid w:val="00C93425"/>
    <w:rsid w:val="00C9358D"/>
    <w:rsid w:val="00C95232"/>
    <w:rsid w:val="00C95261"/>
    <w:rsid w:val="00C955EE"/>
    <w:rsid w:val="00C95636"/>
    <w:rsid w:val="00C95955"/>
    <w:rsid w:val="00C960C7"/>
    <w:rsid w:val="00C965A5"/>
    <w:rsid w:val="00C9678F"/>
    <w:rsid w:val="00C96A5E"/>
    <w:rsid w:val="00CA03F5"/>
    <w:rsid w:val="00CA05F0"/>
    <w:rsid w:val="00CA0824"/>
    <w:rsid w:val="00CA0A40"/>
    <w:rsid w:val="00CA1255"/>
    <w:rsid w:val="00CA1919"/>
    <w:rsid w:val="00CA1D23"/>
    <w:rsid w:val="00CA203B"/>
    <w:rsid w:val="00CA281F"/>
    <w:rsid w:val="00CA2D5E"/>
    <w:rsid w:val="00CA3AAE"/>
    <w:rsid w:val="00CA463D"/>
    <w:rsid w:val="00CA5273"/>
    <w:rsid w:val="00CA5954"/>
    <w:rsid w:val="00CA5F41"/>
    <w:rsid w:val="00CA7440"/>
    <w:rsid w:val="00CB070F"/>
    <w:rsid w:val="00CB07FF"/>
    <w:rsid w:val="00CB0894"/>
    <w:rsid w:val="00CB11F3"/>
    <w:rsid w:val="00CB1627"/>
    <w:rsid w:val="00CB22A4"/>
    <w:rsid w:val="00CB2CD8"/>
    <w:rsid w:val="00CB2FF5"/>
    <w:rsid w:val="00CB3AA5"/>
    <w:rsid w:val="00CB4CD7"/>
    <w:rsid w:val="00CB4D13"/>
    <w:rsid w:val="00CB4E22"/>
    <w:rsid w:val="00CB502B"/>
    <w:rsid w:val="00CB5DD7"/>
    <w:rsid w:val="00CB5FE5"/>
    <w:rsid w:val="00CB7075"/>
    <w:rsid w:val="00CB789F"/>
    <w:rsid w:val="00CB7E6B"/>
    <w:rsid w:val="00CB7EFA"/>
    <w:rsid w:val="00CB7FD5"/>
    <w:rsid w:val="00CC0661"/>
    <w:rsid w:val="00CC10D3"/>
    <w:rsid w:val="00CC2200"/>
    <w:rsid w:val="00CC2F4E"/>
    <w:rsid w:val="00CC3855"/>
    <w:rsid w:val="00CC41D3"/>
    <w:rsid w:val="00CC443E"/>
    <w:rsid w:val="00CC4929"/>
    <w:rsid w:val="00CC520F"/>
    <w:rsid w:val="00CC5D84"/>
    <w:rsid w:val="00CC60DB"/>
    <w:rsid w:val="00CC62C3"/>
    <w:rsid w:val="00CC68B8"/>
    <w:rsid w:val="00CC6AF7"/>
    <w:rsid w:val="00CC6EB3"/>
    <w:rsid w:val="00CD0059"/>
    <w:rsid w:val="00CD04CA"/>
    <w:rsid w:val="00CD0AD0"/>
    <w:rsid w:val="00CD1621"/>
    <w:rsid w:val="00CD1D8A"/>
    <w:rsid w:val="00CD221A"/>
    <w:rsid w:val="00CD38CA"/>
    <w:rsid w:val="00CD3CA5"/>
    <w:rsid w:val="00CD3FFB"/>
    <w:rsid w:val="00CD4126"/>
    <w:rsid w:val="00CD4D3B"/>
    <w:rsid w:val="00CD5A7C"/>
    <w:rsid w:val="00CD73C6"/>
    <w:rsid w:val="00CD7C28"/>
    <w:rsid w:val="00CE19BA"/>
    <w:rsid w:val="00CE2497"/>
    <w:rsid w:val="00CE2AF8"/>
    <w:rsid w:val="00CE2EC0"/>
    <w:rsid w:val="00CE32FF"/>
    <w:rsid w:val="00CE3DCF"/>
    <w:rsid w:val="00CE3EDC"/>
    <w:rsid w:val="00CE67F6"/>
    <w:rsid w:val="00CE6943"/>
    <w:rsid w:val="00CE6C42"/>
    <w:rsid w:val="00CE7380"/>
    <w:rsid w:val="00CE76EE"/>
    <w:rsid w:val="00CF04E3"/>
    <w:rsid w:val="00CF0FFC"/>
    <w:rsid w:val="00CF10BD"/>
    <w:rsid w:val="00CF125D"/>
    <w:rsid w:val="00CF1288"/>
    <w:rsid w:val="00CF12F5"/>
    <w:rsid w:val="00CF2A3A"/>
    <w:rsid w:val="00CF2BB1"/>
    <w:rsid w:val="00CF2F33"/>
    <w:rsid w:val="00CF2FBE"/>
    <w:rsid w:val="00CF360C"/>
    <w:rsid w:val="00CF3BA2"/>
    <w:rsid w:val="00CF5424"/>
    <w:rsid w:val="00CF5827"/>
    <w:rsid w:val="00CF66BD"/>
    <w:rsid w:val="00CF6D4D"/>
    <w:rsid w:val="00CF78FB"/>
    <w:rsid w:val="00D00A3C"/>
    <w:rsid w:val="00D0147B"/>
    <w:rsid w:val="00D0154B"/>
    <w:rsid w:val="00D015C7"/>
    <w:rsid w:val="00D01ACC"/>
    <w:rsid w:val="00D01DEA"/>
    <w:rsid w:val="00D02144"/>
    <w:rsid w:val="00D02F55"/>
    <w:rsid w:val="00D03BB7"/>
    <w:rsid w:val="00D04281"/>
    <w:rsid w:val="00D04C51"/>
    <w:rsid w:val="00D04E0E"/>
    <w:rsid w:val="00D050F2"/>
    <w:rsid w:val="00D05318"/>
    <w:rsid w:val="00D0597B"/>
    <w:rsid w:val="00D05D30"/>
    <w:rsid w:val="00D05E69"/>
    <w:rsid w:val="00D060CC"/>
    <w:rsid w:val="00D069BA"/>
    <w:rsid w:val="00D06AFF"/>
    <w:rsid w:val="00D06D55"/>
    <w:rsid w:val="00D07107"/>
    <w:rsid w:val="00D07611"/>
    <w:rsid w:val="00D10E81"/>
    <w:rsid w:val="00D1180E"/>
    <w:rsid w:val="00D1183A"/>
    <w:rsid w:val="00D12091"/>
    <w:rsid w:val="00D1296C"/>
    <w:rsid w:val="00D12CC1"/>
    <w:rsid w:val="00D12FE1"/>
    <w:rsid w:val="00D130B0"/>
    <w:rsid w:val="00D131C6"/>
    <w:rsid w:val="00D15457"/>
    <w:rsid w:val="00D15826"/>
    <w:rsid w:val="00D15EC3"/>
    <w:rsid w:val="00D16252"/>
    <w:rsid w:val="00D1644A"/>
    <w:rsid w:val="00D16895"/>
    <w:rsid w:val="00D16AFE"/>
    <w:rsid w:val="00D16DE6"/>
    <w:rsid w:val="00D17505"/>
    <w:rsid w:val="00D20225"/>
    <w:rsid w:val="00D213A2"/>
    <w:rsid w:val="00D216DB"/>
    <w:rsid w:val="00D21747"/>
    <w:rsid w:val="00D219D6"/>
    <w:rsid w:val="00D21A86"/>
    <w:rsid w:val="00D22249"/>
    <w:rsid w:val="00D229A6"/>
    <w:rsid w:val="00D22A73"/>
    <w:rsid w:val="00D232EF"/>
    <w:rsid w:val="00D2390F"/>
    <w:rsid w:val="00D23B97"/>
    <w:rsid w:val="00D24193"/>
    <w:rsid w:val="00D24843"/>
    <w:rsid w:val="00D2500A"/>
    <w:rsid w:val="00D2529B"/>
    <w:rsid w:val="00D25823"/>
    <w:rsid w:val="00D26677"/>
    <w:rsid w:val="00D26A83"/>
    <w:rsid w:val="00D300E2"/>
    <w:rsid w:val="00D315CC"/>
    <w:rsid w:val="00D31CD2"/>
    <w:rsid w:val="00D32231"/>
    <w:rsid w:val="00D32B40"/>
    <w:rsid w:val="00D32EC9"/>
    <w:rsid w:val="00D3302B"/>
    <w:rsid w:val="00D333D1"/>
    <w:rsid w:val="00D33F54"/>
    <w:rsid w:val="00D351EE"/>
    <w:rsid w:val="00D35379"/>
    <w:rsid w:val="00D3599A"/>
    <w:rsid w:val="00D35D95"/>
    <w:rsid w:val="00D368EC"/>
    <w:rsid w:val="00D37B84"/>
    <w:rsid w:val="00D404B4"/>
    <w:rsid w:val="00D405A6"/>
    <w:rsid w:val="00D40999"/>
    <w:rsid w:val="00D40A20"/>
    <w:rsid w:val="00D40BB9"/>
    <w:rsid w:val="00D40D71"/>
    <w:rsid w:val="00D41201"/>
    <w:rsid w:val="00D41A96"/>
    <w:rsid w:val="00D42310"/>
    <w:rsid w:val="00D42DDF"/>
    <w:rsid w:val="00D432AF"/>
    <w:rsid w:val="00D43C60"/>
    <w:rsid w:val="00D43F4F"/>
    <w:rsid w:val="00D443CA"/>
    <w:rsid w:val="00D445FC"/>
    <w:rsid w:val="00D475A0"/>
    <w:rsid w:val="00D476A1"/>
    <w:rsid w:val="00D47E7F"/>
    <w:rsid w:val="00D504ED"/>
    <w:rsid w:val="00D505A0"/>
    <w:rsid w:val="00D50A56"/>
    <w:rsid w:val="00D50AB0"/>
    <w:rsid w:val="00D529CF"/>
    <w:rsid w:val="00D53130"/>
    <w:rsid w:val="00D53A6D"/>
    <w:rsid w:val="00D548CD"/>
    <w:rsid w:val="00D548E8"/>
    <w:rsid w:val="00D54E04"/>
    <w:rsid w:val="00D550AB"/>
    <w:rsid w:val="00D55761"/>
    <w:rsid w:val="00D55BE5"/>
    <w:rsid w:val="00D56051"/>
    <w:rsid w:val="00D56416"/>
    <w:rsid w:val="00D565DF"/>
    <w:rsid w:val="00D5661B"/>
    <w:rsid w:val="00D56934"/>
    <w:rsid w:val="00D56FDB"/>
    <w:rsid w:val="00D57C17"/>
    <w:rsid w:val="00D57EED"/>
    <w:rsid w:val="00D600F5"/>
    <w:rsid w:val="00D60515"/>
    <w:rsid w:val="00D60B94"/>
    <w:rsid w:val="00D60CAA"/>
    <w:rsid w:val="00D6169B"/>
    <w:rsid w:val="00D61D1C"/>
    <w:rsid w:val="00D61D57"/>
    <w:rsid w:val="00D626C1"/>
    <w:rsid w:val="00D6303E"/>
    <w:rsid w:val="00D638ED"/>
    <w:rsid w:val="00D63DB3"/>
    <w:rsid w:val="00D65044"/>
    <w:rsid w:val="00D65137"/>
    <w:rsid w:val="00D654B4"/>
    <w:rsid w:val="00D65EE3"/>
    <w:rsid w:val="00D65FE3"/>
    <w:rsid w:val="00D667B8"/>
    <w:rsid w:val="00D67215"/>
    <w:rsid w:val="00D675B7"/>
    <w:rsid w:val="00D67B6F"/>
    <w:rsid w:val="00D7096F"/>
    <w:rsid w:val="00D70A81"/>
    <w:rsid w:val="00D70CF8"/>
    <w:rsid w:val="00D71392"/>
    <w:rsid w:val="00D71A0A"/>
    <w:rsid w:val="00D73323"/>
    <w:rsid w:val="00D74726"/>
    <w:rsid w:val="00D756CB"/>
    <w:rsid w:val="00D758C4"/>
    <w:rsid w:val="00D7726A"/>
    <w:rsid w:val="00D77815"/>
    <w:rsid w:val="00D778E3"/>
    <w:rsid w:val="00D77AE3"/>
    <w:rsid w:val="00D80CB7"/>
    <w:rsid w:val="00D811F4"/>
    <w:rsid w:val="00D81914"/>
    <w:rsid w:val="00D81FC5"/>
    <w:rsid w:val="00D825B1"/>
    <w:rsid w:val="00D82DD7"/>
    <w:rsid w:val="00D83ACD"/>
    <w:rsid w:val="00D83EC3"/>
    <w:rsid w:val="00D8490D"/>
    <w:rsid w:val="00D84D9B"/>
    <w:rsid w:val="00D859D5"/>
    <w:rsid w:val="00D85E4A"/>
    <w:rsid w:val="00D863DE"/>
    <w:rsid w:val="00D86B40"/>
    <w:rsid w:val="00D87062"/>
    <w:rsid w:val="00D870F0"/>
    <w:rsid w:val="00D872AD"/>
    <w:rsid w:val="00D872F0"/>
    <w:rsid w:val="00D87372"/>
    <w:rsid w:val="00D90B48"/>
    <w:rsid w:val="00D90C14"/>
    <w:rsid w:val="00D9205F"/>
    <w:rsid w:val="00D92CEF"/>
    <w:rsid w:val="00D931E1"/>
    <w:rsid w:val="00D94181"/>
    <w:rsid w:val="00D94317"/>
    <w:rsid w:val="00D94850"/>
    <w:rsid w:val="00D95FFC"/>
    <w:rsid w:val="00D96529"/>
    <w:rsid w:val="00D967CF"/>
    <w:rsid w:val="00D96FA9"/>
    <w:rsid w:val="00D970FC"/>
    <w:rsid w:val="00D97142"/>
    <w:rsid w:val="00D971DF"/>
    <w:rsid w:val="00D97D15"/>
    <w:rsid w:val="00DA0EC5"/>
    <w:rsid w:val="00DA119A"/>
    <w:rsid w:val="00DA16B7"/>
    <w:rsid w:val="00DA3237"/>
    <w:rsid w:val="00DA3D09"/>
    <w:rsid w:val="00DA44FE"/>
    <w:rsid w:val="00DA47EA"/>
    <w:rsid w:val="00DA58ED"/>
    <w:rsid w:val="00DA5E6A"/>
    <w:rsid w:val="00DA61C9"/>
    <w:rsid w:val="00DA6297"/>
    <w:rsid w:val="00DA67AD"/>
    <w:rsid w:val="00DA7F18"/>
    <w:rsid w:val="00DB076E"/>
    <w:rsid w:val="00DB088E"/>
    <w:rsid w:val="00DB0AF0"/>
    <w:rsid w:val="00DB1641"/>
    <w:rsid w:val="00DB2AB5"/>
    <w:rsid w:val="00DB2EED"/>
    <w:rsid w:val="00DB3423"/>
    <w:rsid w:val="00DB3A3C"/>
    <w:rsid w:val="00DB557D"/>
    <w:rsid w:val="00DB55E8"/>
    <w:rsid w:val="00DB5652"/>
    <w:rsid w:val="00DB62D4"/>
    <w:rsid w:val="00DB6989"/>
    <w:rsid w:val="00DB75FF"/>
    <w:rsid w:val="00DC0143"/>
    <w:rsid w:val="00DC0A57"/>
    <w:rsid w:val="00DC13D5"/>
    <w:rsid w:val="00DC17B3"/>
    <w:rsid w:val="00DC1BDF"/>
    <w:rsid w:val="00DC3B38"/>
    <w:rsid w:val="00DC4452"/>
    <w:rsid w:val="00DC540D"/>
    <w:rsid w:val="00DC5A3F"/>
    <w:rsid w:val="00DC5BFC"/>
    <w:rsid w:val="00DC630D"/>
    <w:rsid w:val="00DC65F9"/>
    <w:rsid w:val="00DC7DF5"/>
    <w:rsid w:val="00DD0D33"/>
    <w:rsid w:val="00DD124C"/>
    <w:rsid w:val="00DD18FF"/>
    <w:rsid w:val="00DD2DB2"/>
    <w:rsid w:val="00DD335A"/>
    <w:rsid w:val="00DD3F21"/>
    <w:rsid w:val="00DD47F7"/>
    <w:rsid w:val="00DD5791"/>
    <w:rsid w:val="00DD6711"/>
    <w:rsid w:val="00DD7690"/>
    <w:rsid w:val="00DD77EC"/>
    <w:rsid w:val="00DE0C32"/>
    <w:rsid w:val="00DE10A1"/>
    <w:rsid w:val="00DE1551"/>
    <w:rsid w:val="00DE221A"/>
    <w:rsid w:val="00DE3576"/>
    <w:rsid w:val="00DE3A8F"/>
    <w:rsid w:val="00DE4602"/>
    <w:rsid w:val="00DE6198"/>
    <w:rsid w:val="00DE61EB"/>
    <w:rsid w:val="00DE6DC7"/>
    <w:rsid w:val="00DF008A"/>
    <w:rsid w:val="00DF0765"/>
    <w:rsid w:val="00DF0959"/>
    <w:rsid w:val="00DF0F99"/>
    <w:rsid w:val="00DF1828"/>
    <w:rsid w:val="00DF1E05"/>
    <w:rsid w:val="00DF2A9B"/>
    <w:rsid w:val="00DF2E14"/>
    <w:rsid w:val="00DF38F6"/>
    <w:rsid w:val="00DF3AAF"/>
    <w:rsid w:val="00DF40D2"/>
    <w:rsid w:val="00DF5A2C"/>
    <w:rsid w:val="00DF5F4C"/>
    <w:rsid w:val="00DF77B2"/>
    <w:rsid w:val="00DF7AF3"/>
    <w:rsid w:val="00E00EA8"/>
    <w:rsid w:val="00E00F06"/>
    <w:rsid w:val="00E01F15"/>
    <w:rsid w:val="00E01F4A"/>
    <w:rsid w:val="00E0353E"/>
    <w:rsid w:val="00E036F9"/>
    <w:rsid w:val="00E03D8C"/>
    <w:rsid w:val="00E0498A"/>
    <w:rsid w:val="00E06E45"/>
    <w:rsid w:val="00E074A2"/>
    <w:rsid w:val="00E07723"/>
    <w:rsid w:val="00E104F5"/>
    <w:rsid w:val="00E10B1B"/>
    <w:rsid w:val="00E111A2"/>
    <w:rsid w:val="00E1137C"/>
    <w:rsid w:val="00E12C9D"/>
    <w:rsid w:val="00E12DC1"/>
    <w:rsid w:val="00E13820"/>
    <w:rsid w:val="00E14CB1"/>
    <w:rsid w:val="00E14D54"/>
    <w:rsid w:val="00E14DA7"/>
    <w:rsid w:val="00E15405"/>
    <w:rsid w:val="00E157CC"/>
    <w:rsid w:val="00E1603F"/>
    <w:rsid w:val="00E1650F"/>
    <w:rsid w:val="00E1698C"/>
    <w:rsid w:val="00E17FE9"/>
    <w:rsid w:val="00E201B9"/>
    <w:rsid w:val="00E2076E"/>
    <w:rsid w:val="00E2241E"/>
    <w:rsid w:val="00E22808"/>
    <w:rsid w:val="00E2310C"/>
    <w:rsid w:val="00E2445D"/>
    <w:rsid w:val="00E24B25"/>
    <w:rsid w:val="00E24F09"/>
    <w:rsid w:val="00E25962"/>
    <w:rsid w:val="00E264D7"/>
    <w:rsid w:val="00E26619"/>
    <w:rsid w:val="00E267AF"/>
    <w:rsid w:val="00E26C97"/>
    <w:rsid w:val="00E27525"/>
    <w:rsid w:val="00E277CA"/>
    <w:rsid w:val="00E30005"/>
    <w:rsid w:val="00E31424"/>
    <w:rsid w:val="00E314D1"/>
    <w:rsid w:val="00E3150F"/>
    <w:rsid w:val="00E3195D"/>
    <w:rsid w:val="00E31D91"/>
    <w:rsid w:val="00E32034"/>
    <w:rsid w:val="00E322C2"/>
    <w:rsid w:val="00E325CA"/>
    <w:rsid w:val="00E32FD0"/>
    <w:rsid w:val="00E338F2"/>
    <w:rsid w:val="00E345FE"/>
    <w:rsid w:val="00E3470F"/>
    <w:rsid w:val="00E34A48"/>
    <w:rsid w:val="00E364D8"/>
    <w:rsid w:val="00E36671"/>
    <w:rsid w:val="00E36F9F"/>
    <w:rsid w:val="00E37ED5"/>
    <w:rsid w:val="00E428BA"/>
    <w:rsid w:val="00E430ED"/>
    <w:rsid w:val="00E438FD"/>
    <w:rsid w:val="00E439DA"/>
    <w:rsid w:val="00E444EC"/>
    <w:rsid w:val="00E47B5C"/>
    <w:rsid w:val="00E50D1D"/>
    <w:rsid w:val="00E5239A"/>
    <w:rsid w:val="00E52CE0"/>
    <w:rsid w:val="00E53B7A"/>
    <w:rsid w:val="00E53D7D"/>
    <w:rsid w:val="00E541FF"/>
    <w:rsid w:val="00E5435F"/>
    <w:rsid w:val="00E55E0C"/>
    <w:rsid w:val="00E5649B"/>
    <w:rsid w:val="00E56641"/>
    <w:rsid w:val="00E566BD"/>
    <w:rsid w:val="00E56C6F"/>
    <w:rsid w:val="00E56FE9"/>
    <w:rsid w:val="00E5704D"/>
    <w:rsid w:val="00E571C3"/>
    <w:rsid w:val="00E57389"/>
    <w:rsid w:val="00E5756A"/>
    <w:rsid w:val="00E605F7"/>
    <w:rsid w:val="00E6061D"/>
    <w:rsid w:val="00E61F32"/>
    <w:rsid w:val="00E62051"/>
    <w:rsid w:val="00E623B3"/>
    <w:rsid w:val="00E62737"/>
    <w:rsid w:val="00E62C8A"/>
    <w:rsid w:val="00E62DAD"/>
    <w:rsid w:val="00E64A27"/>
    <w:rsid w:val="00E64AC9"/>
    <w:rsid w:val="00E65191"/>
    <w:rsid w:val="00E656D8"/>
    <w:rsid w:val="00E65817"/>
    <w:rsid w:val="00E65B7F"/>
    <w:rsid w:val="00E6643C"/>
    <w:rsid w:val="00E668E3"/>
    <w:rsid w:val="00E66B66"/>
    <w:rsid w:val="00E704F3"/>
    <w:rsid w:val="00E70542"/>
    <w:rsid w:val="00E70CDF"/>
    <w:rsid w:val="00E712E1"/>
    <w:rsid w:val="00E71C2E"/>
    <w:rsid w:val="00E72520"/>
    <w:rsid w:val="00E72706"/>
    <w:rsid w:val="00E72EE7"/>
    <w:rsid w:val="00E73A84"/>
    <w:rsid w:val="00E74D9F"/>
    <w:rsid w:val="00E75289"/>
    <w:rsid w:val="00E75308"/>
    <w:rsid w:val="00E7550A"/>
    <w:rsid w:val="00E75710"/>
    <w:rsid w:val="00E760EF"/>
    <w:rsid w:val="00E761B5"/>
    <w:rsid w:val="00E764DC"/>
    <w:rsid w:val="00E801B5"/>
    <w:rsid w:val="00E80E31"/>
    <w:rsid w:val="00E81429"/>
    <w:rsid w:val="00E8296E"/>
    <w:rsid w:val="00E82D20"/>
    <w:rsid w:val="00E836F6"/>
    <w:rsid w:val="00E84E11"/>
    <w:rsid w:val="00E85234"/>
    <w:rsid w:val="00E86CED"/>
    <w:rsid w:val="00E86E15"/>
    <w:rsid w:val="00E8796C"/>
    <w:rsid w:val="00E87AEE"/>
    <w:rsid w:val="00E9076F"/>
    <w:rsid w:val="00E90F5F"/>
    <w:rsid w:val="00E917A1"/>
    <w:rsid w:val="00E91EB3"/>
    <w:rsid w:val="00E92D58"/>
    <w:rsid w:val="00E9394D"/>
    <w:rsid w:val="00E93ED4"/>
    <w:rsid w:val="00E93FBB"/>
    <w:rsid w:val="00E947D3"/>
    <w:rsid w:val="00E95885"/>
    <w:rsid w:val="00E95AD5"/>
    <w:rsid w:val="00E9613A"/>
    <w:rsid w:val="00E975F0"/>
    <w:rsid w:val="00E97725"/>
    <w:rsid w:val="00E97EE2"/>
    <w:rsid w:val="00EA0BC7"/>
    <w:rsid w:val="00EA1B46"/>
    <w:rsid w:val="00EA2566"/>
    <w:rsid w:val="00EA2E82"/>
    <w:rsid w:val="00EA2FF7"/>
    <w:rsid w:val="00EA3A50"/>
    <w:rsid w:val="00EA4153"/>
    <w:rsid w:val="00EA455F"/>
    <w:rsid w:val="00EA46F0"/>
    <w:rsid w:val="00EA4C13"/>
    <w:rsid w:val="00EA4F61"/>
    <w:rsid w:val="00EA6395"/>
    <w:rsid w:val="00EB0190"/>
    <w:rsid w:val="00EB0D5B"/>
    <w:rsid w:val="00EB125A"/>
    <w:rsid w:val="00EB1521"/>
    <w:rsid w:val="00EB1B18"/>
    <w:rsid w:val="00EB2833"/>
    <w:rsid w:val="00EB2AFE"/>
    <w:rsid w:val="00EB51CB"/>
    <w:rsid w:val="00EB58EE"/>
    <w:rsid w:val="00EB6BED"/>
    <w:rsid w:val="00EB6D91"/>
    <w:rsid w:val="00EB71E2"/>
    <w:rsid w:val="00EB79B9"/>
    <w:rsid w:val="00EB7A60"/>
    <w:rsid w:val="00EB7C38"/>
    <w:rsid w:val="00EB7F51"/>
    <w:rsid w:val="00EC0214"/>
    <w:rsid w:val="00EC054D"/>
    <w:rsid w:val="00EC2268"/>
    <w:rsid w:val="00EC285D"/>
    <w:rsid w:val="00EC2FF4"/>
    <w:rsid w:val="00EC32A2"/>
    <w:rsid w:val="00EC3952"/>
    <w:rsid w:val="00EC3E44"/>
    <w:rsid w:val="00EC4BB7"/>
    <w:rsid w:val="00EC7202"/>
    <w:rsid w:val="00EC75AB"/>
    <w:rsid w:val="00ED02CE"/>
    <w:rsid w:val="00ED0F92"/>
    <w:rsid w:val="00ED1344"/>
    <w:rsid w:val="00ED185D"/>
    <w:rsid w:val="00ED2D72"/>
    <w:rsid w:val="00ED32A9"/>
    <w:rsid w:val="00ED3327"/>
    <w:rsid w:val="00ED404E"/>
    <w:rsid w:val="00ED4718"/>
    <w:rsid w:val="00ED4D77"/>
    <w:rsid w:val="00ED5F67"/>
    <w:rsid w:val="00ED608A"/>
    <w:rsid w:val="00ED7417"/>
    <w:rsid w:val="00ED79B3"/>
    <w:rsid w:val="00ED7D33"/>
    <w:rsid w:val="00EE14FF"/>
    <w:rsid w:val="00EE160C"/>
    <w:rsid w:val="00EE296E"/>
    <w:rsid w:val="00EE2D44"/>
    <w:rsid w:val="00EE2E4A"/>
    <w:rsid w:val="00EE3C27"/>
    <w:rsid w:val="00EE4EFF"/>
    <w:rsid w:val="00EE5EC7"/>
    <w:rsid w:val="00EE66B9"/>
    <w:rsid w:val="00EE6B94"/>
    <w:rsid w:val="00EE75D8"/>
    <w:rsid w:val="00EE78ED"/>
    <w:rsid w:val="00EF034A"/>
    <w:rsid w:val="00EF0D67"/>
    <w:rsid w:val="00EF11F2"/>
    <w:rsid w:val="00EF26E6"/>
    <w:rsid w:val="00EF3450"/>
    <w:rsid w:val="00EF3E47"/>
    <w:rsid w:val="00EF45FE"/>
    <w:rsid w:val="00EF5538"/>
    <w:rsid w:val="00EF573B"/>
    <w:rsid w:val="00EF5758"/>
    <w:rsid w:val="00EF7267"/>
    <w:rsid w:val="00EF75AA"/>
    <w:rsid w:val="00F0043D"/>
    <w:rsid w:val="00F0094F"/>
    <w:rsid w:val="00F01439"/>
    <w:rsid w:val="00F02654"/>
    <w:rsid w:val="00F02FB9"/>
    <w:rsid w:val="00F03553"/>
    <w:rsid w:val="00F03E3D"/>
    <w:rsid w:val="00F0444D"/>
    <w:rsid w:val="00F04F4F"/>
    <w:rsid w:val="00F05068"/>
    <w:rsid w:val="00F0545C"/>
    <w:rsid w:val="00F056B0"/>
    <w:rsid w:val="00F05AA8"/>
    <w:rsid w:val="00F05C6D"/>
    <w:rsid w:val="00F05D90"/>
    <w:rsid w:val="00F060F0"/>
    <w:rsid w:val="00F06890"/>
    <w:rsid w:val="00F070AF"/>
    <w:rsid w:val="00F07639"/>
    <w:rsid w:val="00F07758"/>
    <w:rsid w:val="00F07E88"/>
    <w:rsid w:val="00F103BC"/>
    <w:rsid w:val="00F104BC"/>
    <w:rsid w:val="00F1098F"/>
    <w:rsid w:val="00F11C9E"/>
    <w:rsid w:val="00F11CAC"/>
    <w:rsid w:val="00F120B8"/>
    <w:rsid w:val="00F124F9"/>
    <w:rsid w:val="00F14598"/>
    <w:rsid w:val="00F1478C"/>
    <w:rsid w:val="00F14D66"/>
    <w:rsid w:val="00F14D94"/>
    <w:rsid w:val="00F15567"/>
    <w:rsid w:val="00F17EF1"/>
    <w:rsid w:val="00F20E28"/>
    <w:rsid w:val="00F210E0"/>
    <w:rsid w:val="00F2122D"/>
    <w:rsid w:val="00F2210E"/>
    <w:rsid w:val="00F2218D"/>
    <w:rsid w:val="00F22790"/>
    <w:rsid w:val="00F228A6"/>
    <w:rsid w:val="00F22D49"/>
    <w:rsid w:val="00F23745"/>
    <w:rsid w:val="00F23A84"/>
    <w:rsid w:val="00F2492D"/>
    <w:rsid w:val="00F25FA3"/>
    <w:rsid w:val="00F26BB9"/>
    <w:rsid w:val="00F3117A"/>
    <w:rsid w:val="00F31371"/>
    <w:rsid w:val="00F31EB7"/>
    <w:rsid w:val="00F32040"/>
    <w:rsid w:val="00F325EC"/>
    <w:rsid w:val="00F32CF5"/>
    <w:rsid w:val="00F3305D"/>
    <w:rsid w:val="00F344A1"/>
    <w:rsid w:val="00F34732"/>
    <w:rsid w:val="00F357B7"/>
    <w:rsid w:val="00F35B59"/>
    <w:rsid w:val="00F36DC4"/>
    <w:rsid w:val="00F374A3"/>
    <w:rsid w:val="00F40664"/>
    <w:rsid w:val="00F41CD1"/>
    <w:rsid w:val="00F4353E"/>
    <w:rsid w:val="00F44883"/>
    <w:rsid w:val="00F460CB"/>
    <w:rsid w:val="00F463B0"/>
    <w:rsid w:val="00F46528"/>
    <w:rsid w:val="00F46AF4"/>
    <w:rsid w:val="00F50893"/>
    <w:rsid w:val="00F515D0"/>
    <w:rsid w:val="00F518C4"/>
    <w:rsid w:val="00F52560"/>
    <w:rsid w:val="00F530BD"/>
    <w:rsid w:val="00F53B6D"/>
    <w:rsid w:val="00F53DBB"/>
    <w:rsid w:val="00F5771E"/>
    <w:rsid w:val="00F57DBD"/>
    <w:rsid w:val="00F57FDE"/>
    <w:rsid w:val="00F60088"/>
    <w:rsid w:val="00F6074E"/>
    <w:rsid w:val="00F60B21"/>
    <w:rsid w:val="00F60E56"/>
    <w:rsid w:val="00F61472"/>
    <w:rsid w:val="00F61971"/>
    <w:rsid w:val="00F6299F"/>
    <w:rsid w:val="00F644AC"/>
    <w:rsid w:val="00F646D2"/>
    <w:rsid w:val="00F65B94"/>
    <w:rsid w:val="00F663ED"/>
    <w:rsid w:val="00F66D61"/>
    <w:rsid w:val="00F66D7B"/>
    <w:rsid w:val="00F6712D"/>
    <w:rsid w:val="00F67DDA"/>
    <w:rsid w:val="00F70578"/>
    <w:rsid w:val="00F7075C"/>
    <w:rsid w:val="00F717CB"/>
    <w:rsid w:val="00F718A6"/>
    <w:rsid w:val="00F71A45"/>
    <w:rsid w:val="00F71CE1"/>
    <w:rsid w:val="00F7221E"/>
    <w:rsid w:val="00F7544B"/>
    <w:rsid w:val="00F7576B"/>
    <w:rsid w:val="00F75A33"/>
    <w:rsid w:val="00F75D6A"/>
    <w:rsid w:val="00F76064"/>
    <w:rsid w:val="00F76352"/>
    <w:rsid w:val="00F7646B"/>
    <w:rsid w:val="00F777F1"/>
    <w:rsid w:val="00F77A61"/>
    <w:rsid w:val="00F80A5F"/>
    <w:rsid w:val="00F82877"/>
    <w:rsid w:val="00F82DC1"/>
    <w:rsid w:val="00F83BAF"/>
    <w:rsid w:val="00F84262"/>
    <w:rsid w:val="00F842A5"/>
    <w:rsid w:val="00F846A3"/>
    <w:rsid w:val="00F84795"/>
    <w:rsid w:val="00F84B89"/>
    <w:rsid w:val="00F8520D"/>
    <w:rsid w:val="00F854B7"/>
    <w:rsid w:val="00F859D1"/>
    <w:rsid w:val="00F85AA2"/>
    <w:rsid w:val="00F86A7C"/>
    <w:rsid w:val="00F8725A"/>
    <w:rsid w:val="00F87284"/>
    <w:rsid w:val="00F87DC8"/>
    <w:rsid w:val="00F87EC2"/>
    <w:rsid w:val="00F907E5"/>
    <w:rsid w:val="00F914F0"/>
    <w:rsid w:val="00F92BE6"/>
    <w:rsid w:val="00F935FD"/>
    <w:rsid w:val="00F937DC"/>
    <w:rsid w:val="00F9492B"/>
    <w:rsid w:val="00F94C5A"/>
    <w:rsid w:val="00F951A0"/>
    <w:rsid w:val="00F953BF"/>
    <w:rsid w:val="00F9544D"/>
    <w:rsid w:val="00F95A79"/>
    <w:rsid w:val="00F96788"/>
    <w:rsid w:val="00F96A0F"/>
    <w:rsid w:val="00F96BFC"/>
    <w:rsid w:val="00F979DF"/>
    <w:rsid w:val="00FA0995"/>
    <w:rsid w:val="00FA0F74"/>
    <w:rsid w:val="00FA10A6"/>
    <w:rsid w:val="00FA14B9"/>
    <w:rsid w:val="00FA238F"/>
    <w:rsid w:val="00FA24D9"/>
    <w:rsid w:val="00FA2B0F"/>
    <w:rsid w:val="00FA2C9F"/>
    <w:rsid w:val="00FA2D77"/>
    <w:rsid w:val="00FA3018"/>
    <w:rsid w:val="00FA33A1"/>
    <w:rsid w:val="00FA537C"/>
    <w:rsid w:val="00FA5753"/>
    <w:rsid w:val="00FA6095"/>
    <w:rsid w:val="00FA7420"/>
    <w:rsid w:val="00FA75B3"/>
    <w:rsid w:val="00FB21E3"/>
    <w:rsid w:val="00FB250D"/>
    <w:rsid w:val="00FB257F"/>
    <w:rsid w:val="00FB2687"/>
    <w:rsid w:val="00FB274E"/>
    <w:rsid w:val="00FB290D"/>
    <w:rsid w:val="00FB2D7C"/>
    <w:rsid w:val="00FB3A77"/>
    <w:rsid w:val="00FB482C"/>
    <w:rsid w:val="00FB5177"/>
    <w:rsid w:val="00FB542D"/>
    <w:rsid w:val="00FB5AE9"/>
    <w:rsid w:val="00FB61BD"/>
    <w:rsid w:val="00FB65DB"/>
    <w:rsid w:val="00FB68F8"/>
    <w:rsid w:val="00FB6C76"/>
    <w:rsid w:val="00FB73D5"/>
    <w:rsid w:val="00FB7442"/>
    <w:rsid w:val="00FB7A08"/>
    <w:rsid w:val="00FC12BB"/>
    <w:rsid w:val="00FC236A"/>
    <w:rsid w:val="00FC24B4"/>
    <w:rsid w:val="00FC2595"/>
    <w:rsid w:val="00FC2B4F"/>
    <w:rsid w:val="00FC3C13"/>
    <w:rsid w:val="00FC4B6F"/>
    <w:rsid w:val="00FC4EF6"/>
    <w:rsid w:val="00FC4F95"/>
    <w:rsid w:val="00FC521F"/>
    <w:rsid w:val="00FC63A2"/>
    <w:rsid w:val="00FC6983"/>
    <w:rsid w:val="00FC7726"/>
    <w:rsid w:val="00FC78EE"/>
    <w:rsid w:val="00FD0145"/>
    <w:rsid w:val="00FD022F"/>
    <w:rsid w:val="00FD0D13"/>
    <w:rsid w:val="00FD17C6"/>
    <w:rsid w:val="00FD1A20"/>
    <w:rsid w:val="00FD2B3D"/>
    <w:rsid w:val="00FD2BCE"/>
    <w:rsid w:val="00FD4238"/>
    <w:rsid w:val="00FD4816"/>
    <w:rsid w:val="00FD4B81"/>
    <w:rsid w:val="00FD4C86"/>
    <w:rsid w:val="00FD5080"/>
    <w:rsid w:val="00FD514A"/>
    <w:rsid w:val="00FD5284"/>
    <w:rsid w:val="00FD55C8"/>
    <w:rsid w:val="00FD569E"/>
    <w:rsid w:val="00FD6520"/>
    <w:rsid w:val="00FD6DCB"/>
    <w:rsid w:val="00FE1368"/>
    <w:rsid w:val="00FE149B"/>
    <w:rsid w:val="00FE1696"/>
    <w:rsid w:val="00FE20CB"/>
    <w:rsid w:val="00FE3667"/>
    <w:rsid w:val="00FE3B9C"/>
    <w:rsid w:val="00FE3DFF"/>
    <w:rsid w:val="00FE3E72"/>
    <w:rsid w:val="00FE40E5"/>
    <w:rsid w:val="00FE4739"/>
    <w:rsid w:val="00FE4F20"/>
    <w:rsid w:val="00FE4FDE"/>
    <w:rsid w:val="00FE530B"/>
    <w:rsid w:val="00FE5321"/>
    <w:rsid w:val="00FE5548"/>
    <w:rsid w:val="00FE57B2"/>
    <w:rsid w:val="00FE5B59"/>
    <w:rsid w:val="00FE5F3B"/>
    <w:rsid w:val="00FE6389"/>
    <w:rsid w:val="00FE6809"/>
    <w:rsid w:val="00FE693F"/>
    <w:rsid w:val="00FE69A4"/>
    <w:rsid w:val="00FE6EDA"/>
    <w:rsid w:val="00FE6F22"/>
    <w:rsid w:val="00FF0C6D"/>
    <w:rsid w:val="00FF103A"/>
    <w:rsid w:val="00FF1DF6"/>
    <w:rsid w:val="00FF2838"/>
    <w:rsid w:val="00FF31A0"/>
    <w:rsid w:val="00FF33D1"/>
    <w:rsid w:val="00FF3956"/>
    <w:rsid w:val="00FF444B"/>
    <w:rsid w:val="00FF4A05"/>
    <w:rsid w:val="00FF4B60"/>
    <w:rsid w:val="00FF4CC9"/>
    <w:rsid w:val="00FF5068"/>
    <w:rsid w:val="00FF514D"/>
    <w:rsid w:val="00FF6166"/>
    <w:rsid w:val="00FF6322"/>
    <w:rsid w:val="00FF674F"/>
    <w:rsid w:val="00FF712F"/>
    <w:rsid w:val="00FF73B9"/>
  </w:rsids>
  <m:mathPr>
    <m:mathFont m:val="Cambria Math"/>
    <m:brkBin m:val="after"/>
    <m:brkBinSub m:val="--"/>
    <m:smallFrac/>
    <m:dispDef/>
    <m:lMargin m:val="0"/>
    <m:rMargin m:val="0"/>
    <m:defJc m:val="centerGroup"/>
    <m:wrapIndent m:val="1440"/>
    <m:intLim m:val="subSup"/>
    <m:naryLim m:val="subSup"/>
  </m:mathPr>
  <w:themeFontLang w:val="en-NZ"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70002D"/>
  <w15:docId w15:val="{E20F2404-018F-4245-A2E1-5396F0FE5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qFormat="1"/>
    <w:lsdException w:name="List Number" w:semiHidden="1" w:unhideWhenUsed="1"/>
    <w:lsdException w:name="List 2" w:semiHidden="1" w:unhideWhenUsed="1" w:qFormat="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452B"/>
    <w:rPr>
      <w:rFonts w:ascii="Arial" w:hAnsi="Arial"/>
      <w:sz w:val="22"/>
      <w:szCs w:val="22"/>
      <w:lang w:eastAsia="en-GB"/>
    </w:rPr>
  </w:style>
  <w:style w:type="paragraph" w:styleId="Heading1">
    <w:name w:val="heading 1"/>
    <w:basedOn w:val="Normal"/>
    <w:next w:val="BodyText"/>
    <w:qFormat/>
    <w:rsid w:val="00FE5548"/>
    <w:pPr>
      <w:keepNext/>
      <w:numPr>
        <w:numId w:val="1"/>
      </w:numPr>
      <w:tabs>
        <w:tab w:val="left" w:pos="840"/>
      </w:tabs>
      <w:spacing w:before="240" w:after="240"/>
      <w:outlineLvl w:val="0"/>
    </w:pPr>
    <w:rPr>
      <w:rFonts w:cs="Arial"/>
      <w:b/>
      <w:bCs/>
      <w:kern w:val="32"/>
      <w:sz w:val="32"/>
      <w:szCs w:val="32"/>
    </w:rPr>
  </w:style>
  <w:style w:type="paragraph" w:styleId="Heading2">
    <w:name w:val="heading 2"/>
    <w:basedOn w:val="Normal"/>
    <w:next w:val="BodyText"/>
    <w:link w:val="Heading2Char"/>
    <w:qFormat/>
    <w:rsid w:val="00D77815"/>
    <w:pPr>
      <w:keepNext/>
      <w:numPr>
        <w:ilvl w:val="1"/>
        <w:numId w:val="1"/>
      </w:numPr>
      <w:spacing w:before="360" w:after="120"/>
      <w:jc w:val="both"/>
      <w:outlineLvl w:val="1"/>
    </w:pPr>
    <w:rPr>
      <w:rFonts w:cs="Arial"/>
      <w:b/>
      <w:bCs/>
      <w:iCs/>
      <w:sz w:val="26"/>
      <w:szCs w:val="28"/>
    </w:rPr>
  </w:style>
  <w:style w:type="paragraph" w:styleId="Heading3">
    <w:name w:val="heading 3"/>
    <w:basedOn w:val="Normal"/>
    <w:next w:val="BodyText"/>
    <w:link w:val="Heading3Char"/>
    <w:qFormat/>
    <w:rsid w:val="00C46AB9"/>
    <w:pPr>
      <w:keepNext/>
      <w:numPr>
        <w:ilvl w:val="2"/>
        <w:numId w:val="1"/>
      </w:numPr>
      <w:spacing w:before="360" w:after="120"/>
      <w:ind w:left="851" w:hanging="851"/>
      <w:outlineLvl w:val="2"/>
    </w:pPr>
    <w:rPr>
      <w:rFonts w:cs="Arial"/>
      <w:b/>
      <w:bCs/>
      <w:i/>
      <w:lang w:val="en-AU"/>
    </w:rPr>
  </w:style>
  <w:style w:type="paragraph" w:styleId="Heading4">
    <w:name w:val="heading 4"/>
    <w:basedOn w:val="Normal"/>
    <w:next w:val="BodyText"/>
    <w:qFormat/>
    <w:rsid w:val="0020536C"/>
    <w:pPr>
      <w:keepNext/>
      <w:tabs>
        <w:tab w:val="num" w:pos="864"/>
      </w:tabs>
      <w:spacing w:before="120" w:after="120"/>
      <w:ind w:left="862" w:hanging="23"/>
      <w:outlineLvl w:val="3"/>
    </w:pPr>
    <w:rPr>
      <w:b/>
      <w:szCs w:val="20"/>
      <w:u w:val="single"/>
      <w:lang w:eastAsia="en-NZ"/>
    </w:rPr>
  </w:style>
  <w:style w:type="paragraph" w:styleId="Heading5">
    <w:name w:val="heading 5"/>
    <w:basedOn w:val="BodyText"/>
    <w:next w:val="BodyText"/>
    <w:link w:val="Heading5Char"/>
    <w:qFormat/>
    <w:rsid w:val="00846EF6"/>
    <w:pPr>
      <w:numPr>
        <w:ilvl w:val="3"/>
        <w:numId w:val="1"/>
      </w:numPr>
      <w:tabs>
        <w:tab w:val="left" w:pos="1418"/>
      </w:tabs>
      <w:ind w:left="851" w:hanging="851"/>
      <w:outlineLvl w:val="4"/>
    </w:pPr>
    <w:rPr>
      <w:rFonts w:asciiTheme="minorHAnsi" w:hAnsiTheme="minorHAnsi" w:cstheme="minorHAnsi"/>
      <w:iCs/>
      <w:szCs w:val="22"/>
      <w:lang w:val="en-AU"/>
    </w:rPr>
  </w:style>
  <w:style w:type="paragraph" w:styleId="Heading6">
    <w:name w:val="heading 6"/>
    <w:basedOn w:val="Normal"/>
    <w:next w:val="Normal"/>
    <w:qFormat/>
    <w:rsid w:val="001C171C"/>
    <w:pPr>
      <w:keepNext/>
      <w:tabs>
        <w:tab w:val="num" w:pos="1152"/>
      </w:tabs>
      <w:ind w:left="1152" w:hanging="1152"/>
      <w:jc w:val="center"/>
      <w:outlineLvl w:val="5"/>
    </w:pPr>
    <w:rPr>
      <w:b/>
      <w:sz w:val="24"/>
      <w:szCs w:val="20"/>
      <w:u w:val="single"/>
      <w:lang w:eastAsia="en-NZ"/>
    </w:rPr>
  </w:style>
  <w:style w:type="paragraph" w:styleId="Heading7">
    <w:name w:val="heading 7"/>
    <w:basedOn w:val="Normal"/>
    <w:next w:val="Normal"/>
    <w:qFormat/>
    <w:rsid w:val="001C171C"/>
    <w:pPr>
      <w:keepNext/>
      <w:tabs>
        <w:tab w:val="num" w:pos="1296"/>
      </w:tabs>
      <w:ind w:left="1296" w:hanging="1296"/>
      <w:jc w:val="center"/>
      <w:outlineLvl w:val="6"/>
    </w:pPr>
    <w:rPr>
      <w:b/>
      <w:sz w:val="28"/>
      <w:szCs w:val="20"/>
      <w:u w:val="single"/>
      <w:lang w:eastAsia="en-NZ"/>
    </w:rPr>
  </w:style>
  <w:style w:type="paragraph" w:styleId="Heading8">
    <w:name w:val="heading 8"/>
    <w:basedOn w:val="Normal"/>
    <w:next w:val="Normal"/>
    <w:qFormat/>
    <w:rsid w:val="001C171C"/>
    <w:pPr>
      <w:tabs>
        <w:tab w:val="num" w:pos="1440"/>
      </w:tabs>
      <w:spacing w:before="240" w:after="60"/>
      <w:ind w:left="1440" w:hanging="1440"/>
      <w:outlineLvl w:val="7"/>
    </w:pPr>
    <w:rPr>
      <w:i/>
      <w:sz w:val="20"/>
      <w:szCs w:val="20"/>
      <w:lang w:eastAsia="en-NZ"/>
    </w:rPr>
  </w:style>
  <w:style w:type="paragraph" w:styleId="Heading9">
    <w:name w:val="heading 9"/>
    <w:basedOn w:val="Normal"/>
    <w:next w:val="Normal"/>
    <w:qFormat/>
    <w:rsid w:val="001C171C"/>
    <w:pPr>
      <w:tabs>
        <w:tab w:val="num" w:pos="1584"/>
      </w:tabs>
      <w:spacing w:before="240" w:after="60"/>
      <w:ind w:left="1584" w:hanging="1584"/>
      <w:outlineLvl w:val="8"/>
    </w:pPr>
    <w:rPr>
      <w:b/>
      <w:i/>
      <w:sz w:val="18"/>
      <w:szCs w:val="20"/>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77815"/>
    <w:rPr>
      <w:rFonts w:ascii="Arial" w:hAnsi="Arial" w:cs="Arial"/>
      <w:b/>
      <w:bCs/>
      <w:iCs/>
      <w:sz w:val="26"/>
      <w:szCs w:val="28"/>
      <w:lang w:eastAsia="en-GB"/>
    </w:rPr>
  </w:style>
  <w:style w:type="paragraph" w:styleId="MacroText">
    <w:name w:val="macro"/>
    <w:semiHidden/>
    <w:rsid w:val="000E19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16"/>
      <w:lang w:val="en-GB" w:eastAsia="en-GB"/>
    </w:rPr>
  </w:style>
  <w:style w:type="paragraph" w:customStyle="1" w:styleId="StyleHeading1PartLeft0cmHanging125cm">
    <w:name w:val="Style Heading 1Part + Left:  0 cm Hanging:  1.25 cm"/>
    <w:basedOn w:val="Heading1"/>
    <w:autoRedefine/>
    <w:semiHidden/>
    <w:rsid w:val="00A9700C"/>
    <w:pPr>
      <w:numPr>
        <w:numId w:val="0"/>
      </w:numPr>
      <w:tabs>
        <w:tab w:val="num" w:pos="432"/>
        <w:tab w:val="left" w:pos="720"/>
      </w:tabs>
      <w:spacing w:before="120" w:after="120"/>
      <w:ind w:left="432" w:hanging="432"/>
    </w:pPr>
    <w:rPr>
      <w:rFonts w:cs="Times New Roman"/>
      <w:kern w:val="0"/>
      <w:sz w:val="28"/>
      <w:szCs w:val="20"/>
      <w:lang w:val="en-GB"/>
    </w:rPr>
  </w:style>
  <w:style w:type="paragraph" w:customStyle="1" w:styleId="Covertitle">
    <w:name w:val="Cover title"/>
    <w:basedOn w:val="Normal"/>
    <w:semiHidden/>
    <w:rsid w:val="00FE6809"/>
    <w:pPr>
      <w:jc w:val="center"/>
    </w:pPr>
    <w:rPr>
      <w:b/>
      <w:smallCaps/>
      <w:sz w:val="56"/>
      <w:szCs w:val="56"/>
    </w:rPr>
  </w:style>
  <w:style w:type="paragraph" w:styleId="Header">
    <w:name w:val="header"/>
    <w:basedOn w:val="Normal"/>
    <w:link w:val="HeaderChar"/>
    <w:rsid w:val="00CC5D84"/>
    <w:pPr>
      <w:tabs>
        <w:tab w:val="center" w:pos="4153"/>
        <w:tab w:val="right" w:pos="8306"/>
      </w:tabs>
    </w:pPr>
  </w:style>
  <w:style w:type="paragraph" w:styleId="Footer">
    <w:name w:val="footer"/>
    <w:basedOn w:val="Normal"/>
    <w:link w:val="FooterChar"/>
    <w:rsid w:val="00CC5D84"/>
    <w:pPr>
      <w:tabs>
        <w:tab w:val="center" w:pos="4153"/>
        <w:tab w:val="right" w:pos="8306"/>
      </w:tabs>
    </w:pPr>
  </w:style>
  <w:style w:type="paragraph" w:customStyle="1" w:styleId="Contents">
    <w:name w:val="Contents"/>
    <w:basedOn w:val="Covertitle"/>
    <w:semiHidden/>
    <w:rsid w:val="00FE6809"/>
    <w:rPr>
      <w:sz w:val="40"/>
      <w:szCs w:val="40"/>
    </w:rPr>
  </w:style>
  <w:style w:type="paragraph" w:styleId="BodyText2">
    <w:name w:val="Body Text 2"/>
    <w:basedOn w:val="Normal"/>
    <w:link w:val="BodyText2Char"/>
    <w:qFormat/>
    <w:rsid w:val="00F32040"/>
    <w:pPr>
      <w:ind w:left="840"/>
      <w:jc w:val="both"/>
    </w:pPr>
    <w:rPr>
      <w:i/>
      <w:szCs w:val="20"/>
      <w:lang w:eastAsia="en-US"/>
    </w:rPr>
  </w:style>
  <w:style w:type="character" w:styleId="Hyperlink">
    <w:name w:val="Hyperlink"/>
    <w:basedOn w:val="DefaultParagraphFont"/>
    <w:uiPriority w:val="99"/>
    <w:rsid w:val="000251AE"/>
    <w:rPr>
      <w:color w:val="0000FF"/>
      <w:u w:val="single"/>
    </w:rPr>
  </w:style>
  <w:style w:type="character" w:styleId="FollowedHyperlink">
    <w:name w:val="FollowedHyperlink"/>
    <w:basedOn w:val="DefaultParagraphFont"/>
    <w:semiHidden/>
    <w:rsid w:val="00963B71"/>
    <w:rPr>
      <w:color w:val="800080"/>
      <w:u w:val="single"/>
    </w:rPr>
  </w:style>
  <w:style w:type="paragraph" w:styleId="BodyText">
    <w:name w:val="Body Text"/>
    <w:basedOn w:val="Normal"/>
    <w:link w:val="BodyTextChar"/>
    <w:qFormat/>
    <w:rsid w:val="00FE5548"/>
    <w:pPr>
      <w:spacing w:before="120" w:after="120"/>
      <w:ind w:left="839"/>
      <w:jc w:val="both"/>
    </w:pPr>
    <w:rPr>
      <w:szCs w:val="20"/>
      <w:lang w:eastAsia="en-NZ"/>
    </w:rPr>
  </w:style>
  <w:style w:type="paragraph" w:styleId="Caption">
    <w:name w:val="caption"/>
    <w:basedOn w:val="Normal"/>
    <w:next w:val="Normal"/>
    <w:qFormat/>
    <w:rsid w:val="006370AB"/>
    <w:pPr>
      <w:spacing w:before="120" w:after="120"/>
      <w:jc w:val="center"/>
    </w:pPr>
    <w:rPr>
      <w:rFonts w:ascii="Arial Narrow" w:hAnsi="Arial Narrow"/>
      <w:i/>
      <w:color w:val="5E7683" w:themeColor="text1"/>
      <w:szCs w:val="20"/>
    </w:rPr>
  </w:style>
  <w:style w:type="table" w:styleId="TableColorful1">
    <w:name w:val="Table Colorful 1"/>
    <w:basedOn w:val="TableNormal"/>
    <w:semiHidden/>
    <w:rsid w:val="007328B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styleId="BalloonText">
    <w:name w:val="Balloon Text"/>
    <w:basedOn w:val="Normal"/>
    <w:semiHidden/>
    <w:rsid w:val="008439FE"/>
    <w:rPr>
      <w:rFonts w:ascii="Tahoma" w:hAnsi="Tahoma" w:cs="Tahoma"/>
      <w:sz w:val="16"/>
      <w:szCs w:val="16"/>
    </w:rPr>
  </w:style>
  <w:style w:type="paragraph" w:styleId="BodyTextIndent">
    <w:name w:val="Body Text Indent"/>
    <w:basedOn w:val="Normal"/>
    <w:qFormat/>
    <w:rsid w:val="006C7CCC"/>
    <w:pPr>
      <w:spacing w:after="120"/>
      <w:ind w:left="1200"/>
    </w:pPr>
  </w:style>
  <w:style w:type="paragraph" w:customStyle="1" w:styleId="Default">
    <w:name w:val="Default"/>
    <w:semiHidden/>
    <w:rsid w:val="00962AD2"/>
    <w:pPr>
      <w:autoSpaceDE w:val="0"/>
      <w:autoSpaceDN w:val="0"/>
      <w:adjustRightInd w:val="0"/>
    </w:pPr>
    <w:rPr>
      <w:rFonts w:ascii="Arial" w:hAnsi="Arial" w:cs="Arial"/>
      <w:color w:val="000000"/>
      <w:sz w:val="24"/>
      <w:szCs w:val="24"/>
      <w:lang w:val="en-GB" w:eastAsia="en-GB"/>
    </w:rPr>
  </w:style>
  <w:style w:type="paragraph" w:styleId="TOC1">
    <w:name w:val="toc 1"/>
    <w:basedOn w:val="Normal"/>
    <w:next w:val="Normal"/>
    <w:autoRedefine/>
    <w:uiPriority w:val="39"/>
    <w:rsid w:val="00E70542"/>
    <w:pPr>
      <w:tabs>
        <w:tab w:val="left" w:pos="480"/>
        <w:tab w:val="right" w:leader="dot" w:pos="8760"/>
      </w:tabs>
      <w:ind w:left="480" w:hanging="480"/>
    </w:pPr>
    <w:rPr>
      <w:b/>
      <w:smallCaps/>
      <w:noProof/>
      <w:sz w:val="18"/>
      <w:szCs w:val="18"/>
    </w:rPr>
  </w:style>
  <w:style w:type="paragraph" w:styleId="TOC2">
    <w:name w:val="toc 2"/>
    <w:basedOn w:val="Normal"/>
    <w:next w:val="Normal"/>
    <w:autoRedefine/>
    <w:uiPriority w:val="39"/>
    <w:rsid w:val="0070184C"/>
    <w:pPr>
      <w:tabs>
        <w:tab w:val="left" w:pos="240"/>
        <w:tab w:val="left" w:pos="960"/>
        <w:tab w:val="right" w:leader="dot" w:pos="8760"/>
      </w:tabs>
      <w:ind w:left="960" w:hanging="480"/>
    </w:pPr>
    <w:rPr>
      <w:noProof/>
      <w:sz w:val="20"/>
      <w:szCs w:val="20"/>
    </w:rPr>
  </w:style>
  <w:style w:type="paragraph" w:styleId="TOC3">
    <w:name w:val="toc 3"/>
    <w:basedOn w:val="Normal"/>
    <w:next w:val="Normal"/>
    <w:autoRedefine/>
    <w:uiPriority w:val="39"/>
    <w:rsid w:val="00E70542"/>
    <w:pPr>
      <w:tabs>
        <w:tab w:val="left" w:pos="1680"/>
        <w:tab w:val="right" w:leader="dot" w:pos="8760"/>
      </w:tabs>
      <w:ind w:left="1680" w:hanging="720"/>
    </w:pPr>
    <w:rPr>
      <w:noProof/>
      <w:sz w:val="18"/>
      <w:szCs w:val="18"/>
    </w:rPr>
  </w:style>
  <w:style w:type="paragraph" w:styleId="DocumentMap">
    <w:name w:val="Document Map"/>
    <w:basedOn w:val="Normal"/>
    <w:semiHidden/>
    <w:rsid w:val="00946DEF"/>
    <w:pPr>
      <w:shd w:val="clear" w:color="auto" w:fill="000080"/>
    </w:pPr>
    <w:rPr>
      <w:rFonts w:ascii="Tahoma" w:hAnsi="Tahoma" w:cs="Tahoma"/>
      <w:sz w:val="20"/>
      <w:szCs w:val="20"/>
    </w:rPr>
  </w:style>
  <w:style w:type="paragraph" w:styleId="List2">
    <w:name w:val="List 2"/>
    <w:basedOn w:val="List"/>
    <w:qFormat/>
    <w:rsid w:val="006C7CCC"/>
    <w:pPr>
      <w:tabs>
        <w:tab w:val="clear" w:pos="1200"/>
        <w:tab w:val="num" w:pos="1680"/>
      </w:tabs>
      <w:spacing w:after="220" w:line="220" w:lineRule="atLeast"/>
      <w:ind w:left="1680" w:hanging="480"/>
    </w:pPr>
    <w:rPr>
      <w:rFonts w:cs="Arial"/>
      <w:lang w:val="en-GB"/>
    </w:rPr>
  </w:style>
  <w:style w:type="paragraph" w:styleId="List">
    <w:name w:val="List"/>
    <w:basedOn w:val="Normal"/>
    <w:qFormat/>
    <w:rsid w:val="00552731"/>
    <w:pPr>
      <w:numPr>
        <w:numId w:val="19"/>
      </w:numPr>
    </w:pPr>
    <w:rPr>
      <w:b/>
      <w:lang w:val="en-AU"/>
    </w:rPr>
  </w:style>
  <w:style w:type="paragraph" w:customStyle="1" w:styleId="StyleHeading212pt">
    <w:name w:val="Style Heading 2 + 12 pt"/>
    <w:basedOn w:val="Heading2"/>
    <w:autoRedefine/>
    <w:semiHidden/>
    <w:rsid w:val="00630E0E"/>
    <w:rPr>
      <w:iCs w:val="0"/>
      <w:sz w:val="24"/>
    </w:rPr>
  </w:style>
  <w:style w:type="paragraph" w:customStyle="1" w:styleId="Heading212pt1">
    <w:name w:val="Heading 2 + 12 pt1"/>
    <w:basedOn w:val="Heading2"/>
    <w:link w:val="Heading212pt1Char"/>
    <w:autoRedefine/>
    <w:semiHidden/>
    <w:rsid w:val="00236D15"/>
    <w:pPr>
      <w:keepNext w:val="0"/>
      <w:numPr>
        <w:ilvl w:val="0"/>
        <w:numId w:val="0"/>
      </w:numPr>
      <w:spacing w:after="240"/>
      <w:ind w:left="720" w:hanging="11"/>
    </w:pPr>
    <w:rPr>
      <w:b w:val="0"/>
      <w:iCs w:val="0"/>
      <w:sz w:val="22"/>
      <w:szCs w:val="22"/>
      <w:lang w:val="en-AU"/>
    </w:rPr>
  </w:style>
  <w:style w:type="character" w:customStyle="1" w:styleId="Heading212pt1Char">
    <w:name w:val="Heading 2 + 12 pt1 Char"/>
    <w:basedOn w:val="Heading2Char"/>
    <w:link w:val="Heading212pt1"/>
    <w:rsid w:val="00236D15"/>
    <w:rPr>
      <w:rFonts w:ascii="Arial" w:hAnsi="Arial" w:cs="Arial"/>
      <w:b/>
      <w:bCs/>
      <w:iCs/>
      <w:sz w:val="22"/>
      <w:szCs w:val="22"/>
      <w:lang w:val="en-AU" w:eastAsia="en-GB"/>
    </w:rPr>
  </w:style>
  <w:style w:type="paragraph" w:styleId="FootnoteText">
    <w:name w:val="footnote text"/>
    <w:basedOn w:val="Normal"/>
    <w:semiHidden/>
    <w:rsid w:val="000A0003"/>
    <w:pPr>
      <w:tabs>
        <w:tab w:val="left" w:pos="480"/>
      </w:tabs>
      <w:ind w:left="454" w:hanging="454"/>
      <w:jc w:val="both"/>
    </w:pPr>
    <w:rPr>
      <w:sz w:val="18"/>
      <w:szCs w:val="20"/>
      <w:lang w:eastAsia="en-US"/>
    </w:rPr>
  </w:style>
  <w:style w:type="character" w:styleId="FootnoteReference">
    <w:name w:val="footnote reference"/>
    <w:basedOn w:val="DefaultParagraphFont"/>
    <w:semiHidden/>
    <w:rsid w:val="000A0003"/>
    <w:rPr>
      <w:dstrike w:val="0"/>
      <w:color w:val="auto"/>
      <w:vertAlign w:val="superscript"/>
    </w:rPr>
  </w:style>
  <w:style w:type="paragraph" w:styleId="BlockText">
    <w:name w:val="Block Text"/>
    <w:basedOn w:val="BodyText"/>
    <w:semiHidden/>
    <w:rsid w:val="00E5704D"/>
    <w:pPr>
      <w:ind w:left="840"/>
    </w:pPr>
  </w:style>
  <w:style w:type="paragraph" w:customStyle="1" w:styleId="heading212pt10">
    <w:name w:val="heading212pt1"/>
    <w:basedOn w:val="Normal"/>
    <w:semiHidden/>
    <w:rsid w:val="009B32CD"/>
    <w:pPr>
      <w:spacing w:before="100" w:beforeAutospacing="1" w:after="100" w:afterAutospacing="1"/>
    </w:pPr>
    <w:rPr>
      <w:rFonts w:ascii="Times New Roman" w:hAnsi="Times New Roman"/>
      <w:sz w:val="24"/>
      <w:szCs w:val="24"/>
      <w:lang w:val="en-GB"/>
    </w:rPr>
  </w:style>
  <w:style w:type="paragraph" w:customStyle="1" w:styleId="NumberedNormal">
    <w:name w:val="Numbered Normal"/>
    <w:basedOn w:val="Normal"/>
    <w:semiHidden/>
    <w:rsid w:val="00E87AEE"/>
    <w:pPr>
      <w:numPr>
        <w:numId w:val="2"/>
      </w:numPr>
      <w:spacing w:before="120" w:after="120"/>
    </w:pPr>
    <w:rPr>
      <w:sz w:val="24"/>
      <w:szCs w:val="20"/>
      <w:lang w:eastAsia="en-US"/>
    </w:rPr>
  </w:style>
  <w:style w:type="table" w:styleId="TableGrid">
    <w:name w:val="Table Grid"/>
    <w:basedOn w:val="TableNormal"/>
    <w:rsid w:val="006160AB"/>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Paragraph"/>
    <w:basedOn w:val="Normal"/>
    <w:semiHidden/>
    <w:rsid w:val="00236D15"/>
    <w:pPr>
      <w:spacing w:before="60" w:after="60"/>
    </w:pPr>
    <w:rPr>
      <w:sz w:val="20"/>
      <w:szCs w:val="20"/>
      <w:lang w:eastAsia="en-NZ"/>
    </w:rPr>
  </w:style>
  <w:style w:type="paragraph" w:styleId="ListBullet2">
    <w:name w:val="List Bullet 2"/>
    <w:basedOn w:val="Normal"/>
    <w:qFormat/>
    <w:rsid w:val="00446BD5"/>
    <w:pPr>
      <w:numPr>
        <w:numId w:val="3"/>
      </w:numPr>
      <w:tabs>
        <w:tab w:val="clear" w:pos="360"/>
        <w:tab w:val="num" w:pos="1680"/>
      </w:tabs>
      <w:ind w:left="1680" w:hanging="480"/>
    </w:pPr>
  </w:style>
  <w:style w:type="paragraph" w:styleId="TOC4">
    <w:name w:val="toc 4"/>
    <w:basedOn w:val="Normal"/>
    <w:next w:val="Normal"/>
    <w:autoRedefine/>
    <w:uiPriority w:val="39"/>
    <w:rsid w:val="00E5704D"/>
    <w:pPr>
      <w:ind w:left="720"/>
    </w:pPr>
    <w:rPr>
      <w:rFonts w:ascii="Times New Roman" w:hAnsi="Times New Roman"/>
      <w:sz w:val="24"/>
      <w:szCs w:val="24"/>
      <w:lang w:val="en-GB"/>
    </w:rPr>
  </w:style>
  <w:style w:type="paragraph" w:styleId="TOC5">
    <w:name w:val="toc 5"/>
    <w:basedOn w:val="Normal"/>
    <w:next w:val="Normal"/>
    <w:autoRedefine/>
    <w:uiPriority w:val="39"/>
    <w:rsid w:val="00E5704D"/>
    <w:pPr>
      <w:ind w:left="960"/>
    </w:pPr>
    <w:rPr>
      <w:rFonts w:ascii="Times New Roman" w:hAnsi="Times New Roman"/>
      <w:sz w:val="24"/>
      <w:szCs w:val="24"/>
      <w:lang w:val="en-GB"/>
    </w:rPr>
  </w:style>
  <w:style w:type="paragraph" w:styleId="TOC6">
    <w:name w:val="toc 6"/>
    <w:basedOn w:val="Normal"/>
    <w:next w:val="Normal"/>
    <w:autoRedefine/>
    <w:uiPriority w:val="39"/>
    <w:rsid w:val="00E5704D"/>
    <w:pPr>
      <w:ind w:left="1200"/>
    </w:pPr>
    <w:rPr>
      <w:rFonts w:ascii="Times New Roman" w:hAnsi="Times New Roman"/>
      <w:sz w:val="24"/>
      <w:szCs w:val="24"/>
      <w:lang w:val="en-GB"/>
    </w:rPr>
  </w:style>
  <w:style w:type="paragraph" w:styleId="TOC7">
    <w:name w:val="toc 7"/>
    <w:basedOn w:val="Normal"/>
    <w:next w:val="Normal"/>
    <w:autoRedefine/>
    <w:uiPriority w:val="39"/>
    <w:rsid w:val="00E5704D"/>
    <w:pPr>
      <w:ind w:left="1440"/>
    </w:pPr>
    <w:rPr>
      <w:rFonts w:ascii="Times New Roman" w:hAnsi="Times New Roman"/>
      <w:sz w:val="24"/>
      <w:szCs w:val="24"/>
      <w:lang w:val="en-GB"/>
    </w:rPr>
  </w:style>
  <w:style w:type="paragraph" w:styleId="TOC8">
    <w:name w:val="toc 8"/>
    <w:basedOn w:val="Normal"/>
    <w:next w:val="Normal"/>
    <w:autoRedefine/>
    <w:uiPriority w:val="39"/>
    <w:rsid w:val="00E5704D"/>
    <w:pPr>
      <w:ind w:left="1680"/>
    </w:pPr>
    <w:rPr>
      <w:rFonts w:ascii="Times New Roman" w:hAnsi="Times New Roman"/>
      <w:sz w:val="24"/>
      <w:szCs w:val="24"/>
      <w:lang w:val="en-GB"/>
    </w:rPr>
  </w:style>
  <w:style w:type="paragraph" w:styleId="TOC9">
    <w:name w:val="toc 9"/>
    <w:basedOn w:val="Normal"/>
    <w:next w:val="Normal"/>
    <w:autoRedefine/>
    <w:uiPriority w:val="39"/>
    <w:rsid w:val="00E5704D"/>
    <w:pPr>
      <w:ind w:left="1920"/>
    </w:pPr>
    <w:rPr>
      <w:rFonts w:ascii="Times New Roman" w:hAnsi="Times New Roman"/>
      <w:sz w:val="24"/>
      <w:szCs w:val="24"/>
      <w:lang w:val="en-GB"/>
    </w:rPr>
  </w:style>
  <w:style w:type="numbering" w:styleId="111111">
    <w:name w:val="Outline List 2"/>
    <w:basedOn w:val="NoList"/>
    <w:semiHidden/>
    <w:rsid w:val="00E5704D"/>
    <w:pPr>
      <w:numPr>
        <w:numId w:val="4"/>
      </w:numPr>
    </w:pPr>
  </w:style>
  <w:style w:type="numbering" w:styleId="1ai">
    <w:name w:val="Outline List 1"/>
    <w:basedOn w:val="NoList"/>
    <w:semiHidden/>
    <w:rsid w:val="00E5704D"/>
    <w:pPr>
      <w:numPr>
        <w:numId w:val="5"/>
      </w:numPr>
    </w:pPr>
  </w:style>
  <w:style w:type="numbering" w:styleId="ArticleSection">
    <w:name w:val="Outline List 3"/>
    <w:basedOn w:val="NoList"/>
    <w:semiHidden/>
    <w:rsid w:val="00E5704D"/>
    <w:pPr>
      <w:numPr>
        <w:numId w:val="6"/>
      </w:numPr>
    </w:pPr>
  </w:style>
  <w:style w:type="paragraph" w:styleId="BodyTextFirstIndent">
    <w:name w:val="Body Text First Indent"/>
    <w:basedOn w:val="BodyText"/>
    <w:semiHidden/>
    <w:rsid w:val="00E5704D"/>
    <w:pPr>
      <w:ind w:left="0" w:firstLine="210"/>
      <w:jc w:val="left"/>
    </w:pPr>
    <w:rPr>
      <w:szCs w:val="22"/>
      <w:lang w:eastAsia="en-GB"/>
    </w:rPr>
  </w:style>
  <w:style w:type="paragraph" w:styleId="BodyTextFirstIndent2">
    <w:name w:val="Body Text First Indent 2"/>
    <w:basedOn w:val="BodyTextIndent"/>
    <w:semiHidden/>
    <w:rsid w:val="00E5704D"/>
    <w:pPr>
      <w:ind w:firstLine="210"/>
    </w:pPr>
  </w:style>
  <w:style w:type="paragraph" w:styleId="Closing">
    <w:name w:val="Closing"/>
    <w:basedOn w:val="Normal"/>
    <w:semiHidden/>
    <w:rsid w:val="00E5704D"/>
    <w:pPr>
      <w:ind w:left="4252"/>
    </w:pPr>
  </w:style>
  <w:style w:type="paragraph" w:styleId="Date">
    <w:name w:val="Date"/>
    <w:basedOn w:val="Normal"/>
    <w:next w:val="Normal"/>
    <w:semiHidden/>
    <w:rsid w:val="00E5704D"/>
  </w:style>
  <w:style w:type="paragraph" w:styleId="E-mailSignature">
    <w:name w:val="E-mail Signature"/>
    <w:basedOn w:val="Normal"/>
    <w:semiHidden/>
    <w:rsid w:val="00E5704D"/>
  </w:style>
  <w:style w:type="character" w:styleId="Emphasis">
    <w:name w:val="Emphasis"/>
    <w:basedOn w:val="DefaultParagraphFont"/>
    <w:rsid w:val="00E5704D"/>
    <w:rPr>
      <w:i/>
      <w:iCs/>
    </w:rPr>
  </w:style>
  <w:style w:type="paragraph" w:styleId="EnvelopeAddress">
    <w:name w:val="envelope address"/>
    <w:basedOn w:val="Normal"/>
    <w:semiHidden/>
    <w:rsid w:val="00E5704D"/>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E5704D"/>
    <w:rPr>
      <w:rFonts w:cs="Arial"/>
      <w:sz w:val="20"/>
      <w:szCs w:val="20"/>
    </w:rPr>
  </w:style>
  <w:style w:type="character" w:styleId="HTMLAcronym">
    <w:name w:val="HTML Acronym"/>
    <w:basedOn w:val="DefaultParagraphFont"/>
    <w:semiHidden/>
    <w:rsid w:val="00E5704D"/>
  </w:style>
  <w:style w:type="paragraph" w:styleId="HTMLAddress">
    <w:name w:val="HTML Address"/>
    <w:basedOn w:val="Normal"/>
    <w:semiHidden/>
    <w:rsid w:val="00E5704D"/>
    <w:rPr>
      <w:i/>
      <w:iCs/>
    </w:rPr>
  </w:style>
  <w:style w:type="character" w:styleId="HTMLCite">
    <w:name w:val="HTML Cite"/>
    <w:basedOn w:val="DefaultParagraphFont"/>
    <w:semiHidden/>
    <w:rsid w:val="00E5704D"/>
    <w:rPr>
      <w:i/>
      <w:iCs/>
    </w:rPr>
  </w:style>
  <w:style w:type="character" w:styleId="HTMLCode">
    <w:name w:val="HTML Code"/>
    <w:basedOn w:val="DefaultParagraphFont"/>
    <w:semiHidden/>
    <w:rsid w:val="00E5704D"/>
    <w:rPr>
      <w:rFonts w:ascii="Courier New" w:hAnsi="Courier New" w:cs="Courier New"/>
      <w:sz w:val="20"/>
      <w:szCs w:val="20"/>
    </w:rPr>
  </w:style>
  <w:style w:type="character" w:styleId="HTMLDefinition">
    <w:name w:val="HTML Definition"/>
    <w:basedOn w:val="DefaultParagraphFont"/>
    <w:semiHidden/>
    <w:rsid w:val="00E5704D"/>
    <w:rPr>
      <w:i/>
      <w:iCs/>
    </w:rPr>
  </w:style>
  <w:style w:type="character" w:styleId="HTMLKeyboard">
    <w:name w:val="HTML Keyboard"/>
    <w:basedOn w:val="DefaultParagraphFont"/>
    <w:semiHidden/>
    <w:rsid w:val="00E5704D"/>
    <w:rPr>
      <w:rFonts w:ascii="Courier New" w:hAnsi="Courier New" w:cs="Courier New"/>
      <w:sz w:val="20"/>
      <w:szCs w:val="20"/>
    </w:rPr>
  </w:style>
  <w:style w:type="paragraph" w:styleId="HTMLPreformatted">
    <w:name w:val="HTML Preformatted"/>
    <w:basedOn w:val="Normal"/>
    <w:semiHidden/>
    <w:rsid w:val="00E5704D"/>
    <w:rPr>
      <w:rFonts w:ascii="Courier New" w:hAnsi="Courier New" w:cs="Courier New"/>
      <w:sz w:val="20"/>
      <w:szCs w:val="20"/>
    </w:rPr>
  </w:style>
  <w:style w:type="character" w:styleId="HTMLSample">
    <w:name w:val="HTML Sample"/>
    <w:basedOn w:val="DefaultParagraphFont"/>
    <w:semiHidden/>
    <w:rsid w:val="00E5704D"/>
    <w:rPr>
      <w:rFonts w:ascii="Courier New" w:hAnsi="Courier New" w:cs="Courier New"/>
    </w:rPr>
  </w:style>
  <w:style w:type="character" w:styleId="HTMLTypewriter">
    <w:name w:val="HTML Typewriter"/>
    <w:basedOn w:val="DefaultParagraphFont"/>
    <w:semiHidden/>
    <w:rsid w:val="00E5704D"/>
    <w:rPr>
      <w:rFonts w:ascii="Courier New" w:hAnsi="Courier New" w:cs="Courier New"/>
      <w:sz w:val="20"/>
      <w:szCs w:val="20"/>
    </w:rPr>
  </w:style>
  <w:style w:type="character" w:styleId="HTMLVariable">
    <w:name w:val="HTML Variable"/>
    <w:basedOn w:val="DefaultParagraphFont"/>
    <w:semiHidden/>
    <w:rsid w:val="00E5704D"/>
    <w:rPr>
      <w:i/>
      <w:iCs/>
    </w:rPr>
  </w:style>
  <w:style w:type="character" w:styleId="LineNumber">
    <w:name w:val="line number"/>
    <w:basedOn w:val="DefaultParagraphFont"/>
    <w:semiHidden/>
    <w:rsid w:val="00E5704D"/>
  </w:style>
  <w:style w:type="paragraph" w:styleId="List4">
    <w:name w:val="List 4"/>
    <w:basedOn w:val="Normal"/>
    <w:semiHidden/>
    <w:rsid w:val="00E5704D"/>
    <w:pPr>
      <w:ind w:left="1132" w:hanging="283"/>
    </w:pPr>
  </w:style>
  <w:style w:type="paragraph" w:styleId="List5">
    <w:name w:val="List 5"/>
    <w:basedOn w:val="Normal"/>
    <w:semiHidden/>
    <w:rsid w:val="00E5704D"/>
    <w:pPr>
      <w:ind w:left="1415" w:hanging="283"/>
    </w:pPr>
  </w:style>
  <w:style w:type="paragraph" w:styleId="ListBullet4">
    <w:name w:val="List Bullet 4"/>
    <w:basedOn w:val="Normal"/>
    <w:semiHidden/>
    <w:rsid w:val="00E5704D"/>
    <w:pPr>
      <w:numPr>
        <w:numId w:val="7"/>
      </w:numPr>
      <w:tabs>
        <w:tab w:val="clear" w:pos="1209"/>
        <w:tab w:val="num" w:pos="360"/>
      </w:tabs>
      <w:ind w:left="0" w:firstLine="0"/>
    </w:pPr>
  </w:style>
  <w:style w:type="paragraph" w:styleId="ListBullet5">
    <w:name w:val="List Bullet 5"/>
    <w:basedOn w:val="Normal"/>
    <w:semiHidden/>
    <w:rsid w:val="00E5704D"/>
    <w:pPr>
      <w:numPr>
        <w:numId w:val="8"/>
      </w:numPr>
    </w:pPr>
  </w:style>
  <w:style w:type="paragraph" w:styleId="ListContinue">
    <w:name w:val="List Continue"/>
    <w:basedOn w:val="Normal"/>
    <w:semiHidden/>
    <w:rsid w:val="00E5704D"/>
    <w:pPr>
      <w:spacing w:after="120"/>
      <w:ind w:left="283"/>
    </w:pPr>
  </w:style>
  <w:style w:type="paragraph" w:styleId="ListContinue2">
    <w:name w:val="List Continue 2"/>
    <w:basedOn w:val="Normal"/>
    <w:semiHidden/>
    <w:rsid w:val="00E5704D"/>
    <w:pPr>
      <w:spacing w:after="120"/>
      <w:ind w:left="566"/>
    </w:pPr>
  </w:style>
  <w:style w:type="paragraph" w:styleId="ListContinue3">
    <w:name w:val="List Continue 3"/>
    <w:basedOn w:val="Normal"/>
    <w:semiHidden/>
    <w:rsid w:val="00E5704D"/>
    <w:pPr>
      <w:spacing w:after="120"/>
      <w:ind w:left="849"/>
    </w:pPr>
  </w:style>
  <w:style w:type="paragraph" w:styleId="ListContinue4">
    <w:name w:val="List Continue 4"/>
    <w:basedOn w:val="Normal"/>
    <w:semiHidden/>
    <w:rsid w:val="00E5704D"/>
    <w:pPr>
      <w:spacing w:after="120"/>
      <w:ind w:left="1132"/>
    </w:pPr>
  </w:style>
  <w:style w:type="paragraph" w:styleId="ListContinue5">
    <w:name w:val="List Continue 5"/>
    <w:basedOn w:val="Normal"/>
    <w:semiHidden/>
    <w:rsid w:val="00E5704D"/>
    <w:pPr>
      <w:spacing w:after="120"/>
      <w:ind w:left="1415"/>
    </w:pPr>
  </w:style>
  <w:style w:type="paragraph" w:styleId="ListNumber">
    <w:name w:val="List Number"/>
    <w:basedOn w:val="Normal"/>
    <w:rsid w:val="00E5704D"/>
    <w:pPr>
      <w:numPr>
        <w:numId w:val="9"/>
      </w:numPr>
    </w:pPr>
  </w:style>
  <w:style w:type="paragraph" w:styleId="ListNumber2">
    <w:name w:val="List Number 2"/>
    <w:basedOn w:val="Normal"/>
    <w:semiHidden/>
    <w:rsid w:val="00E5704D"/>
    <w:pPr>
      <w:numPr>
        <w:numId w:val="10"/>
      </w:numPr>
    </w:pPr>
  </w:style>
  <w:style w:type="paragraph" w:styleId="ListNumber3">
    <w:name w:val="List Number 3"/>
    <w:basedOn w:val="Normal"/>
    <w:semiHidden/>
    <w:rsid w:val="00E5704D"/>
    <w:pPr>
      <w:numPr>
        <w:numId w:val="11"/>
      </w:numPr>
    </w:pPr>
  </w:style>
  <w:style w:type="paragraph" w:styleId="ListNumber4">
    <w:name w:val="List Number 4"/>
    <w:basedOn w:val="Normal"/>
    <w:semiHidden/>
    <w:rsid w:val="00E5704D"/>
    <w:pPr>
      <w:numPr>
        <w:numId w:val="12"/>
      </w:numPr>
    </w:pPr>
  </w:style>
  <w:style w:type="paragraph" w:styleId="ListNumber5">
    <w:name w:val="List Number 5"/>
    <w:basedOn w:val="Normal"/>
    <w:semiHidden/>
    <w:rsid w:val="00E5704D"/>
    <w:pPr>
      <w:numPr>
        <w:numId w:val="13"/>
      </w:numPr>
    </w:pPr>
  </w:style>
  <w:style w:type="paragraph" w:styleId="MessageHeader">
    <w:name w:val="Message Header"/>
    <w:basedOn w:val="Normal"/>
    <w:semiHidden/>
    <w:rsid w:val="00E5704D"/>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E5704D"/>
    <w:rPr>
      <w:rFonts w:ascii="Times New Roman" w:hAnsi="Times New Roman"/>
      <w:sz w:val="24"/>
      <w:szCs w:val="24"/>
    </w:rPr>
  </w:style>
  <w:style w:type="paragraph" w:styleId="NormalIndent">
    <w:name w:val="Normal Indent"/>
    <w:basedOn w:val="Normal"/>
    <w:semiHidden/>
    <w:rsid w:val="00E5704D"/>
    <w:pPr>
      <w:ind w:left="720"/>
    </w:pPr>
  </w:style>
  <w:style w:type="paragraph" w:styleId="NoteHeading">
    <w:name w:val="Note Heading"/>
    <w:basedOn w:val="Normal"/>
    <w:next w:val="Normal"/>
    <w:semiHidden/>
    <w:rsid w:val="00E5704D"/>
  </w:style>
  <w:style w:type="character" w:styleId="PageNumber">
    <w:name w:val="page number"/>
    <w:basedOn w:val="DefaultParagraphFont"/>
    <w:rsid w:val="00E5704D"/>
  </w:style>
  <w:style w:type="paragraph" w:styleId="PlainText">
    <w:name w:val="Plain Text"/>
    <w:basedOn w:val="Normal"/>
    <w:semiHidden/>
    <w:rsid w:val="00E5704D"/>
    <w:rPr>
      <w:rFonts w:ascii="Courier New" w:hAnsi="Courier New" w:cs="Courier New"/>
      <w:sz w:val="20"/>
      <w:szCs w:val="20"/>
    </w:rPr>
  </w:style>
  <w:style w:type="paragraph" w:styleId="Salutation">
    <w:name w:val="Salutation"/>
    <w:basedOn w:val="Normal"/>
    <w:next w:val="Normal"/>
    <w:semiHidden/>
    <w:rsid w:val="00E5704D"/>
  </w:style>
  <w:style w:type="paragraph" w:styleId="Signature">
    <w:name w:val="Signature"/>
    <w:basedOn w:val="Normal"/>
    <w:semiHidden/>
    <w:rsid w:val="00E5704D"/>
    <w:pPr>
      <w:ind w:left="4252"/>
    </w:pPr>
  </w:style>
  <w:style w:type="character" w:styleId="Strong">
    <w:name w:val="Strong"/>
    <w:basedOn w:val="DefaultParagraphFont"/>
    <w:uiPriority w:val="99"/>
    <w:rsid w:val="00E5704D"/>
    <w:rPr>
      <w:b/>
      <w:bCs/>
    </w:rPr>
  </w:style>
  <w:style w:type="paragraph" w:styleId="Subtitle">
    <w:name w:val="Subtitle"/>
    <w:basedOn w:val="Normal"/>
    <w:rsid w:val="00E5704D"/>
    <w:pPr>
      <w:spacing w:after="60"/>
      <w:jc w:val="center"/>
      <w:outlineLvl w:val="1"/>
    </w:pPr>
    <w:rPr>
      <w:rFonts w:cs="Arial"/>
      <w:sz w:val="24"/>
      <w:szCs w:val="24"/>
    </w:rPr>
  </w:style>
  <w:style w:type="table" w:styleId="Table3Deffects1">
    <w:name w:val="Table 3D effects 1"/>
    <w:basedOn w:val="TableNormal"/>
    <w:semiHidden/>
    <w:rsid w:val="00E5704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704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704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704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704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704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704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2">
    <w:name w:val="Table Colorful 2"/>
    <w:basedOn w:val="TableNormal"/>
    <w:semiHidden/>
    <w:rsid w:val="00E5704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704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704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704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704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704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704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704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704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5704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5704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5704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5704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704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704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5704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E5704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704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704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704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704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704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704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704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704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704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704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704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7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5704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704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704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Covertitle"/>
    <w:link w:val="TitleChar"/>
    <w:uiPriority w:val="99"/>
    <w:qFormat/>
    <w:rsid w:val="00FD4238"/>
    <w:pPr>
      <w:ind w:left="839"/>
      <w:jc w:val="left"/>
    </w:pPr>
    <w:rPr>
      <w:smallCaps w:val="0"/>
    </w:rPr>
  </w:style>
  <w:style w:type="paragraph" w:styleId="BodyText3">
    <w:name w:val="Body Text 3"/>
    <w:basedOn w:val="Normal"/>
    <w:qFormat/>
    <w:rsid w:val="00F32040"/>
    <w:pPr>
      <w:spacing w:after="120"/>
      <w:ind w:left="840"/>
      <w:jc w:val="both"/>
    </w:pPr>
    <w:rPr>
      <w:sz w:val="16"/>
      <w:szCs w:val="16"/>
    </w:rPr>
  </w:style>
  <w:style w:type="paragraph" w:styleId="ListBullet">
    <w:name w:val="List Bullet"/>
    <w:basedOn w:val="Normal"/>
    <w:qFormat/>
    <w:rsid w:val="00446BD5"/>
    <w:pPr>
      <w:numPr>
        <w:numId w:val="14"/>
      </w:numPr>
      <w:tabs>
        <w:tab w:val="num" w:pos="1200"/>
      </w:tabs>
      <w:ind w:left="1200"/>
    </w:pPr>
  </w:style>
  <w:style w:type="paragraph" w:styleId="ListBullet3">
    <w:name w:val="List Bullet 3"/>
    <w:basedOn w:val="Normal"/>
    <w:qFormat/>
    <w:rsid w:val="00446BD5"/>
    <w:pPr>
      <w:numPr>
        <w:numId w:val="15"/>
      </w:numPr>
      <w:tabs>
        <w:tab w:val="clear" w:pos="926"/>
        <w:tab w:val="num" w:pos="2040"/>
      </w:tabs>
      <w:ind w:left="2040"/>
    </w:pPr>
  </w:style>
  <w:style w:type="character" w:customStyle="1" w:styleId="BodyTextChar">
    <w:name w:val="Body Text Char"/>
    <w:basedOn w:val="DefaultParagraphFont"/>
    <w:link w:val="BodyText"/>
    <w:rsid w:val="00FE5548"/>
    <w:rPr>
      <w:rFonts w:ascii="Arial" w:hAnsi="Arial"/>
      <w:sz w:val="22"/>
      <w:lang w:val="en-NZ" w:eastAsia="en-NZ" w:bidi="ar-SA"/>
    </w:rPr>
  </w:style>
  <w:style w:type="paragraph" w:styleId="BodyTextIndent3">
    <w:name w:val="Body Text Indent 3"/>
    <w:basedOn w:val="Normal"/>
    <w:link w:val="BodyTextIndent3Char"/>
    <w:qFormat/>
    <w:rsid w:val="00066AC7"/>
    <w:pPr>
      <w:spacing w:before="120" w:after="120" w:line="360" w:lineRule="auto"/>
      <w:ind w:left="1678"/>
    </w:pPr>
    <w:rPr>
      <w:sz w:val="16"/>
      <w:szCs w:val="16"/>
    </w:rPr>
  </w:style>
  <w:style w:type="paragraph" w:customStyle="1" w:styleId="BulletText1">
    <w:name w:val="Bullet Text 1"/>
    <w:basedOn w:val="Normal"/>
    <w:semiHidden/>
    <w:rsid w:val="003D4FA7"/>
    <w:pPr>
      <w:numPr>
        <w:numId w:val="16"/>
      </w:numPr>
    </w:pPr>
    <w:rPr>
      <w:sz w:val="20"/>
      <w:szCs w:val="20"/>
      <w:lang w:val="en-US" w:eastAsia="en-US"/>
    </w:rPr>
  </w:style>
  <w:style w:type="paragraph" w:customStyle="1" w:styleId="TableHeaderText">
    <w:name w:val="Table Header Text"/>
    <w:basedOn w:val="Normal"/>
    <w:semiHidden/>
    <w:rsid w:val="003D4FA7"/>
    <w:pPr>
      <w:spacing w:before="60" w:after="60"/>
      <w:jc w:val="center"/>
    </w:pPr>
    <w:rPr>
      <w:rFonts w:ascii="Arial Narrow" w:hAnsi="Arial Narrow" w:cs="Arial"/>
      <w:b/>
      <w:sz w:val="20"/>
      <w:szCs w:val="20"/>
      <w:lang w:val="en-US" w:eastAsia="en-US"/>
    </w:rPr>
  </w:style>
  <w:style w:type="paragraph" w:styleId="List3">
    <w:name w:val="List 3"/>
    <w:basedOn w:val="Normal"/>
    <w:semiHidden/>
    <w:rsid w:val="00015492"/>
    <w:pPr>
      <w:ind w:left="849" w:hanging="283"/>
    </w:pPr>
  </w:style>
  <w:style w:type="paragraph" w:customStyle="1" w:styleId="NoNumCrt">
    <w:name w:val="NoNumCrt"/>
    <w:basedOn w:val="Normal"/>
    <w:semiHidden/>
    <w:rsid w:val="002D2182"/>
    <w:pPr>
      <w:tabs>
        <w:tab w:val="left" w:pos="851"/>
        <w:tab w:val="left" w:pos="1701"/>
        <w:tab w:val="left" w:pos="2552"/>
        <w:tab w:val="left" w:pos="3402"/>
      </w:tabs>
      <w:jc w:val="both"/>
    </w:pPr>
    <w:rPr>
      <w:rFonts w:ascii="Times New Roman" w:hAnsi="Times New Roman"/>
      <w:sz w:val="23"/>
      <w:szCs w:val="20"/>
      <w:lang w:eastAsia="en-NZ"/>
    </w:rPr>
  </w:style>
  <w:style w:type="paragraph" w:customStyle="1" w:styleId="Normal2">
    <w:name w:val="Normal 2"/>
    <w:basedOn w:val="Normal"/>
    <w:semiHidden/>
    <w:rsid w:val="00D504ED"/>
    <w:pPr>
      <w:spacing w:before="120" w:after="120"/>
    </w:pPr>
    <w:rPr>
      <w:rFonts w:ascii="Arial Narrow" w:hAnsi="Arial Narrow"/>
      <w:sz w:val="24"/>
      <w:szCs w:val="20"/>
    </w:rPr>
  </w:style>
  <w:style w:type="character" w:customStyle="1" w:styleId="BodyText2Char">
    <w:name w:val="Body Text 2 Char"/>
    <w:basedOn w:val="DefaultParagraphFont"/>
    <w:link w:val="BodyText2"/>
    <w:rsid w:val="00092B31"/>
    <w:rPr>
      <w:rFonts w:ascii="Arial" w:hAnsi="Arial"/>
      <w:i/>
      <w:sz w:val="22"/>
      <w:lang w:val="en-NZ" w:eastAsia="en-US" w:bidi="ar-SA"/>
    </w:rPr>
  </w:style>
  <w:style w:type="paragraph" w:customStyle="1" w:styleId="StyleArial11ptLeft125cm">
    <w:name w:val="Style Arial 11 pt Left:  1.25 cm"/>
    <w:basedOn w:val="Normal"/>
    <w:semiHidden/>
    <w:rsid w:val="00864FC1"/>
    <w:pPr>
      <w:ind w:left="709"/>
    </w:pPr>
    <w:rPr>
      <w:lang w:eastAsia="en-NZ"/>
    </w:rPr>
  </w:style>
  <w:style w:type="paragraph" w:customStyle="1" w:styleId="CMIS2">
    <w:name w:val="CMIS2"/>
    <w:basedOn w:val="Normal"/>
    <w:semiHidden/>
    <w:rsid w:val="00864FC1"/>
    <w:pPr>
      <w:keepNext/>
      <w:keepLines/>
      <w:numPr>
        <w:numId w:val="17"/>
      </w:numPr>
      <w:tabs>
        <w:tab w:val="clear" w:pos="360"/>
        <w:tab w:val="num" w:pos="567"/>
      </w:tabs>
      <w:spacing w:before="120" w:after="120"/>
      <w:ind w:left="567" w:hanging="567"/>
    </w:pPr>
    <w:rPr>
      <w:rFonts w:ascii="Times New Roman" w:hAnsi="Times New Roman"/>
      <w:b/>
      <w:i/>
      <w:sz w:val="24"/>
      <w:szCs w:val="20"/>
    </w:rPr>
  </w:style>
  <w:style w:type="paragraph" w:customStyle="1" w:styleId="CMIS3">
    <w:name w:val="CMIS3"/>
    <w:semiHidden/>
    <w:rsid w:val="00864FC1"/>
    <w:pPr>
      <w:numPr>
        <w:ilvl w:val="1"/>
        <w:numId w:val="17"/>
      </w:numPr>
      <w:tabs>
        <w:tab w:val="left" w:pos="1134"/>
      </w:tabs>
      <w:spacing w:before="120" w:after="120"/>
      <w:ind w:left="1134" w:hanging="567"/>
    </w:pPr>
    <w:rPr>
      <w:b/>
      <w:lang w:eastAsia="en-GB"/>
    </w:rPr>
  </w:style>
  <w:style w:type="paragraph" w:customStyle="1" w:styleId="Numberedpara">
    <w:name w:val="Numbered para"/>
    <w:basedOn w:val="Normal"/>
    <w:semiHidden/>
    <w:rsid w:val="00B75C7A"/>
    <w:rPr>
      <w:rFonts w:ascii="Verdana" w:hAnsi="Verdana"/>
      <w:sz w:val="24"/>
      <w:szCs w:val="20"/>
      <w:lang w:eastAsia="en-US"/>
    </w:rPr>
  </w:style>
  <w:style w:type="numbering" w:customStyle="1" w:styleId="Indent1">
    <w:name w:val="Indent1"/>
    <w:semiHidden/>
    <w:rsid w:val="00B75C7A"/>
    <w:pPr>
      <w:numPr>
        <w:numId w:val="18"/>
      </w:numPr>
    </w:pPr>
  </w:style>
  <w:style w:type="table" w:customStyle="1" w:styleId="SOReportTable">
    <w:name w:val="SO Report Table"/>
    <w:basedOn w:val="TableGrid"/>
    <w:rsid w:val="003F3E15"/>
    <w:pPr>
      <w:spacing w:before="20" w:after="20"/>
    </w:pPr>
    <w:rPr>
      <w:rFonts w:asciiTheme="minorHAnsi" w:hAnsiTheme="minorHAnsi"/>
      <w:color w:val="2E454D" w:themeColor="background1" w:themeShade="40"/>
      <w:sz w:val="22"/>
    </w:rPr>
    <w:tblPr>
      <w:tblStyleRowBandSize w:val="3"/>
      <w:tblStyleColBandSize w:val="2"/>
      <w:tblInd w:w="839" w:type="dxa"/>
      <w:tblBorders>
        <w:top w:val="single" w:sz="4" w:space="0" w:color="286478"/>
        <w:left w:val="single" w:sz="4" w:space="0" w:color="286478"/>
        <w:bottom w:val="single" w:sz="4" w:space="0" w:color="286478"/>
        <w:right w:val="single" w:sz="4" w:space="0" w:color="286478"/>
        <w:insideH w:val="single" w:sz="4" w:space="0" w:color="286478"/>
        <w:insideV w:val="single" w:sz="4" w:space="0" w:color="286478"/>
      </w:tblBorders>
      <w:tblCellMar>
        <w:left w:w="57" w:type="dxa"/>
        <w:right w:w="57" w:type="dxa"/>
      </w:tblCellMar>
    </w:tblPr>
    <w:tblStylePr w:type="firstRow">
      <w:rPr>
        <w:rFonts w:asciiTheme="majorHAnsi" w:hAnsiTheme="majorHAnsi"/>
        <w:b/>
        <w:color w:val="2E454D" w:themeColor="background1" w:themeShade="40"/>
      </w:rPr>
      <w:tblPr/>
      <w:tcPr>
        <w:shd w:val="clear" w:color="auto" w:fill="97CEDA" w:themeFill="accent1" w:themeFillTint="99"/>
      </w:tcPr>
    </w:tblStylePr>
    <w:tblStylePr w:type="firstCol">
      <w:rPr>
        <w:rFonts w:asciiTheme="minorHAnsi" w:hAnsiTheme="minorHAnsi"/>
        <w:color w:val="2E454D" w:themeColor="background1" w:themeShade="40"/>
        <w:sz w:val="22"/>
      </w:rPr>
    </w:tblStylePr>
  </w:style>
  <w:style w:type="paragraph" w:styleId="BodyTextIndent2">
    <w:name w:val="Body Text Indent 2"/>
    <w:basedOn w:val="Normal"/>
    <w:qFormat/>
    <w:rsid w:val="006C7CCC"/>
    <w:pPr>
      <w:spacing w:after="60" w:line="480" w:lineRule="auto"/>
      <w:ind w:left="1678"/>
    </w:pPr>
  </w:style>
  <w:style w:type="table" w:customStyle="1" w:styleId="LightShading1">
    <w:name w:val="Light Shading1"/>
    <w:basedOn w:val="TableNormal"/>
    <w:uiPriority w:val="60"/>
    <w:rsid w:val="00EB2AFE"/>
    <w:rPr>
      <w:color w:val="465861" w:themeColor="text1" w:themeShade="BF"/>
    </w:rPr>
    <w:tblPr>
      <w:tblStyleRowBandSize w:val="1"/>
      <w:tblStyleColBandSize w:val="1"/>
      <w:tblBorders>
        <w:top w:val="single" w:sz="8" w:space="0" w:color="5E7683" w:themeColor="text1"/>
        <w:bottom w:val="single" w:sz="8" w:space="0" w:color="5E7683" w:themeColor="text1"/>
      </w:tblBorders>
    </w:tblPr>
    <w:tblStylePr w:type="fir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la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DE1" w:themeFill="text1" w:themeFillTint="3F"/>
      </w:tcPr>
    </w:tblStylePr>
    <w:tblStylePr w:type="band1Horz">
      <w:tblPr/>
      <w:tcPr>
        <w:tcBorders>
          <w:left w:val="nil"/>
          <w:right w:val="nil"/>
          <w:insideH w:val="nil"/>
          <w:insideV w:val="nil"/>
        </w:tcBorders>
        <w:shd w:val="clear" w:color="auto" w:fill="D5DDE1" w:themeFill="text1" w:themeFillTint="3F"/>
      </w:tcPr>
    </w:tblStylePr>
  </w:style>
  <w:style w:type="table" w:customStyle="1" w:styleId="LightShading-Accent11">
    <w:name w:val="Light Shading - Accent 11"/>
    <w:basedOn w:val="TableNormal"/>
    <w:uiPriority w:val="60"/>
    <w:rsid w:val="00EB2AFE"/>
    <w:rPr>
      <w:color w:val="368798" w:themeColor="accent1" w:themeShade="BF"/>
    </w:rPr>
    <w:tblPr>
      <w:tblStyleRowBandSize w:val="1"/>
      <w:tblStyleColBandSize w:val="1"/>
      <w:tblBorders>
        <w:top w:val="single" w:sz="8" w:space="0" w:color="53AFC2" w:themeColor="accent1"/>
        <w:bottom w:val="single" w:sz="8" w:space="0" w:color="53AFC2" w:themeColor="accent1"/>
      </w:tblBorders>
    </w:tblPr>
    <w:tblStylePr w:type="firstRow">
      <w:pPr>
        <w:spacing w:before="0" w:after="0" w:line="240" w:lineRule="auto"/>
      </w:pPr>
      <w:rPr>
        <w:b/>
        <w:bCs/>
      </w:rPr>
      <w:tblPr/>
      <w:tcPr>
        <w:tcBorders>
          <w:top w:val="single" w:sz="8" w:space="0" w:color="53AFC2" w:themeColor="accent1"/>
          <w:left w:val="nil"/>
          <w:bottom w:val="single" w:sz="8" w:space="0" w:color="53AFC2" w:themeColor="accent1"/>
          <w:right w:val="nil"/>
          <w:insideH w:val="nil"/>
          <w:insideV w:val="nil"/>
        </w:tcBorders>
      </w:tcPr>
    </w:tblStylePr>
    <w:tblStylePr w:type="lastRow">
      <w:pPr>
        <w:spacing w:before="0" w:after="0" w:line="240" w:lineRule="auto"/>
      </w:pPr>
      <w:rPr>
        <w:b/>
        <w:bCs/>
      </w:rPr>
      <w:tblPr/>
      <w:tcPr>
        <w:tcBorders>
          <w:top w:val="single" w:sz="8" w:space="0" w:color="53AFC2" w:themeColor="accent1"/>
          <w:left w:val="nil"/>
          <w:bottom w:val="single" w:sz="8" w:space="0" w:color="53AFC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4EBF0" w:themeFill="accent1" w:themeFillTint="3F"/>
      </w:tcPr>
    </w:tblStylePr>
    <w:tblStylePr w:type="band1Horz">
      <w:tblPr/>
      <w:tcPr>
        <w:tcBorders>
          <w:left w:val="nil"/>
          <w:right w:val="nil"/>
          <w:insideH w:val="nil"/>
          <w:insideV w:val="nil"/>
        </w:tcBorders>
        <w:shd w:val="clear" w:color="auto" w:fill="D4EBF0" w:themeFill="accent1" w:themeFillTint="3F"/>
      </w:tcPr>
    </w:tblStylePr>
  </w:style>
  <w:style w:type="table" w:styleId="LightShading-Accent2">
    <w:name w:val="Light Shading Accent 2"/>
    <w:basedOn w:val="TableNormal"/>
    <w:uiPriority w:val="60"/>
    <w:rsid w:val="00EB2AFE"/>
    <w:rPr>
      <w:color w:val="A85A17" w:themeColor="accent2" w:themeShade="BF"/>
    </w:rPr>
    <w:tblPr>
      <w:tblStyleRowBandSize w:val="1"/>
      <w:tblStyleColBandSize w:val="1"/>
      <w:tblBorders>
        <w:top w:val="single" w:sz="8" w:space="0" w:color="E07920" w:themeColor="accent2"/>
        <w:bottom w:val="single" w:sz="8" w:space="0" w:color="E07920" w:themeColor="accent2"/>
      </w:tblBorders>
    </w:tblPr>
    <w:tblStylePr w:type="firstRow">
      <w:pPr>
        <w:spacing w:before="0" w:after="0" w:line="240" w:lineRule="auto"/>
      </w:pPr>
      <w:rPr>
        <w:b/>
        <w:bCs/>
      </w:rPr>
      <w:tblPr/>
      <w:tcPr>
        <w:tcBorders>
          <w:top w:val="single" w:sz="8" w:space="0" w:color="E07920" w:themeColor="accent2"/>
          <w:left w:val="nil"/>
          <w:bottom w:val="single" w:sz="8" w:space="0" w:color="E07920" w:themeColor="accent2"/>
          <w:right w:val="nil"/>
          <w:insideH w:val="nil"/>
          <w:insideV w:val="nil"/>
        </w:tcBorders>
      </w:tcPr>
    </w:tblStylePr>
    <w:tblStylePr w:type="lastRow">
      <w:pPr>
        <w:spacing w:before="0" w:after="0" w:line="240" w:lineRule="auto"/>
      </w:pPr>
      <w:rPr>
        <w:b/>
        <w:bCs/>
      </w:rPr>
      <w:tblPr/>
      <w:tcPr>
        <w:tcBorders>
          <w:top w:val="single" w:sz="8" w:space="0" w:color="E07920" w:themeColor="accent2"/>
          <w:left w:val="nil"/>
          <w:bottom w:val="single" w:sz="8" w:space="0" w:color="E079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DDC7" w:themeFill="accent2" w:themeFillTint="3F"/>
      </w:tcPr>
    </w:tblStylePr>
    <w:tblStylePr w:type="band1Horz">
      <w:tblPr/>
      <w:tcPr>
        <w:tcBorders>
          <w:left w:val="nil"/>
          <w:right w:val="nil"/>
          <w:insideH w:val="nil"/>
          <w:insideV w:val="nil"/>
        </w:tcBorders>
        <w:shd w:val="clear" w:color="auto" w:fill="F7DDC7" w:themeFill="accent2" w:themeFillTint="3F"/>
      </w:tcPr>
    </w:tblStylePr>
  </w:style>
  <w:style w:type="table" w:styleId="LightShading-Accent3">
    <w:name w:val="Light Shading Accent 3"/>
    <w:basedOn w:val="TableNormal"/>
    <w:uiPriority w:val="60"/>
    <w:rsid w:val="00EB2AFE"/>
    <w:rPr>
      <w:color w:val="5D932F" w:themeColor="accent3" w:themeShade="BF"/>
    </w:rPr>
    <w:tblPr>
      <w:tblStyleRowBandSize w:val="1"/>
      <w:tblStyleColBandSize w:val="1"/>
      <w:tblBorders>
        <w:top w:val="single" w:sz="8" w:space="0" w:color="7DC242" w:themeColor="accent3"/>
        <w:bottom w:val="single" w:sz="8" w:space="0" w:color="7DC242" w:themeColor="accent3"/>
      </w:tblBorders>
    </w:tblPr>
    <w:tblStylePr w:type="firstRow">
      <w:pPr>
        <w:spacing w:before="0" w:after="0" w:line="240" w:lineRule="auto"/>
      </w:pPr>
      <w:rPr>
        <w:b/>
        <w:bCs/>
      </w:rPr>
      <w:tblPr/>
      <w:tcPr>
        <w:tcBorders>
          <w:top w:val="single" w:sz="8" w:space="0" w:color="7DC242" w:themeColor="accent3"/>
          <w:left w:val="nil"/>
          <w:bottom w:val="single" w:sz="8" w:space="0" w:color="7DC242" w:themeColor="accent3"/>
          <w:right w:val="nil"/>
          <w:insideH w:val="nil"/>
          <w:insideV w:val="nil"/>
        </w:tcBorders>
      </w:tcPr>
    </w:tblStylePr>
    <w:tblStylePr w:type="lastRow">
      <w:pPr>
        <w:spacing w:before="0" w:after="0" w:line="240" w:lineRule="auto"/>
      </w:pPr>
      <w:rPr>
        <w:b/>
        <w:bCs/>
      </w:rPr>
      <w:tblPr/>
      <w:tcPr>
        <w:tcBorders>
          <w:top w:val="single" w:sz="8" w:space="0" w:color="7DC242" w:themeColor="accent3"/>
          <w:left w:val="nil"/>
          <w:bottom w:val="single" w:sz="8" w:space="0" w:color="7DC24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0D0" w:themeFill="accent3" w:themeFillTint="3F"/>
      </w:tcPr>
    </w:tblStylePr>
    <w:tblStylePr w:type="band1Horz">
      <w:tblPr/>
      <w:tcPr>
        <w:tcBorders>
          <w:left w:val="nil"/>
          <w:right w:val="nil"/>
          <w:insideH w:val="nil"/>
          <w:insideV w:val="nil"/>
        </w:tcBorders>
        <w:shd w:val="clear" w:color="auto" w:fill="DEF0D0" w:themeFill="accent3" w:themeFillTint="3F"/>
      </w:tcPr>
    </w:tblStylePr>
  </w:style>
  <w:style w:type="table" w:styleId="LightShading-Accent4">
    <w:name w:val="Light Shading Accent 4"/>
    <w:basedOn w:val="TableNormal"/>
    <w:uiPriority w:val="60"/>
    <w:rsid w:val="00EB2AFE"/>
    <w:rPr>
      <w:color w:val="C7103A" w:themeColor="accent4" w:themeShade="BF"/>
    </w:rPr>
    <w:tblPr>
      <w:tblStyleRowBandSize w:val="1"/>
      <w:tblStyleColBandSize w:val="1"/>
      <w:tblBorders>
        <w:top w:val="single" w:sz="8" w:space="0" w:color="EE325D" w:themeColor="accent4"/>
        <w:bottom w:val="single" w:sz="8" w:space="0" w:color="EE325D" w:themeColor="accent4"/>
      </w:tblBorders>
    </w:tblPr>
    <w:tblStylePr w:type="firstRow">
      <w:pPr>
        <w:spacing w:before="0" w:after="0" w:line="240" w:lineRule="auto"/>
      </w:pPr>
      <w:rPr>
        <w:b/>
        <w:bCs/>
      </w:rPr>
      <w:tblPr/>
      <w:tcPr>
        <w:tcBorders>
          <w:top w:val="single" w:sz="8" w:space="0" w:color="EE325D" w:themeColor="accent4"/>
          <w:left w:val="nil"/>
          <w:bottom w:val="single" w:sz="8" w:space="0" w:color="EE325D" w:themeColor="accent4"/>
          <w:right w:val="nil"/>
          <w:insideH w:val="nil"/>
          <w:insideV w:val="nil"/>
        </w:tcBorders>
      </w:tcPr>
    </w:tblStylePr>
    <w:tblStylePr w:type="lastRow">
      <w:pPr>
        <w:spacing w:before="0" w:after="0" w:line="240" w:lineRule="auto"/>
      </w:pPr>
      <w:rPr>
        <w:b/>
        <w:bCs/>
      </w:rPr>
      <w:tblPr/>
      <w:tcPr>
        <w:tcBorders>
          <w:top w:val="single" w:sz="8" w:space="0" w:color="EE325D" w:themeColor="accent4"/>
          <w:left w:val="nil"/>
          <w:bottom w:val="single" w:sz="8" w:space="0" w:color="EE32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CCD6" w:themeFill="accent4" w:themeFillTint="3F"/>
      </w:tcPr>
    </w:tblStylePr>
    <w:tblStylePr w:type="band1Horz">
      <w:tblPr/>
      <w:tcPr>
        <w:tcBorders>
          <w:left w:val="nil"/>
          <w:right w:val="nil"/>
          <w:insideH w:val="nil"/>
          <w:insideV w:val="nil"/>
        </w:tcBorders>
        <w:shd w:val="clear" w:color="auto" w:fill="FACCD6" w:themeFill="accent4" w:themeFillTint="3F"/>
      </w:tcPr>
    </w:tblStylePr>
  </w:style>
  <w:style w:type="table" w:styleId="LightShading-Accent5">
    <w:name w:val="Light Shading Accent 5"/>
    <w:basedOn w:val="TableNormal"/>
    <w:uiPriority w:val="60"/>
    <w:rsid w:val="00EB2AFE"/>
    <w:rPr>
      <w:color w:val="0081B3" w:themeColor="accent5" w:themeShade="BF"/>
    </w:rPr>
    <w:tblPr>
      <w:tblStyleRowBandSize w:val="1"/>
      <w:tblStyleColBandSize w:val="1"/>
      <w:tblBorders>
        <w:top w:val="single" w:sz="8" w:space="0" w:color="00AEEF" w:themeColor="accent5"/>
        <w:bottom w:val="single" w:sz="8" w:space="0" w:color="00AEEF" w:themeColor="accent5"/>
      </w:tblBorders>
    </w:tblPr>
    <w:tblStylePr w:type="firstRow">
      <w:pPr>
        <w:spacing w:before="0" w:after="0" w:line="240" w:lineRule="auto"/>
      </w:pPr>
      <w:rPr>
        <w:b/>
        <w:bCs/>
      </w:rPr>
      <w:tblPr/>
      <w:tcPr>
        <w:tcBorders>
          <w:top w:val="single" w:sz="8" w:space="0" w:color="00AEEF" w:themeColor="accent5"/>
          <w:left w:val="nil"/>
          <w:bottom w:val="single" w:sz="8" w:space="0" w:color="00AEEF" w:themeColor="accent5"/>
          <w:right w:val="nil"/>
          <w:insideH w:val="nil"/>
          <w:insideV w:val="nil"/>
        </w:tcBorders>
      </w:tcPr>
    </w:tblStylePr>
    <w:tblStylePr w:type="lastRow">
      <w:pPr>
        <w:spacing w:before="0" w:after="0" w:line="240" w:lineRule="auto"/>
      </w:pPr>
      <w:rPr>
        <w:b/>
        <w:bCs/>
      </w:rPr>
      <w:tblPr/>
      <w:tcPr>
        <w:tcBorders>
          <w:top w:val="single" w:sz="8" w:space="0" w:color="00AEEF" w:themeColor="accent5"/>
          <w:left w:val="nil"/>
          <w:bottom w:val="single" w:sz="8" w:space="0" w:color="00AEE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CFF" w:themeFill="accent5" w:themeFillTint="3F"/>
      </w:tcPr>
    </w:tblStylePr>
    <w:tblStylePr w:type="band1Horz">
      <w:tblPr/>
      <w:tcPr>
        <w:tcBorders>
          <w:left w:val="nil"/>
          <w:right w:val="nil"/>
          <w:insideH w:val="nil"/>
          <w:insideV w:val="nil"/>
        </w:tcBorders>
        <w:shd w:val="clear" w:color="auto" w:fill="BCECFF" w:themeFill="accent5" w:themeFillTint="3F"/>
      </w:tcPr>
    </w:tblStylePr>
  </w:style>
  <w:style w:type="table" w:styleId="LightShading-Accent6">
    <w:name w:val="Light Shading Accent 6"/>
    <w:basedOn w:val="TableNormal"/>
    <w:uiPriority w:val="60"/>
    <w:rsid w:val="00EB2AFE"/>
    <w:rPr>
      <w:color w:val="18B2F0" w:themeColor="accent6" w:themeShade="BF"/>
    </w:rPr>
    <w:tblPr>
      <w:tblStyleRowBandSize w:val="1"/>
      <w:tblStyleColBandSize w:val="1"/>
      <w:tblBorders>
        <w:top w:val="single" w:sz="8" w:space="0" w:color="6DCFF6" w:themeColor="accent6"/>
        <w:bottom w:val="single" w:sz="8" w:space="0" w:color="6DCFF6" w:themeColor="accent6"/>
      </w:tblBorders>
    </w:tblPr>
    <w:tblStylePr w:type="firstRow">
      <w:pPr>
        <w:spacing w:before="0" w:after="0" w:line="240" w:lineRule="auto"/>
      </w:pPr>
      <w:rPr>
        <w:b/>
        <w:bCs/>
      </w:rPr>
      <w:tblPr/>
      <w:tcPr>
        <w:tcBorders>
          <w:top w:val="single" w:sz="8" w:space="0" w:color="6DCFF6" w:themeColor="accent6"/>
          <w:left w:val="nil"/>
          <w:bottom w:val="single" w:sz="8" w:space="0" w:color="6DCFF6" w:themeColor="accent6"/>
          <w:right w:val="nil"/>
          <w:insideH w:val="nil"/>
          <w:insideV w:val="nil"/>
        </w:tcBorders>
      </w:tcPr>
    </w:tblStylePr>
    <w:tblStylePr w:type="lastRow">
      <w:pPr>
        <w:spacing w:before="0" w:after="0" w:line="240" w:lineRule="auto"/>
      </w:pPr>
      <w:rPr>
        <w:b/>
        <w:bCs/>
      </w:rPr>
      <w:tblPr/>
      <w:tcPr>
        <w:tcBorders>
          <w:top w:val="single" w:sz="8" w:space="0" w:color="6DCFF6" w:themeColor="accent6"/>
          <w:left w:val="nil"/>
          <w:bottom w:val="single" w:sz="8" w:space="0" w:color="6DCFF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F3FC" w:themeFill="accent6" w:themeFillTint="3F"/>
      </w:tcPr>
    </w:tblStylePr>
    <w:tblStylePr w:type="band1Horz">
      <w:tblPr/>
      <w:tcPr>
        <w:tcBorders>
          <w:left w:val="nil"/>
          <w:right w:val="nil"/>
          <w:insideH w:val="nil"/>
          <w:insideV w:val="nil"/>
        </w:tcBorders>
        <w:shd w:val="clear" w:color="auto" w:fill="DAF3FC" w:themeFill="accent6" w:themeFillTint="3F"/>
      </w:tcPr>
    </w:tblStylePr>
  </w:style>
  <w:style w:type="table" w:customStyle="1" w:styleId="LightList1">
    <w:name w:val="Light List1"/>
    <w:basedOn w:val="TableNormal"/>
    <w:uiPriority w:val="61"/>
    <w:rsid w:val="00EB2AFE"/>
    <w:tblPr>
      <w:tblStyleRowBandSize w:val="1"/>
      <w:tblStyleColBandSize w:val="1"/>
      <w:tblBorders>
        <w:top w:val="single" w:sz="8" w:space="0" w:color="5E7683" w:themeColor="text1"/>
        <w:left w:val="single" w:sz="8" w:space="0" w:color="5E7683" w:themeColor="text1"/>
        <w:bottom w:val="single" w:sz="8" w:space="0" w:color="5E7683" w:themeColor="text1"/>
        <w:right w:val="single" w:sz="8" w:space="0" w:color="5E7683" w:themeColor="text1"/>
      </w:tblBorders>
    </w:tblPr>
    <w:tblStylePr w:type="firstRow">
      <w:pPr>
        <w:spacing w:before="0" w:after="0" w:line="240" w:lineRule="auto"/>
      </w:pPr>
      <w:rPr>
        <w:b/>
        <w:bCs/>
        <w:color w:val="F5F8F9" w:themeColor="background1"/>
      </w:rPr>
      <w:tblPr/>
      <w:tcPr>
        <w:shd w:val="clear" w:color="auto" w:fill="5E7683" w:themeFill="text1"/>
      </w:tcPr>
    </w:tblStylePr>
    <w:tblStylePr w:type="lastRow">
      <w:pPr>
        <w:spacing w:before="0" w:after="0" w:line="240" w:lineRule="auto"/>
      </w:pPr>
      <w:rPr>
        <w:b/>
        <w:bCs/>
      </w:rPr>
      <w:tblPr/>
      <w:tcPr>
        <w:tcBorders>
          <w:top w:val="double" w:sz="6" w:space="0" w:color="5E7683" w:themeColor="text1"/>
          <w:left w:val="single" w:sz="8" w:space="0" w:color="5E7683" w:themeColor="text1"/>
          <w:bottom w:val="single" w:sz="8" w:space="0" w:color="5E7683" w:themeColor="text1"/>
          <w:right w:val="single" w:sz="8" w:space="0" w:color="5E7683" w:themeColor="text1"/>
        </w:tcBorders>
      </w:tcPr>
    </w:tblStylePr>
    <w:tblStylePr w:type="firstCol">
      <w:rPr>
        <w:b/>
        <w:bCs/>
      </w:rPr>
    </w:tblStylePr>
    <w:tblStylePr w:type="lastCol">
      <w:rPr>
        <w:b/>
        <w:bCs/>
      </w:rPr>
    </w:tblStylePr>
    <w:tblStylePr w:type="band1Vert">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tblStylePr w:type="band1Horz">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style>
  <w:style w:type="table" w:customStyle="1" w:styleId="LightList-Accent11">
    <w:name w:val="Light List - Accent 11"/>
    <w:basedOn w:val="TableNormal"/>
    <w:uiPriority w:val="61"/>
    <w:rsid w:val="00EB2AFE"/>
    <w:tblPr>
      <w:tblStyleRowBandSize w:val="1"/>
      <w:tblStyleColBandSize w:val="1"/>
      <w:tblBorders>
        <w:top w:val="single" w:sz="8" w:space="0" w:color="53AFC2" w:themeColor="accent1"/>
        <w:left w:val="single" w:sz="8" w:space="0" w:color="53AFC2" w:themeColor="accent1"/>
        <w:bottom w:val="single" w:sz="8" w:space="0" w:color="53AFC2" w:themeColor="accent1"/>
        <w:right w:val="single" w:sz="8" w:space="0" w:color="53AFC2" w:themeColor="accent1"/>
      </w:tblBorders>
    </w:tblPr>
    <w:tblStylePr w:type="firstRow">
      <w:pPr>
        <w:spacing w:before="0" w:after="0" w:line="240" w:lineRule="auto"/>
      </w:pPr>
      <w:rPr>
        <w:b/>
        <w:bCs/>
        <w:color w:val="F5F8F9" w:themeColor="background1"/>
      </w:rPr>
      <w:tblPr/>
      <w:tcPr>
        <w:shd w:val="clear" w:color="auto" w:fill="53AFC2" w:themeFill="accent1"/>
      </w:tcPr>
    </w:tblStylePr>
    <w:tblStylePr w:type="lastRow">
      <w:pPr>
        <w:spacing w:before="0" w:after="0" w:line="240" w:lineRule="auto"/>
      </w:pPr>
      <w:rPr>
        <w:b/>
        <w:bCs/>
      </w:rPr>
      <w:tblPr/>
      <w:tcPr>
        <w:tcBorders>
          <w:top w:val="double" w:sz="6" w:space="0" w:color="53AFC2" w:themeColor="accent1"/>
          <w:left w:val="single" w:sz="8" w:space="0" w:color="53AFC2" w:themeColor="accent1"/>
          <w:bottom w:val="single" w:sz="8" w:space="0" w:color="53AFC2" w:themeColor="accent1"/>
          <w:right w:val="single" w:sz="8" w:space="0" w:color="53AFC2" w:themeColor="accent1"/>
        </w:tcBorders>
      </w:tcPr>
    </w:tblStylePr>
    <w:tblStylePr w:type="firstCol">
      <w:rPr>
        <w:b/>
        <w:bCs/>
      </w:rPr>
    </w:tblStylePr>
    <w:tblStylePr w:type="lastCol">
      <w:rPr>
        <w:b/>
        <w:bCs/>
      </w:rPr>
    </w:tblStylePr>
    <w:tblStylePr w:type="band1Vert">
      <w:tblPr/>
      <w:tcPr>
        <w:tcBorders>
          <w:top w:val="single" w:sz="8" w:space="0" w:color="53AFC2" w:themeColor="accent1"/>
          <w:left w:val="single" w:sz="8" w:space="0" w:color="53AFC2" w:themeColor="accent1"/>
          <w:bottom w:val="single" w:sz="8" w:space="0" w:color="53AFC2" w:themeColor="accent1"/>
          <w:right w:val="single" w:sz="8" w:space="0" w:color="53AFC2" w:themeColor="accent1"/>
        </w:tcBorders>
      </w:tcPr>
    </w:tblStylePr>
    <w:tblStylePr w:type="band1Horz">
      <w:tblPr/>
      <w:tcPr>
        <w:tcBorders>
          <w:top w:val="single" w:sz="8" w:space="0" w:color="53AFC2" w:themeColor="accent1"/>
          <w:left w:val="single" w:sz="8" w:space="0" w:color="53AFC2" w:themeColor="accent1"/>
          <w:bottom w:val="single" w:sz="8" w:space="0" w:color="53AFC2" w:themeColor="accent1"/>
          <w:right w:val="single" w:sz="8" w:space="0" w:color="53AFC2" w:themeColor="accent1"/>
        </w:tcBorders>
      </w:tcPr>
    </w:tblStylePr>
  </w:style>
  <w:style w:type="table" w:styleId="LightList-Accent2">
    <w:name w:val="Light List Accent 2"/>
    <w:basedOn w:val="TableNormal"/>
    <w:uiPriority w:val="61"/>
    <w:rsid w:val="00EB2AFE"/>
    <w:tblPr>
      <w:tblStyleRowBandSize w:val="1"/>
      <w:tblStyleColBandSize w:val="1"/>
      <w:tblBorders>
        <w:top w:val="single" w:sz="8" w:space="0" w:color="E07920" w:themeColor="accent2"/>
        <w:left w:val="single" w:sz="8" w:space="0" w:color="E07920" w:themeColor="accent2"/>
        <w:bottom w:val="single" w:sz="8" w:space="0" w:color="E07920" w:themeColor="accent2"/>
        <w:right w:val="single" w:sz="8" w:space="0" w:color="E07920" w:themeColor="accent2"/>
      </w:tblBorders>
    </w:tblPr>
    <w:tblStylePr w:type="firstRow">
      <w:pPr>
        <w:spacing w:before="0" w:after="0" w:line="240" w:lineRule="auto"/>
      </w:pPr>
      <w:rPr>
        <w:b/>
        <w:bCs/>
        <w:color w:val="F5F8F9" w:themeColor="background1"/>
      </w:rPr>
      <w:tblPr/>
      <w:tcPr>
        <w:shd w:val="clear" w:color="auto" w:fill="E07920" w:themeFill="accent2"/>
      </w:tcPr>
    </w:tblStylePr>
    <w:tblStylePr w:type="lastRow">
      <w:pPr>
        <w:spacing w:before="0" w:after="0" w:line="240" w:lineRule="auto"/>
      </w:pPr>
      <w:rPr>
        <w:b/>
        <w:bCs/>
      </w:rPr>
      <w:tblPr/>
      <w:tcPr>
        <w:tcBorders>
          <w:top w:val="double" w:sz="6" w:space="0" w:color="E07920" w:themeColor="accent2"/>
          <w:left w:val="single" w:sz="8" w:space="0" w:color="E07920" w:themeColor="accent2"/>
          <w:bottom w:val="single" w:sz="8" w:space="0" w:color="E07920" w:themeColor="accent2"/>
          <w:right w:val="single" w:sz="8" w:space="0" w:color="E07920" w:themeColor="accent2"/>
        </w:tcBorders>
      </w:tcPr>
    </w:tblStylePr>
    <w:tblStylePr w:type="firstCol">
      <w:rPr>
        <w:b/>
        <w:bCs/>
      </w:rPr>
    </w:tblStylePr>
    <w:tblStylePr w:type="lastCol">
      <w:rPr>
        <w:b/>
        <w:bCs/>
      </w:rPr>
    </w:tblStylePr>
    <w:tblStylePr w:type="band1Vert">
      <w:tblPr/>
      <w:tcPr>
        <w:tcBorders>
          <w:top w:val="single" w:sz="8" w:space="0" w:color="E07920" w:themeColor="accent2"/>
          <w:left w:val="single" w:sz="8" w:space="0" w:color="E07920" w:themeColor="accent2"/>
          <w:bottom w:val="single" w:sz="8" w:space="0" w:color="E07920" w:themeColor="accent2"/>
          <w:right w:val="single" w:sz="8" w:space="0" w:color="E07920" w:themeColor="accent2"/>
        </w:tcBorders>
      </w:tcPr>
    </w:tblStylePr>
    <w:tblStylePr w:type="band1Horz">
      <w:tblPr/>
      <w:tcPr>
        <w:tcBorders>
          <w:top w:val="single" w:sz="8" w:space="0" w:color="E07920" w:themeColor="accent2"/>
          <w:left w:val="single" w:sz="8" w:space="0" w:color="E07920" w:themeColor="accent2"/>
          <w:bottom w:val="single" w:sz="8" w:space="0" w:color="E07920" w:themeColor="accent2"/>
          <w:right w:val="single" w:sz="8" w:space="0" w:color="E07920" w:themeColor="accent2"/>
        </w:tcBorders>
      </w:tcPr>
    </w:tblStylePr>
  </w:style>
  <w:style w:type="table" w:styleId="LightList-Accent3">
    <w:name w:val="Light List Accent 3"/>
    <w:basedOn w:val="TableNormal"/>
    <w:uiPriority w:val="61"/>
    <w:rsid w:val="00EB2AFE"/>
    <w:tblPr>
      <w:tblStyleRowBandSize w:val="1"/>
      <w:tblStyleColBandSize w:val="1"/>
      <w:tblBorders>
        <w:top w:val="single" w:sz="8" w:space="0" w:color="7DC242" w:themeColor="accent3"/>
        <w:left w:val="single" w:sz="8" w:space="0" w:color="7DC242" w:themeColor="accent3"/>
        <w:bottom w:val="single" w:sz="8" w:space="0" w:color="7DC242" w:themeColor="accent3"/>
        <w:right w:val="single" w:sz="8" w:space="0" w:color="7DC242" w:themeColor="accent3"/>
      </w:tblBorders>
    </w:tblPr>
    <w:tblStylePr w:type="firstRow">
      <w:pPr>
        <w:spacing w:before="0" w:after="0" w:line="240" w:lineRule="auto"/>
      </w:pPr>
      <w:rPr>
        <w:b/>
        <w:bCs/>
        <w:color w:val="F5F8F9" w:themeColor="background1"/>
      </w:rPr>
      <w:tblPr/>
      <w:tcPr>
        <w:shd w:val="clear" w:color="auto" w:fill="7DC242" w:themeFill="accent3"/>
      </w:tcPr>
    </w:tblStylePr>
    <w:tblStylePr w:type="lastRow">
      <w:pPr>
        <w:spacing w:before="0" w:after="0" w:line="240" w:lineRule="auto"/>
      </w:pPr>
      <w:rPr>
        <w:b/>
        <w:bCs/>
      </w:rPr>
      <w:tblPr/>
      <w:tcPr>
        <w:tcBorders>
          <w:top w:val="double" w:sz="6" w:space="0" w:color="7DC242" w:themeColor="accent3"/>
          <w:left w:val="single" w:sz="8" w:space="0" w:color="7DC242" w:themeColor="accent3"/>
          <w:bottom w:val="single" w:sz="8" w:space="0" w:color="7DC242" w:themeColor="accent3"/>
          <w:right w:val="single" w:sz="8" w:space="0" w:color="7DC242" w:themeColor="accent3"/>
        </w:tcBorders>
      </w:tcPr>
    </w:tblStylePr>
    <w:tblStylePr w:type="firstCol">
      <w:rPr>
        <w:b/>
        <w:bCs/>
      </w:rPr>
    </w:tblStylePr>
    <w:tblStylePr w:type="lastCol">
      <w:rPr>
        <w:b/>
        <w:bCs/>
      </w:rPr>
    </w:tblStylePr>
    <w:tblStylePr w:type="band1Vert">
      <w:tblPr/>
      <w:tcPr>
        <w:tcBorders>
          <w:top w:val="single" w:sz="8" w:space="0" w:color="7DC242" w:themeColor="accent3"/>
          <w:left w:val="single" w:sz="8" w:space="0" w:color="7DC242" w:themeColor="accent3"/>
          <w:bottom w:val="single" w:sz="8" w:space="0" w:color="7DC242" w:themeColor="accent3"/>
          <w:right w:val="single" w:sz="8" w:space="0" w:color="7DC242" w:themeColor="accent3"/>
        </w:tcBorders>
      </w:tcPr>
    </w:tblStylePr>
    <w:tblStylePr w:type="band1Horz">
      <w:tblPr/>
      <w:tcPr>
        <w:tcBorders>
          <w:top w:val="single" w:sz="8" w:space="0" w:color="7DC242" w:themeColor="accent3"/>
          <w:left w:val="single" w:sz="8" w:space="0" w:color="7DC242" w:themeColor="accent3"/>
          <w:bottom w:val="single" w:sz="8" w:space="0" w:color="7DC242" w:themeColor="accent3"/>
          <w:right w:val="single" w:sz="8" w:space="0" w:color="7DC242" w:themeColor="accent3"/>
        </w:tcBorders>
      </w:tcPr>
    </w:tblStylePr>
  </w:style>
  <w:style w:type="table" w:styleId="DarkList-Accent5">
    <w:name w:val="Dark List Accent 5"/>
    <w:basedOn w:val="TableNormal"/>
    <w:uiPriority w:val="70"/>
    <w:rsid w:val="00EB2AFE"/>
    <w:rPr>
      <w:color w:val="F5F8F9" w:themeColor="background1"/>
    </w:rPr>
    <w:tblPr>
      <w:tblStyleRowBandSize w:val="1"/>
      <w:tblStyleColBandSize w:val="1"/>
    </w:tblPr>
    <w:tcPr>
      <w:shd w:val="clear" w:color="auto" w:fill="00AEEF" w:themeFill="accent5"/>
    </w:tcPr>
    <w:tblStylePr w:type="firstRow">
      <w:rPr>
        <w:b/>
        <w:bCs/>
      </w:rPr>
      <w:tblPr/>
      <w:tcPr>
        <w:tcBorders>
          <w:top w:val="nil"/>
          <w:left w:val="nil"/>
          <w:bottom w:val="single" w:sz="18" w:space="0" w:color="F5F8F9" w:themeColor="background1"/>
          <w:right w:val="nil"/>
          <w:insideH w:val="nil"/>
          <w:insideV w:val="nil"/>
        </w:tcBorders>
        <w:shd w:val="clear" w:color="auto" w:fill="5E7683" w:themeFill="text1"/>
      </w:tcPr>
    </w:tblStylePr>
    <w:tblStylePr w:type="lastRow">
      <w:tblPr/>
      <w:tcPr>
        <w:tcBorders>
          <w:top w:val="single" w:sz="18" w:space="0" w:color="F5F8F9" w:themeColor="background1"/>
          <w:left w:val="nil"/>
          <w:bottom w:val="nil"/>
          <w:right w:val="nil"/>
          <w:insideH w:val="nil"/>
          <w:insideV w:val="nil"/>
        </w:tcBorders>
        <w:shd w:val="clear" w:color="auto" w:fill="005677" w:themeFill="accent5" w:themeFillShade="7F"/>
      </w:tcPr>
    </w:tblStylePr>
    <w:tblStylePr w:type="firstCol">
      <w:tblPr/>
      <w:tcPr>
        <w:tcBorders>
          <w:top w:val="nil"/>
          <w:left w:val="nil"/>
          <w:bottom w:val="nil"/>
          <w:right w:val="single" w:sz="18" w:space="0" w:color="F5F8F9" w:themeColor="background1"/>
          <w:insideH w:val="nil"/>
          <w:insideV w:val="nil"/>
        </w:tcBorders>
        <w:shd w:val="clear" w:color="auto" w:fill="0081B3" w:themeFill="accent5" w:themeFillShade="BF"/>
      </w:tcPr>
    </w:tblStylePr>
    <w:tblStylePr w:type="lastCol">
      <w:tblPr/>
      <w:tcPr>
        <w:tcBorders>
          <w:top w:val="nil"/>
          <w:left w:val="single" w:sz="18" w:space="0" w:color="F5F8F9" w:themeColor="background1"/>
          <w:bottom w:val="nil"/>
          <w:right w:val="nil"/>
          <w:insideH w:val="nil"/>
          <w:insideV w:val="nil"/>
        </w:tcBorders>
        <w:shd w:val="clear" w:color="auto" w:fill="0081B3" w:themeFill="accent5" w:themeFillShade="BF"/>
      </w:tcPr>
    </w:tblStylePr>
    <w:tblStylePr w:type="band1Vert">
      <w:tblPr/>
      <w:tcPr>
        <w:tcBorders>
          <w:top w:val="nil"/>
          <w:left w:val="nil"/>
          <w:bottom w:val="nil"/>
          <w:right w:val="nil"/>
          <w:insideH w:val="nil"/>
          <w:insideV w:val="nil"/>
        </w:tcBorders>
        <w:shd w:val="clear" w:color="auto" w:fill="0081B3" w:themeFill="accent5" w:themeFillShade="BF"/>
      </w:tcPr>
    </w:tblStylePr>
    <w:tblStylePr w:type="band1Horz">
      <w:tblPr/>
      <w:tcPr>
        <w:tcBorders>
          <w:top w:val="nil"/>
          <w:left w:val="nil"/>
          <w:bottom w:val="nil"/>
          <w:right w:val="nil"/>
          <w:insideH w:val="nil"/>
          <w:insideV w:val="nil"/>
        </w:tcBorders>
        <w:shd w:val="clear" w:color="auto" w:fill="0081B3" w:themeFill="accent5" w:themeFillShade="BF"/>
      </w:tcPr>
    </w:tblStylePr>
  </w:style>
  <w:style w:type="table" w:styleId="ColorfulList-Accent2">
    <w:name w:val="Colorful List Accent 2"/>
    <w:basedOn w:val="TableNormal"/>
    <w:uiPriority w:val="72"/>
    <w:rsid w:val="00EB2AFE"/>
    <w:rPr>
      <w:color w:val="5E7683" w:themeColor="text1"/>
    </w:rPr>
    <w:tblPr>
      <w:tblStyleRowBandSize w:val="1"/>
      <w:tblStyleColBandSize w:val="1"/>
    </w:tblPr>
    <w:tcPr>
      <w:shd w:val="clear" w:color="auto" w:fill="FCF1E9" w:themeFill="accent2" w:themeFillTint="19"/>
    </w:tcPr>
    <w:tblStylePr w:type="firstRow">
      <w:rPr>
        <w:b/>
        <w:bCs/>
        <w:color w:val="F5F8F9" w:themeColor="background1"/>
      </w:rPr>
      <w:tblPr/>
      <w:tcPr>
        <w:tcBorders>
          <w:bottom w:val="single" w:sz="12" w:space="0" w:color="F5F8F9" w:themeColor="background1"/>
        </w:tcBorders>
        <w:shd w:val="clear" w:color="auto" w:fill="B36019" w:themeFill="accent2" w:themeFillShade="CC"/>
      </w:tcPr>
    </w:tblStylePr>
    <w:tblStylePr w:type="lastRow">
      <w:rPr>
        <w:b/>
        <w:bCs/>
        <w:color w:val="B36019" w:themeColor="accent2" w:themeShade="CC"/>
      </w:rPr>
      <w:tblPr/>
      <w:tcPr>
        <w:tcBorders>
          <w:top w:val="single" w:sz="12" w:space="0" w:color="5E7683" w:themeColor="text1"/>
        </w:tcBorders>
        <w:shd w:val="clear" w:color="auto" w:fill="F5F8F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DDC7" w:themeFill="accent2" w:themeFillTint="3F"/>
      </w:tcPr>
    </w:tblStylePr>
    <w:tblStylePr w:type="band1Horz">
      <w:tblPr/>
      <w:tcPr>
        <w:shd w:val="clear" w:color="auto" w:fill="F8E4D2" w:themeFill="accent2" w:themeFillTint="33"/>
      </w:tcPr>
    </w:tblStylePr>
  </w:style>
  <w:style w:type="paragraph" w:styleId="NoSpacing">
    <w:name w:val="No Spacing"/>
    <w:link w:val="NoSpacingChar"/>
    <w:uiPriority w:val="1"/>
    <w:qFormat/>
    <w:rsid w:val="005109D2"/>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5109D2"/>
    <w:rPr>
      <w:rFonts w:asciiTheme="minorHAnsi" w:eastAsiaTheme="minorEastAsia" w:hAnsiTheme="minorHAnsi" w:cstheme="minorBidi"/>
      <w:sz w:val="22"/>
      <w:szCs w:val="22"/>
      <w:lang w:val="en-US" w:eastAsia="en-US"/>
    </w:rPr>
  </w:style>
  <w:style w:type="character" w:customStyle="1" w:styleId="HeaderChar">
    <w:name w:val="Header Char"/>
    <w:basedOn w:val="DefaultParagraphFont"/>
    <w:link w:val="Header"/>
    <w:semiHidden/>
    <w:rsid w:val="0033236B"/>
    <w:rPr>
      <w:rFonts w:ascii="Arial" w:hAnsi="Arial"/>
      <w:sz w:val="22"/>
      <w:szCs w:val="22"/>
      <w:lang w:eastAsia="en-GB"/>
    </w:rPr>
  </w:style>
  <w:style w:type="character" w:customStyle="1" w:styleId="FooterChar">
    <w:name w:val="Footer Char"/>
    <w:basedOn w:val="DefaultParagraphFont"/>
    <w:link w:val="Footer"/>
    <w:semiHidden/>
    <w:rsid w:val="0033236B"/>
    <w:rPr>
      <w:rFonts w:ascii="Arial" w:hAnsi="Arial"/>
      <w:sz w:val="22"/>
      <w:szCs w:val="22"/>
      <w:lang w:eastAsia="en-GB"/>
    </w:rPr>
  </w:style>
  <w:style w:type="paragraph" w:customStyle="1" w:styleId="TitleSecondary">
    <w:name w:val="Title Secondary"/>
    <w:basedOn w:val="Normal"/>
    <w:link w:val="TitleSecondaryChar"/>
    <w:uiPriority w:val="99"/>
    <w:qFormat/>
    <w:rsid w:val="00FD4238"/>
    <w:pPr>
      <w:ind w:left="839"/>
    </w:pPr>
    <w:rPr>
      <w:b/>
      <w:sz w:val="28"/>
      <w:szCs w:val="28"/>
    </w:rPr>
  </w:style>
  <w:style w:type="character" w:customStyle="1" w:styleId="TitleSecondaryChar">
    <w:name w:val="Title Secondary Char"/>
    <w:basedOn w:val="DefaultParagraphFont"/>
    <w:link w:val="TitleSecondary"/>
    <w:uiPriority w:val="99"/>
    <w:rsid w:val="00555E70"/>
    <w:rPr>
      <w:rFonts w:ascii="Arial" w:hAnsi="Arial"/>
      <w:b/>
      <w:sz w:val="28"/>
      <w:szCs w:val="28"/>
      <w:lang w:eastAsia="en-GB"/>
    </w:rPr>
  </w:style>
  <w:style w:type="character" w:styleId="PlaceholderText">
    <w:name w:val="Placeholder Text"/>
    <w:basedOn w:val="DefaultParagraphFont"/>
    <w:uiPriority w:val="99"/>
    <w:semiHidden/>
    <w:rsid w:val="00FD4238"/>
    <w:rPr>
      <w:color w:val="808080"/>
    </w:rPr>
  </w:style>
  <w:style w:type="character" w:customStyle="1" w:styleId="TitleChar">
    <w:name w:val="Title Char"/>
    <w:basedOn w:val="DefaultParagraphFont"/>
    <w:link w:val="Title"/>
    <w:uiPriority w:val="99"/>
    <w:rsid w:val="00555E70"/>
    <w:rPr>
      <w:rFonts w:ascii="Arial" w:hAnsi="Arial"/>
      <w:b/>
      <w:sz w:val="56"/>
      <w:szCs w:val="56"/>
      <w:lang w:eastAsia="en-GB"/>
    </w:rPr>
  </w:style>
  <w:style w:type="table" w:customStyle="1" w:styleId="LightList2">
    <w:name w:val="Light List2"/>
    <w:basedOn w:val="TableNormal"/>
    <w:uiPriority w:val="61"/>
    <w:rsid w:val="0041052D"/>
    <w:tblPr>
      <w:tblStyleRowBandSize w:val="1"/>
      <w:tblStyleColBandSize w:val="1"/>
      <w:tblBorders>
        <w:top w:val="single" w:sz="8" w:space="0" w:color="5E7683" w:themeColor="text1"/>
        <w:left w:val="single" w:sz="8" w:space="0" w:color="5E7683" w:themeColor="text1"/>
        <w:bottom w:val="single" w:sz="8" w:space="0" w:color="5E7683" w:themeColor="text1"/>
        <w:right w:val="single" w:sz="8" w:space="0" w:color="5E7683" w:themeColor="text1"/>
      </w:tblBorders>
    </w:tblPr>
    <w:tblStylePr w:type="firstRow">
      <w:pPr>
        <w:spacing w:before="0" w:after="0" w:line="240" w:lineRule="auto"/>
      </w:pPr>
      <w:rPr>
        <w:b/>
        <w:bCs/>
        <w:color w:val="F5F8F9" w:themeColor="background1"/>
      </w:rPr>
      <w:tblPr/>
      <w:tcPr>
        <w:shd w:val="clear" w:color="auto" w:fill="5E7683" w:themeFill="text1"/>
      </w:tcPr>
    </w:tblStylePr>
    <w:tblStylePr w:type="lastRow">
      <w:pPr>
        <w:spacing w:before="0" w:after="0" w:line="240" w:lineRule="auto"/>
      </w:pPr>
      <w:rPr>
        <w:b/>
        <w:bCs/>
      </w:rPr>
      <w:tblPr/>
      <w:tcPr>
        <w:tcBorders>
          <w:top w:val="double" w:sz="6" w:space="0" w:color="5E7683" w:themeColor="text1"/>
          <w:left w:val="single" w:sz="8" w:space="0" w:color="5E7683" w:themeColor="text1"/>
          <w:bottom w:val="single" w:sz="8" w:space="0" w:color="5E7683" w:themeColor="text1"/>
          <w:right w:val="single" w:sz="8" w:space="0" w:color="5E7683" w:themeColor="text1"/>
        </w:tcBorders>
      </w:tcPr>
    </w:tblStylePr>
    <w:tblStylePr w:type="firstCol">
      <w:rPr>
        <w:b/>
        <w:bCs/>
      </w:rPr>
    </w:tblStylePr>
    <w:tblStylePr w:type="lastCol">
      <w:rPr>
        <w:b/>
        <w:bCs/>
      </w:rPr>
    </w:tblStylePr>
    <w:tblStylePr w:type="band1Vert">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tblStylePr w:type="band1Horz">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style>
  <w:style w:type="table" w:customStyle="1" w:styleId="LightShading2">
    <w:name w:val="Light Shading2"/>
    <w:basedOn w:val="TableNormal"/>
    <w:uiPriority w:val="60"/>
    <w:rsid w:val="0041052D"/>
    <w:rPr>
      <w:color w:val="465861" w:themeColor="text1" w:themeShade="BF"/>
    </w:rPr>
    <w:tblPr>
      <w:tblStyleRowBandSize w:val="1"/>
      <w:tblStyleColBandSize w:val="1"/>
      <w:tblBorders>
        <w:top w:val="single" w:sz="8" w:space="0" w:color="5E7683" w:themeColor="text1"/>
        <w:bottom w:val="single" w:sz="8" w:space="0" w:color="5E7683" w:themeColor="text1"/>
      </w:tblBorders>
    </w:tblPr>
    <w:tblStylePr w:type="fir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la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DE1" w:themeFill="text1" w:themeFillTint="3F"/>
      </w:tcPr>
    </w:tblStylePr>
    <w:tblStylePr w:type="band1Horz">
      <w:tblPr/>
      <w:tcPr>
        <w:tcBorders>
          <w:left w:val="nil"/>
          <w:right w:val="nil"/>
          <w:insideH w:val="nil"/>
          <w:insideV w:val="nil"/>
        </w:tcBorders>
        <w:shd w:val="clear" w:color="auto" w:fill="D5DDE1" w:themeFill="text1" w:themeFillTint="3F"/>
      </w:tcPr>
    </w:tblStylePr>
  </w:style>
  <w:style w:type="paragraph" w:customStyle="1" w:styleId="CVTitle">
    <w:name w:val="CV Title"/>
    <w:basedOn w:val="BodyText"/>
    <w:next w:val="BodyText"/>
    <w:rsid w:val="006B212D"/>
    <w:pPr>
      <w:keepLines/>
      <w:suppressAutoHyphens/>
      <w:spacing w:before="0"/>
      <w:ind w:left="0"/>
    </w:pPr>
    <w:rPr>
      <w:rFonts w:ascii="Times New Roman" w:hAnsi="Times New Roman"/>
      <w:i/>
      <w:sz w:val="24"/>
      <w:lang w:val="en-AU" w:eastAsia="en-US"/>
    </w:rPr>
  </w:style>
  <w:style w:type="paragraph" w:customStyle="1" w:styleId="CVName">
    <w:name w:val="CV Name"/>
    <w:basedOn w:val="Normal"/>
    <w:next w:val="CVTitle"/>
    <w:rsid w:val="006B212D"/>
    <w:pPr>
      <w:spacing w:before="240" w:after="240"/>
      <w:jc w:val="both"/>
    </w:pPr>
    <w:rPr>
      <w:rFonts w:ascii="Times New Roman" w:hAnsi="Times New Roman"/>
      <w:b/>
      <w:sz w:val="24"/>
      <w:szCs w:val="20"/>
      <w:lang w:val="en-AU" w:eastAsia="en-US"/>
    </w:rPr>
  </w:style>
  <w:style w:type="paragraph" w:customStyle="1" w:styleId="NormalFirstParagraph">
    <w:name w:val="Normal First Paragraph"/>
    <w:basedOn w:val="Normal"/>
    <w:next w:val="Normal"/>
    <w:uiPriority w:val="99"/>
    <w:rsid w:val="006B212D"/>
    <w:pPr>
      <w:spacing w:after="60" w:line="360" w:lineRule="auto"/>
      <w:ind w:left="567"/>
      <w:jc w:val="both"/>
    </w:pPr>
    <w:rPr>
      <w:rFonts w:ascii="Times New Roman" w:hAnsi="Times New Roman"/>
      <w:i/>
      <w:sz w:val="24"/>
      <w:szCs w:val="20"/>
      <w:lang w:val="en-AU" w:eastAsia="en-US"/>
    </w:rPr>
  </w:style>
  <w:style w:type="paragraph" w:customStyle="1" w:styleId="bullet3">
    <w:name w:val="bullet 3"/>
    <w:basedOn w:val="ListBullet"/>
    <w:uiPriority w:val="99"/>
    <w:rsid w:val="006B212D"/>
  </w:style>
  <w:style w:type="paragraph" w:customStyle="1" w:styleId="Note">
    <w:name w:val="Note"/>
    <w:basedOn w:val="Normal"/>
    <w:next w:val="Normal"/>
    <w:rsid w:val="006B212D"/>
    <w:pPr>
      <w:spacing w:before="120" w:after="120" w:line="360" w:lineRule="auto"/>
      <w:ind w:left="850" w:hanging="283"/>
      <w:jc w:val="both"/>
    </w:pPr>
    <w:rPr>
      <w:rFonts w:ascii="Courier New" w:hAnsi="Courier New"/>
      <w:smallCaps/>
      <w:sz w:val="24"/>
      <w:szCs w:val="20"/>
      <w:lang w:val="en-GB" w:eastAsia="en-US"/>
    </w:rPr>
  </w:style>
  <w:style w:type="paragraph" w:customStyle="1" w:styleId="Heading1withoutnumbering">
    <w:name w:val="Heading 1 without numbering"/>
    <w:basedOn w:val="Heading1"/>
    <w:next w:val="Normal"/>
    <w:rsid w:val="006B212D"/>
    <w:pPr>
      <w:pageBreakBefore/>
      <w:numPr>
        <w:numId w:val="0"/>
      </w:numPr>
      <w:tabs>
        <w:tab w:val="clear" w:pos="840"/>
      </w:tabs>
      <w:spacing w:before="360"/>
      <w:jc w:val="both"/>
      <w:outlineLvl w:val="9"/>
    </w:pPr>
    <w:rPr>
      <w:rFonts w:ascii="Times New Roman Bold" w:hAnsi="Times New Roman Bold" w:cs="Times New Roman"/>
      <w:bCs w:val="0"/>
      <w:caps/>
      <w:kern w:val="0"/>
      <w:szCs w:val="20"/>
      <w:lang w:val="en-AU" w:eastAsia="en-US"/>
    </w:rPr>
  </w:style>
  <w:style w:type="paragraph" w:customStyle="1" w:styleId="FigureCaption">
    <w:name w:val="Figure Caption"/>
    <w:basedOn w:val="Normal"/>
    <w:rsid w:val="006B212D"/>
    <w:pPr>
      <w:spacing w:after="60" w:line="360" w:lineRule="auto"/>
      <w:jc w:val="both"/>
    </w:pPr>
    <w:rPr>
      <w:rFonts w:ascii="Times New Roman" w:hAnsi="Times New Roman"/>
      <w:sz w:val="20"/>
      <w:szCs w:val="20"/>
      <w:lang w:val="en-AU" w:eastAsia="en-US"/>
    </w:rPr>
  </w:style>
  <w:style w:type="paragraph" w:customStyle="1" w:styleId="Heading1Appendix">
    <w:name w:val="Heading 1 Appendix"/>
    <w:basedOn w:val="Heading1"/>
    <w:next w:val="Normal"/>
    <w:rsid w:val="006B212D"/>
    <w:pPr>
      <w:pageBreakBefore/>
      <w:tabs>
        <w:tab w:val="clear" w:pos="840"/>
      </w:tabs>
      <w:spacing w:before="360" w:after="120"/>
      <w:ind w:left="283" w:hanging="283"/>
      <w:jc w:val="both"/>
      <w:outlineLvl w:val="9"/>
    </w:pPr>
    <w:rPr>
      <w:rFonts w:ascii="Times New Roman Bold" w:hAnsi="Times New Roman Bold" w:cs="Times New Roman"/>
      <w:bCs w:val="0"/>
      <w:caps/>
      <w:kern w:val="0"/>
      <w:szCs w:val="20"/>
      <w:lang w:val="en-AU" w:eastAsia="en-US"/>
    </w:rPr>
  </w:style>
  <w:style w:type="paragraph" w:customStyle="1" w:styleId="Figure">
    <w:name w:val="Figure"/>
    <w:basedOn w:val="Normal"/>
    <w:next w:val="FigureCaption"/>
    <w:rsid w:val="006B212D"/>
    <w:pPr>
      <w:keepNext/>
      <w:spacing w:before="240" w:after="60" w:line="360" w:lineRule="auto"/>
      <w:jc w:val="center"/>
    </w:pPr>
    <w:rPr>
      <w:rFonts w:ascii="Times New Roman" w:hAnsi="Times New Roman"/>
      <w:sz w:val="24"/>
      <w:szCs w:val="20"/>
      <w:lang w:val="en-AU" w:eastAsia="en-US"/>
    </w:rPr>
  </w:style>
  <w:style w:type="paragraph" w:customStyle="1" w:styleId="Heading2Appendix">
    <w:name w:val="Heading 2 Appendix"/>
    <w:basedOn w:val="Heading2"/>
    <w:next w:val="Normal"/>
    <w:rsid w:val="006B212D"/>
    <w:pPr>
      <w:keepLines/>
      <w:tabs>
        <w:tab w:val="num" w:pos="792"/>
      </w:tabs>
      <w:outlineLvl w:val="9"/>
    </w:pPr>
    <w:rPr>
      <w:rFonts w:ascii="Times New Roman Bold" w:hAnsi="Times New Roman Bold" w:cs="Times New Roman"/>
      <w:bCs w:val="0"/>
      <w:iCs w:val="0"/>
      <w:smallCaps/>
      <w:sz w:val="24"/>
      <w:szCs w:val="20"/>
      <w:lang w:val="en-US" w:eastAsia="en-US"/>
    </w:rPr>
  </w:style>
  <w:style w:type="paragraph" w:styleId="CommentText">
    <w:name w:val="annotation text"/>
    <w:basedOn w:val="Normal"/>
    <w:link w:val="CommentTextChar"/>
    <w:rsid w:val="006B212D"/>
    <w:pPr>
      <w:spacing w:after="120" w:line="360" w:lineRule="auto"/>
      <w:jc w:val="both"/>
    </w:pPr>
    <w:rPr>
      <w:rFonts w:ascii="Times New Roman" w:hAnsi="Times New Roman"/>
      <w:sz w:val="20"/>
      <w:szCs w:val="20"/>
      <w:lang w:val="en-AU" w:eastAsia="en-US"/>
    </w:rPr>
  </w:style>
  <w:style w:type="character" w:customStyle="1" w:styleId="CommentTextChar">
    <w:name w:val="Comment Text Char"/>
    <w:basedOn w:val="DefaultParagraphFont"/>
    <w:link w:val="CommentText"/>
    <w:rsid w:val="006B212D"/>
    <w:rPr>
      <w:lang w:val="en-AU" w:eastAsia="en-US"/>
    </w:rPr>
  </w:style>
  <w:style w:type="character" w:styleId="CommentReference">
    <w:name w:val="annotation reference"/>
    <w:basedOn w:val="DefaultParagraphFont"/>
    <w:uiPriority w:val="99"/>
    <w:rsid w:val="006B212D"/>
    <w:rPr>
      <w:sz w:val="16"/>
    </w:rPr>
  </w:style>
  <w:style w:type="paragraph" w:styleId="ListParagraph">
    <w:name w:val="List Paragraph"/>
    <w:basedOn w:val="Normal"/>
    <w:uiPriority w:val="34"/>
    <w:qFormat/>
    <w:rsid w:val="006B212D"/>
    <w:pPr>
      <w:keepNext/>
      <w:spacing w:after="240"/>
      <w:ind w:left="720"/>
      <w:contextualSpacing/>
      <w:jc w:val="both"/>
    </w:pPr>
    <w:rPr>
      <w:rFonts w:ascii="Times New Roman" w:hAnsi="Times New Roman"/>
      <w:sz w:val="24"/>
      <w:szCs w:val="20"/>
      <w:lang w:val="en-GB" w:eastAsia="en-US"/>
    </w:rPr>
  </w:style>
  <w:style w:type="paragraph" w:customStyle="1" w:styleId="Equation">
    <w:name w:val="Equation"/>
    <w:basedOn w:val="Normal"/>
    <w:qFormat/>
    <w:rsid w:val="009376F5"/>
    <w:pPr>
      <w:spacing w:before="120"/>
    </w:pPr>
    <w:rPr>
      <w:rFonts w:ascii="Times New Roman" w:hAnsi="Times New Roman"/>
      <w:i/>
      <w:color w:val="2E454D" w:themeColor="background1" w:themeShade="40"/>
    </w:rPr>
  </w:style>
  <w:style w:type="paragraph" w:styleId="Revision">
    <w:name w:val="Revision"/>
    <w:hidden/>
    <w:uiPriority w:val="99"/>
    <w:semiHidden/>
    <w:rsid w:val="000E5B63"/>
    <w:rPr>
      <w:rFonts w:ascii="Arial" w:hAnsi="Arial"/>
      <w:sz w:val="22"/>
      <w:szCs w:val="22"/>
      <w:lang w:eastAsia="en-GB"/>
    </w:rPr>
  </w:style>
  <w:style w:type="character" w:customStyle="1" w:styleId="Heading3Char">
    <w:name w:val="Heading 3 Char"/>
    <w:basedOn w:val="DefaultParagraphFont"/>
    <w:link w:val="Heading3"/>
    <w:rsid w:val="00C46AB9"/>
    <w:rPr>
      <w:rFonts w:ascii="Arial" w:hAnsi="Arial" w:cs="Arial"/>
      <w:b/>
      <w:bCs/>
      <w:i/>
      <w:sz w:val="22"/>
      <w:szCs w:val="22"/>
      <w:lang w:val="en-AU" w:eastAsia="en-GB"/>
    </w:rPr>
  </w:style>
  <w:style w:type="paragraph" w:styleId="CommentSubject">
    <w:name w:val="annotation subject"/>
    <w:basedOn w:val="CommentText"/>
    <w:next w:val="CommentText"/>
    <w:link w:val="CommentSubjectChar"/>
    <w:uiPriority w:val="99"/>
    <w:rsid w:val="00621EEA"/>
    <w:pPr>
      <w:spacing w:after="0" w:line="240" w:lineRule="auto"/>
      <w:jc w:val="left"/>
    </w:pPr>
    <w:rPr>
      <w:rFonts w:ascii="Arial" w:hAnsi="Arial"/>
      <w:b/>
      <w:bCs/>
      <w:lang w:val="en-NZ" w:eastAsia="en-GB"/>
    </w:rPr>
  </w:style>
  <w:style w:type="character" w:customStyle="1" w:styleId="CommentSubjectChar">
    <w:name w:val="Comment Subject Char"/>
    <w:basedOn w:val="CommentTextChar"/>
    <w:link w:val="CommentSubject"/>
    <w:uiPriority w:val="99"/>
    <w:rsid w:val="00555E70"/>
    <w:rPr>
      <w:rFonts w:ascii="Arial" w:hAnsi="Arial"/>
      <w:b/>
      <w:bCs/>
      <w:lang w:val="en-AU" w:eastAsia="en-GB"/>
    </w:rPr>
  </w:style>
  <w:style w:type="paragraph" w:customStyle="1" w:styleId="noindent">
    <w:name w:val="#) no indent"/>
    <w:basedOn w:val="ListParagraph"/>
    <w:uiPriority w:val="99"/>
    <w:rsid w:val="00EA2566"/>
    <w:pPr>
      <w:keepNext w:val="0"/>
      <w:numPr>
        <w:numId w:val="22"/>
      </w:numPr>
      <w:autoSpaceDE w:val="0"/>
      <w:autoSpaceDN w:val="0"/>
      <w:adjustRightInd w:val="0"/>
      <w:spacing w:before="120" w:after="120"/>
      <w:jc w:val="left"/>
    </w:pPr>
    <w:rPr>
      <w:rFonts w:eastAsiaTheme="minorHAnsi"/>
      <w:szCs w:val="18"/>
      <w:u w:val="single"/>
      <w:lang w:val="en-NZ"/>
    </w:rPr>
  </w:style>
  <w:style w:type="character" w:styleId="UnresolvedMention">
    <w:name w:val="Unresolved Mention"/>
    <w:basedOn w:val="DefaultParagraphFont"/>
    <w:uiPriority w:val="99"/>
    <w:semiHidden/>
    <w:unhideWhenUsed/>
    <w:rsid w:val="00EF7267"/>
    <w:rPr>
      <w:color w:val="808080"/>
      <w:shd w:val="clear" w:color="auto" w:fill="E6E6E6"/>
    </w:rPr>
  </w:style>
  <w:style w:type="paragraph" w:customStyle="1" w:styleId="Appendix">
    <w:name w:val="Appendix"/>
    <w:basedOn w:val="Index4"/>
    <w:link w:val="AppendixChar"/>
    <w:rsid w:val="00C85B6F"/>
    <w:pPr>
      <w:numPr>
        <w:numId w:val="23"/>
      </w:numPr>
      <w:spacing w:before="120" w:after="120"/>
    </w:pPr>
    <w:rPr>
      <w:rFonts w:ascii="Times New Roman" w:eastAsiaTheme="minorHAnsi" w:hAnsi="Times New Roman"/>
      <w:kern w:val="32"/>
      <w:sz w:val="24"/>
      <w:szCs w:val="24"/>
      <w:lang w:eastAsia="en-US"/>
    </w:rPr>
  </w:style>
  <w:style w:type="character" w:customStyle="1" w:styleId="AppendixChar">
    <w:name w:val="Appendix Char"/>
    <w:basedOn w:val="DefaultParagraphFont"/>
    <w:link w:val="Appendix"/>
    <w:rsid w:val="00C85B6F"/>
    <w:rPr>
      <w:rFonts w:eastAsiaTheme="minorHAnsi"/>
      <w:kern w:val="32"/>
      <w:sz w:val="24"/>
      <w:szCs w:val="24"/>
      <w:lang w:eastAsia="en-US"/>
    </w:rPr>
  </w:style>
  <w:style w:type="paragraph" w:styleId="Index4">
    <w:name w:val="index 4"/>
    <w:basedOn w:val="Normal"/>
    <w:next w:val="Normal"/>
    <w:autoRedefine/>
    <w:semiHidden/>
    <w:unhideWhenUsed/>
    <w:rsid w:val="00C85B6F"/>
    <w:pPr>
      <w:ind w:left="880" w:hanging="220"/>
    </w:pPr>
  </w:style>
  <w:style w:type="paragraph" w:customStyle="1" w:styleId="EqnNum">
    <w:name w:val="EqnNum"/>
    <w:basedOn w:val="BodyText"/>
    <w:link w:val="EqnNumChar"/>
    <w:qFormat/>
    <w:rsid w:val="00714039"/>
    <w:pPr>
      <w:tabs>
        <w:tab w:val="num" w:pos="1701"/>
      </w:tabs>
      <w:ind w:left="709" w:hanging="709"/>
    </w:pPr>
    <w:rPr>
      <w:rFonts w:ascii="Cambria Math" w:hAnsi="Cambria Math"/>
      <w:i/>
    </w:rPr>
  </w:style>
  <w:style w:type="character" w:customStyle="1" w:styleId="EqnNumChar">
    <w:name w:val="EqnNum Char"/>
    <w:basedOn w:val="BodyTextChar"/>
    <w:link w:val="EqnNum"/>
    <w:rsid w:val="00714039"/>
    <w:rPr>
      <w:rFonts w:ascii="Cambria Math" w:hAnsi="Cambria Math"/>
      <w:i/>
      <w:sz w:val="22"/>
      <w:lang w:val="en-NZ" w:eastAsia="en-NZ" w:bidi="ar-SA"/>
    </w:rPr>
  </w:style>
  <w:style w:type="paragraph" w:customStyle="1" w:styleId="EqnUnder">
    <w:name w:val="EqnUnder"/>
    <w:basedOn w:val="BodyText"/>
    <w:link w:val="EqnUnderChar"/>
    <w:qFormat/>
    <w:rsid w:val="00714039"/>
    <w:pPr>
      <w:spacing w:before="60" w:after="60"/>
      <w:ind w:left="0"/>
      <w:jc w:val="center"/>
    </w:pPr>
    <w:rPr>
      <w:rFonts w:ascii="Cambria Math" w:hAnsi="Cambria Math" w:cs="Arial"/>
      <w:i/>
      <w:lang w:val="en-AU" w:eastAsia="en-GB"/>
    </w:rPr>
  </w:style>
  <w:style w:type="character" w:customStyle="1" w:styleId="EqnUnderChar">
    <w:name w:val="EqnUnder Char"/>
    <w:basedOn w:val="BodyTextChar"/>
    <w:link w:val="EqnUnder"/>
    <w:rsid w:val="00714039"/>
    <w:rPr>
      <w:rFonts w:ascii="Cambria Math" w:hAnsi="Cambria Math" w:cs="Arial"/>
      <w:i/>
      <w:sz w:val="22"/>
      <w:lang w:val="en-AU" w:eastAsia="en-GB" w:bidi="ar-SA"/>
    </w:rPr>
  </w:style>
  <w:style w:type="paragraph" w:customStyle="1" w:styleId="eqn-bullet">
    <w:name w:val="eqn-bullet"/>
    <w:basedOn w:val="BodyTextIndent3"/>
    <w:link w:val="eqn-bulletChar"/>
    <w:uiPriority w:val="8"/>
    <w:qFormat/>
    <w:rsid w:val="00A67D78"/>
    <w:pPr>
      <w:numPr>
        <w:numId w:val="25"/>
      </w:numPr>
    </w:pPr>
    <w:rPr>
      <w:rFonts w:ascii="Cambria Math" w:hAnsi="Cambria Math"/>
      <w:i/>
    </w:rPr>
  </w:style>
  <w:style w:type="character" w:customStyle="1" w:styleId="BodyTextIndent3Char">
    <w:name w:val="Body Text Indent 3 Char"/>
    <w:basedOn w:val="DefaultParagraphFont"/>
    <w:link w:val="BodyTextIndent3"/>
    <w:rsid w:val="00A67D78"/>
    <w:rPr>
      <w:rFonts w:ascii="Arial" w:hAnsi="Arial"/>
      <w:sz w:val="16"/>
      <w:szCs w:val="16"/>
      <w:lang w:eastAsia="en-GB"/>
    </w:rPr>
  </w:style>
  <w:style w:type="character" w:customStyle="1" w:styleId="eqn-bulletChar">
    <w:name w:val="eqn-bullet Char"/>
    <w:basedOn w:val="BodyTextIndent3Char"/>
    <w:link w:val="eqn-bullet"/>
    <w:uiPriority w:val="8"/>
    <w:rsid w:val="00555E70"/>
    <w:rPr>
      <w:rFonts w:ascii="Cambria Math" w:hAnsi="Cambria Math"/>
      <w:i/>
      <w:sz w:val="16"/>
      <w:szCs w:val="16"/>
      <w:lang w:eastAsia="en-GB"/>
    </w:rPr>
  </w:style>
  <w:style w:type="paragraph" w:customStyle="1" w:styleId="TableTimes">
    <w:name w:val="TableTimes"/>
    <w:link w:val="TableTimesChar"/>
    <w:uiPriority w:val="1"/>
    <w:qFormat/>
    <w:rsid w:val="006F35E6"/>
    <w:pPr>
      <w:spacing w:before="60" w:after="60"/>
    </w:pPr>
    <w:rPr>
      <w:sz w:val="22"/>
      <w:szCs w:val="22"/>
      <w:lang w:eastAsia="en-GB" w:bidi="th-TH"/>
    </w:rPr>
  </w:style>
  <w:style w:type="character" w:customStyle="1" w:styleId="TableTimesChar">
    <w:name w:val="TableTimes Char"/>
    <w:basedOn w:val="DefaultParagraphFont"/>
    <w:link w:val="TableTimes"/>
    <w:uiPriority w:val="1"/>
    <w:rsid w:val="006F35E6"/>
    <w:rPr>
      <w:sz w:val="22"/>
      <w:szCs w:val="22"/>
      <w:lang w:eastAsia="en-GB" w:bidi="th-TH"/>
    </w:rPr>
  </w:style>
  <w:style w:type="paragraph" w:customStyle="1" w:styleId="eqn-inline">
    <w:name w:val="eqn-inline"/>
    <w:basedOn w:val="BodyText"/>
    <w:link w:val="eqn-inlineChar"/>
    <w:rsid w:val="00F914F0"/>
    <w:pPr>
      <w:ind w:left="0"/>
    </w:pPr>
    <w:rPr>
      <w:rFonts w:ascii="Times New Roman" w:hAnsi="Times New Roman"/>
      <w:i/>
      <w:iCs/>
      <w:color w:val="2E454D" w:themeColor="background1" w:themeShade="40"/>
    </w:rPr>
  </w:style>
  <w:style w:type="character" w:customStyle="1" w:styleId="eqn-inlineChar">
    <w:name w:val="eqn-inline Char"/>
    <w:basedOn w:val="BodyTextChar"/>
    <w:link w:val="eqn-inline"/>
    <w:rsid w:val="00F914F0"/>
    <w:rPr>
      <w:rFonts w:ascii="Arial" w:hAnsi="Arial"/>
      <w:i/>
      <w:iCs/>
      <w:color w:val="2E454D" w:themeColor="background1" w:themeShade="40"/>
      <w:sz w:val="22"/>
      <w:lang w:val="en-NZ" w:eastAsia="en-NZ" w:bidi="ar-SA"/>
    </w:rPr>
  </w:style>
  <w:style w:type="character" w:customStyle="1" w:styleId="Heading5Char">
    <w:name w:val="Heading 5 Char"/>
    <w:basedOn w:val="DefaultParagraphFont"/>
    <w:link w:val="Heading5"/>
    <w:rsid w:val="00BB2BC6"/>
    <w:rPr>
      <w:rFonts w:asciiTheme="minorHAnsi" w:hAnsiTheme="minorHAnsi" w:cstheme="minorHAnsi"/>
      <w:iCs/>
      <w:sz w:val="22"/>
      <w:szCs w:val="22"/>
      <w:lang w:val="en-AU"/>
    </w:rPr>
  </w:style>
  <w:style w:type="character" w:customStyle="1" w:styleId="hljs-string">
    <w:name w:val="hljs-string"/>
    <w:basedOn w:val="DefaultParagraphFont"/>
    <w:rsid w:val="00DB5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5262">
      <w:bodyDiv w:val="1"/>
      <w:marLeft w:val="0"/>
      <w:marRight w:val="0"/>
      <w:marTop w:val="0"/>
      <w:marBottom w:val="0"/>
      <w:divBdr>
        <w:top w:val="none" w:sz="0" w:space="0" w:color="auto"/>
        <w:left w:val="none" w:sz="0" w:space="0" w:color="auto"/>
        <w:bottom w:val="none" w:sz="0" w:space="0" w:color="auto"/>
        <w:right w:val="none" w:sz="0" w:space="0" w:color="auto"/>
      </w:divBdr>
      <w:divsChild>
        <w:div w:id="1744137947">
          <w:marLeft w:val="0"/>
          <w:marRight w:val="0"/>
          <w:marTop w:val="0"/>
          <w:marBottom w:val="0"/>
          <w:divBdr>
            <w:top w:val="none" w:sz="0" w:space="0" w:color="auto"/>
            <w:left w:val="none" w:sz="0" w:space="0" w:color="auto"/>
            <w:bottom w:val="none" w:sz="0" w:space="0" w:color="auto"/>
            <w:right w:val="none" w:sz="0" w:space="0" w:color="auto"/>
          </w:divBdr>
        </w:div>
      </w:divsChild>
    </w:div>
    <w:div w:id="31200019">
      <w:bodyDiv w:val="1"/>
      <w:marLeft w:val="0"/>
      <w:marRight w:val="0"/>
      <w:marTop w:val="0"/>
      <w:marBottom w:val="0"/>
      <w:divBdr>
        <w:top w:val="none" w:sz="0" w:space="0" w:color="auto"/>
        <w:left w:val="none" w:sz="0" w:space="0" w:color="auto"/>
        <w:bottom w:val="none" w:sz="0" w:space="0" w:color="auto"/>
        <w:right w:val="none" w:sz="0" w:space="0" w:color="auto"/>
      </w:divBdr>
      <w:divsChild>
        <w:div w:id="885918801">
          <w:marLeft w:val="0"/>
          <w:marRight w:val="0"/>
          <w:marTop w:val="0"/>
          <w:marBottom w:val="0"/>
          <w:divBdr>
            <w:top w:val="none" w:sz="0" w:space="0" w:color="auto"/>
            <w:left w:val="none" w:sz="0" w:space="0" w:color="auto"/>
            <w:bottom w:val="none" w:sz="0" w:space="0" w:color="auto"/>
            <w:right w:val="none" w:sz="0" w:space="0" w:color="auto"/>
          </w:divBdr>
        </w:div>
        <w:div w:id="1459376020">
          <w:marLeft w:val="0"/>
          <w:marRight w:val="0"/>
          <w:marTop w:val="0"/>
          <w:marBottom w:val="0"/>
          <w:divBdr>
            <w:top w:val="none" w:sz="0" w:space="0" w:color="auto"/>
            <w:left w:val="none" w:sz="0" w:space="0" w:color="auto"/>
            <w:bottom w:val="none" w:sz="0" w:space="0" w:color="auto"/>
            <w:right w:val="none" w:sz="0" w:space="0" w:color="auto"/>
          </w:divBdr>
        </w:div>
        <w:div w:id="2022121422">
          <w:marLeft w:val="0"/>
          <w:marRight w:val="0"/>
          <w:marTop w:val="0"/>
          <w:marBottom w:val="0"/>
          <w:divBdr>
            <w:top w:val="none" w:sz="0" w:space="0" w:color="auto"/>
            <w:left w:val="none" w:sz="0" w:space="0" w:color="auto"/>
            <w:bottom w:val="none" w:sz="0" w:space="0" w:color="auto"/>
            <w:right w:val="none" w:sz="0" w:space="0" w:color="auto"/>
          </w:divBdr>
        </w:div>
      </w:divsChild>
    </w:div>
    <w:div w:id="32969808">
      <w:bodyDiv w:val="1"/>
      <w:marLeft w:val="0"/>
      <w:marRight w:val="0"/>
      <w:marTop w:val="0"/>
      <w:marBottom w:val="0"/>
      <w:divBdr>
        <w:top w:val="none" w:sz="0" w:space="0" w:color="auto"/>
        <w:left w:val="none" w:sz="0" w:space="0" w:color="auto"/>
        <w:bottom w:val="none" w:sz="0" w:space="0" w:color="auto"/>
        <w:right w:val="none" w:sz="0" w:space="0" w:color="auto"/>
      </w:divBdr>
      <w:divsChild>
        <w:div w:id="1844473170">
          <w:marLeft w:val="0"/>
          <w:marRight w:val="0"/>
          <w:marTop w:val="0"/>
          <w:marBottom w:val="0"/>
          <w:divBdr>
            <w:top w:val="none" w:sz="0" w:space="0" w:color="auto"/>
            <w:left w:val="none" w:sz="0" w:space="0" w:color="auto"/>
            <w:bottom w:val="none" w:sz="0" w:space="0" w:color="auto"/>
            <w:right w:val="none" w:sz="0" w:space="0" w:color="auto"/>
          </w:divBdr>
        </w:div>
      </w:divsChild>
    </w:div>
    <w:div w:id="140271433">
      <w:bodyDiv w:val="1"/>
      <w:marLeft w:val="0"/>
      <w:marRight w:val="0"/>
      <w:marTop w:val="0"/>
      <w:marBottom w:val="0"/>
      <w:divBdr>
        <w:top w:val="none" w:sz="0" w:space="0" w:color="auto"/>
        <w:left w:val="none" w:sz="0" w:space="0" w:color="auto"/>
        <w:bottom w:val="none" w:sz="0" w:space="0" w:color="auto"/>
        <w:right w:val="none" w:sz="0" w:space="0" w:color="auto"/>
      </w:divBdr>
    </w:div>
    <w:div w:id="272249905">
      <w:bodyDiv w:val="1"/>
      <w:marLeft w:val="0"/>
      <w:marRight w:val="0"/>
      <w:marTop w:val="0"/>
      <w:marBottom w:val="0"/>
      <w:divBdr>
        <w:top w:val="none" w:sz="0" w:space="0" w:color="auto"/>
        <w:left w:val="none" w:sz="0" w:space="0" w:color="auto"/>
        <w:bottom w:val="none" w:sz="0" w:space="0" w:color="auto"/>
        <w:right w:val="none" w:sz="0" w:space="0" w:color="auto"/>
      </w:divBdr>
    </w:div>
    <w:div w:id="587349022">
      <w:bodyDiv w:val="1"/>
      <w:marLeft w:val="0"/>
      <w:marRight w:val="0"/>
      <w:marTop w:val="0"/>
      <w:marBottom w:val="0"/>
      <w:divBdr>
        <w:top w:val="none" w:sz="0" w:space="0" w:color="auto"/>
        <w:left w:val="none" w:sz="0" w:space="0" w:color="auto"/>
        <w:bottom w:val="none" w:sz="0" w:space="0" w:color="auto"/>
        <w:right w:val="none" w:sz="0" w:space="0" w:color="auto"/>
      </w:divBdr>
      <w:divsChild>
        <w:div w:id="1398823192">
          <w:marLeft w:val="0"/>
          <w:marRight w:val="0"/>
          <w:marTop w:val="0"/>
          <w:marBottom w:val="0"/>
          <w:divBdr>
            <w:top w:val="none" w:sz="0" w:space="0" w:color="auto"/>
            <w:left w:val="none" w:sz="0" w:space="0" w:color="auto"/>
            <w:bottom w:val="none" w:sz="0" w:space="0" w:color="auto"/>
            <w:right w:val="none" w:sz="0" w:space="0" w:color="auto"/>
          </w:divBdr>
        </w:div>
      </w:divsChild>
    </w:div>
    <w:div w:id="909193286">
      <w:bodyDiv w:val="1"/>
      <w:marLeft w:val="0"/>
      <w:marRight w:val="0"/>
      <w:marTop w:val="0"/>
      <w:marBottom w:val="0"/>
      <w:divBdr>
        <w:top w:val="none" w:sz="0" w:space="0" w:color="auto"/>
        <w:left w:val="none" w:sz="0" w:space="0" w:color="auto"/>
        <w:bottom w:val="none" w:sz="0" w:space="0" w:color="auto"/>
        <w:right w:val="none" w:sz="0" w:space="0" w:color="auto"/>
      </w:divBdr>
    </w:div>
    <w:div w:id="941449092">
      <w:bodyDiv w:val="1"/>
      <w:marLeft w:val="0"/>
      <w:marRight w:val="0"/>
      <w:marTop w:val="0"/>
      <w:marBottom w:val="0"/>
      <w:divBdr>
        <w:top w:val="none" w:sz="0" w:space="0" w:color="auto"/>
        <w:left w:val="none" w:sz="0" w:space="0" w:color="auto"/>
        <w:bottom w:val="none" w:sz="0" w:space="0" w:color="auto"/>
        <w:right w:val="none" w:sz="0" w:space="0" w:color="auto"/>
      </w:divBdr>
    </w:div>
    <w:div w:id="974914238">
      <w:bodyDiv w:val="1"/>
      <w:marLeft w:val="0"/>
      <w:marRight w:val="0"/>
      <w:marTop w:val="0"/>
      <w:marBottom w:val="0"/>
      <w:divBdr>
        <w:top w:val="none" w:sz="0" w:space="0" w:color="auto"/>
        <w:left w:val="none" w:sz="0" w:space="0" w:color="auto"/>
        <w:bottom w:val="none" w:sz="0" w:space="0" w:color="auto"/>
        <w:right w:val="none" w:sz="0" w:space="0" w:color="auto"/>
      </w:divBdr>
    </w:div>
    <w:div w:id="997851997">
      <w:bodyDiv w:val="1"/>
      <w:marLeft w:val="0"/>
      <w:marRight w:val="0"/>
      <w:marTop w:val="0"/>
      <w:marBottom w:val="0"/>
      <w:divBdr>
        <w:top w:val="none" w:sz="0" w:space="0" w:color="auto"/>
        <w:left w:val="none" w:sz="0" w:space="0" w:color="auto"/>
        <w:bottom w:val="none" w:sz="0" w:space="0" w:color="auto"/>
        <w:right w:val="none" w:sz="0" w:space="0" w:color="auto"/>
      </w:divBdr>
      <w:divsChild>
        <w:div w:id="847716262">
          <w:marLeft w:val="0"/>
          <w:marRight w:val="0"/>
          <w:marTop w:val="0"/>
          <w:marBottom w:val="0"/>
          <w:divBdr>
            <w:top w:val="none" w:sz="0" w:space="0" w:color="auto"/>
            <w:left w:val="none" w:sz="0" w:space="0" w:color="auto"/>
            <w:bottom w:val="none" w:sz="0" w:space="0" w:color="auto"/>
            <w:right w:val="none" w:sz="0" w:space="0" w:color="auto"/>
          </w:divBdr>
        </w:div>
      </w:divsChild>
    </w:div>
    <w:div w:id="1113790873">
      <w:bodyDiv w:val="1"/>
      <w:marLeft w:val="0"/>
      <w:marRight w:val="0"/>
      <w:marTop w:val="0"/>
      <w:marBottom w:val="0"/>
      <w:divBdr>
        <w:top w:val="none" w:sz="0" w:space="0" w:color="auto"/>
        <w:left w:val="none" w:sz="0" w:space="0" w:color="auto"/>
        <w:bottom w:val="none" w:sz="0" w:space="0" w:color="auto"/>
        <w:right w:val="none" w:sz="0" w:space="0" w:color="auto"/>
      </w:divBdr>
    </w:div>
    <w:div w:id="1129906177">
      <w:bodyDiv w:val="1"/>
      <w:marLeft w:val="0"/>
      <w:marRight w:val="0"/>
      <w:marTop w:val="0"/>
      <w:marBottom w:val="0"/>
      <w:divBdr>
        <w:top w:val="none" w:sz="0" w:space="0" w:color="auto"/>
        <w:left w:val="none" w:sz="0" w:space="0" w:color="auto"/>
        <w:bottom w:val="none" w:sz="0" w:space="0" w:color="auto"/>
        <w:right w:val="none" w:sz="0" w:space="0" w:color="auto"/>
      </w:divBdr>
    </w:div>
    <w:div w:id="1217275323">
      <w:bodyDiv w:val="1"/>
      <w:marLeft w:val="0"/>
      <w:marRight w:val="0"/>
      <w:marTop w:val="0"/>
      <w:marBottom w:val="0"/>
      <w:divBdr>
        <w:top w:val="none" w:sz="0" w:space="0" w:color="auto"/>
        <w:left w:val="none" w:sz="0" w:space="0" w:color="auto"/>
        <w:bottom w:val="none" w:sz="0" w:space="0" w:color="auto"/>
        <w:right w:val="none" w:sz="0" w:space="0" w:color="auto"/>
      </w:divBdr>
      <w:divsChild>
        <w:div w:id="791633353">
          <w:marLeft w:val="0"/>
          <w:marRight w:val="0"/>
          <w:marTop w:val="0"/>
          <w:marBottom w:val="0"/>
          <w:divBdr>
            <w:top w:val="none" w:sz="0" w:space="0" w:color="auto"/>
            <w:left w:val="none" w:sz="0" w:space="0" w:color="auto"/>
            <w:bottom w:val="none" w:sz="0" w:space="0" w:color="auto"/>
            <w:right w:val="none" w:sz="0" w:space="0" w:color="auto"/>
          </w:divBdr>
        </w:div>
        <w:div w:id="1709989045">
          <w:marLeft w:val="0"/>
          <w:marRight w:val="0"/>
          <w:marTop w:val="0"/>
          <w:marBottom w:val="0"/>
          <w:divBdr>
            <w:top w:val="none" w:sz="0" w:space="0" w:color="auto"/>
            <w:left w:val="none" w:sz="0" w:space="0" w:color="auto"/>
            <w:bottom w:val="none" w:sz="0" w:space="0" w:color="auto"/>
            <w:right w:val="none" w:sz="0" w:space="0" w:color="auto"/>
          </w:divBdr>
        </w:div>
      </w:divsChild>
    </w:div>
    <w:div w:id="1219248985">
      <w:bodyDiv w:val="1"/>
      <w:marLeft w:val="0"/>
      <w:marRight w:val="0"/>
      <w:marTop w:val="0"/>
      <w:marBottom w:val="0"/>
      <w:divBdr>
        <w:top w:val="none" w:sz="0" w:space="0" w:color="auto"/>
        <w:left w:val="none" w:sz="0" w:space="0" w:color="auto"/>
        <w:bottom w:val="none" w:sz="0" w:space="0" w:color="auto"/>
        <w:right w:val="none" w:sz="0" w:space="0" w:color="auto"/>
      </w:divBdr>
      <w:divsChild>
        <w:div w:id="852033548">
          <w:marLeft w:val="0"/>
          <w:marRight w:val="0"/>
          <w:marTop w:val="0"/>
          <w:marBottom w:val="0"/>
          <w:divBdr>
            <w:top w:val="none" w:sz="0" w:space="0" w:color="auto"/>
            <w:left w:val="none" w:sz="0" w:space="0" w:color="auto"/>
            <w:bottom w:val="none" w:sz="0" w:space="0" w:color="auto"/>
            <w:right w:val="none" w:sz="0" w:space="0" w:color="auto"/>
          </w:divBdr>
        </w:div>
        <w:div w:id="942998076">
          <w:marLeft w:val="0"/>
          <w:marRight w:val="0"/>
          <w:marTop w:val="0"/>
          <w:marBottom w:val="0"/>
          <w:divBdr>
            <w:top w:val="none" w:sz="0" w:space="0" w:color="auto"/>
            <w:left w:val="none" w:sz="0" w:space="0" w:color="auto"/>
            <w:bottom w:val="none" w:sz="0" w:space="0" w:color="auto"/>
            <w:right w:val="none" w:sz="0" w:space="0" w:color="auto"/>
          </w:divBdr>
        </w:div>
      </w:divsChild>
    </w:div>
    <w:div w:id="1597254354">
      <w:bodyDiv w:val="1"/>
      <w:marLeft w:val="0"/>
      <w:marRight w:val="0"/>
      <w:marTop w:val="0"/>
      <w:marBottom w:val="0"/>
      <w:divBdr>
        <w:top w:val="none" w:sz="0" w:space="0" w:color="auto"/>
        <w:left w:val="none" w:sz="0" w:space="0" w:color="auto"/>
        <w:bottom w:val="none" w:sz="0" w:space="0" w:color="auto"/>
        <w:right w:val="none" w:sz="0" w:space="0" w:color="auto"/>
      </w:divBdr>
      <w:divsChild>
        <w:div w:id="112333067">
          <w:marLeft w:val="0"/>
          <w:marRight w:val="0"/>
          <w:marTop w:val="0"/>
          <w:marBottom w:val="0"/>
          <w:divBdr>
            <w:top w:val="none" w:sz="0" w:space="0" w:color="auto"/>
            <w:left w:val="none" w:sz="0" w:space="0" w:color="auto"/>
            <w:bottom w:val="none" w:sz="0" w:space="0" w:color="auto"/>
            <w:right w:val="none" w:sz="0" w:space="0" w:color="auto"/>
          </w:divBdr>
          <w:divsChild>
            <w:div w:id="702947984">
              <w:marLeft w:val="0"/>
              <w:marRight w:val="0"/>
              <w:marTop w:val="0"/>
              <w:marBottom w:val="0"/>
              <w:divBdr>
                <w:top w:val="none" w:sz="0" w:space="0" w:color="auto"/>
                <w:left w:val="none" w:sz="0" w:space="0" w:color="auto"/>
                <w:bottom w:val="none" w:sz="0" w:space="0" w:color="auto"/>
                <w:right w:val="none" w:sz="0" w:space="0" w:color="auto"/>
              </w:divBdr>
              <w:divsChild>
                <w:div w:id="482432204">
                  <w:marLeft w:val="305"/>
                  <w:marRight w:val="366"/>
                  <w:marTop w:val="0"/>
                  <w:marBottom w:val="0"/>
                  <w:divBdr>
                    <w:top w:val="none" w:sz="0" w:space="0" w:color="auto"/>
                    <w:left w:val="none" w:sz="0" w:space="0" w:color="auto"/>
                    <w:bottom w:val="none" w:sz="0" w:space="0" w:color="auto"/>
                    <w:right w:val="none" w:sz="0" w:space="0" w:color="auto"/>
                  </w:divBdr>
                  <w:divsChild>
                    <w:div w:id="376126987">
                      <w:marLeft w:val="0"/>
                      <w:marRight w:val="0"/>
                      <w:marTop w:val="98"/>
                      <w:marBottom w:val="98"/>
                      <w:divBdr>
                        <w:top w:val="none" w:sz="0" w:space="0" w:color="auto"/>
                        <w:left w:val="none" w:sz="0" w:space="0" w:color="auto"/>
                        <w:bottom w:val="none" w:sz="0" w:space="0" w:color="auto"/>
                        <w:right w:val="none" w:sz="0" w:space="0" w:color="auto"/>
                      </w:divBdr>
                    </w:div>
                    <w:div w:id="567349227">
                      <w:marLeft w:val="0"/>
                      <w:marRight w:val="0"/>
                      <w:marTop w:val="98"/>
                      <w:marBottom w:val="98"/>
                      <w:divBdr>
                        <w:top w:val="none" w:sz="0" w:space="0" w:color="auto"/>
                        <w:left w:val="none" w:sz="0" w:space="0" w:color="auto"/>
                        <w:bottom w:val="none" w:sz="0" w:space="0" w:color="auto"/>
                        <w:right w:val="none" w:sz="0" w:space="0" w:color="auto"/>
                      </w:divBdr>
                    </w:div>
                    <w:div w:id="728194122">
                      <w:marLeft w:val="0"/>
                      <w:marRight w:val="0"/>
                      <w:marTop w:val="98"/>
                      <w:marBottom w:val="98"/>
                      <w:divBdr>
                        <w:top w:val="none" w:sz="0" w:space="0" w:color="auto"/>
                        <w:left w:val="none" w:sz="0" w:space="0" w:color="auto"/>
                        <w:bottom w:val="none" w:sz="0" w:space="0" w:color="auto"/>
                        <w:right w:val="none" w:sz="0" w:space="0" w:color="auto"/>
                      </w:divBdr>
                    </w:div>
                    <w:div w:id="933978590">
                      <w:marLeft w:val="0"/>
                      <w:marRight w:val="0"/>
                      <w:marTop w:val="98"/>
                      <w:marBottom w:val="98"/>
                      <w:divBdr>
                        <w:top w:val="none" w:sz="0" w:space="0" w:color="auto"/>
                        <w:left w:val="none" w:sz="0" w:space="0" w:color="auto"/>
                        <w:bottom w:val="none" w:sz="0" w:space="0" w:color="auto"/>
                        <w:right w:val="none" w:sz="0" w:space="0" w:color="auto"/>
                      </w:divBdr>
                    </w:div>
                    <w:div w:id="1046485168">
                      <w:marLeft w:val="0"/>
                      <w:marRight w:val="0"/>
                      <w:marTop w:val="98"/>
                      <w:marBottom w:val="98"/>
                      <w:divBdr>
                        <w:top w:val="none" w:sz="0" w:space="0" w:color="auto"/>
                        <w:left w:val="none" w:sz="0" w:space="0" w:color="auto"/>
                        <w:bottom w:val="none" w:sz="0" w:space="0" w:color="auto"/>
                        <w:right w:val="none" w:sz="0" w:space="0" w:color="auto"/>
                      </w:divBdr>
                    </w:div>
                    <w:div w:id="1450927019">
                      <w:marLeft w:val="0"/>
                      <w:marRight w:val="0"/>
                      <w:marTop w:val="98"/>
                      <w:marBottom w:val="98"/>
                      <w:divBdr>
                        <w:top w:val="none" w:sz="0" w:space="0" w:color="auto"/>
                        <w:left w:val="none" w:sz="0" w:space="0" w:color="auto"/>
                        <w:bottom w:val="none" w:sz="0" w:space="0" w:color="auto"/>
                        <w:right w:val="none" w:sz="0" w:space="0" w:color="auto"/>
                      </w:divBdr>
                    </w:div>
                    <w:div w:id="1797290481">
                      <w:marLeft w:val="0"/>
                      <w:marRight w:val="0"/>
                      <w:marTop w:val="98"/>
                      <w:marBottom w:val="98"/>
                      <w:divBdr>
                        <w:top w:val="none" w:sz="0" w:space="0" w:color="auto"/>
                        <w:left w:val="none" w:sz="0" w:space="0" w:color="auto"/>
                        <w:bottom w:val="none" w:sz="0" w:space="0" w:color="auto"/>
                        <w:right w:val="none" w:sz="0" w:space="0" w:color="auto"/>
                      </w:divBdr>
                    </w:div>
                  </w:divsChild>
                </w:div>
              </w:divsChild>
            </w:div>
          </w:divsChild>
        </w:div>
      </w:divsChild>
    </w:div>
    <w:div w:id="1650748481">
      <w:bodyDiv w:val="1"/>
      <w:marLeft w:val="0"/>
      <w:marRight w:val="0"/>
      <w:marTop w:val="0"/>
      <w:marBottom w:val="0"/>
      <w:divBdr>
        <w:top w:val="none" w:sz="0" w:space="0" w:color="auto"/>
        <w:left w:val="none" w:sz="0" w:space="0" w:color="auto"/>
        <w:bottom w:val="none" w:sz="0" w:space="0" w:color="auto"/>
        <w:right w:val="none" w:sz="0" w:space="0" w:color="auto"/>
      </w:divBdr>
    </w:div>
    <w:div w:id="1754007924">
      <w:bodyDiv w:val="1"/>
      <w:marLeft w:val="0"/>
      <w:marRight w:val="0"/>
      <w:marTop w:val="0"/>
      <w:marBottom w:val="0"/>
      <w:divBdr>
        <w:top w:val="none" w:sz="0" w:space="0" w:color="auto"/>
        <w:left w:val="none" w:sz="0" w:space="0" w:color="auto"/>
        <w:bottom w:val="none" w:sz="0" w:space="0" w:color="auto"/>
        <w:right w:val="none" w:sz="0" w:space="0" w:color="auto"/>
      </w:divBdr>
    </w:div>
    <w:div w:id="1796291157">
      <w:bodyDiv w:val="1"/>
      <w:marLeft w:val="0"/>
      <w:marRight w:val="0"/>
      <w:marTop w:val="0"/>
      <w:marBottom w:val="0"/>
      <w:divBdr>
        <w:top w:val="none" w:sz="0" w:space="0" w:color="auto"/>
        <w:left w:val="none" w:sz="0" w:space="0" w:color="auto"/>
        <w:bottom w:val="none" w:sz="0" w:space="0" w:color="auto"/>
        <w:right w:val="none" w:sz="0" w:space="0" w:color="auto"/>
      </w:divBdr>
    </w:div>
    <w:div w:id="1814567824">
      <w:bodyDiv w:val="1"/>
      <w:marLeft w:val="0"/>
      <w:marRight w:val="0"/>
      <w:marTop w:val="0"/>
      <w:marBottom w:val="0"/>
      <w:divBdr>
        <w:top w:val="none" w:sz="0" w:space="0" w:color="auto"/>
        <w:left w:val="none" w:sz="0" w:space="0" w:color="auto"/>
        <w:bottom w:val="none" w:sz="0" w:space="0" w:color="auto"/>
        <w:right w:val="none" w:sz="0" w:space="0" w:color="auto"/>
      </w:divBdr>
    </w:div>
    <w:div w:id="1833136209">
      <w:bodyDiv w:val="1"/>
      <w:marLeft w:val="0"/>
      <w:marRight w:val="0"/>
      <w:marTop w:val="0"/>
      <w:marBottom w:val="0"/>
      <w:divBdr>
        <w:top w:val="none" w:sz="0" w:space="0" w:color="auto"/>
        <w:left w:val="none" w:sz="0" w:space="0" w:color="auto"/>
        <w:bottom w:val="none" w:sz="0" w:space="0" w:color="auto"/>
        <w:right w:val="none" w:sz="0" w:space="0" w:color="auto"/>
      </w:divBdr>
      <w:divsChild>
        <w:div w:id="444424365">
          <w:marLeft w:val="0"/>
          <w:marRight w:val="0"/>
          <w:marTop w:val="0"/>
          <w:marBottom w:val="0"/>
          <w:divBdr>
            <w:top w:val="none" w:sz="0" w:space="0" w:color="auto"/>
            <w:left w:val="none" w:sz="0" w:space="0" w:color="auto"/>
            <w:bottom w:val="none" w:sz="0" w:space="0" w:color="auto"/>
            <w:right w:val="none" w:sz="0" w:space="0" w:color="auto"/>
          </w:divBdr>
        </w:div>
      </w:divsChild>
    </w:div>
    <w:div w:id="1881896984">
      <w:bodyDiv w:val="1"/>
      <w:marLeft w:val="0"/>
      <w:marRight w:val="0"/>
      <w:marTop w:val="0"/>
      <w:marBottom w:val="0"/>
      <w:divBdr>
        <w:top w:val="none" w:sz="0" w:space="0" w:color="auto"/>
        <w:left w:val="none" w:sz="0" w:space="0" w:color="auto"/>
        <w:bottom w:val="none" w:sz="0" w:space="0" w:color="auto"/>
        <w:right w:val="none" w:sz="0" w:space="0" w:color="auto"/>
      </w:divBdr>
      <w:divsChild>
        <w:div w:id="1060665519">
          <w:marLeft w:val="0"/>
          <w:marRight w:val="0"/>
          <w:marTop w:val="0"/>
          <w:marBottom w:val="0"/>
          <w:divBdr>
            <w:top w:val="none" w:sz="0" w:space="0" w:color="auto"/>
            <w:left w:val="none" w:sz="0" w:space="0" w:color="auto"/>
            <w:bottom w:val="none" w:sz="0" w:space="0" w:color="auto"/>
            <w:right w:val="none" w:sz="0" w:space="0" w:color="auto"/>
          </w:divBdr>
          <w:divsChild>
            <w:div w:id="325010581">
              <w:marLeft w:val="0"/>
              <w:marRight w:val="0"/>
              <w:marTop w:val="0"/>
              <w:marBottom w:val="0"/>
              <w:divBdr>
                <w:top w:val="none" w:sz="0" w:space="0" w:color="auto"/>
                <w:left w:val="none" w:sz="0" w:space="0" w:color="auto"/>
                <w:bottom w:val="none" w:sz="0" w:space="0" w:color="auto"/>
                <w:right w:val="none" w:sz="0" w:space="0" w:color="auto"/>
              </w:divBdr>
            </w:div>
            <w:div w:id="619184234">
              <w:marLeft w:val="0"/>
              <w:marRight w:val="0"/>
              <w:marTop w:val="0"/>
              <w:marBottom w:val="0"/>
              <w:divBdr>
                <w:top w:val="none" w:sz="0" w:space="0" w:color="auto"/>
                <w:left w:val="none" w:sz="0" w:space="0" w:color="auto"/>
                <w:bottom w:val="none" w:sz="0" w:space="0" w:color="auto"/>
                <w:right w:val="none" w:sz="0" w:space="0" w:color="auto"/>
              </w:divBdr>
            </w:div>
            <w:div w:id="625086808">
              <w:marLeft w:val="0"/>
              <w:marRight w:val="0"/>
              <w:marTop w:val="0"/>
              <w:marBottom w:val="0"/>
              <w:divBdr>
                <w:top w:val="none" w:sz="0" w:space="0" w:color="auto"/>
                <w:left w:val="none" w:sz="0" w:space="0" w:color="auto"/>
                <w:bottom w:val="none" w:sz="0" w:space="0" w:color="auto"/>
                <w:right w:val="none" w:sz="0" w:space="0" w:color="auto"/>
              </w:divBdr>
            </w:div>
            <w:div w:id="916521956">
              <w:marLeft w:val="0"/>
              <w:marRight w:val="0"/>
              <w:marTop w:val="0"/>
              <w:marBottom w:val="0"/>
              <w:divBdr>
                <w:top w:val="none" w:sz="0" w:space="0" w:color="auto"/>
                <w:left w:val="none" w:sz="0" w:space="0" w:color="auto"/>
                <w:bottom w:val="none" w:sz="0" w:space="0" w:color="auto"/>
                <w:right w:val="none" w:sz="0" w:space="0" w:color="auto"/>
              </w:divBdr>
            </w:div>
            <w:div w:id="1702585168">
              <w:marLeft w:val="0"/>
              <w:marRight w:val="0"/>
              <w:marTop w:val="0"/>
              <w:marBottom w:val="0"/>
              <w:divBdr>
                <w:top w:val="none" w:sz="0" w:space="0" w:color="auto"/>
                <w:left w:val="none" w:sz="0" w:space="0" w:color="auto"/>
                <w:bottom w:val="none" w:sz="0" w:space="0" w:color="auto"/>
                <w:right w:val="none" w:sz="0" w:space="0" w:color="auto"/>
              </w:divBdr>
            </w:div>
            <w:div w:id="17264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69424">
      <w:bodyDiv w:val="1"/>
      <w:marLeft w:val="0"/>
      <w:marRight w:val="0"/>
      <w:marTop w:val="0"/>
      <w:marBottom w:val="0"/>
      <w:divBdr>
        <w:top w:val="none" w:sz="0" w:space="0" w:color="auto"/>
        <w:left w:val="none" w:sz="0" w:space="0" w:color="auto"/>
        <w:bottom w:val="none" w:sz="0" w:space="0" w:color="auto"/>
        <w:right w:val="none" w:sz="0" w:space="0" w:color="auto"/>
      </w:divBdr>
    </w:div>
    <w:div w:id="2073847944">
      <w:bodyDiv w:val="1"/>
      <w:marLeft w:val="0"/>
      <w:marRight w:val="0"/>
      <w:marTop w:val="0"/>
      <w:marBottom w:val="0"/>
      <w:divBdr>
        <w:top w:val="none" w:sz="0" w:space="0" w:color="auto"/>
        <w:left w:val="none" w:sz="0" w:space="0" w:color="auto"/>
        <w:bottom w:val="none" w:sz="0" w:space="0" w:color="auto"/>
        <w:right w:val="none" w:sz="0" w:space="0" w:color="auto"/>
      </w:divBdr>
      <w:divsChild>
        <w:div w:id="54593805">
          <w:marLeft w:val="0"/>
          <w:marRight w:val="0"/>
          <w:marTop w:val="0"/>
          <w:marBottom w:val="0"/>
          <w:divBdr>
            <w:top w:val="none" w:sz="0" w:space="0" w:color="auto"/>
            <w:left w:val="none" w:sz="0" w:space="0" w:color="auto"/>
            <w:bottom w:val="none" w:sz="0" w:space="0" w:color="auto"/>
            <w:right w:val="none" w:sz="0" w:space="0" w:color="auto"/>
          </w:divBdr>
        </w:div>
        <w:div w:id="712769566">
          <w:marLeft w:val="0"/>
          <w:marRight w:val="0"/>
          <w:marTop w:val="0"/>
          <w:marBottom w:val="0"/>
          <w:divBdr>
            <w:top w:val="none" w:sz="0" w:space="0" w:color="auto"/>
            <w:left w:val="none" w:sz="0" w:space="0" w:color="auto"/>
            <w:bottom w:val="none" w:sz="0" w:space="0" w:color="auto"/>
            <w:right w:val="none" w:sz="0" w:space="0" w:color="auto"/>
          </w:divBdr>
        </w:div>
        <w:div w:id="908272008">
          <w:marLeft w:val="0"/>
          <w:marRight w:val="0"/>
          <w:marTop w:val="0"/>
          <w:marBottom w:val="0"/>
          <w:divBdr>
            <w:top w:val="none" w:sz="0" w:space="0" w:color="auto"/>
            <w:left w:val="none" w:sz="0" w:space="0" w:color="auto"/>
            <w:bottom w:val="none" w:sz="0" w:space="0" w:color="auto"/>
            <w:right w:val="none" w:sz="0" w:space="0" w:color="auto"/>
          </w:divBdr>
        </w:div>
        <w:div w:id="1438060853">
          <w:marLeft w:val="0"/>
          <w:marRight w:val="0"/>
          <w:marTop w:val="0"/>
          <w:marBottom w:val="0"/>
          <w:divBdr>
            <w:top w:val="none" w:sz="0" w:space="0" w:color="auto"/>
            <w:left w:val="none" w:sz="0" w:space="0" w:color="auto"/>
            <w:bottom w:val="none" w:sz="0" w:space="0" w:color="auto"/>
            <w:right w:val="none" w:sz="0" w:space="0" w:color="auto"/>
          </w:divBdr>
        </w:div>
      </w:divsChild>
    </w:div>
    <w:div w:id="209574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43"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939CE90D5164FB4A77CA86EC44F05FE"/>
        <w:category>
          <w:name w:val="General"/>
          <w:gallery w:val="placeholder"/>
        </w:category>
        <w:types>
          <w:type w:val="bbPlcHdr"/>
        </w:types>
        <w:behaviors>
          <w:behavior w:val="content"/>
        </w:behaviors>
        <w:guid w:val="{FD632A47-2CE6-4A7F-A510-A6ADC43A4F8B}"/>
      </w:docPartPr>
      <w:docPartBody>
        <w:p w:rsidR="009A5170" w:rsidRDefault="009F0665">
          <w:r w:rsidRPr="003731B2">
            <w:rPr>
              <w:rStyle w:val="PlaceholderText"/>
            </w:rPr>
            <w:t>[Publish Date]</w:t>
          </w:r>
        </w:p>
      </w:docPartBody>
    </w:docPart>
    <w:docPart>
      <w:docPartPr>
        <w:name w:val="ECA562D1D79E4BF7AD6DC8C3A8419111"/>
        <w:category>
          <w:name w:val="General"/>
          <w:gallery w:val="placeholder"/>
        </w:category>
        <w:types>
          <w:type w:val="bbPlcHdr"/>
        </w:types>
        <w:behaviors>
          <w:behavior w:val="content"/>
        </w:behaviors>
        <w:guid w:val="{8D921679-66E1-4497-8282-AC763143EDAB}"/>
      </w:docPartPr>
      <w:docPartBody>
        <w:p w:rsidR="00737D07" w:rsidRDefault="00D16489">
          <w:pPr>
            <w:pStyle w:val="ECA562D1D79E4BF7AD6DC8C3A8419111"/>
          </w:pPr>
          <w:r w:rsidRPr="00367290">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665"/>
    <w:rsid w:val="00062645"/>
    <w:rsid w:val="000A112E"/>
    <w:rsid w:val="000A7687"/>
    <w:rsid w:val="000B4DBB"/>
    <w:rsid w:val="00131C26"/>
    <w:rsid w:val="00174209"/>
    <w:rsid w:val="001D0E12"/>
    <w:rsid w:val="001E49DC"/>
    <w:rsid w:val="002D58BB"/>
    <w:rsid w:val="002F3B0A"/>
    <w:rsid w:val="002F5C72"/>
    <w:rsid w:val="0031322D"/>
    <w:rsid w:val="00332E91"/>
    <w:rsid w:val="00353C08"/>
    <w:rsid w:val="00380317"/>
    <w:rsid w:val="00385313"/>
    <w:rsid w:val="003B584E"/>
    <w:rsid w:val="00404726"/>
    <w:rsid w:val="00424965"/>
    <w:rsid w:val="00427423"/>
    <w:rsid w:val="00430A9B"/>
    <w:rsid w:val="00443739"/>
    <w:rsid w:val="00460E2C"/>
    <w:rsid w:val="004753B8"/>
    <w:rsid w:val="004B21C8"/>
    <w:rsid w:val="004C1F30"/>
    <w:rsid w:val="004D1C19"/>
    <w:rsid w:val="004D7C21"/>
    <w:rsid w:val="00511936"/>
    <w:rsid w:val="00513956"/>
    <w:rsid w:val="005365EB"/>
    <w:rsid w:val="00563557"/>
    <w:rsid w:val="00564182"/>
    <w:rsid w:val="00583DEC"/>
    <w:rsid w:val="00605458"/>
    <w:rsid w:val="00606418"/>
    <w:rsid w:val="006379B7"/>
    <w:rsid w:val="006573EE"/>
    <w:rsid w:val="006A76BB"/>
    <w:rsid w:val="00737D07"/>
    <w:rsid w:val="00757949"/>
    <w:rsid w:val="00760C84"/>
    <w:rsid w:val="007821E4"/>
    <w:rsid w:val="007E051C"/>
    <w:rsid w:val="007E5AE3"/>
    <w:rsid w:val="0081737E"/>
    <w:rsid w:val="00885700"/>
    <w:rsid w:val="008B48CC"/>
    <w:rsid w:val="008E215A"/>
    <w:rsid w:val="008E2EA2"/>
    <w:rsid w:val="008E5464"/>
    <w:rsid w:val="008F2C21"/>
    <w:rsid w:val="00905DC7"/>
    <w:rsid w:val="00945F36"/>
    <w:rsid w:val="00960094"/>
    <w:rsid w:val="009A5170"/>
    <w:rsid w:val="009F0665"/>
    <w:rsid w:val="00A2240B"/>
    <w:rsid w:val="00A31D00"/>
    <w:rsid w:val="00AB0801"/>
    <w:rsid w:val="00B35F67"/>
    <w:rsid w:val="00B508A1"/>
    <w:rsid w:val="00B5310A"/>
    <w:rsid w:val="00B6267D"/>
    <w:rsid w:val="00B855A9"/>
    <w:rsid w:val="00BE1359"/>
    <w:rsid w:val="00BF4AF3"/>
    <w:rsid w:val="00C15BDA"/>
    <w:rsid w:val="00C17619"/>
    <w:rsid w:val="00CB2A3E"/>
    <w:rsid w:val="00CC354E"/>
    <w:rsid w:val="00D16489"/>
    <w:rsid w:val="00D2329A"/>
    <w:rsid w:val="00D45A25"/>
    <w:rsid w:val="00D465C7"/>
    <w:rsid w:val="00D54646"/>
    <w:rsid w:val="00D62B81"/>
    <w:rsid w:val="00D84930"/>
    <w:rsid w:val="00D9427B"/>
    <w:rsid w:val="00DB06CE"/>
    <w:rsid w:val="00DB14F0"/>
    <w:rsid w:val="00DB2EED"/>
    <w:rsid w:val="00DD4BE8"/>
    <w:rsid w:val="00DE3A0F"/>
    <w:rsid w:val="00E10BF5"/>
    <w:rsid w:val="00E30C85"/>
    <w:rsid w:val="00E43E41"/>
    <w:rsid w:val="00E53D7D"/>
    <w:rsid w:val="00E719FE"/>
    <w:rsid w:val="00EA2E82"/>
    <w:rsid w:val="00F26141"/>
    <w:rsid w:val="00F60E8D"/>
    <w:rsid w:val="00F75DB0"/>
    <w:rsid w:val="00F965CF"/>
  </w:rsids>
  <m:mathPr>
    <m:mathFont m:val="Cambria Math"/>
    <m:brkBin m:val="before"/>
    <m:brkBinSub m:val="--"/>
    <m:smallFrac m:val="0"/>
    <m:dispDef/>
    <m:lMargin m:val="0"/>
    <m:rMargin m:val="0"/>
    <m:defJc m:val="centerGroup"/>
    <m:wrapIndent m:val="1440"/>
    <m:intLim m:val="subSup"/>
    <m:naryLim m:val="undOvr"/>
  </m:mathPr>
  <w:themeFontLang w:val="en-NZ"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NZ" w:eastAsia="en-NZ"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267D"/>
    <w:rPr>
      <w:color w:val="808080"/>
    </w:rPr>
  </w:style>
  <w:style w:type="paragraph" w:customStyle="1" w:styleId="ECA562D1D79E4BF7AD6DC8C3A8419111">
    <w:name w:val="ECA562D1D79E4BF7AD6DC8C3A8419111"/>
    <w:pPr>
      <w:spacing w:line="278" w:lineRule="auto"/>
    </w:pPr>
    <w:rPr>
      <w:kern w:val="2"/>
      <w:sz w:val="24"/>
      <w:szCs w:val="24"/>
      <w:lang w:bidi="ar-SA"/>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System Operator">
  <a:themeElements>
    <a:clrScheme name="System Operator">
      <a:dk1>
        <a:srgbClr val="5E7683"/>
      </a:dk1>
      <a:lt1>
        <a:srgbClr val="F5F8F9"/>
      </a:lt1>
      <a:dk2>
        <a:srgbClr val="6DCFF6"/>
      </a:dk2>
      <a:lt2>
        <a:srgbClr val="E1F4FD"/>
      </a:lt2>
      <a:accent1>
        <a:srgbClr val="53AFC2"/>
      </a:accent1>
      <a:accent2>
        <a:srgbClr val="E07920"/>
      </a:accent2>
      <a:accent3>
        <a:srgbClr val="7DC242"/>
      </a:accent3>
      <a:accent4>
        <a:srgbClr val="EE325D"/>
      </a:accent4>
      <a:accent5>
        <a:srgbClr val="00AEEF"/>
      </a:accent5>
      <a:accent6>
        <a:srgbClr val="6DCFF6"/>
      </a:accent6>
      <a:hlink>
        <a:srgbClr val="A29A00"/>
      </a:hlink>
      <a:folHlink>
        <a:srgbClr val="217D6E"/>
      </a:folHlink>
    </a:clrScheme>
    <a:fontScheme name="Transpower">
      <a:majorFont>
        <a:latin typeface="Arial"/>
        <a:ea typeface=""/>
        <a:cs typeface=""/>
      </a:majorFont>
      <a:minorFont>
        <a:latin typeface="Arial"/>
        <a:ea typeface=""/>
        <a:cs typeface=""/>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2025-01-30T00:00:00</PublishDate>
  <Abstract/>
  <CompanyAddress/>
  <CompanyPhone/>
  <CompanyFax/>
  <CompanyEmail/>
</CoverPageProperties>
</file>

<file path=customXml/item2.xml><?xml version="1.0" encoding="utf-8"?>
<?mso-contentType ?>
<SharedContentType xmlns="Microsoft.SharePoint.Taxonomy.ContentTypeSync" SourceId="ec6667a8-be69-4efb-9913-a5be0ff49fac" ContentTypeId="0x010100635862C2AD0F584B8E35CAFF023E609F01" PreviousValue="false"/>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BusinessFunction xmlns="49a1c405-d3a8-4a6a-ab79-550cf17fb8b5">System and Market Operations</BusinessFunction>
    <TaxCatchAll xmlns="47aedb05-342c-42bb-a329-d06e5210aab1">
      <Value>9</Value>
    </TaxCatchAll>
    <DocumentDescription xmlns="49a1c405-d3a8-4a6a-ab79-550cf17fb8b5" xsi:nil="true"/>
    <BusinessActivity xmlns="49a1c405-d3a8-4a6a-ab79-550cf17fb8b5">Market Facilitation</BusinessActivity>
    <DocumentStatus xmlns="49a1c405-d3a8-4a6a-ab79-550cf17fb8b5">Final</DocumentStatus>
    <DocumentOwner xmlns="49a1c405-d3a8-4a6a-ab79-550cf17fb8b5">Lisa Dhanji</DocumentOwner>
    <SecurityClassification xmlns="49a1c405-d3a8-4a6a-ab79-550cf17fb8b5">TP Internal</SecurityClassification>
    <_dlc_DocId xmlns="9a75d499-dff4-4385-88cc-9be2ea8c03f8">TP1304-26-30</_dlc_DocId>
    <_dlc_DocIdUrl xmlns="9a75d499-dff4-4385-88cc-9be2ea8c03f8">
      <Url>http://tp-hub.transpower.co.nz/activity/s066/_layouts/DocIdRedir.aspx?ID=TP1304-26-30</Url>
      <Description>TP1304-26-30</Description>
    </_dlc_DocIdUrl>
    <SPD_x0020_Version xmlns="adb0b3d6-62bf-4fed-bf52-f956ef27dd79">33</SPD_x0020_Version>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Word Document" ma:contentTypeID="0x010100635862C2AD0F584B8E35CAFF023E609F0100053ED471D2AF0B4F85DB75C8522002B0" ma:contentTypeVersion="19" ma:contentTypeDescription="Create a Word Document" ma:contentTypeScope="" ma:versionID="7afa434a629323d042ffbe909b893868">
  <xsd:schema xmlns:xsd="http://www.w3.org/2001/XMLSchema" xmlns:xs="http://www.w3.org/2001/XMLSchema" xmlns:p="http://schemas.microsoft.com/office/2006/metadata/properties" xmlns:ns2="9a75d499-dff4-4385-88cc-9be2ea8c03f8" xmlns:ns3="49a1c405-d3a8-4a6a-ab79-550cf17fb8b5" xmlns:ns5="47aedb05-342c-42bb-a329-d06e5210aab1" xmlns:ns6="adb0b3d6-62bf-4fed-bf52-f956ef27dd79" targetNamespace="http://schemas.microsoft.com/office/2006/metadata/properties" ma:root="true" ma:fieldsID="d81b326b6bb6c1dfe595af3216101925" ns2:_="" ns3:_="" ns5:_="" ns6:_="">
    <xsd:import namespace="9a75d499-dff4-4385-88cc-9be2ea8c03f8"/>
    <xsd:import namespace="49a1c405-d3a8-4a6a-ab79-550cf17fb8b5"/>
    <xsd:import namespace="47aedb05-342c-42bb-a329-d06e5210aab1"/>
    <xsd:import namespace="adb0b3d6-62bf-4fed-bf52-f956ef27dd79"/>
    <xsd:element name="properties">
      <xsd:complexType>
        <xsd:sequence>
          <xsd:element name="documentManagement">
            <xsd:complexType>
              <xsd:all>
                <xsd:element ref="ns2:_dlc_DocId" minOccurs="0"/>
                <xsd:element ref="ns2:_dlc_DocIdUrl" minOccurs="0"/>
                <xsd:element ref="ns2:_dlc_DocIdPersistId" minOccurs="0"/>
                <xsd:element ref="ns3:BusinessActivity" minOccurs="0"/>
                <xsd:element ref="ns3:BusinessFunction" minOccurs="0"/>
                <xsd:element ref="ns3:DocumentDescription" minOccurs="0"/>
                <xsd:element ref="ns3:DocumentOwner" minOccurs="0"/>
                <xsd:element ref="ns3:DocumentStatus"/>
                <xsd:element ref="ns5:TaxCatchAll" minOccurs="0"/>
                <xsd:element ref="ns5:TaxCatchAllLabel" minOccurs="0"/>
                <xsd:element ref="ns3:SecurityClassification" minOccurs="0"/>
                <xsd:element ref="ns6:SPD_x0020_Version_x003a_Effective_x0020_Date_x002f_Time" minOccurs="0"/>
                <xsd:element ref="ns6:SPD_x0020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5d499-dff4-4385-88cc-9be2ea8c03f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9a1c405-d3a8-4a6a-ab79-550cf17fb8b5" elementFormDefault="qualified">
    <xsd:import namespace="http://schemas.microsoft.com/office/2006/documentManagement/types"/>
    <xsd:import namespace="http://schemas.microsoft.com/office/infopath/2007/PartnerControls"/>
    <xsd:element name="BusinessActivity" ma:index="11" nillable="true" ma:displayName="Business Activity" ma:default="n/a" ma:description="Business Activity relating to this site." ma:hidden="true" ma:internalName="BusinessActivity" ma:readOnly="false">
      <xsd:simpleType>
        <xsd:restriction base="dms:Text">
          <xsd:maxLength value="255"/>
        </xsd:restriction>
      </xsd:simpleType>
    </xsd:element>
    <xsd:element name="BusinessFunction" ma:index="12" nillable="true" ma:displayName="Business Function" ma:default="n/a" ma:description="Business Function relating to  this site." ma:hidden="true" ma:internalName="BusinessFunction" ma:readOnly="false">
      <xsd:simpleType>
        <xsd:restriction base="dms:Text">
          <xsd:maxLength value="255"/>
        </xsd:restriction>
      </xsd:simpleType>
    </xsd:element>
    <xsd:element name="DocumentDescription" ma:index="13" nillable="true" ma:displayName="Document Description" ma:description="Enter 1 or 2 sentences which will provide the searcher with a succinct overview of the document." ma:internalName="DocumentDescription0">
      <xsd:simpleType>
        <xsd:restriction base="dms:Note">
          <xsd:maxLength value="255"/>
        </xsd:restriction>
      </xsd:simpleType>
    </xsd:element>
    <xsd:element name="DocumentOwner" ma:index="14" nillable="true" ma:displayName="Document Owner" ma:default="n/a" ma:description="Owner of item" ma:hidden="true" ma:internalName="DocumentOwner" ma:readOnly="false">
      <xsd:simpleType>
        <xsd:restriction base="dms:Text">
          <xsd:maxLength value="255"/>
        </xsd:restriction>
      </xsd:simpleType>
    </xsd:element>
    <xsd:element name="DocumentStatus" ma:index="15" ma:displayName="Document Status" ma:default="Working" ma:description="Status of the document" ma:format="Dropdown" ma:internalName="DocumentStatus">
      <xsd:simpleType>
        <xsd:restriction base="dms:Choice">
          <xsd:enumeration value="Working"/>
          <xsd:enumeration value="Draft"/>
          <xsd:enumeration value="Final"/>
          <xsd:enumeration value="Approved"/>
          <xsd:enumeration value="Published"/>
          <xsd:enumeration value="Superseded"/>
        </xsd:restriction>
      </xsd:simpleType>
    </xsd:element>
    <xsd:element name="SecurityClassification" ma:index="19" nillable="true" ma:displayName="Security Classification" ma:default="TP Internal" ma:description="Security Classification of the document" ma:format="Dropdown" ma:internalName="SecurityClassification" ma:readOnly="false">
      <xsd:simpleType>
        <xsd:restriction base="dms:Choice">
          <xsd:enumeration value="TP Internal"/>
          <xsd:enumeration value="TP Sensitive"/>
        </xsd:restriction>
      </xsd:simpleType>
    </xsd:element>
  </xsd:schema>
  <xsd:schema xmlns:xsd="http://www.w3.org/2001/XMLSchema" xmlns:xs="http://www.w3.org/2001/XMLSchema" xmlns:dms="http://schemas.microsoft.com/office/2006/documentManagement/types" xmlns:pc="http://schemas.microsoft.com/office/infopath/2007/PartnerControls" targetNamespace="47aedb05-342c-42bb-a329-d06e5210aab1" elementFormDefault="qualified">
    <xsd:import namespace="http://schemas.microsoft.com/office/2006/documentManagement/types"/>
    <xsd:import namespace="http://schemas.microsoft.com/office/infopath/2007/PartnerControls"/>
    <xsd:element name="TaxCatchAll" ma:index="17" nillable="true" ma:displayName="Taxonomy Catch All Column" ma:description="" ma:hidden="true" ma:list="{f069feb8-02cc-4c1d-9d46-4c55e34b9f0d}" ma:internalName="TaxCatchAll" ma:showField="CatchAllData" ma:web="111e17f5-8fcc-4bf8-b81c-d17ebb9d8cf5">
      <xsd:complexType>
        <xsd:complexContent>
          <xsd:extension base="dms:MultiChoiceLookup">
            <xsd:sequence>
              <xsd:element name="Value" type="dms:Lookup" maxOccurs="unbounded" minOccurs="0" nillable="true"/>
            </xsd:sequence>
          </xsd:extension>
        </xsd:complexContent>
      </xsd:complexType>
    </xsd:element>
    <xsd:element name="TaxCatchAllLabel" ma:index="18" nillable="true" ma:displayName="Taxonomy Catch All Column1" ma:description="" ma:hidden="true" ma:list="{f069feb8-02cc-4c1d-9d46-4c55e34b9f0d}" ma:internalName="TaxCatchAllLabel" ma:readOnly="true" ma:showField="CatchAllDataLabel" ma:web="111e17f5-8fcc-4bf8-b81c-d17ebb9d8cf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b0b3d6-62bf-4fed-bf52-f956ef27dd79" elementFormDefault="qualified">
    <xsd:import namespace="http://schemas.microsoft.com/office/2006/documentManagement/types"/>
    <xsd:import namespace="http://schemas.microsoft.com/office/infopath/2007/PartnerControls"/>
    <xsd:element name="SPD_x0020_Version_x003a_Effective_x0020_Date_x002f_Time" ma:index="20" nillable="true" ma:displayName="SPD Version:Effective Date/Time" ma:list="{484960d9-257b-43a2-8d8d-3d1a6592cb10}" ma:internalName="SPD_x0020_Version_x003a_Effective_x0020_Date_x002f_Time" ma:readOnly="true" ma:showField="Effective_x0020_Date_x002f_Time" ma:web="111e17f5-8fcc-4bf8-b81c-d17ebb9d8cf5">
      <xsd:simpleType>
        <xsd:restriction base="dms:Lookup"/>
      </xsd:simpleType>
    </xsd:element>
    <xsd:element name="SPD_x0020_Version" ma:index="21" nillable="true" ma:displayName="SPD Version" ma:list="{484960d9-257b-43a2-8d8d-3d1a6592cb10}" ma:internalName="SPD_x0020_Version"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932509-F891-4C61-9E64-86F8C748A2E7}">
  <ds:schemaRefs>
    <ds:schemaRef ds:uri="Microsoft.SharePoint.Taxonomy.ContentTypeSync"/>
  </ds:schemaRefs>
</ds:datastoreItem>
</file>

<file path=customXml/itemProps3.xml><?xml version="1.0" encoding="utf-8"?>
<ds:datastoreItem xmlns:ds="http://schemas.openxmlformats.org/officeDocument/2006/customXml" ds:itemID="{A8217D08-6D00-4936-98C9-7BDC71EF6658}">
  <ds:schemaRefs>
    <ds:schemaRef ds:uri="http://schemas.microsoft.com/sharepoint/events"/>
  </ds:schemaRefs>
</ds:datastoreItem>
</file>

<file path=customXml/itemProps4.xml><?xml version="1.0" encoding="utf-8"?>
<ds:datastoreItem xmlns:ds="http://schemas.openxmlformats.org/officeDocument/2006/customXml" ds:itemID="{A1CBE73F-4D5F-4DF8-ADAF-AE3E9485474D}">
  <ds:schemaRefs>
    <ds:schemaRef ds:uri="http://schemas.microsoft.com/office/2006/metadata/properties"/>
    <ds:schemaRef ds:uri="http://schemas.microsoft.com/office/infopath/2007/PartnerControls"/>
    <ds:schemaRef ds:uri="49a1c405-d3a8-4a6a-ab79-550cf17fb8b5"/>
    <ds:schemaRef ds:uri="47aedb05-342c-42bb-a329-d06e5210aab1"/>
    <ds:schemaRef ds:uri="9a75d499-dff4-4385-88cc-9be2ea8c03f8"/>
    <ds:schemaRef ds:uri="adb0b3d6-62bf-4fed-bf52-f956ef27dd79"/>
  </ds:schemaRefs>
</ds:datastoreItem>
</file>

<file path=customXml/itemProps5.xml><?xml version="1.0" encoding="utf-8"?>
<ds:datastoreItem xmlns:ds="http://schemas.openxmlformats.org/officeDocument/2006/customXml" ds:itemID="{F0DD1109-6AD5-447E-A3B3-4C412863A0FE}">
  <ds:schemaRefs>
    <ds:schemaRef ds:uri="http://schemas.openxmlformats.org/officeDocument/2006/bibliography"/>
  </ds:schemaRefs>
</ds:datastoreItem>
</file>

<file path=customXml/itemProps6.xml><?xml version="1.0" encoding="utf-8"?>
<ds:datastoreItem xmlns:ds="http://schemas.openxmlformats.org/officeDocument/2006/customXml" ds:itemID="{92343B8D-75D2-49EB-A13F-507D2F354675}">
  <ds:schemaRefs>
    <ds:schemaRef ds:uri="http://schemas.microsoft.com/sharepoint/v3/contenttype/forms"/>
  </ds:schemaRefs>
</ds:datastoreItem>
</file>

<file path=customXml/itemProps7.xml><?xml version="1.0" encoding="utf-8"?>
<ds:datastoreItem xmlns:ds="http://schemas.openxmlformats.org/officeDocument/2006/customXml" ds:itemID="{5E7F51FC-7CB8-4F6A-83B1-2028E53AAF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5d499-dff4-4385-88cc-9be2ea8c03f8"/>
    <ds:schemaRef ds:uri="49a1c405-d3a8-4a6a-ab79-550cf17fb8b5"/>
    <ds:schemaRef ds:uri="47aedb05-342c-42bb-a329-d06e5210aab1"/>
    <ds:schemaRef ds:uri="adb0b3d6-62bf-4fed-bf52-f956ef27dd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63</Pages>
  <Words>12786</Words>
  <Characters>118177</Characters>
  <Application>Microsoft Office Word</Application>
  <DocSecurity>0</DocSecurity>
  <Lines>984</Lines>
  <Paragraphs>261</Paragraphs>
  <ScaleCrop>false</ScaleCrop>
  <HeadingPairs>
    <vt:vector size="2" baseType="variant">
      <vt:variant>
        <vt:lpstr>Title</vt:lpstr>
      </vt:variant>
      <vt:variant>
        <vt:i4>1</vt:i4>
      </vt:variant>
    </vt:vector>
  </HeadingPairs>
  <TitlesOfParts>
    <vt:vector size="1" baseType="lpstr">
      <vt:lpstr>SPD_Model_Formulation_v15.0</vt:lpstr>
    </vt:vector>
  </TitlesOfParts>
  <Company>Transpower New Zealand Lt [Pick the date] d</Company>
  <LinksUpToDate>false</LinksUpToDate>
  <CharactersWithSpaces>130702</CharactersWithSpaces>
  <SharedDoc>false</SharedDoc>
  <HLinks>
    <vt:vector size="24" baseType="variant">
      <vt:variant>
        <vt:i4>1769522</vt:i4>
      </vt:variant>
      <vt:variant>
        <vt:i4>20</vt:i4>
      </vt:variant>
      <vt:variant>
        <vt:i4>0</vt:i4>
      </vt:variant>
      <vt:variant>
        <vt:i4>5</vt:i4>
      </vt:variant>
      <vt:variant>
        <vt:lpwstr/>
      </vt:variant>
      <vt:variant>
        <vt:lpwstr>_Toc177964267</vt:lpwstr>
      </vt:variant>
      <vt:variant>
        <vt:i4>1769522</vt:i4>
      </vt:variant>
      <vt:variant>
        <vt:i4>14</vt:i4>
      </vt:variant>
      <vt:variant>
        <vt:i4>0</vt:i4>
      </vt:variant>
      <vt:variant>
        <vt:i4>5</vt:i4>
      </vt:variant>
      <vt:variant>
        <vt:lpwstr/>
      </vt:variant>
      <vt:variant>
        <vt:lpwstr>_Toc177964266</vt:lpwstr>
      </vt:variant>
      <vt:variant>
        <vt:i4>1769522</vt:i4>
      </vt:variant>
      <vt:variant>
        <vt:i4>8</vt:i4>
      </vt:variant>
      <vt:variant>
        <vt:i4>0</vt:i4>
      </vt:variant>
      <vt:variant>
        <vt:i4>5</vt:i4>
      </vt:variant>
      <vt:variant>
        <vt:lpwstr/>
      </vt:variant>
      <vt:variant>
        <vt:lpwstr>_Toc177964265</vt:lpwstr>
      </vt:variant>
      <vt:variant>
        <vt:i4>1769522</vt:i4>
      </vt:variant>
      <vt:variant>
        <vt:i4>2</vt:i4>
      </vt:variant>
      <vt:variant>
        <vt:i4>0</vt:i4>
      </vt:variant>
      <vt:variant>
        <vt:i4>5</vt:i4>
      </vt:variant>
      <vt:variant>
        <vt:lpwstr/>
      </vt:variant>
      <vt:variant>
        <vt:lpwstr>_Toc177964264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SPD_Model_Formulation_v15.0</dc:title>
  <dc:subject>Model Formulation Version 15.0</dc:subject>
  <dc:creator>System Operator</dc:creator>
  <cp:keywords/>
  <dc:description/>
  <cp:lastModifiedBy>David Bullen</cp:lastModifiedBy>
  <cp:revision>1</cp:revision>
  <cp:lastPrinted>2024-08-02T02:22:00Z</cp:lastPrinted>
  <dcterms:created xsi:type="dcterms:W3CDTF">2023-03-12T19:02:00Z</dcterms:created>
  <dcterms:modified xsi:type="dcterms:W3CDTF">2025-01-30T01:35:00Z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0x010100635862C2AD0F584B8E35CAFF023E609F0100053ED471D2AF0B4F85DB75C8522002B0</vt:lpwstr>
  </property>
  <property fmtid="{D5CDD505-2E9C-101B-9397-08002B2CF9AE}" pid="3" name="_dlc_DocIdItemGuid">
    <vt:lpwstr>c3c9e312-c621-47ca-a647-fb6a567af901</vt:lpwstr>
  </property>
  <property fmtid="{D5CDD505-2E9C-101B-9397-08002B2CF9AE}" pid="4" name="Year">
    <vt:lpwstr>9;#2014|7665810e-9f56-4e6f-a41e-722419fc00c0</vt:lpwstr>
  </property>
  <property fmtid="{D5CDD505-2E9C-101B-9397-08002B2CF9AE}" pid="5" name="MSIP_Label_ec504e64-2eb9-4143-98d1-ab3085e5d939_Enabled">
    <vt:lpwstr>true</vt:lpwstr>
  </property>
  <property fmtid="{D5CDD505-2E9C-101B-9397-08002B2CF9AE}" pid="6" name="MSIP_Label_ec504e64-2eb9-4143-98d1-ab3085e5d939_SetDate">
    <vt:lpwstr>2022-08-02T00:49:20Z</vt:lpwstr>
  </property>
  <property fmtid="{D5CDD505-2E9C-101B-9397-08002B2CF9AE}" pid="7" name="MSIP_Label_ec504e64-2eb9-4143-98d1-ab3085e5d939_Method">
    <vt:lpwstr>Standard</vt:lpwstr>
  </property>
  <property fmtid="{D5CDD505-2E9C-101B-9397-08002B2CF9AE}" pid="8" name="MSIP_Label_ec504e64-2eb9-4143-98d1-ab3085e5d939_Name">
    <vt:lpwstr>ec504e64-2eb9-4143-98d1-ab3085e5d939</vt:lpwstr>
  </property>
  <property fmtid="{D5CDD505-2E9C-101B-9397-08002B2CF9AE}" pid="9" name="MSIP_Label_ec504e64-2eb9-4143-98d1-ab3085e5d939_SiteId">
    <vt:lpwstr>cb644580-6519-46f6-a00f-5bac4352068f</vt:lpwstr>
  </property>
  <property fmtid="{D5CDD505-2E9C-101B-9397-08002B2CF9AE}" pid="10" name="MSIP_Label_ec504e64-2eb9-4143-98d1-ab3085e5d939_ContentBits">
    <vt:lpwstr>0</vt:lpwstr>
  </property>
</Properties>
</file>